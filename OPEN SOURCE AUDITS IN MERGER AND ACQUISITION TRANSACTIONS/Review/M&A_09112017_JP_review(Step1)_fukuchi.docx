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923247" w14:textId="222F9903" w:rsidR="005F1EA1" w:rsidRPr="00572167" w:rsidRDefault="00EC1B08" w:rsidP="00A2398A">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r w:rsidR="00A2398A">
        <w:rPr>
          <w:rFonts w:ascii="メイリオ" w:eastAsia="メイリオ" w:hAnsi="メイリオ" w:cs="メイリオ"/>
          <w:b/>
        </w:rPr>
        <w:br/>
      </w:r>
      <w:r w:rsidR="00A2398A">
        <w:rPr>
          <w:rFonts w:ascii="メイリオ" w:eastAsia="メイリオ" w:hAnsi="メイリオ" w:cs="メイリオ" w:hint="eastAsia"/>
          <w:b/>
        </w:rPr>
        <w:t>（</w:t>
      </w:r>
      <w:r w:rsidR="00A2398A" w:rsidRPr="00A2398A">
        <w:rPr>
          <w:rFonts w:ascii="メイリオ" w:eastAsia="メイリオ" w:hAnsi="メイリオ" w:cs="メイリオ"/>
          <w:b/>
        </w:rPr>
        <w:t>OPEN SOURCE AUDITS IN MERGER AND ACQUISITION TRANSACTIONS</w:t>
      </w:r>
      <w:r w:rsidR="00A2398A">
        <w:rPr>
          <w:rFonts w:ascii="メイリオ" w:eastAsia="メイリオ" w:hAnsi="メイリオ" w:cs="メイリオ" w:hint="eastAsia"/>
          <w:b/>
        </w:rPr>
        <w:t>）</w:t>
      </w:r>
    </w:p>
    <w:p w14:paraId="44F06EBB" w14:textId="352C47D5" w:rsidR="00597D3F" w:rsidRPr="00EC1B08" w:rsidRDefault="00EC1B08" w:rsidP="00A2398A">
      <w:pPr>
        <w:pStyle w:val="SubtitleIbrahim"/>
        <w:spacing w:afterLines="150" w:after="36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r w:rsidR="00A2398A">
        <w:rPr>
          <w:rFonts w:ascii="メイリオ" w:eastAsia="メイリオ" w:hAnsi="メイリオ" w:cs="メイリオ"/>
        </w:rPr>
        <w:br/>
      </w:r>
      <w:r w:rsidR="00A2398A">
        <w:rPr>
          <w:rFonts w:ascii="メイリオ" w:eastAsia="メイリオ" w:hAnsi="メイリオ" w:cs="メイリオ" w:hint="eastAsia"/>
        </w:rPr>
        <w:t>（</w:t>
      </w:r>
      <w:r w:rsidR="00A2398A" w:rsidRPr="00A2398A">
        <w:rPr>
          <w:rFonts w:ascii="メイリオ" w:eastAsia="メイリオ" w:hAnsi="メイリオ" w:cs="メイリオ"/>
        </w:rPr>
        <w:t>THE BASICS YOU MUST KNOW</w:t>
      </w:r>
      <w:r w:rsidR="00A2398A">
        <w:rPr>
          <w:rFonts w:ascii="メイリオ" w:eastAsia="メイリオ" w:hAnsi="メイリオ" w:cs="メイリオ" w:hint="eastAsia"/>
        </w:rPr>
        <w:t>）</w:t>
      </w:r>
      <w:r w:rsidR="00A2398A">
        <w:rPr>
          <w:rFonts w:ascii="メイリオ" w:eastAsia="メイリオ" w:hAnsi="メイリオ" w:cs="メイリオ"/>
        </w:rPr>
        <w:br/>
      </w:r>
    </w:p>
    <w:p w14:paraId="08BF5AD0" w14:textId="49A01173" w:rsidR="00675AE1" w:rsidRPr="002C4D0C" w:rsidRDefault="00156959" w:rsidP="008A3837">
      <w:pPr>
        <w:spacing w:afterLines="250" w:after="60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r w:rsidR="008A3837">
        <w:rPr>
          <w:rFonts w:ascii="Calibri" w:eastAsiaTheme="majorEastAsia" w:hAnsi="Calibri" w:cstheme="majorBidi"/>
          <w:color w:val="0072C6" w:themeColor="accent1"/>
          <w:sz w:val="32"/>
        </w:rPr>
        <w:br/>
      </w:r>
      <w:r w:rsidR="008A3837" w:rsidRPr="008A3837">
        <w:rPr>
          <w:rFonts w:ascii="メイリオ" w:eastAsia="メイリオ" w:hAnsi="メイリオ" w:cs="メイリオ" w:hint="eastAsia"/>
          <w:color w:val="0072C6" w:themeColor="accent1"/>
          <w:sz w:val="24"/>
        </w:rPr>
        <w:t>イブラヒム ハダド、P</w:t>
      </w:r>
      <w:r w:rsidR="008A3837" w:rsidRPr="008A3837">
        <w:rPr>
          <w:rFonts w:ascii="メイリオ" w:eastAsia="メイリオ" w:hAnsi="メイリオ" w:cs="メイリオ"/>
          <w:color w:val="0072C6" w:themeColor="accent1"/>
          <w:sz w:val="24"/>
        </w:rPr>
        <w:t>h.D.</w:t>
      </w:r>
    </w:p>
    <w:p w14:paraId="778ABB7C" w14:textId="77777777" w:rsidR="00A2398A" w:rsidRDefault="00A2398A" w:rsidP="00CC7635">
      <w:pPr>
        <w:ind w:left="508" w:right="558"/>
        <w:rPr>
          <w:rFonts w:ascii="ＭＳ Ｐゴシック" w:eastAsia="ＭＳ Ｐゴシック" w:hAnsi="ＭＳ Ｐゴシック" w:cstheme="majorBidi"/>
          <w:i/>
          <w:iCs/>
          <w:color w:val="0072C6" w:themeColor="accent1"/>
          <w:sz w:val="22"/>
          <w:szCs w:val="22"/>
        </w:rPr>
      </w:pPr>
      <w:r w:rsidRPr="00A2398A">
        <w:rPr>
          <w:rFonts w:ascii="ＭＳ Ｐゴシック" w:eastAsia="ＭＳ Ｐゴシック" w:hAnsi="ＭＳ Ｐゴシック" w:cstheme="majorBidi"/>
          <w:i/>
          <w:iCs/>
          <w:color w:val="0072C6" w:themeColor="accent1"/>
          <w:sz w:val="22"/>
          <w:szCs w:val="22"/>
        </w:rPr>
        <w:t>In this paper, Haddad provides an overview and a practical guide on open source audits in merger and acquisition (M&amp;A) transactions, and offers basic guidelines to improve open source compliance preparedness for both the target company and the acquirer.</w:t>
      </w:r>
    </w:p>
    <w:p w14:paraId="54E68D54" w14:textId="59EF75D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w:t>
      </w:r>
      <w:del w:id="6" w:author="Fukuchi, Hiroyuki (SGMO)" w:date="2017-11-30T15:08:00Z">
        <w:r w:rsidDel="00B17D75">
          <w:rPr>
            <w:rFonts w:ascii="ＭＳ Ｐゴシック" w:eastAsia="ＭＳ Ｐゴシック" w:hAnsi="ＭＳ Ｐゴシック" w:cstheme="majorBidi" w:hint="eastAsia"/>
            <w:i/>
            <w:iCs/>
            <w:color w:val="0072C6" w:themeColor="accent1"/>
            <w:sz w:val="22"/>
            <w:szCs w:val="22"/>
          </w:rPr>
          <w:delText>として</w:delText>
        </w:r>
        <w:r w:rsidR="00A679A6" w:rsidDel="00B17D75">
          <w:rPr>
            <w:rFonts w:ascii="ＭＳ Ｐゴシック" w:eastAsia="ＭＳ Ｐゴシック" w:hAnsi="ＭＳ Ｐゴシック" w:cstheme="majorBidi" w:hint="eastAsia"/>
            <w:i/>
            <w:iCs/>
            <w:color w:val="0072C6" w:themeColor="accent1"/>
            <w:sz w:val="22"/>
            <w:szCs w:val="22"/>
          </w:rPr>
          <w:delText>の</w:delText>
        </w:r>
      </w:del>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w:t>
      </w:r>
      <w:ins w:id="7" w:author="Fukuchi, Hiroyuki (SGMO)" w:date="2017-11-30T15:08:00Z">
        <w:r w:rsidR="00B17D75">
          <w:rPr>
            <w:rFonts w:ascii="ＭＳ Ｐゴシック" w:eastAsia="ＭＳ Ｐゴシック" w:hAnsi="ＭＳ Ｐゴシック" w:cstheme="majorBidi" w:hint="eastAsia"/>
            <w:i/>
            <w:iCs/>
            <w:color w:val="0072C6" w:themeColor="accent1"/>
            <w:sz w:val="22"/>
            <w:szCs w:val="22"/>
          </w:rPr>
          <w:t>への備え</w:t>
        </w:r>
      </w:ins>
      <w:r>
        <w:rPr>
          <w:rFonts w:ascii="ＭＳ Ｐゴシック" w:eastAsia="ＭＳ Ｐゴシック" w:hAnsi="ＭＳ Ｐゴシック" w:cstheme="majorBidi" w:hint="eastAsia"/>
          <w:i/>
          <w:iCs/>
          <w:color w:val="0072C6" w:themeColor="accent1"/>
          <w:sz w:val="22"/>
          <w:szCs w:val="22"/>
        </w:rPr>
        <w:t>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8"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8"/>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55E504A6" w:rsidR="0011153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私たちはソフトウェアによって「定義された」時代（Era defined by software）に生きています。日々私たちがしていることのすべては実質的に、何らかの方法で、ソフトウェアによって計画、具体化、分析され、そして管理されています。その大きなソフトウェアという傘の下でもオープンソース ソフトウェアは、最も重要なものでしょう。すべての産業で企業はオープンソース ソフトウェアからの恩恵を求め、それを使い、そこに参加し、そこへコントリビュートすることを競っています。その恩恵とは、Time to Marketを加速する社外エンジニアリング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5633849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「オープンソースが ソフトウェアの世界を食べている（Open Source is Eating the Software World）」といわれる話は、企業の取引にも当てはまります。テクノロジー企業の買収はどんなものであれ、何らかの形でソフトウェアに関係してくるからです。買収元が買収対象のソフトウェアやコンプライアンスプロセスに対し包括的レビューを行う、ソフトウェア デューデリジェンス（適正評価）のプロセスは、吸収合併において標準的なものになってきています。こういったプロセスがプロプライエタリ ソフトウェアとは異なる検証課題のあるオープンソース ソフトウェアに及ぶことが一般的になってきているのです。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51C4B956" w:rsidR="006B6DE7" w:rsidRPr="00BA78CF" w:rsidRDefault="00107050" w:rsidP="00BA78CF">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こういったことを踏まえ本書では、M&amp;A取引におけるオープンソース ソフトウェアの監査について触れていきます。このプロセスを実施していくなかで企業が得られる（技術面、法令面、ビジネス面といった）各種洞察については、本書に続く形で公開できればと思います。</w:t>
      </w:r>
    </w:p>
    <w:p w14:paraId="326028CA" w14:textId="409E3514" w:rsidR="00597D3F" w:rsidRPr="002C4D0C" w:rsidRDefault="00BF7C96" w:rsidP="004A494D">
      <w:pPr>
        <w:pStyle w:val="HeadingIbrahim1"/>
      </w:pPr>
      <w:bookmarkStart w:id="9"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9"/>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26C9E9BE" w:rsidR="008403C6" w:rsidRPr="008403C6" w:rsidRDefault="00107050" w:rsidP="008403C6">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w:t>
      </w:r>
      <w:ins w:id="10" w:author="Fukuchi, Hiroyuki (SGMO)" w:date="2017-11-30T15:08:00Z">
        <w:r w:rsidR="00B17D75">
          <w:rPr>
            <w:rFonts w:ascii="メイリオ" w:eastAsia="メイリオ" w:hAnsi="メイリオ" w:cs="メイリオ" w:hint="eastAsia"/>
            <w:sz w:val="18"/>
            <w:szCs w:val="18"/>
            <w:lang w:eastAsia="ja-JP"/>
          </w:rPr>
          <w:t>精査</w:t>
        </w:r>
      </w:ins>
      <w:del w:id="11" w:author="Fukuchi, Hiroyuki (SGMO)" w:date="2017-11-30T15:08:00Z">
        <w:r w:rsidRPr="00107050" w:rsidDel="00B17D75">
          <w:rPr>
            <w:rFonts w:ascii="メイリオ" w:eastAsia="メイリオ" w:hAnsi="メイリオ" w:cs="メイリオ" w:hint="eastAsia"/>
            <w:sz w:val="18"/>
            <w:szCs w:val="18"/>
            <w:lang w:eastAsia="ja-JP"/>
          </w:rPr>
          <w:delText>デューデリジェンス</w:delText>
        </w:r>
      </w:del>
      <w:r w:rsidRPr="00107050">
        <w:rPr>
          <w:rFonts w:ascii="メイリオ" w:eastAsia="メイリオ" w:hAnsi="メイリオ" w:cs="メイリオ" w:hint="eastAsia"/>
          <w:sz w:val="18"/>
          <w:szCs w:val="18"/>
          <w:lang w:eastAsia="ja-JP"/>
        </w:rPr>
        <w:t>の話に入る前に、買収先の開発プロセスでオープンソース ソフトウェアが組み込まれうるさまざまな方法を理解することが助けとなります。このことは、企業が意識的に、もしくは無意識に自社ソースコード ベースにオープンソース ソフトウェアを組み入れるシチュエーションが当てはまります。交通違反キップを切られ</w:t>
      </w:r>
      <w:ins w:id="12" w:author="Fukuchi, Hiroyuki (SGMO)" w:date="2017-11-30T15:08:00Z">
        <w:r w:rsidR="00B17D75">
          <w:rPr>
            <w:rFonts w:ascii="メイリオ" w:eastAsia="メイリオ" w:hAnsi="メイリオ" w:cs="メイリオ" w:hint="eastAsia"/>
            <w:sz w:val="18"/>
            <w:szCs w:val="18"/>
            <w:lang w:eastAsia="ja-JP"/>
          </w:rPr>
          <w:t>て</w:t>
        </w:r>
      </w:ins>
      <w:ins w:id="13" w:author="Fukuchi, Hiroyuki (SGMO)" w:date="2017-11-30T15:09:00Z">
        <w:r w:rsidR="00B17D75">
          <w:rPr>
            <w:rFonts w:ascii="メイリオ" w:eastAsia="メイリオ" w:hAnsi="メイリオ" w:cs="メイリオ" w:hint="eastAsia"/>
            <w:sz w:val="18"/>
            <w:szCs w:val="18"/>
            <w:lang w:eastAsia="ja-JP"/>
          </w:rPr>
          <w:t>も</w:t>
        </w:r>
      </w:ins>
      <w:r w:rsidRPr="00107050">
        <w:rPr>
          <w:rFonts w:ascii="メイリオ" w:eastAsia="メイリオ" w:hAnsi="メイリオ" w:cs="メイリオ" w:hint="eastAsia"/>
          <w:sz w:val="18"/>
          <w:szCs w:val="18"/>
          <w:lang w:eastAsia="ja-JP"/>
        </w:rPr>
        <w:t>、自らの義務</w:t>
      </w:r>
      <w:ins w:id="14" w:author="Fukuchi, Hiroyuki (SGMO)" w:date="2017-11-30T15:09:00Z">
        <w:r w:rsidR="00B17D75">
          <w:rPr>
            <w:rFonts w:ascii="メイリオ" w:eastAsia="メイリオ" w:hAnsi="メイリオ" w:cs="メイリオ" w:hint="eastAsia"/>
            <w:sz w:val="18"/>
            <w:szCs w:val="18"/>
            <w:lang w:eastAsia="ja-JP"/>
          </w:rPr>
          <w:t>不履行は許されないのですから</w:t>
        </w:r>
      </w:ins>
      <w:ins w:id="15" w:author="Fukuchi, Hiroyuki (SGMO)" w:date="2017-11-30T15:10:00Z">
        <w:r w:rsidR="00B17D75">
          <w:rPr>
            <w:rFonts w:ascii="メイリオ" w:eastAsia="メイリオ" w:hAnsi="メイリオ" w:cs="メイリオ" w:hint="eastAsia"/>
            <w:sz w:val="18"/>
            <w:szCs w:val="18"/>
            <w:lang w:eastAsia="ja-JP"/>
          </w:rPr>
          <w:t>、</w:t>
        </w:r>
      </w:ins>
      <w:del w:id="16" w:author="Fukuchi, Hiroyuki (SGMO)" w:date="2017-11-30T15:10:00Z">
        <w:r w:rsidRPr="00107050" w:rsidDel="00B17D75">
          <w:rPr>
            <w:rFonts w:ascii="メイリオ" w:eastAsia="メイリオ" w:hAnsi="メイリオ" w:cs="メイリオ" w:hint="eastAsia"/>
            <w:sz w:val="18"/>
            <w:szCs w:val="18"/>
            <w:lang w:eastAsia="ja-JP"/>
          </w:rPr>
          <w:delText>を知らなかったといっても言い訳にはなりません。</w:delText>
        </w:r>
      </w:del>
      <w:del w:id="17" w:author="Fukuchi, Hiroyuki (SGMO)" w:date="2017-11-30T15:11:00Z">
        <w:r w:rsidRPr="00107050" w:rsidDel="00B17D75">
          <w:rPr>
            <w:rFonts w:ascii="メイリオ" w:eastAsia="メイリオ" w:hAnsi="メイリオ" w:cs="メイリオ" w:hint="eastAsia"/>
            <w:sz w:val="18"/>
            <w:szCs w:val="18"/>
            <w:lang w:eastAsia="ja-JP"/>
          </w:rPr>
          <w:delText>これと同じ</w:delText>
        </w:r>
      </w:del>
      <w:ins w:id="18" w:author="Fukuchi, Hiroyuki (SGMO)" w:date="2017-11-30T15:11:00Z">
        <w:r w:rsidR="00B17D75">
          <w:rPr>
            <w:rFonts w:ascii="メイリオ" w:eastAsia="メイリオ" w:hAnsi="メイリオ" w:cs="メイリオ" w:hint="eastAsia"/>
            <w:sz w:val="18"/>
            <w:szCs w:val="18"/>
            <w:lang w:eastAsia="ja-JP"/>
          </w:rPr>
          <w:t>（違反を起こさない</w:t>
        </w:r>
      </w:ins>
      <w:r w:rsidRPr="00107050">
        <w:rPr>
          <w:rFonts w:ascii="メイリオ" w:eastAsia="メイリオ" w:hAnsi="メイリオ" w:cs="メイリオ" w:hint="eastAsia"/>
          <w:sz w:val="18"/>
          <w:szCs w:val="18"/>
          <w:lang w:eastAsia="ja-JP"/>
        </w:rPr>
        <w:t>ように</w:t>
      </w:r>
      <w:ins w:id="19" w:author="Fukuchi, Hiroyuki (SGMO)" w:date="2017-11-30T15:11:00Z">
        <w:r w:rsidR="00B17D75">
          <w:rPr>
            <w:rFonts w:ascii="メイリオ" w:eastAsia="メイリオ" w:hAnsi="メイリオ" w:cs="メイリオ" w:hint="eastAsia"/>
            <w:sz w:val="18"/>
            <w:szCs w:val="18"/>
            <w:lang w:eastAsia="ja-JP"/>
          </w:rPr>
          <w:t>）</w:t>
        </w:r>
      </w:ins>
      <w:r w:rsidRPr="00107050">
        <w:rPr>
          <w:rFonts w:ascii="メイリオ" w:eastAsia="メイリオ" w:hAnsi="メイリオ" w:cs="メイリオ" w:hint="eastAsia"/>
          <w:sz w:val="18"/>
          <w:szCs w:val="18"/>
          <w:lang w:eastAsia="ja-JP"/>
        </w:rPr>
        <w:t>複数のソースからソフトウェアが使用されうるさまざまなやり方を理解しておくことは賢明なことなのです。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0C8F1971" w:rsidR="00C81F05" w:rsidRPr="004E2786" w:rsidRDefault="00107050" w:rsidP="00C81F05">
      <w:pPr>
        <w:pStyle w:val="bodyIbrahim1"/>
        <w:spacing w:line="240" w:lineRule="exact"/>
        <w:rPr>
          <w:rFonts w:ascii="メイリオ" w:eastAsia="メイリオ" w:hAnsi="メイリオ" w:cs="メイリオ"/>
          <w:sz w:val="18"/>
          <w:szCs w:val="18"/>
          <w:lang w:eastAsia="ja-JP"/>
        </w:rPr>
      </w:pPr>
      <w:r w:rsidRPr="00107050">
        <w:rPr>
          <w:rFonts w:ascii="メイリオ" w:eastAsia="メイリオ" w:hAnsi="メイリオ" w:cs="メイリオ" w:hint="eastAsia"/>
          <w:sz w:val="18"/>
          <w:szCs w:val="18"/>
          <w:lang w:eastAsia="ja-JP"/>
        </w:rPr>
        <w:t>オープンソースのコンポーネントに変更を加えることや、オープンソースのコードをサード パーティのプロプライエタリコードに注入（Inject）することは、監査サービス プロバイダのコード発見・報告手法に影響</w:t>
      </w:r>
      <w:ins w:id="20" w:author="Fukuchi, Hiroyuki (SGMO)" w:date="2017-11-30T15:11:00Z">
        <w:r w:rsidR="00B17D75">
          <w:rPr>
            <w:rFonts w:ascii="メイリオ" w:eastAsia="メイリオ" w:hAnsi="メイリオ" w:cs="メイリオ" w:hint="eastAsia"/>
            <w:sz w:val="18"/>
            <w:szCs w:val="18"/>
            <w:lang w:eastAsia="ja-JP"/>
          </w:rPr>
          <w:t>を与える</w:t>
        </w:r>
      </w:ins>
      <w:del w:id="21" w:author="Fukuchi, Hiroyuki (SGMO)" w:date="2017-11-30T15:12:00Z">
        <w:r w:rsidRPr="00107050" w:rsidDel="00B17D75">
          <w:rPr>
            <w:rFonts w:ascii="メイリオ" w:eastAsia="メイリオ" w:hAnsi="メイリオ" w:cs="メイリオ" w:hint="eastAsia"/>
            <w:sz w:val="18"/>
            <w:szCs w:val="18"/>
            <w:lang w:eastAsia="ja-JP"/>
          </w:rPr>
          <w:delText>してくる</w:delText>
        </w:r>
      </w:del>
      <w:r w:rsidRPr="00107050">
        <w:rPr>
          <w:rFonts w:ascii="メイリオ" w:eastAsia="メイリオ" w:hAnsi="メイリオ" w:cs="メイリオ" w:hint="eastAsia"/>
          <w:sz w:val="18"/>
          <w:szCs w:val="18"/>
          <w:lang w:eastAsia="ja-JP"/>
        </w:rPr>
        <w:t>可能性があります。オープンソースの監査実施者と関わる際に、彼らがどうやってオープンソースのコードを発見し、捕えるか、そのアプローチを理解することはしばしば</w:t>
      </w:r>
      <w:del w:id="22" w:author="Fukuchi, Hiroyuki (SGMO)" w:date="2017-11-30T15:12:00Z">
        <w:r w:rsidRPr="00107050" w:rsidDel="00B17D75">
          <w:rPr>
            <w:rFonts w:ascii="メイリオ" w:eastAsia="メイリオ" w:hAnsi="メイリオ" w:cs="メイリオ" w:hint="eastAsia"/>
            <w:sz w:val="18"/>
            <w:szCs w:val="18"/>
            <w:lang w:eastAsia="ja-JP"/>
          </w:rPr>
          <w:delText>と</w:delText>
        </w:r>
      </w:del>
      <w:r w:rsidRPr="00107050">
        <w:rPr>
          <w:rFonts w:ascii="メイリオ" w:eastAsia="メイリオ" w:hAnsi="メイリオ" w:cs="メイリオ" w:hint="eastAsia"/>
          <w:sz w:val="18"/>
          <w:szCs w:val="18"/>
          <w:lang w:eastAsia="ja-JP"/>
        </w:rPr>
        <w:t>助けとなってくれるのです。</w:t>
      </w:r>
    </w:p>
    <w:p w14:paraId="2DC80A67" w14:textId="0676CF71" w:rsidR="00BF7C96" w:rsidRPr="001F25A8" w:rsidRDefault="00444017" w:rsidP="001F25A8">
      <w:pPr>
        <w:pStyle w:val="HeadingIbrahim2"/>
      </w:pPr>
      <w:bookmarkStart w:id="23" w:name="_Toc492046553"/>
      <w:r w:rsidRPr="002C4D0C">
        <w:t xml:space="preserve">2.1 </w:t>
      </w:r>
      <w:r w:rsidR="00BA6C74" w:rsidRPr="009E50D2">
        <w:rPr>
          <w:rFonts w:ascii="メイリオ" w:eastAsia="メイリオ" w:hAnsi="メイリオ" w:cs="メイリオ" w:hint="eastAsia"/>
          <w:lang w:eastAsia="ja-JP"/>
        </w:rPr>
        <w:t>取り込む（</w:t>
      </w:r>
      <w:r w:rsidR="004C6B67" w:rsidRPr="002C4D0C">
        <w:t>Incorporation</w:t>
      </w:r>
      <w:bookmarkEnd w:id="23"/>
      <w:r w:rsidR="00BA6C74" w:rsidRPr="009E50D2">
        <w:rPr>
          <w:rFonts w:ascii="メイリオ" w:eastAsia="メイリオ" w:hAnsi="メイリオ" w:cs="メイリオ"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4B9EE558"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w:t>
      </w:r>
      <w:ins w:id="24" w:author="Fukuchi, Hiroyuki (SGMO)" w:date="2017-11-30T15:12:00Z">
        <w:r w:rsidR="00B17D75">
          <w:rPr>
            <w:rFonts w:ascii="メイリオ" w:eastAsia="メイリオ" w:hAnsi="メイリオ" w:cs="メイリオ" w:hint="eastAsia"/>
            <w:sz w:val="18"/>
            <w:szCs w:val="18"/>
            <w:lang w:eastAsia="ja-JP"/>
          </w:rPr>
          <w:t>プロプライエタリ性</w:t>
        </w:r>
      </w:ins>
      <w:commentRangeStart w:id="25"/>
      <w:del w:id="26" w:author="Fukuchi, Hiroyuki (SGMO)" w:date="2017-11-30T15:12:00Z">
        <w:r w:rsidR="00905E92" w:rsidRPr="004E2786" w:rsidDel="00B17D75">
          <w:rPr>
            <w:rFonts w:ascii="メイリオ" w:eastAsia="メイリオ" w:hAnsi="メイリオ" w:cs="メイリオ" w:hint="eastAsia"/>
            <w:sz w:val="18"/>
            <w:szCs w:val="18"/>
            <w:lang w:eastAsia="ja-JP"/>
          </w:rPr>
          <w:delText>商用的特徴</w:delText>
        </w:r>
      </w:del>
      <w:commentRangeEnd w:id="25"/>
      <w:r w:rsidR="00B17D75">
        <w:rPr>
          <w:rStyle w:val="af5"/>
          <w:rFonts w:asciiTheme="minorHAnsi" w:eastAsia="ＭＳ 明朝" w:hAnsiTheme="minorHAnsi"/>
          <w:color w:val="7F7F7F" w:themeColor="text1" w:themeTint="80"/>
          <w:lang w:eastAsia="ja-JP"/>
        </w:rPr>
        <w:commentReference w:id="25"/>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35326D7"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w:t>
      </w:r>
      <w:commentRangeStart w:id="27"/>
      <w:r w:rsidR="008A54DB">
        <w:rPr>
          <w:rFonts w:ascii="メイリオ" w:eastAsia="メイリオ" w:hAnsi="メイリオ" w:cs="メイリオ" w:hint="eastAsia"/>
          <w:sz w:val="14"/>
        </w:rPr>
        <w:t>緑色ドット</w:t>
      </w:r>
      <w:commentRangeEnd w:id="27"/>
      <w:r w:rsidR="00605C1A">
        <w:rPr>
          <w:rStyle w:val="af5"/>
          <w:rFonts w:asciiTheme="minorHAnsi" w:hAnsiTheme="minorHAnsi" w:cstheme="minorBidi"/>
          <w:b w:val="0"/>
          <w:color w:val="7F7F7F" w:themeColor="text1" w:themeTint="80"/>
        </w:rPr>
        <w:commentReference w:id="27"/>
      </w:r>
      <w:r w:rsidR="008A54DB">
        <w:rPr>
          <w:rFonts w:ascii="メイリオ" w:eastAsia="メイリオ" w:hAnsi="メイリオ" w:cs="メイリオ" w:hint="eastAsia"/>
          <w:sz w:val="14"/>
        </w:rPr>
        <w:t>）の別コード体系（青色</w:t>
      </w:r>
      <w:r w:rsidR="00107050">
        <w:rPr>
          <w:rFonts w:ascii="メイリオ" w:eastAsia="メイリオ" w:hAnsi="メイリオ" w:cs="メイリオ" w:hint="eastAsia"/>
          <w:sz w:val="14"/>
        </w:rPr>
        <w:t>）への取り込み</w:t>
      </w:r>
      <w:r>
        <w:rPr>
          <w:rFonts w:ascii="メイリオ" w:eastAsia="メイリオ" w:hAnsi="メイリオ" w:cs="メイリオ" w:hint="eastAsia"/>
          <w:sz w:val="14"/>
        </w:rPr>
        <w:t>（Incorporation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1190A19D"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w:t>
      </w:r>
      <w:r w:rsidR="00107050">
        <w:rPr>
          <w:rFonts w:ascii="メイリオ" w:eastAsia="メイリオ" w:hAnsi="メイリオ" w:cs="メイリオ" w:hint="eastAsia"/>
          <w:sz w:val="18"/>
          <w:szCs w:val="18"/>
          <w:lang w:eastAsia="ja-JP"/>
        </w:rPr>
        <w:t>ド監査は</w:t>
      </w:r>
      <w:ins w:id="28" w:author="Fukuchi, Hiroyuki (SGMO)" w:date="2017-11-30T15:13:00Z">
        <w:r w:rsidR="00B17D75">
          <w:rPr>
            <w:rFonts w:ascii="メイリオ" w:eastAsia="メイリオ" w:hAnsi="メイリオ" w:cs="メイリオ" w:hint="eastAsia"/>
            <w:sz w:val="18"/>
            <w:szCs w:val="18"/>
            <w:lang w:eastAsia="ja-JP"/>
          </w:rPr>
          <w:t>、</w:t>
        </w:r>
      </w:ins>
      <w:r w:rsidR="00107050">
        <w:rPr>
          <w:rFonts w:ascii="メイリオ" w:eastAsia="メイリオ" w:hAnsi="メイリオ" w:cs="メイリオ" w:hint="eastAsia"/>
          <w:sz w:val="18"/>
          <w:szCs w:val="18"/>
          <w:lang w:eastAsia="ja-JP"/>
        </w:rPr>
        <w:t>宣言されていないオープンソースのコードベースへの取り込み</w:t>
      </w:r>
      <w:r w:rsidRPr="004E2786">
        <w:rPr>
          <w:rFonts w:ascii="メイリオ" w:eastAsia="メイリオ" w:hAnsi="メイリオ" w:cs="メイリオ" w:hint="eastAsia"/>
          <w:sz w:val="18"/>
          <w:szCs w:val="18"/>
          <w:lang w:eastAsia="ja-JP"/>
        </w:rPr>
        <w:t>を発見し、買収後の喜ば</w:t>
      </w:r>
      <w:r w:rsidR="00107050">
        <w:rPr>
          <w:rFonts w:ascii="メイリオ" w:eastAsia="メイリオ" w:hAnsi="メイリオ" w:cs="メイリオ" w:hint="eastAsia"/>
          <w:sz w:val="18"/>
          <w:szCs w:val="18"/>
          <w:lang w:eastAsia="ja-JP"/>
        </w:rPr>
        <w:t>しくないサプライズを回避するために設計されます。宣言されない取り込みは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w:t>
      </w:r>
      <w:ins w:id="29" w:author="Fukuchi, Hiroyuki (SGMO)" w:date="2017-11-30T15:13:00Z">
        <w:r w:rsidR="00B17D75">
          <w:rPr>
            <w:rFonts w:ascii="メイリオ" w:eastAsia="メイリオ" w:hAnsi="メイリオ" w:cs="メイリオ" w:hint="eastAsia"/>
            <w:sz w:val="18"/>
            <w:szCs w:val="18"/>
            <w:lang w:eastAsia="ja-JP"/>
          </w:rPr>
          <w:t>にわたる</w:t>
        </w:r>
      </w:ins>
      <w:del w:id="30" w:author="Fukuchi, Hiroyuki (SGMO)" w:date="2017-11-30T15:13:00Z">
        <w:r w:rsidR="004E2786" w:rsidRPr="004E2786" w:rsidDel="00B17D75">
          <w:rPr>
            <w:rFonts w:ascii="メイリオ" w:eastAsia="メイリオ" w:hAnsi="メイリオ" w:cs="メイリオ" w:hint="eastAsia"/>
            <w:sz w:val="18"/>
            <w:szCs w:val="18"/>
            <w:lang w:eastAsia="ja-JP"/>
          </w:rPr>
          <w:delText>的記録</w:delText>
        </w:r>
      </w:del>
      <w:ins w:id="31" w:author="Fukuchi, Hiroyuki (SGMO)" w:date="2017-11-30T15:14:00Z">
        <w:r w:rsidR="00B17D75">
          <w:rPr>
            <w:rFonts w:ascii="メイリオ" w:eastAsia="メイリオ" w:hAnsi="メイリオ" w:cs="メイリオ" w:hint="eastAsia"/>
            <w:sz w:val="18"/>
            <w:szCs w:val="18"/>
            <w:lang w:eastAsia="ja-JP"/>
          </w:rPr>
          <w:t>データ</w:t>
        </w:r>
      </w:ins>
      <w:r w:rsidR="004E2786" w:rsidRPr="004E2786">
        <w:rPr>
          <w:rFonts w:ascii="メイリオ" w:eastAsia="メイリオ" w:hAnsi="メイリオ" w:cs="メイリオ" w:hint="eastAsia"/>
          <w:sz w:val="18"/>
          <w:szCs w:val="18"/>
          <w:lang w:eastAsia="ja-JP"/>
        </w:rPr>
        <w:t>管理を行わない期間</w:t>
      </w:r>
      <w:ins w:id="32" w:author="Fukuchi, Hiroyuki (SGMO)" w:date="2017-11-30T15:14:00Z">
        <w:r w:rsidR="00B17D75">
          <w:rPr>
            <w:rFonts w:ascii="メイリオ" w:eastAsia="メイリオ" w:hAnsi="メイリオ" w:cs="メイリオ" w:hint="eastAsia"/>
            <w:sz w:val="18"/>
            <w:szCs w:val="18"/>
            <w:lang w:eastAsia="ja-JP"/>
          </w:rPr>
          <w:t>作業</w:t>
        </w:r>
      </w:ins>
      <w:del w:id="33" w:author="Fukuchi, Hiroyuki (SGMO)" w:date="2017-11-30T15:14:00Z">
        <w:r w:rsidR="004E2786" w:rsidRPr="004E2786" w:rsidDel="00B17D75">
          <w:rPr>
            <w:rFonts w:ascii="メイリオ" w:eastAsia="メイリオ" w:hAnsi="メイリオ" w:cs="メイリオ" w:hint="eastAsia"/>
            <w:sz w:val="18"/>
            <w:szCs w:val="18"/>
            <w:lang w:eastAsia="ja-JP"/>
          </w:rPr>
          <w:delText>労働</w:delText>
        </w:r>
      </w:del>
      <w:r w:rsidR="004E2786" w:rsidRPr="004E2786">
        <w:rPr>
          <w:rFonts w:ascii="メイリオ" w:eastAsia="メイリオ" w:hAnsi="メイリオ" w:cs="メイリオ" w:hint="eastAsia"/>
          <w:sz w:val="18"/>
          <w:szCs w:val="18"/>
          <w:lang w:eastAsia="ja-JP"/>
        </w:rPr>
        <w:t>者に依存しつづ</w:t>
      </w:r>
      <w:r w:rsidR="00107050">
        <w:rPr>
          <w:rFonts w:ascii="メイリオ" w:eastAsia="メイリオ" w:hAnsi="メイリオ" w:cs="メイリオ" w:hint="eastAsia"/>
          <w:sz w:val="18"/>
          <w:szCs w:val="18"/>
          <w:lang w:eastAsia="ja-JP"/>
        </w:rPr>
        <w:t>けてきたりする場合</w:t>
      </w:r>
      <w:r w:rsidR="00605C1A">
        <w:rPr>
          <w:rFonts w:ascii="メイリオ" w:eastAsia="メイリオ" w:hAnsi="メイリオ" w:cs="メイリオ" w:hint="eastAsia"/>
          <w:sz w:val="18"/>
          <w:szCs w:val="18"/>
          <w:lang w:eastAsia="ja-JP"/>
        </w:rPr>
        <w:t>に発生する可能性が高くなります。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0F18C0"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lastRenderedPageBreak/>
        <w:t>人間の目でソースコードを見た場合、</w:t>
      </w:r>
      <w:r w:rsidR="00605C1A">
        <w:rPr>
          <w:rFonts w:ascii="メイリオ" w:eastAsia="メイリオ" w:hAnsi="メイリオ" w:cs="メイリオ" w:hint="eastAsia"/>
          <w:sz w:val="18"/>
          <w:szCs w:val="18"/>
          <w:lang w:eastAsia="ja-JP"/>
        </w:rPr>
        <w:t>この組み入れ</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w:t>
      </w:r>
      <w:r w:rsidR="00435AC4">
        <w:rPr>
          <w:rFonts w:ascii="メイリオ" w:eastAsia="メイリオ" w:hAnsi="メイリオ" w:cs="メイリオ" w:hint="eastAsia"/>
          <w:sz w:val="18"/>
          <w:szCs w:val="18"/>
          <w:lang w:eastAsia="ja-JP"/>
        </w:rPr>
        <w:t>組み入れを容易に明らかにできる場合があります</w:t>
      </w:r>
      <w:r w:rsidRPr="0022070C">
        <w:rPr>
          <w:rFonts w:ascii="メイリオ" w:eastAsia="メイリオ" w:hAnsi="メイリオ" w:cs="メイリオ" w:hint="eastAsia"/>
          <w:sz w:val="18"/>
          <w:szCs w:val="18"/>
          <w:lang w:eastAsia="ja-JP"/>
        </w:rPr>
        <w:t>。</w:t>
      </w:r>
    </w:p>
    <w:p w14:paraId="7F3A7D00" w14:textId="4AE3A154" w:rsidR="00597D3F" w:rsidRPr="002C4D0C" w:rsidRDefault="00444017" w:rsidP="004A494D">
      <w:pPr>
        <w:pStyle w:val="HeadingIbrahim2"/>
        <w:rPr>
          <w:lang w:eastAsia="ja-JP"/>
        </w:rPr>
      </w:pPr>
      <w:bookmarkStart w:id="34" w:name="_Toc492046554"/>
      <w:r w:rsidRPr="002C4D0C">
        <w:rPr>
          <w:lang w:eastAsia="ja-JP"/>
        </w:rPr>
        <w:t xml:space="preserve">2.2 </w:t>
      </w:r>
      <w:r w:rsidR="0022070C" w:rsidRPr="009E50D2">
        <w:rPr>
          <w:rFonts w:ascii="メイリオ" w:eastAsia="メイリオ" w:hAnsi="メイリオ" w:cs="メイリオ" w:hint="eastAsia"/>
          <w:lang w:eastAsia="ja-JP"/>
        </w:rPr>
        <w:t>リンクする</w:t>
      </w:r>
      <w:r w:rsidR="003769EA" w:rsidRPr="009E50D2">
        <w:rPr>
          <w:rFonts w:ascii="メイリオ" w:eastAsia="メイリオ" w:hAnsi="メイリオ" w:cs="メイリオ" w:hint="eastAsia"/>
          <w:lang w:eastAsia="ja-JP"/>
        </w:rPr>
        <w:t>（</w:t>
      </w:r>
      <w:r w:rsidR="004C6B67" w:rsidRPr="002C4D0C">
        <w:rPr>
          <w:lang w:eastAsia="ja-JP"/>
        </w:rPr>
        <w:t>Linking</w:t>
      </w:r>
      <w:bookmarkEnd w:id="34"/>
      <w:r w:rsidR="003769EA" w:rsidRPr="009E50D2">
        <w:rPr>
          <w:rFonts w:ascii="メイリオ" w:eastAsia="メイリオ" w:hAnsi="メイリオ" w:cs="メイリオ"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13DE99E9" w:rsidR="001F2403" w:rsidRPr="00831CA1" w:rsidRDefault="00435AC4"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リンクが取り込み</w:t>
      </w:r>
      <w:r w:rsidR="00831CA1">
        <w:rPr>
          <w:rFonts w:ascii="メイリオ" w:eastAsia="メイリオ" w:hAnsi="メイリオ" w:cs="メイリオ" w:hint="eastAsia"/>
          <w:sz w:val="18"/>
          <w:szCs w:val="18"/>
          <w:lang w:eastAsia="ja-JP"/>
        </w:rPr>
        <w:t>（Incorporation）と異なるのは、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35" w:name="_Toc492046555"/>
      <w:r w:rsidRPr="002C4D0C">
        <w:rPr>
          <w:lang w:eastAsia="ja-JP"/>
        </w:rPr>
        <w:t xml:space="preserve">2.3 </w:t>
      </w:r>
      <w:r w:rsidR="001F2403" w:rsidRPr="009E50D2">
        <w:rPr>
          <w:rFonts w:ascii="メイリオ" w:eastAsia="メイリオ" w:hAnsi="メイリオ" w:cs="メイリオ" w:hint="eastAsia"/>
          <w:lang w:eastAsia="ja-JP"/>
        </w:rPr>
        <w:t>改変（</w:t>
      </w:r>
      <w:r w:rsidR="004C6B67" w:rsidRPr="002C4D0C">
        <w:rPr>
          <w:lang w:eastAsia="ja-JP"/>
        </w:rPr>
        <w:t>Modification</w:t>
      </w:r>
      <w:bookmarkEnd w:id="35"/>
      <w:r w:rsidR="001F2403" w:rsidRPr="009E50D2">
        <w:rPr>
          <w:rFonts w:ascii="メイリオ" w:eastAsia="メイリオ" w:hAnsi="メイリオ" w:cs="メイリオ"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lastRenderedPageBreak/>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24A3FCE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00435AC4">
        <w:rPr>
          <w:rFonts w:ascii="メイリオ" w:eastAsia="メイリオ" w:hAnsi="メイリオ" w:cs="メイリオ"/>
          <w:sz w:val="18"/>
          <w:szCs w:val="18"/>
          <w:lang w:eastAsia="ja-JP"/>
        </w:rPr>
        <w:t>ソフトウェアのコンポーネントに変更を加える</w:t>
      </w:r>
      <w:r w:rsidRPr="00F7165C">
        <w:rPr>
          <w:rFonts w:ascii="メイリオ" w:eastAsia="メイリオ" w:hAnsi="メイリオ" w:cs="メイリオ"/>
          <w:sz w:val="18"/>
          <w:szCs w:val="18"/>
          <w:lang w:eastAsia="ja-JP"/>
        </w:rPr>
        <w:t>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22C51E72"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sidR="00435AC4">
        <w:rPr>
          <w:rFonts w:ascii="メイリオ" w:eastAsia="メイリオ" w:hAnsi="メイリオ" w:cs="メイリオ" w:hint="eastAsia"/>
          <w:sz w:val="18"/>
          <w:lang w:eastAsia="ja-JP"/>
        </w:rPr>
        <w:t>に対し問題</w:t>
      </w:r>
      <w:r>
        <w:rPr>
          <w:rFonts w:ascii="メイリオ" w:eastAsia="メイリオ" w:hAnsi="メイリオ" w:cs="メイリオ" w:hint="eastAsia"/>
          <w:sz w:val="18"/>
          <w:lang w:eastAsia="ja-JP"/>
        </w:rPr>
        <w:t>解決</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（Fixing）、最適化</w:t>
      </w:r>
      <w:r w:rsidR="00435AC4">
        <w:rPr>
          <w:rFonts w:ascii="メイリオ" w:eastAsia="メイリオ" w:hAnsi="メイリオ" w:cs="メイリオ" w:hint="eastAsia"/>
          <w:sz w:val="18"/>
          <w:lang w:eastAsia="ja-JP"/>
        </w:rPr>
        <w:t>し</w:t>
      </w:r>
      <w:r>
        <w:rPr>
          <w:rFonts w:ascii="メイリオ" w:eastAsia="メイリオ" w:hAnsi="メイリオ" w:cs="メイリオ" w:hint="eastAsia"/>
          <w:sz w:val="18"/>
          <w:lang w:eastAsia="ja-JP"/>
        </w:rPr>
        <w:t>（Optimizing）、変更を加える（Making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5BDCF4D4"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435AC4">
        <w:rPr>
          <w:rFonts w:ascii="メイリオ" w:eastAsia="メイリオ" w:hAnsi="メイリオ" w:cs="メイリオ" w:hint="eastAsia"/>
          <w:sz w:val="14"/>
        </w:rPr>
        <w:t>・ドット</w:t>
      </w:r>
      <w:r>
        <w:rPr>
          <w:rFonts w:ascii="メイリオ" w:eastAsia="メイリオ" w:hAnsi="メイリオ" w:cs="メイリオ" w:hint="eastAsia"/>
          <w:sz w:val="14"/>
        </w:rPr>
        <w:t>）</w:t>
      </w:r>
    </w:p>
    <w:p w14:paraId="053F8DAF" w14:textId="690EC9E5" w:rsidR="00597D3F" w:rsidRPr="002C4D0C" w:rsidRDefault="00444017" w:rsidP="004A494D">
      <w:pPr>
        <w:pStyle w:val="HeadingIbrahim2"/>
      </w:pPr>
      <w:bookmarkStart w:id="36" w:name="_Toc492046556"/>
      <w:r w:rsidRPr="002C4D0C">
        <w:lastRenderedPageBreak/>
        <w:t xml:space="preserve">2.4 </w:t>
      </w:r>
      <w:r w:rsidR="00810B39">
        <w:rPr>
          <w:rFonts w:hint="eastAsia"/>
          <w:lang w:eastAsia="ja-JP"/>
        </w:rPr>
        <w:t>注記：</w:t>
      </w:r>
      <w:r w:rsidR="00F7165C">
        <w:rPr>
          <w:rFonts w:hint="eastAsia"/>
          <w:lang w:eastAsia="ja-JP"/>
        </w:rPr>
        <w:t>開発ツールについて（</w:t>
      </w:r>
      <w:r w:rsidR="004C6B67" w:rsidRPr="002C4D0C">
        <w:t>Note on development tools</w:t>
      </w:r>
      <w:bookmarkEnd w:id="36"/>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commentRangeStart w:id="37"/>
      <w:r w:rsidR="004A2870" w:rsidRPr="002C4D0C">
        <w:t>must</w:t>
      </w:r>
      <w:commentRangeEnd w:id="37"/>
      <w:r w:rsidR="00B17D75">
        <w:rPr>
          <w:rStyle w:val="af5"/>
          <w:rFonts w:asciiTheme="minorHAnsi" w:eastAsia="ＭＳ 明朝" w:hAnsiTheme="minorHAnsi"/>
          <w:color w:val="7F7F7F" w:themeColor="text1" w:themeTint="80"/>
          <w:lang w:eastAsia="ja-JP"/>
        </w:rPr>
        <w:commentReference w:id="37"/>
      </w:r>
      <w:r w:rsidR="004A2870" w:rsidRPr="002C4D0C">
        <w:t xml:space="preserve">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3AFD8152"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w:t>
      </w:r>
      <w:ins w:id="38" w:author="Fukuchi, Hiroyuki (SGMO)" w:date="2017-11-30T15:15:00Z">
        <w:r w:rsidR="00B17D75">
          <w:rPr>
            <w:rFonts w:ascii="メイリオ" w:eastAsia="メイリオ" w:hAnsi="メイリオ" w:cs="メイリオ" w:hint="eastAsia"/>
            <w:sz w:val="18"/>
            <w:szCs w:val="18"/>
            <w:lang w:eastAsia="ja-JP"/>
          </w:rPr>
          <w:t>気づかれないように</w:t>
        </w:r>
      </w:ins>
      <w:del w:id="39" w:author="Fukuchi, Hiroyuki (SGMO)" w:date="2017-11-30T15:15:00Z">
        <w:r w:rsidDel="00B17D75">
          <w:rPr>
            <w:rFonts w:ascii="メイリオ" w:eastAsia="メイリオ" w:hAnsi="メイリオ" w:cs="メイリオ" w:hint="eastAsia"/>
            <w:sz w:val="18"/>
            <w:szCs w:val="18"/>
            <w:lang w:eastAsia="ja-JP"/>
          </w:rPr>
          <w:delText>透過的に</w:delText>
        </w:r>
      </w:del>
      <w:r>
        <w:rPr>
          <w:rFonts w:ascii="メイリオ" w:eastAsia="メイリオ" w:hAnsi="メイリオ" w:cs="メイリオ" w:hint="eastAsia"/>
          <w:sz w:val="18"/>
          <w:szCs w:val="18"/>
          <w:lang w:eastAsia="ja-JP"/>
        </w:rPr>
        <w:t>実施して</w:t>
      </w:r>
      <w:ins w:id="40" w:author="Fukuchi, Hiroyuki (SGMO)" w:date="2017-11-30T15:16:00Z">
        <w:r w:rsidR="00B17D75">
          <w:rPr>
            <w:rFonts w:ascii="メイリオ" w:eastAsia="メイリオ" w:hAnsi="メイリオ" w:cs="メイリオ" w:hint="eastAsia"/>
            <w:sz w:val="18"/>
            <w:szCs w:val="18"/>
            <w:lang w:eastAsia="ja-JP"/>
          </w:rPr>
          <w:t>しまう</w:t>
        </w:r>
      </w:ins>
      <w:del w:id="41" w:author="Fukuchi, Hiroyuki (SGMO)" w:date="2017-11-30T15:16:00Z">
        <w:r w:rsidDel="00B17D75">
          <w:rPr>
            <w:rFonts w:ascii="メイリオ" w:eastAsia="メイリオ" w:hAnsi="メイリオ" w:cs="メイリオ" w:hint="eastAsia"/>
            <w:sz w:val="18"/>
            <w:szCs w:val="18"/>
            <w:lang w:eastAsia="ja-JP"/>
          </w:rPr>
          <w:delText>くれる</w:delText>
        </w:r>
      </w:del>
      <w:r>
        <w:rPr>
          <w:rFonts w:ascii="メイリオ" w:eastAsia="メイリオ" w:hAnsi="メイリオ" w:cs="メイリオ" w:hint="eastAsia"/>
          <w:sz w:val="18"/>
          <w:szCs w:val="18"/>
          <w:lang w:eastAsia="ja-JP"/>
        </w:rPr>
        <w:t>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w:t>
      </w:r>
      <w:r w:rsidR="003369AD">
        <w:rPr>
          <w:rFonts w:ascii="メイリオ" w:eastAsia="メイリオ" w:hAnsi="メイリオ" w:cs="メイリオ" w:hint="eastAsia"/>
          <w:sz w:val="18"/>
          <w:szCs w:val="18"/>
          <w:lang w:eastAsia="ja-JP"/>
        </w:rPr>
        <w:t>の</w:t>
      </w:r>
      <w:r>
        <w:rPr>
          <w:rFonts w:ascii="メイリオ" w:eastAsia="メイリオ" w:hAnsi="メイリオ" w:cs="メイリオ" w:hint="eastAsia"/>
          <w:sz w:val="18"/>
          <w:szCs w:val="18"/>
          <w:lang w:eastAsia="ja-JP"/>
        </w:rPr>
        <w:t>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w:t>
      </w:r>
      <w:del w:id="42" w:author="Fukuchi, Hiroyuki (SGMO) [4]" w:date="2017-11-30T15:17:00Z">
        <w:r w:rsidR="004D31D9" w:rsidDel="0087007B">
          <w:rPr>
            <w:rFonts w:ascii="メイリオ" w:eastAsia="メイリオ" w:hAnsi="メイリオ" w:cs="メイリオ" w:hint="eastAsia"/>
            <w:sz w:val="18"/>
            <w:szCs w:val="18"/>
            <w:lang w:eastAsia="ja-JP"/>
          </w:rPr>
          <w:delText>は</w:delText>
        </w:r>
      </w:del>
      <w:r w:rsidR="004D31D9">
        <w:rPr>
          <w:rFonts w:ascii="メイリオ" w:eastAsia="メイリオ" w:hAnsi="メイリオ" w:cs="メイリオ" w:hint="eastAsia"/>
          <w:sz w:val="18"/>
          <w:szCs w:val="18"/>
          <w:lang w:eastAsia="ja-JP"/>
        </w:rPr>
        <w:t>、これらの処理を提供するため開発ツールの</w:t>
      </w:r>
      <w:r w:rsidR="003369AD">
        <w:rPr>
          <w:rFonts w:ascii="メイリオ" w:eastAsia="メイリオ" w:hAnsi="メイリオ" w:cs="メイリオ" w:hint="eastAsia"/>
          <w:sz w:val="18"/>
          <w:szCs w:val="18"/>
          <w:lang w:eastAsia="ja-JP"/>
        </w:rPr>
        <w:t>コードの一部</w:t>
      </w:r>
      <w:ins w:id="43" w:author="Fukuchi, Hiroyuki (SGMO)" w:date="2017-11-30T15:16:00Z">
        <w:r w:rsidR="00B17D75">
          <w:rPr>
            <w:rFonts w:ascii="メイリオ" w:eastAsia="メイリオ" w:hAnsi="メイリオ" w:cs="メイリオ" w:hint="eastAsia"/>
            <w:sz w:val="18"/>
            <w:szCs w:val="18"/>
            <w:lang w:eastAsia="ja-JP"/>
          </w:rPr>
          <w:t>が</w:t>
        </w:r>
      </w:ins>
      <w:del w:id="44" w:author="Fukuchi, Hiroyuki (SGMO)" w:date="2017-11-30T15:16:00Z">
        <w:r w:rsidR="003369AD" w:rsidDel="00B17D75">
          <w:rPr>
            <w:rFonts w:ascii="メイリオ" w:eastAsia="メイリオ" w:hAnsi="メイリオ" w:cs="メイリオ" w:hint="eastAsia"/>
            <w:sz w:val="18"/>
            <w:szCs w:val="18"/>
            <w:lang w:eastAsia="ja-JP"/>
          </w:rPr>
          <w:delText>を</w:delText>
        </w:r>
      </w:del>
      <w:r w:rsidR="003369AD">
        <w:rPr>
          <w:rFonts w:ascii="メイリオ" w:eastAsia="メイリオ" w:hAnsi="メイリオ" w:cs="メイリオ" w:hint="eastAsia"/>
          <w:sz w:val="18"/>
          <w:szCs w:val="18"/>
          <w:lang w:eastAsia="ja-JP"/>
        </w:rPr>
        <w:t>注入</w:t>
      </w:r>
      <w:ins w:id="45" w:author="Fukuchi, Hiroyuki (SGMO)" w:date="2017-11-30T15:16:00Z">
        <w:r w:rsidR="00B17D75">
          <w:rPr>
            <w:rFonts w:ascii="メイリオ" w:eastAsia="メイリオ" w:hAnsi="メイリオ" w:cs="メイリオ" w:hint="eastAsia"/>
            <w:sz w:val="18"/>
            <w:szCs w:val="18"/>
            <w:lang w:eastAsia="ja-JP"/>
          </w:rPr>
          <w:t>されるのでしょう</w:t>
        </w:r>
      </w:ins>
      <w:del w:id="46" w:author="Fukuchi, Hiroyuki (SGMO)" w:date="2017-11-30T15:16:00Z">
        <w:r w:rsidR="003369AD" w:rsidDel="00B17D75">
          <w:rPr>
            <w:rFonts w:ascii="メイリオ" w:eastAsia="メイリオ" w:hAnsi="メイリオ" w:cs="メイリオ" w:hint="eastAsia"/>
            <w:sz w:val="18"/>
            <w:szCs w:val="18"/>
            <w:lang w:eastAsia="ja-JP"/>
          </w:rPr>
          <w:delText>しなければなりません</w:delText>
        </w:r>
      </w:del>
      <w:r w:rsidR="003369AD">
        <w:rPr>
          <w:rFonts w:ascii="メイリオ" w:eastAsia="メイリオ" w:hAnsi="メイリオ" w:cs="メイリオ" w:hint="eastAsia"/>
          <w:sz w:val="18"/>
          <w:szCs w:val="18"/>
          <w:lang w:eastAsia="ja-JP"/>
        </w:rPr>
        <w:t>。生み出された作成物がしばしば静的</w:t>
      </w:r>
      <w:r w:rsidR="004D31D9">
        <w:rPr>
          <w:rFonts w:ascii="メイリオ" w:eastAsia="メイリオ" w:hAnsi="メイリオ" w:cs="メイリオ" w:hint="eastAsia"/>
          <w:sz w:val="18"/>
          <w:szCs w:val="18"/>
          <w:lang w:eastAsia="ja-JP"/>
        </w:rPr>
        <w:t>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ins w:id="47" w:author="Fukuchi, Hiroyuki (SGMO) [4]" w:date="2017-11-30T15:17:00Z">
        <w:r w:rsidR="0087007B">
          <w:rPr>
            <w:rFonts w:ascii="メイリオ" w:eastAsia="メイリオ" w:hAnsi="メイリオ" w:cs="メイリオ" w:hint="eastAsia"/>
            <w:sz w:val="18"/>
            <w:szCs w:val="18"/>
            <w:lang w:eastAsia="ja-JP"/>
          </w:rPr>
          <w:t>確認</w:t>
        </w:r>
      </w:ins>
      <w:del w:id="48" w:author="Fukuchi, Hiroyuki (SGMO) [4]" w:date="2017-11-30T15:17:00Z">
        <w:r w:rsidR="004D31D9" w:rsidDel="0087007B">
          <w:rPr>
            <w:rFonts w:ascii="メイリオ" w:eastAsia="メイリオ" w:hAnsi="メイリオ" w:cs="メイリオ" w:hint="eastAsia"/>
            <w:sz w:val="18"/>
            <w:szCs w:val="18"/>
            <w:lang w:eastAsia="ja-JP"/>
          </w:rPr>
          <w:delText>検証</w:delText>
        </w:r>
      </w:del>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49" w:name="_Toc492046557"/>
      <w:r w:rsidR="00FA02EB" w:rsidRPr="009E50D2">
        <w:rPr>
          <w:rFonts w:ascii="メイリオ" w:eastAsia="メイリオ" w:hAnsi="メイリオ" w:cs="メイリオ" w:hint="eastAsia"/>
          <w:lang w:eastAsia="ja-JP"/>
        </w:rPr>
        <w:t>オープンソース監査（</w:t>
      </w:r>
      <w:r w:rsidR="004C6B67" w:rsidRPr="002C4D0C">
        <w:t>Open source audits</w:t>
      </w:r>
      <w:bookmarkEnd w:id="49"/>
      <w:r w:rsidR="00FA02EB" w:rsidRPr="009E50D2">
        <w:rPr>
          <w:rFonts w:ascii="メイリオ" w:eastAsia="メイリオ" w:hAnsi="メイリオ" w:cs="メイリオ"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6BA8B319" w:rsidR="00FA02EB" w:rsidRPr="00FA02EB" w:rsidRDefault="00413556"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個々の</w:t>
      </w:r>
      <w:r w:rsidR="00FA02EB">
        <w:rPr>
          <w:rFonts w:ascii="メイリオ" w:eastAsia="メイリオ" w:hAnsi="メイリオ" w:cs="メイリオ" w:hint="eastAsia"/>
          <w:sz w:val="18"/>
          <w:szCs w:val="18"/>
          <w:lang w:eastAsia="ja-JP"/>
        </w:rPr>
        <w:t>M&amp;A</w:t>
      </w:r>
      <w:r>
        <w:rPr>
          <w:rFonts w:ascii="メイリオ" w:eastAsia="メイリオ" w:hAnsi="メイリオ" w:cs="メイリオ" w:hint="eastAsia"/>
          <w:sz w:val="18"/>
          <w:szCs w:val="18"/>
          <w:lang w:eastAsia="ja-JP"/>
        </w:rPr>
        <w:t>取引は</w:t>
      </w:r>
      <w:r w:rsidR="00FA02EB">
        <w:rPr>
          <w:rFonts w:ascii="メイリオ" w:eastAsia="メイリオ" w:hAnsi="メイリオ" w:cs="メイリオ" w:hint="eastAsia"/>
          <w:sz w:val="18"/>
          <w:szCs w:val="18"/>
          <w:lang w:eastAsia="ja-JP"/>
        </w:rPr>
        <w:t>いずれも異なるもので</w:t>
      </w:r>
      <w:r w:rsidR="005C31FC">
        <w:rPr>
          <w:rFonts w:ascii="メイリオ" w:eastAsia="メイリオ" w:hAnsi="メイリオ" w:cs="メイリオ" w:hint="eastAsia"/>
          <w:sz w:val="18"/>
          <w:szCs w:val="18"/>
          <w:lang w:eastAsia="ja-JP"/>
        </w:rPr>
        <w:t>はありま</w:t>
      </w:r>
      <w:r w:rsidR="00FA02EB">
        <w:rPr>
          <w:rFonts w:ascii="メイリオ" w:eastAsia="メイリオ" w:hAnsi="メイリオ" w:cs="メイリオ" w:hint="eastAsia"/>
          <w:sz w:val="18"/>
          <w:szCs w:val="18"/>
          <w:lang w:eastAsia="ja-JP"/>
        </w:rPr>
        <w:t>すが、</w:t>
      </w:r>
      <w:r w:rsidR="00502318">
        <w:rPr>
          <w:rFonts w:ascii="メイリオ" w:eastAsia="メイリオ" w:hAnsi="メイリオ" w:cs="メイリオ" w:hint="eastAsia"/>
          <w:sz w:val="18"/>
          <w:szCs w:val="18"/>
          <w:lang w:eastAsia="ja-JP"/>
        </w:rPr>
        <w:t>オープンソース</w:t>
      </w:r>
      <w:r>
        <w:rPr>
          <w:rFonts w:ascii="メイリオ" w:eastAsia="メイリオ" w:hAnsi="メイリオ" w:cs="メイリオ" w:hint="eastAsia"/>
          <w:sz w:val="18"/>
          <w:szCs w:val="18"/>
          <w:lang w:eastAsia="ja-JP"/>
        </w:rPr>
        <w:t>の義務をも買収によって</w:t>
      </w:r>
      <w:ins w:id="50" w:author="Fukuchi, Hiroyuki (SGMO) [4]" w:date="2017-11-30T15:18:00Z">
        <w:r w:rsidR="0087007B">
          <w:rPr>
            <w:rFonts w:ascii="メイリオ" w:eastAsia="メイリオ" w:hAnsi="メイリオ" w:cs="メイリオ" w:hint="eastAsia"/>
            <w:sz w:val="18"/>
            <w:szCs w:val="18"/>
            <w:lang w:eastAsia="ja-JP"/>
          </w:rPr>
          <w:t>引き受ける</w:t>
        </w:r>
      </w:ins>
      <w:del w:id="51" w:author="Fukuchi, Hiroyuki (SGMO) [4]" w:date="2017-11-30T15:18:00Z">
        <w:r w:rsidDel="0087007B">
          <w:rPr>
            <w:rFonts w:ascii="メイリオ" w:eastAsia="メイリオ" w:hAnsi="メイリオ" w:cs="メイリオ" w:hint="eastAsia"/>
            <w:sz w:val="18"/>
            <w:szCs w:val="18"/>
            <w:lang w:eastAsia="ja-JP"/>
          </w:rPr>
          <w:delText>獲得する</w:delText>
        </w:r>
      </w:del>
      <w:r>
        <w:rPr>
          <w:rFonts w:ascii="メイリオ" w:eastAsia="メイリオ" w:hAnsi="メイリオ" w:cs="メイリオ" w:hint="eastAsia"/>
          <w:sz w:val="18"/>
          <w:szCs w:val="18"/>
          <w:lang w:eastAsia="ja-JP"/>
        </w:rPr>
        <w:t>という点でその</w:t>
      </w:r>
      <w:r w:rsidR="005C31FC">
        <w:rPr>
          <w:rFonts w:ascii="メイリオ" w:eastAsia="メイリオ" w:hAnsi="メイリオ" w:cs="メイリオ" w:hint="eastAsia"/>
          <w:sz w:val="18"/>
          <w:szCs w:val="18"/>
          <w:lang w:eastAsia="ja-JP"/>
        </w:rPr>
        <w:t>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sidRPr="009E50D2">
        <w:rPr>
          <w:rFonts w:ascii="メイリオ" w:eastAsia="メイリオ" w:hAnsi="メイリオ" w:cs="メイリオ" w:hint="eastAsia"/>
          <w:lang w:eastAsia="ja-JP"/>
        </w:rPr>
        <w:t>なぜオープンソース監査を行うのか？（</w:t>
      </w:r>
      <w:r w:rsidRPr="002C4D0C">
        <w:t>Why conduct an open source audit?</w:t>
      </w:r>
      <w:r w:rsidR="00CB0023" w:rsidRPr="009E50D2">
        <w:rPr>
          <w:rFonts w:ascii="メイリオ" w:eastAsia="メイリオ" w:hAnsi="メイリオ" w:cs="メイリオ"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5F7DEBF6"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w:t>
      </w:r>
      <w:r w:rsidR="00502318">
        <w:rPr>
          <w:rFonts w:ascii="メイリオ" w:eastAsia="メイリオ" w:hAnsi="メイリオ" w:cs="メイリオ" w:hint="eastAsia"/>
          <w:sz w:val="18"/>
          <w:szCs w:val="18"/>
          <w:lang w:eastAsia="ja-JP"/>
        </w:rPr>
        <w:t>の再頒布方法に</w:t>
      </w:r>
      <w:r w:rsidRPr="00224A23">
        <w:rPr>
          <w:rFonts w:ascii="メイリオ" w:eastAsia="メイリオ" w:hAnsi="メイリオ" w:cs="メイリオ" w:hint="eastAsia"/>
          <w:sz w:val="18"/>
          <w:szCs w:val="18"/>
          <w:lang w:eastAsia="ja-JP"/>
        </w:rPr>
        <w:t>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w:t>
      </w:r>
      <w:r w:rsidR="00502318">
        <w:rPr>
          <w:rFonts w:ascii="メイリオ" w:eastAsia="メイリオ" w:hAnsi="メイリオ" w:cs="メイリオ" w:hint="eastAsia"/>
          <w:sz w:val="18"/>
          <w:szCs w:val="18"/>
          <w:lang w:eastAsia="ja-JP"/>
        </w:rPr>
        <w:t>が</w:t>
      </w:r>
      <w:r w:rsidR="00332ECA">
        <w:rPr>
          <w:rFonts w:ascii="メイリオ" w:eastAsia="メイリオ" w:hAnsi="メイリオ" w:cs="メイリオ" w:hint="eastAsia"/>
          <w:sz w:val="18"/>
          <w:szCs w:val="18"/>
          <w:lang w:eastAsia="ja-JP"/>
        </w:rPr>
        <w:t>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2C3D41E1"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w:t>
      </w:r>
      <w:r w:rsidR="00152FE5">
        <w:rPr>
          <w:rFonts w:ascii="メイリオ" w:eastAsia="メイリオ" w:hAnsi="メイリオ" w:cs="メイリオ" w:hint="eastAsia"/>
          <w:sz w:val="18"/>
          <w:lang w:eastAsia="ja-JP"/>
        </w:rPr>
        <w:t>合物を公開させるものがあります。その他にもドキュメント内で</w:t>
      </w:r>
      <w:r>
        <w:rPr>
          <w:rFonts w:ascii="メイリオ" w:eastAsia="メイリオ" w:hAnsi="メイリオ" w:cs="メイリオ" w:hint="eastAsia"/>
          <w:sz w:val="18"/>
          <w:lang w:eastAsia="ja-JP"/>
        </w:rPr>
        <w:t>の通知、告知などを</w:t>
      </w:r>
      <w:r w:rsidR="00152FE5">
        <w:rPr>
          <w:rFonts w:ascii="メイリオ" w:eastAsia="メイリオ" w:hAnsi="メイリオ" w:cs="メイリオ" w:hint="eastAsia"/>
          <w:sz w:val="18"/>
          <w:lang w:eastAsia="ja-JP"/>
        </w:rPr>
        <w:t>求めたり、製品の販売促進のやり方に制約を課したりものもあります</w:t>
      </w:r>
    </w:p>
    <w:p w14:paraId="0FF6CDC9" w14:textId="227552C8"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lastRenderedPageBreak/>
        <w:t>オープンソース ライセンスの義務の不履行が</w:t>
      </w:r>
      <w:r w:rsidR="00152FE5">
        <w:rPr>
          <w:rFonts w:ascii="メイリオ" w:eastAsia="メイリオ" w:hAnsi="メイリオ" w:cs="メイリオ" w:hint="eastAsia"/>
          <w:sz w:val="18"/>
          <w:szCs w:val="18"/>
          <w:lang w:eastAsia="ja-JP"/>
        </w:rPr>
        <w:t>、訴訟、費用のかさむ再設計、製品</w:t>
      </w:r>
      <w:r w:rsidRPr="00332ECA">
        <w:rPr>
          <w:rFonts w:ascii="メイリオ" w:eastAsia="メイリオ" w:hAnsi="メイリオ" w:cs="メイリオ" w:hint="eastAsia"/>
          <w:sz w:val="18"/>
          <w:szCs w:val="18"/>
          <w:lang w:eastAsia="ja-JP"/>
        </w:rPr>
        <w:t>リコール</w:t>
      </w:r>
      <w:r>
        <w:rPr>
          <w:rFonts w:ascii="メイリオ" w:eastAsia="メイリオ" w:hAnsi="メイリオ" w:cs="メイリオ" w:hint="eastAsia"/>
          <w:sz w:val="18"/>
          <w:szCs w:val="18"/>
          <w:lang w:eastAsia="ja-JP"/>
        </w:rPr>
        <w:t>や</w:t>
      </w:r>
      <w:ins w:id="52" w:author="Fukuchi, Hiroyuki (SGMO) [4]" w:date="2017-11-30T15:18:00Z">
        <w:r w:rsidR="0087007B">
          <w:rPr>
            <w:rFonts w:ascii="メイリオ" w:eastAsia="メイリオ" w:hAnsi="メイリオ" w:cs="メイリオ" w:hint="eastAsia"/>
            <w:sz w:val="18"/>
            <w:szCs w:val="18"/>
            <w:lang w:eastAsia="ja-JP"/>
          </w:rPr>
          <w:t>悪評</w:t>
        </w:r>
      </w:ins>
      <w:commentRangeStart w:id="53"/>
      <w:del w:id="54" w:author="Fukuchi, Hiroyuki (SGMO) [4]" w:date="2017-11-30T15:18:00Z">
        <w:r w:rsidR="00152FE5" w:rsidDel="0087007B">
          <w:rPr>
            <w:rFonts w:ascii="メイリオ" w:eastAsia="メイリオ" w:hAnsi="メイリオ" w:cs="メイリオ" w:hint="eastAsia"/>
            <w:sz w:val="18"/>
            <w:szCs w:val="18"/>
            <w:lang w:eastAsia="ja-JP"/>
          </w:rPr>
          <w:delText>風評被害</w:delText>
        </w:r>
      </w:del>
      <w:commentRangeEnd w:id="53"/>
      <w:r w:rsidR="0087007B">
        <w:rPr>
          <w:rStyle w:val="af5"/>
          <w:rFonts w:asciiTheme="minorHAnsi" w:eastAsia="ＭＳ 明朝" w:hAnsiTheme="minorHAnsi"/>
          <w:color w:val="7F7F7F" w:themeColor="text1" w:themeTint="80"/>
          <w:lang w:eastAsia="ja-JP"/>
        </w:rPr>
        <w:commentReference w:id="53"/>
      </w:r>
      <w:r>
        <w:rPr>
          <w:rFonts w:ascii="メイリオ" w:eastAsia="メイリオ" w:hAnsi="メイリオ" w:cs="メイリオ" w:hint="eastAsia"/>
          <w:sz w:val="18"/>
          <w:szCs w:val="18"/>
          <w:lang w:eastAsia="ja-JP"/>
        </w:rPr>
        <w:t>といったこと</w:t>
      </w:r>
      <w:r w:rsidR="00152FE5">
        <w:rPr>
          <w:rFonts w:ascii="メイリオ" w:eastAsia="メイリオ" w:hAnsi="メイリオ" w:cs="メイリオ" w:hint="eastAsia"/>
          <w:sz w:val="18"/>
          <w:szCs w:val="18"/>
          <w:lang w:eastAsia="ja-JP"/>
        </w:rPr>
        <w:t>につながる可能性も</w:t>
      </w:r>
      <w:r w:rsidRPr="00332ECA">
        <w:rPr>
          <w:rFonts w:ascii="メイリオ" w:eastAsia="メイリオ" w:hAnsi="メイリオ" w:cs="メイリオ" w:hint="eastAsia"/>
          <w:sz w:val="18"/>
          <w:szCs w:val="18"/>
          <w:lang w:eastAsia="ja-JP"/>
        </w:rPr>
        <w:t>あります</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sidRPr="009E50D2">
        <w:rPr>
          <w:rFonts w:ascii="メイリオ" w:eastAsia="メイリオ" w:hAnsi="メイリオ" w:cs="メイリオ" w:hint="eastAsia"/>
          <w:lang w:eastAsia="ja-JP"/>
        </w:rPr>
        <w:t>オープンソース監査を委託すべきか？（</w:t>
      </w:r>
      <w:r w:rsidRPr="002C4D0C">
        <w:t>Should you commission an open source audit?</w:t>
      </w:r>
      <w:r w:rsidR="00332ECA" w:rsidRPr="009E50D2">
        <w:rPr>
          <w:rFonts w:ascii="メイリオ" w:eastAsia="メイリオ" w:hAnsi="メイリオ" w:cs="メイリオ"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53F6DD5A"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w:t>
      </w:r>
      <w:ins w:id="55" w:author="Fukuchi, Hiroyuki" w:date="2017-11-30T15:21:00Z">
        <w:r w:rsidR="0087007B">
          <w:rPr>
            <w:rFonts w:ascii="メイリオ" w:eastAsia="メイリオ" w:hAnsi="メイリオ" w:cs="メイリオ" w:hint="eastAsia"/>
            <w:sz w:val="18"/>
            <w:szCs w:val="18"/>
            <w:lang w:eastAsia="ja-JP"/>
          </w:rPr>
          <w:t>一覧</w:t>
        </w:r>
      </w:ins>
      <w:del w:id="56" w:author="Fukuchi, Hiroyuki" w:date="2017-11-30T15:21:00Z">
        <w:r w:rsidR="00795409" w:rsidDel="0087007B">
          <w:rPr>
            <w:rFonts w:ascii="メイリオ" w:eastAsia="メイリオ" w:hAnsi="メイリオ" w:cs="メイリオ" w:hint="eastAsia"/>
            <w:sz w:val="18"/>
            <w:szCs w:val="18"/>
            <w:lang w:eastAsia="ja-JP"/>
          </w:rPr>
          <w:delText>部品</w:delText>
        </w:r>
      </w:del>
      <w:r w:rsidR="00795409">
        <w:rPr>
          <w:rFonts w:ascii="メイリオ" w:eastAsia="メイリオ" w:hAnsi="メイリオ" w:cs="メイリオ" w:hint="eastAsia"/>
          <w:sz w:val="18"/>
          <w:szCs w:val="18"/>
          <w:lang w:eastAsia="ja-JP"/>
        </w:rPr>
        <w:t>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w:t>
      </w:r>
      <w:r w:rsidR="00DE3ADE">
        <w:rPr>
          <w:rFonts w:ascii="メイリオ" w:eastAsia="メイリオ" w:hAnsi="メイリオ" w:cs="メイリオ" w:hint="eastAsia"/>
          <w:sz w:val="18"/>
          <w:szCs w:val="18"/>
          <w:lang w:eastAsia="ja-JP"/>
        </w:rPr>
        <w:t>）をレビュー</w:t>
      </w:r>
      <w:ins w:id="57" w:author="Fukuchi, Hiroyuki" w:date="2017-11-30T15:20:00Z">
        <w:r w:rsidR="0087007B">
          <w:rPr>
            <w:rFonts w:ascii="メイリオ" w:eastAsia="メイリオ" w:hAnsi="メイリオ" w:cs="メイリオ" w:hint="eastAsia"/>
            <w:sz w:val="18"/>
            <w:szCs w:val="18"/>
            <w:lang w:eastAsia="ja-JP"/>
          </w:rPr>
          <w:t>し</w:t>
        </w:r>
      </w:ins>
      <w:del w:id="58" w:author="Fukuchi, Hiroyuki" w:date="2017-11-30T15:20:00Z">
        <w:r w:rsidR="00DE3ADE" w:rsidDel="0087007B">
          <w:rPr>
            <w:rFonts w:ascii="メイリオ" w:eastAsia="メイリオ" w:hAnsi="メイリオ" w:cs="メイリオ" w:hint="eastAsia"/>
            <w:sz w:val="18"/>
            <w:szCs w:val="18"/>
            <w:lang w:eastAsia="ja-JP"/>
          </w:rPr>
          <w:delText>するだけの対応を好む企業もあ</w:delText>
        </w:r>
      </w:del>
      <w:del w:id="59" w:author="Fukuchi, Hiroyuki" w:date="2017-11-30T15:19:00Z">
        <w:r w:rsidR="00795409" w:rsidDel="0087007B">
          <w:rPr>
            <w:rFonts w:ascii="メイリオ" w:eastAsia="メイリオ" w:hAnsi="メイリオ" w:cs="メイリオ" w:hint="eastAsia"/>
            <w:sz w:val="18"/>
            <w:szCs w:val="18"/>
            <w:lang w:eastAsia="ja-JP"/>
          </w:rPr>
          <w:delText>れば</w:delText>
        </w:r>
      </w:del>
      <w:r w:rsidR="00795409">
        <w:rPr>
          <w:rFonts w:ascii="メイリオ" w:eastAsia="メイリオ" w:hAnsi="メイリオ" w:cs="メイリオ" w:hint="eastAsia"/>
          <w:sz w:val="18"/>
          <w:szCs w:val="18"/>
          <w:lang w:eastAsia="ja-JP"/>
        </w:rPr>
        <w:t>、エンジアリング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w:t>
      </w:r>
      <w:ins w:id="60" w:author="Fukuchi, Hiroyuki" w:date="2017-11-30T15:20:00Z">
        <w:r w:rsidR="0087007B">
          <w:rPr>
            <w:rFonts w:ascii="メイリオ" w:eastAsia="メイリオ" w:hAnsi="メイリオ" w:cs="メイリオ" w:hint="eastAsia"/>
            <w:sz w:val="18"/>
            <w:szCs w:val="18"/>
            <w:lang w:eastAsia="ja-JP"/>
          </w:rPr>
          <w:t>だけの</w:t>
        </w:r>
      </w:ins>
      <w:r w:rsidR="009A7D8B">
        <w:rPr>
          <w:rFonts w:ascii="メイリオ" w:eastAsia="メイリオ" w:hAnsi="メイリオ" w:cs="メイリオ" w:hint="eastAsia"/>
          <w:sz w:val="18"/>
          <w:szCs w:val="18"/>
          <w:lang w:eastAsia="ja-JP"/>
        </w:rPr>
        <w:t>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121BAB">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w:t>
      </w:r>
      <w:r w:rsidR="00DE3ADE">
        <w:rPr>
          <w:rFonts w:ascii="メイリオ" w:eastAsia="メイリオ" w:hAnsi="メイリオ" w:cs="メイリオ" w:hint="eastAsia"/>
          <w:sz w:val="18"/>
          <w:szCs w:val="18"/>
          <w:lang w:eastAsia="ja-JP"/>
        </w:rPr>
        <w:t>ことを</w:t>
      </w:r>
      <w:r w:rsidR="00044D12">
        <w:rPr>
          <w:rFonts w:ascii="メイリオ" w:eastAsia="メイリオ" w:hAnsi="メイリオ" w:cs="メイリオ" w:hint="eastAsia"/>
          <w:sz w:val="18"/>
          <w:szCs w:val="18"/>
          <w:lang w:eastAsia="ja-JP"/>
        </w:rPr>
        <w:t>助け</w:t>
      </w:r>
      <w:r w:rsidR="00DE3ADE">
        <w:rPr>
          <w:rFonts w:ascii="メイリオ" w:eastAsia="メイリオ" w:hAnsi="メイリオ" w:cs="メイリオ" w:hint="eastAsia"/>
          <w:sz w:val="18"/>
          <w:szCs w:val="18"/>
          <w:lang w:eastAsia="ja-JP"/>
        </w:rPr>
        <w:t>てくれるのです。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sidRPr="009E50D2">
        <w:rPr>
          <w:rFonts w:ascii="メイリオ" w:eastAsia="メイリオ" w:hAnsi="メイリオ" w:cs="メイリオ" w:hint="eastAsia"/>
          <w:lang w:eastAsia="ja-JP"/>
        </w:rPr>
        <w:t>インプットとアウトプット（</w:t>
      </w:r>
      <w:r w:rsidRPr="002C4D0C">
        <w:rPr>
          <w:lang w:eastAsia="ja-JP"/>
        </w:rPr>
        <w:t>Inputs and outputs</w:t>
      </w:r>
      <w:r w:rsidR="004666F8" w:rsidRPr="009E50D2">
        <w:rPr>
          <w:rFonts w:ascii="メイリオ" w:eastAsia="メイリオ" w:hAnsi="メイリオ" w:cs="メイリオ" w:hint="eastAsia"/>
          <w:lang w:eastAsia="ja-JP"/>
        </w:rPr>
        <w:t>）</w:t>
      </w:r>
    </w:p>
    <w:p w14:paraId="0E2EFC2A" w14:textId="4C30034E" w:rsidR="00597D3F" w:rsidRPr="002C4D0C" w:rsidRDefault="00D437A0" w:rsidP="000B59EF">
      <w:pPr>
        <w:pStyle w:val="bodyIbrahim1"/>
      </w:pPr>
      <w:r w:rsidRPr="002C4D0C">
        <w:rPr>
          <w:rStyle w:val="ListLabel10"/>
        </w:rPr>
        <w:t xml:space="preserve">The audit process </w:t>
      </w:r>
      <w:r>
        <w:rPr>
          <w:rStyle w:val="ListLabel10"/>
        </w:rPr>
        <w:t>has one primary input and one primary output (Fig</w:t>
      </w:r>
      <w:r w:rsidR="00121BAB">
        <w:rPr>
          <w:rStyle w:val="ListLabel10"/>
        </w:rPr>
        <w:t xml:space="preserve">ure </w:t>
      </w:r>
      <w:r w:rsidR="00121BAB">
        <w:rPr>
          <w:rStyle w:val="ListLabel10"/>
          <w:rFonts w:eastAsia="ＭＳ Ｐゴシック" w:hint="eastAsia"/>
          <w:lang w:eastAsia="ja-JP"/>
        </w:rPr>
        <w:t>4</w:t>
      </w:r>
      <w:r>
        <w:rPr>
          <w:rStyle w:val="ListLabel10"/>
        </w:rPr>
        <w:t xml:space="preserve">).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1C01B4F5" w14:textId="347F9789" w:rsidR="008A3837" w:rsidRDefault="008A3837" w:rsidP="008A3837">
      <w:pPr>
        <w:pStyle w:val="Figure1"/>
      </w:pPr>
      <w:r w:rsidRPr="00C22DFC">
        <w:rPr>
          <w:noProof/>
        </w:rPr>
        <w:drawing>
          <wp:inline distT="0" distB="0" distL="0" distR="0" wp14:anchorId="1DE53B1D" wp14:editId="7ED99F42">
            <wp:extent cx="6099120" cy="1913730"/>
            <wp:effectExtent l="0" t="0" r="0" b="0"/>
            <wp:docPr id="3" name="図 3" descr="F:\WINXP\capture7\2017-11-29 08_16_00-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INXP\capture7\2017-11-29 08_16_00-Figures_M&amp;A_paper_JP_rev.pptx -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20" cy="1913730"/>
                    </a:xfrm>
                    <a:prstGeom prst="rect">
                      <a:avLst/>
                    </a:prstGeom>
                    <a:noFill/>
                    <a:ln>
                      <a:noFill/>
                    </a:ln>
                  </pic:spPr>
                </pic:pic>
              </a:graphicData>
            </a:graphic>
          </wp:inline>
        </w:drawing>
      </w:r>
    </w:p>
    <w:p w14:paraId="7DBF9139" w14:textId="05F0DA93" w:rsidR="008A3837" w:rsidRDefault="008A3837" w:rsidP="008A3837">
      <w:pPr>
        <w:pStyle w:val="FigureCaption"/>
      </w:pPr>
      <w:r w:rsidRPr="008A3837">
        <w:t>Figure 4: Primary input and output of the audit process</w:t>
      </w:r>
    </w:p>
    <w:p w14:paraId="4F909CA8" w14:textId="76D72AD4"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監査プロセスでは主となるインプットが一つ、主となるアウトプット一つあります（図</w:t>
      </w:r>
      <w:r w:rsidR="008A3837">
        <w:rPr>
          <w:rFonts w:ascii="メイリオ" w:eastAsia="メイリオ" w:hAnsi="メイリオ" w:cs="メイリオ"/>
          <w:sz w:val="18"/>
          <w:szCs w:val="18"/>
          <w:lang w:eastAsia="ja-JP"/>
        </w:rPr>
        <w:t>4</w:t>
      </w:r>
      <w:r w:rsidR="008A3837">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sidR="00015561">
        <w:rPr>
          <w:rFonts w:ascii="メイリオ" w:eastAsia="メイリオ" w:hAnsi="メイリオ" w:cs="メイリオ" w:hint="eastAsia"/>
          <w:sz w:val="18"/>
          <w:szCs w:val="18"/>
          <w:lang w:eastAsia="ja-JP"/>
        </w:rPr>
        <w:t>に</w:t>
      </w:r>
      <w:ins w:id="61" w:author="Fukuchi, Hiroyuki" w:date="2017-11-30T15:22:00Z">
        <w:r w:rsidR="0087007B">
          <w:rPr>
            <w:rFonts w:ascii="メイリオ" w:eastAsia="メイリオ" w:hAnsi="メイリオ" w:cs="メイリオ" w:hint="eastAsia"/>
            <w:sz w:val="18"/>
            <w:szCs w:val="18"/>
            <w:lang w:eastAsia="ja-JP"/>
          </w:rPr>
          <w:t>関係する</w:t>
        </w:r>
      </w:ins>
      <w:del w:id="62" w:author="Fukuchi, Hiroyuki" w:date="2017-11-30T15:22:00Z">
        <w:r w:rsidR="00015561" w:rsidDel="0087007B">
          <w:rPr>
            <w:rFonts w:ascii="メイリオ" w:eastAsia="メイリオ" w:hAnsi="メイリオ" w:cs="メイリオ" w:hint="eastAsia"/>
            <w:sz w:val="18"/>
            <w:szCs w:val="18"/>
            <w:lang w:eastAsia="ja-JP"/>
          </w:rPr>
          <w:delText>さらされる</w:delText>
        </w:r>
      </w:del>
      <w:r>
        <w:rPr>
          <w:rFonts w:ascii="メイリオ" w:eastAsia="メイリオ" w:hAnsi="メイリオ" w:cs="メイリオ" w:hint="eastAsia"/>
          <w:sz w:val="18"/>
          <w:szCs w:val="18"/>
          <w:lang w:eastAsia="ja-JP"/>
        </w:rPr>
        <w:t>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015561">
        <w:rPr>
          <w:rFonts w:ascii="メイリオ" w:eastAsia="メイリオ" w:hAnsi="メイリオ" w:cs="メイリオ" w:hint="eastAsia"/>
          <w:sz w:val="18"/>
          <w:szCs w:val="18"/>
          <w:lang w:eastAsia="ja-JP"/>
        </w:rPr>
        <w:t>全体</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w:t>
      </w:r>
      <w:ins w:id="63" w:author="Fukuchi, Hiroyuki" w:date="2017-11-30T15:22:00Z">
        <w:r w:rsidR="0087007B">
          <w:rPr>
            <w:rFonts w:ascii="メイリオ" w:eastAsia="メイリオ" w:hAnsi="メイリオ" w:cs="メイリオ" w:hint="eastAsia"/>
            <w:sz w:val="18"/>
            <w:szCs w:val="18"/>
            <w:lang w:eastAsia="ja-JP"/>
          </w:rPr>
          <w:t>出力</w:t>
        </w:r>
      </w:ins>
      <w:del w:id="64" w:author="Fukuchi, Hiroyuki" w:date="2017-11-30T15:22:00Z">
        <w:r w:rsidR="00DC1F76" w:rsidDel="0087007B">
          <w:rPr>
            <w:rFonts w:ascii="メイリオ" w:eastAsia="メイリオ" w:hAnsi="メイリオ" w:cs="メイリオ" w:hint="eastAsia"/>
            <w:sz w:val="18"/>
            <w:szCs w:val="18"/>
            <w:lang w:eastAsia="ja-JP"/>
          </w:rPr>
          <w:delText>反対</w:delText>
        </w:r>
      </w:del>
      <w:r w:rsidR="00DC1F76">
        <w:rPr>
          <w:rFonts w:ascii="メイリオ" w:eastAsia="メイリオ" w:hAnsi="メイリオ" w:cs="メイリオ" w:hint="eastAsia"/>
          <w:sz w:val="18"/>
          <w:szCs w:val="18"/>
          <w:lang w:eastAsia="ja-JP"/>
        </w:rPr>
        <w:t>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lastRenderedPageBreak/>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183BE169" w:rsidR="007F350C" w:rsidRPr="007F350C" w:rsidRDefault="007F350C" w:rsidP="007F350C">
      <w:pPr>
        <w:pStyle w:val="FigureCaption"/>
        <w:rPr>
          <w:rFonts w:ascii="メイリオ" w:eastAsia="メイリオ" w:hAnsi="メイリオ" w:cs="メイリオ"/>
          <w:sz w:val="16"/>
        </w:rPr>
      </w:pPr>
      <w:r w:rsidRPr="007F350C">
        <w:rPr>
          <w:rFonts w:ascii="メイリオ" w:eastAsia="メイリオ" w:hAnsi="メイリオ" w:cs="メイリオ" w:hint="eastAsia"/>
          <w:sz w:val="16"/>
        </w:rPr>
        <w:t>図</w:t>
      </w:r>
      <w:r w:rsidR="008A3837">
        <w:rPr>
          <w:rFonts w:ascii="メイリオ" w:eastAsia="メイリオ" w:hAnsi="メイリオ" w:cs="メイリオ"/>
          <w:sz w:val="16"/>
        </w:rPr>
        <w:t>4</w:t>
      </w:r>
      <w:r w:rsidR="008A3837">
        <w:rPr>
          <w:rFonts w:ascii="メイリオ" w:eastAsia="メイリオ" w:hAnsi="メイリオ" w:cs="メイリオ" w:hint="eastAsia"/>
          <w:sz w:val="16"/>
        </w:rPr>
        <w:t>：監査プロセスにおいて主となるインプット、アウトプット</w:t>
      </w:r>
    </w:p>
    <w:p w14:paraId="74E85FB8" w14:textId="2DB45075" w:rsidR="007669CB" w:rsidRPr="002C4D0C" w:rsidRDefault="008B1862" w:rsidP="004A494D">
      <w:pPr>
        <w:pStyle w:val="HeadingIbrahim1"/>
      </w:pPr>
      <w:bookmarkStart w:id="65" w:name="_Toc488161383"/>
      <w:bookmarkStart w:id="66" w:name="_Toc488161454"/>
      <w:bookmarkStart w:id="67" w:name="_Toc488161524"/>
      <w:bookmarkStart w:id="68" w:name="_Toc488161948"/>
      <w:bookmarkStart w:id="69" w:name="_Toc488162013"/>
      <w:bookmarkStart w:id="70" w:name="_Toc488162079"/>
      <w:bookmarkStart w:id="71" w:name="_Toc488316252"/>
      <w:bookmarkStart w:id="72" w:name="_Toc492046578"/>
      <w:bookmarkStart w:id="73" w:name="_Toc492046558"/>
      <w:bookmarkEnd w:id="65"/>
      <w:bookmarkEnd w:id="66"/>
      <w:bookmarkEnd w:id="67"/>
      <w:bookmarkEnd w:id="68"/>
      <w:bookmarkEnd w:id="69"/>
      <w:bookmarkEnd w:id="70"/>
      <w:bookmarkEnd w:id="71"/>
      <w:bookmarkEnd w:id="72"/>
      <w:bookmarkEnd w:id="73"/>
      <w:r w:rsidRPr="0071780D">
        <w:rPr>
          <w:rFonts w:cs="ProximaNova-Regular"/>
          <w:szCs w:val="36"/>
        </w:rPr>
        <w:t>4.</w:t>
      </w:r>
      <w:r w:rsidRPr="002C4D0C">
        <w:rPr>
          <w:rFonts w:cs="ProximaNova-Regular"/>
          <w:sz w:val="32"/>
          <w:szCs w:val="36"/>
        </w:rPr>
        <w:t xml:space="preserve"> </w:t>
      </w:r>
      <w:bookmarkStart w:id="74" w:name="_Toc488161384"/>
      <w:bookmarkStart w:id="75" w:name="_Toc488161455"/>
      <w:bookmarkStart w:id="76" w:name="_Toc488161525"/>
      <w:bookmarkStart w:id="77" w:name="_Toc488161949"/>
      <w:bookmarkStart w:id="78" w:name="_Toc488162014"/>
      <w:bookmarkStart w:id="79" w:name="_Toc488162080"/>
      <w:bookmarkStart w:id="80" w:name="_Toc488316253"/>
      <w:bookmarkStart w:id="81" w:name="_Toc492046579"/>
      <w:bookmarkStart w:id="82" w:name="_Toc492046559"/>
      <w:bookmarkStart w:id="83" w:name="_Toc492046560"/>
      <w:bookmarkEnd w:id="74"/>
      <w:bookmarkEnd w:id="75"/>
      <w:bookmarkEnd w:id="76"/>
      <w:bookmarkEnd w:id="77"/>
      <w:bookmarkEnd w:id="78"/>
      <w:bookmarkEnd w:id="79"/>
      <w:bookmarkEnd w:id="80"/>
      <w:bookmarkEnd w:id="81"/>
      <w:bookmarkEnd w:id="82"/>
      <w:r w:rsidR="003F12FC" w:rsidRPr="009E50D2">
        <w:rPr>
          <w:rFonts w:ascii="メイリオ" w:eastAsia="メイリオ" w:hAnsi="メイリオ" w:cs="メイリオ" w:hint="eastAsia"/>
          <w:sz w:val="32"/>
          <w:szCs w:val="36"/>
          <w:lang w:eastAsia="ja-JP"/>
        </w:rPr>
        <w:t>監査業務のスコープを評価する（</w:t>
      </w:r>
      <w:r w:rsidR="003F12FC" w:rsidRPr="002C4D0C">
        <w:t>Assessing the scope of an audit job</w:t>
      </w:r>
      <w:bookmarkEnd w:id="83"/>
      <w:r w:rsidR="003F12FC" w:rsidRPr="009E50D2">
        <w:rPr>
          <w:rFonts w:ascii="メイリオ" w:eastAsia="メイリオ" w:hAnsi="メイリオ" w:cs="メイリオ"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62C1E36B"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9964B0">
        <w:rPr>
          <w:rFonts w:ascii="メイリオ" w:eastAsia="メイリオ" w:hAnsi="メイリオ" w:cs="メイリオ" w:hint="eastAsia"/>
          <w:sz w:val="18"/>
          <w:szCs w:val="18"/>
          <w:lang w:eastAsia="ja-JP"/>
        </w:rPr>
        <w:t>を知ることはとき</w:t>
      </w:r>
      <w:r w:rsidR="00A53A30" w:rsidRPr="00A53A30">
        <w:rPr>
          <w:rFonts w:ascii="メイリオ" w:eastAsia="メイリオ" w:hAnsi="メイリオ" w:cs="メイリオ" w:hint="eastAsia"/>
          <w:sz w:val="18"/>
          <w:szCs w:val="18"/>
          <w:lang w:eastAsia="ja-JP"/>
        </w:rPr>
        <w:t>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w:t>
      </w:r>
      <w:r w:rsidR="007669CB" w:rsidRPr="002C4D0C">
        <w:lastRenderedPageBreak/>
        <w:t xml:space="preserve">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740C45B4" w:rsidR="00A53A30" w:rsidRPr="00A53A30" w:rsidRDefault="009964B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w:t>
      </w:r>
      <w:ins w:id="84" w:author="Fukuchi, Hiroyuki" w:date="2017-11-30T15:23:00Z">
        <w:r w:rsidR="0087007B">
          <w:rPr>
            <w:rFonts w:ascii="メイリオ" w:eastAsia="メイリオ" w:hAnsi="メイリオ" w:cs="メイリオ" w:hint="eastAsia"/>
            <w:sz w:val="18"/>
            <w:szCs w:val="18"/>
            <w:lang w:eastAsia="ja-JP"/>
          </w:rPr>
          <w:t>費用</w:t>
        </w:r>
      </w:ins>
      <w:del w:id="85" w:author="Fukuchi, Hiroyuki" w:date="2017-11-30T15:23:00Z">
        <w:r w:rsidDel="0087007B">
          <w:rPr>
            <w:rFonts w:ascii="メイリオ" w:eastAsia="メイリオ" w:hAnsi="メイリオ" w:cs="メイリオ" w:hint="eastAsia"/>
            <w:sz w:val="18"/>
            <w:szCs w:val="18"/>
            <w:lang w:eastAsia="ja-JP"/>
          </w:rPr>
          <w:delText>価格</w:delText>
        </w:r>
      </w:del>
      <w:r>
        <w:rPr>
          <w:rFonts w:ascii="メイリオ" w:eastAsia="メイリオ" w:hAnsi="メイリオ" w:cs="メイリオ" w:hint="eastAsia"/>
          <w:sz w:val="18"/>
          <w:szCs w:val="18"/>
          <w:lang w:eastAsia="ja-JP"/>
        </w:rPr>
        <w:t>の議論が</w:t>
      </w:r>
      <w:r w:rsidR="00A53A30">
        <w:rPr>
          <w:rFonts w:ascii="メイリオ" w:eastAsia="メイリオ" w:hAnsi="メイリオ" w:cs="メイリオ" w:hint="eastAsia"/>
          <w:sz w:val="18"/>
          <w:szCs w:val="18"/>
          <w:lang w:eastAsia="ja-JP"/>
        </w:rPr>
        <w:t>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Pr>
          <w:rFonts w:ascii="メイリオ" w:eastAsia="メイリオ" w:hAnsi="メイリオ" w:cs="メイリオ" w:hint="eastAsia"/>
          <w:sz w:val="18"/>
          <w:szCs w:val="18"/>
          <w:lang w:eastAsia="ja-JP"/>
        </w:rPr>
        <w:t>）を理解する上で十分な情報が得られれば</w:t>
      </w:r>
      <w:r w:rsidR="00CA3C6E">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彼らは</w:t>
      </w:r>
      <w:r w:rsidR="00CA3C6E">
        <w:rPr>
          <w:rFonts w:ascii="メイリオ" w:eastAsia="メイリオ" w:hAnsi="メイリオ" w:cs="メイリオ" w:hint="eastAsia"/>
          <w:sz w:val="18"/>
          <w:szCs w:val="18"/>
          <w:lang w:eastAsia="ja-JP"/>
        </w:rPr>
        <w:t>緊急性の理解</w:t>
      </w:r>
      <w:ins w:id="86" w:author="Fukuchi, Hiroyuki" w:date="2017-11-30T15:24:00Z">
        <w:r w:rsidR="0087007B">
          <w:rPr>
            <w:rFonts w:ascii="メイリオ" w:eastAsia="メイリオ" w:hAnsi="メイリオ" w:cs="メイリオ" w:hint="eastAsia"/>
            <w:sz w:val="18"/>
            <w:szCs w:val="18"/>
            <w:lang w:eastAsia="ja-JP"/>
          </w:rPr>
          <w:t>を</w:t>
        </w:r>
      </w:ins>
      <w:del w:id="87" w:author="Fukuchi, Hiroyuki" w:date="2017-11-30T15:24:00Z">
        <w:r w:rsidDel="0087007B">
          <w:rPr>
            <w:rFonts w:ascii="メイリオ" w:eastAsia="メイリオ" w:hAnsi="メイリオ" w:cs="メイリオ" w:hint="eastAsia"/>
            <w:sz w:val="18"/>
            <w:szCs w:val="18"/>
            <w:lang w:eastAsia="ja-JP"/>
          </w:rPr>
          <w:delText>も</w:delText>
        </w:r>
      </w:del>
      <w:r>
        <w:rPr>
          <w:rFonts w:ascii="メイリオ" w:eastAsia="メイリオ" w:hAnsi="メイリオ" w:cs="メイリオ" w:hint="eastAsia"/>
          <w:sz w:val="18"/>
          <w:szCs w:val="18"/>
          <w:lang w:eastAsia="ja-JP"/>
        </w:rPr>
        <w:t>必要とするでしょう。そ</w:t>
      </w:r>
      <w:r w:rsidR="00CA3C6E">
        <w:rPr>
          <w:rFonts w:ascii="メイリオ" w:eastAsia="メイリオ" w:hAnsi="メイリオ" w:cs="メイリオ" w:hint="eastAsia"/>
          <w:sz w:val="18"/>
          <w:szCs w:val="18"/>
          <w:lang w:eastAsia="ja-JP"/>
        </w:rPr>
        <w:t>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88" w:name="_Toc488161386"/>
      <w:bookmarkStart w:id="89" w:name="_Toc488161457"/>
      <w:bookmarkStart w:id="90" w:name="_Toc488161527"/>
      <w:bookmarkStart w:id="91" w:name="_Toc488161951"/>
      <w:bookmarkStart w:id="92" w:name="_Toc488162016"/>
      <w:bookmarkStart w:id="93" w:name="_Toc488162082"/>
      <w:bookmarkStart w:id="94" w:name="_Toc488316255"/>
      <w:bookmarkStart w:id="95" w:name="_Toc492046581"/>
      <w:bookmarkStart w:id="96" w:name="_Toc488161387"/>
      <w:bookmarkStart w:id="97" w:name="_Toc488161458"/>
      <w:bookmarkStart w:id="98" w:name="_Toc488161528"/>
      <w:bookmarkStart w:id="99" w:name="_Toc488161952"/>
      <w:bookmarkStart w:id="100" w:name="_Toc488162017"/>
      <w:bookmarkStart w:id="101" w:name="_Toc488162083"/>
      <w:bookmarkStart w:id="102" w:name="_Toc488316256"/>
      <w:bookmarkStart w:id="103" w:name="_Toc492046582"/>
      <w:bookmarkStart w:id="104" w:name="_ga5vqqw3ovz7" w:colFirst="0" w:colLast="0"/>
      <w:bookmarkStart w:id="105" w:name="_t0bybq44xvpf" w:colFirst="0" w:colLast="0"/>
      <w:bookmarkStart w:id="106" w:name="_dscng153ix2u" w:colFirst="0" w:colLast="0"/>
      <w:bookmarkStart w:id="107" w:name="_fv5afzxndjg" w:colFirst="0" w:colLast="0"/>
      <w:bookmarkStart w:id="108" w:name="_Toc492046561"/>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r w:rsidRPr="002C4D0C">
        <w:rPr>
          <w:lang w:eastAsia="ja-JP"/>
        </w:rPr>
        <w:t xml:space="preserve">5. </w:t>
      </w:r>
      <w:r w:rsidR="00692A9A" w:rsidRPr="009E50D2">
        <w:rPr>
          <w:rFonts w:ascii="メイリオ" w:eastAsia="メイリオ" w:hAnsi="メイリオ" w:cs="メイリオ" w:hint="eastAsia"/>
          <w:lang w:eastAsia="ja-JP"/>
        </w:rPr>
        <w:t>監査手法（</w:t>
      </w:r>
      <w:r w:rsidR="007669CB" w:rsidRPr="002C4D0C">
        <w:rPr>
          <w:lang w:eastAsia="ja-JP"/>
        </w:rPr>
        <w:t>Audit methods</w:t>
      </w:r>
      <w:bookmarkEnd w:id="108"/>
      <w:r w:rsidR="00692A9A" w:rsidRPr="009E50D2">
        <w:rPr>
          <w:rFonts w:ascii="メイリオ" w:eastAsia="メイリオ" w:hAnsi="メイリオ" w:cs="メイリオ"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250025AF"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w:t>
      </w:r>
      <w:r w:rsidR="009964B0">
        <w:rPr>
          <w:rFonts w:ascii="メイリオ" w:eastAsia="メイリオ" w:hAnsi="メイリオ" w:cs="メイリオ" w:hint="eastAsia"/>
          <w:sz w:val="18"/>
          <w:szCs w:val="18"/>
          <w:lang w:eastAsia="ja-JP"/>
        </w:rPr>
        <w:t>（もしくはその逆）</w:t>
      </w:r>
      <w:r>
        <w:rPr>
          <w:rFonts w:ascii="メイリオ" w:eastAsia="メイリオ" w:hAnsi="メイリオ" w:cs="メイリオ" w:hint="eastAsia"/>
          <w:sz w:val="18"/>
          <w:szCs w:val="18"/>
          <w:lang w:eastAsia="ja-JP"/>
        </w:rPr>
        <w:t>してしまった、オープンソースコードのスニペットを検索する機能です。また、検知した結果に対する誤検知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30F12FD4" w14:textId="3A15BE67" w:rsidR="002B1933" w:rsidRPr="00AC2BE4" w:rsidRDefault="00AE5E52" w:rsidP="002B1933">
      <w:pPr>
        <w:pStyle w:val="ListIbrahimNum1"/>
      </w:pPr>
      <w:r w:rsidRPr="000B59EF">
        <w:t xml:space="preserve"> </w:t>
      </w:r>
      <w:r w:rsidR="002B1933" w:rsidRPr="000B59EF">
        <w:t>“</w:t>
      </w:r>
      <w:r w:rsidR="002B1933" w:rsidRPr="002B1933">
        <w:t>Do It Yourself” audit, where the target company or the acquirer performs most of the actual audit work themselves using the tools with the option for a 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03ECCED3"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96539F" w:rsidRPr="00A53F60">
        <w:rPr>
          <w:rFonts w:ascii="メイリオ" w:eastAsia="メイリオ" w:hAnsi="メイリオ" w:cs="メイリオ" w:hint="eastAsia"/>
          <w:sz w:val="18"/>
          <w:lang w:eastAsia="ja-JP"/>
        </w:rPr>
        <w:t>監査</w:t>
      </w:r>
      <w:r w:rsidR="009964B0">
        <w:rPr>
          <w:rFonts w:ascii="メイリオ" w:eastAsia="メイリオ" w:hAnsi="メイリオ" w:cs="メイリオ" w:hint="eastAsia"/>
          <w:sz w:val="18"/>
          <w:lang w:eastAsia="ja-JP"/>
        </w:rPr>
        <w:t>（</w:t>
      </w:r>
      <w:ins w:id="109" w:author="Fukuchi, Hiroyuki" w:date="2017-11-30T15:24:00Z">
        <w:r w:rsidR="0087007B">
          <w:rPr>
            <w:rFonts w:ascii="メイリオ" w:eastAsia="メイリオ" w:hAnsi="メイリオ" w:cs="メイリオ" w:hint="eastAsia"/>
            <w:sz w:val="18"/>
            <w:lang w:eastAsia="ja-JP"/>
          </w:rPr>
          <w:t>コードにアクセスしない</w:t>
        </w:r>
      </w:ins>
      <w:del w:id="110" w:author="Fukuchi, Hiroyuki" w:date="2017-11-30T15:24:00Z">
        <w:r w:rsidR="009964B0" w:rsidDel="0087007B">
          <w:rPr>
            <w:rFonts w:ascii="メイリオ" w:eastAsia="メイリオ" w:hAnsi="メイリオ" w:cs="メイリオ" w:hint="eastAsia"/>
            <w:sz w:val="18"/>
            <w:lang w:eastAsia="ja-JP"/>
          </w:rPr>
          <w:delText>見えない状態の、手探りの</w:delText>
        </w:r>
      </w:del>
      <w:r w:rsidR="009964B0">
        <w:rPr>
          <w:rFonts w:ascii="メイリオ" w:eastAsia="メイリオ" w:hAnsi="メイリオ" w:cs="メイリオ" w:hint="eastAsia"/>
          <w:sz w:val="18"/>
          <w:lang w:eastAsia="ja-JP"/>
        </w:rPr>
        <w:t>監査</w:t>
      </w:r>
      <w:r w:rsidR="009964B0" w:rsidRPr="00A53F60">
        <w:rPr>
          <w:rFonts w:ascii="メイリオ" w:eastAsia="メイリオ" w:hAnsi="メイリオ" w:cs="メイリオ" w:hint="eastAsia"/>
          <w:sz w:val="18"/>
          <w:lang w:eastAsia="ja-JP"/>
        </w:rPr>
        <w:t>）</w:t>
      </w:r>
      <w:r w:rsidR="0096539F" w:rsidRPr="00A53F60">
        <w:rPr>
          <w:rFonts w:ascii="メイリオ" w:eastAsia="メイリオ" w:hAnsi="メイリオ" w:cs="メイリオ" w:hint="eastAsia"/>
          <w:sz w:val="18"/>
          <w:lang w:eastAsia="ja-JP"/>
        </w:rPr>
        <w:t>。監査人はソースコードを見ることなく、リモートで作業を行います</w:t>
      </w:r>
    </w:p>
    <w:p w14:paraId="0AD9F69A" w14:textId="72966CC4" w:rsidR="002B1933" w:rsidRPr="002B1933" w:rsidRDefault="002B1933" w:rsidP="00B17D75">
      <w:pPr>
        <w:pStyle w:val="ListIbrahimNum1"/>
        <w:spacing w:line="240" w:lineRule="exact"/>
        <w:ind w:left="714" w:hanging="357"/>
        <w:rPr>
          <w:lang w:eastAsia="ja-JP"/>
        </w:rPr>
      </w:pPr>
      <w:r w:rsidRPr="002B1933">
        <w:rPr>
          <w:rFonts w:hint="eastAsia"/>
          <w:lang w:eastAsia="ja-JP"/>
        </w:rPr>
        <w:t>DIY</w:t>
      </w:r>
      <w:r w:rsidRPr="002B1933">
        <w:rPr>
          <w:rFonts w:ascii="ＭＳ ゴシック" w:eastAsia="ＭＳ ゴシック" w:hAnsi="ＭＳ ゴシック" w:cs="ＭＳ ゴシック" w:hint="eastAsia"/>
          <w:lang w:eastAsia="ja-JP"/>
        </w:rPr>
        <w:t>（</w:t>
      </w:r>
      <w:r w:rsidRPr="002B1933">
        <w:rPr>
          <w:rFonts w:hint="eastAsia"/>
          <w:lang w:eastAsia="ja-JP"/>
        </w:rPr>
        <w:t>Do It Yourself</w:t>
      </w:r>
      <w:r w:rsidRPr="002B1933">
        <w:rPr>
          <w:rFonts w:ascii="ＭＳ ゴシック" w:eastAsia="ＭＳ ゴシック" w:hAnsi="ＭＳ ゴシック" w:cs="ＭＳ ゴシック" w:hint="eastAsia"/>
          <w:lang w:eastAsia="ja-JP"/>
        </w:rPr>
        <w:t>）監査。買収先企業もしくは買収元が自分自身で</w:t>
      </w:r>
      <w:r>
        <w:rPr>
          <w:rFonts w:ascii="ＭＳ ゴシック" w:eastAsia="ＭＳ ゴシック" w:hAnsi="ＭＳ ゴシック" w:cs="ＭＳ ゴシック" w:hint="eastAsia"/>
          <w:lang w:eastAsia="ja-JP"/>
        </w:rPr>
        <w:t>、</w:t>
      </w:r>
      <w:r w:rsidRPr="002B1933">
        <w:rPr>
          <w:rFonts w:ascii="ＭＳ ゴシック" w:eastAsia="ＭＳ ゴシック" w:hAnsi="ＭＳ ゴシック" w:cs="ＭＳ ゴシック" w:hint="eastAsia"/>
          <w:lang w:eastAsia="ja-JP"/>
        </w:rPr>
        <w:t>監査作業の大半をツールを用い</w:t>
      </w:r>
      <w:r>
        <w:rPr>
          <w:rFonts w:ascii="ＭＳ ゴシック" w:eastAsia="ＭＳ ゴシック" w:hAnsi="ＭＳ ゴシック" w:cs="ＭＳ ゴシック" w:hint="eastAsia"/>
          <w:lang w:eastAsia="ja-JP"/>
        </w:rPr>
        <w:t>て</w:t>
      </w:r>
      <w:r w:rsidRPr="002B1933">
        <w:rPr>
          <w:rFonts w:ascii="ＭＳ ゴシック" w:eastAsia="ＭＳ ゴシック" w:hAnsi="ＭＳ ゴシック" w:cs="ＭＳ ゴシック" w:hint="eastAsia"/>
          <w:lang w:eastAsia="ja-JP"/>
        </w:rPr>
        <w:t>実際に行います。この監査では監査企業から</w:t>
      </w:r>
      <w:ins w:id="111" w:author="Fukuchi, Hiroyuki" w:date="2017-11-30T15:27:00Z">
        <w:r w:rsidR="0087007B">
          <w:rPr>
            <w:rFonts w:ascii="ＭＳ ゴシック" w:eastAsia="ＭＳ ゴシック" w:hAnsi="ＭＳ ゴシック" w:cs="ＭＳ ゴシック" w:hint="eastAsia"/>
            <w:lang w:eastAsia="ja-JP"/>
          </w:rPr>
          <w:t>ツール、サポート、</w:t>
        </w:r>
      </w:ins>
      <w:del w:id="112" w:author="Fukuchi, Hiroyuki" w:date="2017-11-30T15:27:00Z">
        <w:r w:rsidRPr="002B1933" w:rsidDel="0087007B">
          <w:rPr>
            <w:rFonts w:ascii="ＭＳ ゴシック" w:eastAsia="ＭＳ ゴシック" w:hAnsi="ＭＳ ゴシック" w:cs="ＭＳ ゴシック" w:hint="eastAsia"/>
            <w:lang w:eastAsia="ja-JP"/>
          </w:rPr>
          <w:delText>提供される</w:delText>
        </w:r>
      </w:del>
      <w:ins w:id="113" w:author="Fukuchi, Hiroyuki" w:date="2017-11-30T15:27:00Z">
        <w:r w:rsidR="003516EA">
          <w:rPr>
            <w:rFonts w:ascii="ＭＳ ゴシック" w:eastAsia="ＭＳ ゴシック" w:hAnsi="ＭＳ ゴシック" w:cs="ＭＳ ゴシック" w:hint="eastAsia"/>
            <w:lang w:eastAsia="ja-JP"/>
          </w:rPr>
          <w:t>さらに</w:t>
        </w:r>
      </w:ins>
      <w:r w:rsidRPr="002B1933">
        <w:rPr>
          <w:rFonts w:ascii="ＭＳ ゴシック" w:eastAsia="ＭＳ ゴシック" w:hAnsi="ＭＳ ゴシック" w:cs="ＭＳ ゴシック" w:hint="eastAsia"/>
          <w:lang w:eastAsia="ja-JP"/>
        </w:rPr>
        <w:t>無作為的な検証結果</w:t>
      </w:r>
      <w:ins w:id="114" w:author="Fukuchi, Hiroyuki" w:date="2017-11-30T15:27:00Z">
        <w:r w:rsidR="003516EA">
          <w:rPr>
            <w:rFonts w:ascii="ＭＳ ゴシック" w:eastAsia="ＭＳ ゴシック" w:hAnsi="ＭＳ ゴシック" w:cs="ＭＳ ゴシック" w:hint="eastAsia"/>
            <w:lang w:eastAsia="ja-JP"/>
          </w:rPr>
          <w:t>が提供</w:t>
        </w:r>
      </w:ins>
      <w:ins w:id="115" w:author="Fukuchi, Hiroyuki" w:date="2017-11-30T15:28:00Z">
        <w:r w:rsidR="003516EA">
          <w:rPr>
            <w:rFonts w:ascii="ＭＳ ゴシック" w:eastAsia="ＭＳ ゴシック" w:hAnsi="ＭＳ ゴシック" w:cs="ＭＳ ゴシック" w:hint="eastAsia"/>
            <w:lang w:eastAsia="ja-JP"/>
          </w:rPr>
          <w:t>される</w:t>
        </w:r>
      </w:ins>
      <w:del w:id="116" w:author="Fukuchi, Hiroyuki" w:date="2017-11-30T15:28:00Z">
        <w:r w:rsidRPr="002B1933" w:rsidDel="003516EA">
          <w:rPr>
            <w:rFonts w:ascii="ＭＳ ゴシック" w:eastAsia="ＭＳ ゴシック" w:hAnsi="ＭＳ ゴシック" w:cs="ＭＳ ゴシック" w:hint="eastAsia"/>
            <w:lang w:eastAsia="ja-JP"/>
          </w:rPr>
          <w:delText>を活用する</w:delText>
        </w:r>
      </w:del>
      <w:r w:rsidRPr="002B1933">
        <w:rPr>
          <w:rFonts w:ascii="ＭＳ ゴシック" w:eastAsia="ＭＳ ゴシック" w:hAnsi="ＭＳ ゴシック" w:cs="ＭＳ ゴシック" w:hint="eastAsia"/>
          <w:lang w:eastAsia="ja-JP"/>
        </w:rPr>
        <w:t>こと</w:t>
      </w:r>
      <w:ins w:id="117" w:author="Fukuchi, Hiroyuki" w:date="2017-11-30T15:28:00Z">
        <w:r w:rsidR="003516EA">
          <w:rPr>
            <w:rFonts w:ascii="ＭＳ ゴシック" w:eastAsia="ＭＳ ゴシック" w:hAnsi="ＭＳ ゴシック" w:cs="ＭＳ ゴシック" w:hint="eastAsia"/>
            <w:lang w:eastAsia="ja-JP"/>
          </w:rPr>
          <w:t>があります</w:t>
        </w:r>
      </w:ins>
      <w:del w:id="118" w:author="Fukuchi, Hiroyuki" w:date="2017-11-30T15:28:00Z">
        <w:r w:rsidRPr="002B1933" w:rsidDel="003516EA">
          <w:rPr>
            <w:rFonts w:ascii="ＭＳ ゴシック" w:eastAsia="ＭＳ ゴシック" w:hAnsi="ＭＳ ゴシック" w:cs="ＭＳ ゴシック" w:hint="eastAsia"/>
            <w:lang w:eastAsia="ja-JP"/>
          </w:rPr>
          <w:delText>もできます</w:delText>
        </w:r>
      </w:del>
      <w:r w:rsidRPr="002B1933">
        <w:rPr>
          <w:rFonts w:ascii="ＭＳ ゴシック" w:eastAsia="ＭＳ ゴシック" w:hAnsi="ＭＳ ゴシック" w:cs="ＭＳ ゴシック" w:hint="eastAsia"/>
          <w:lang w:eastAsia="ja-JP"/>
        </w:rPr>
        <w:t>。</w:t>
      </w:r>
    </w:p>
    <w:p w14:paraId="5D6AC508" w14:textId="456752F8" w:rsidR="00AD71F3" w:rsidRPr="00382132" w:rsidRDefault="00E0749F" w:rsidP="00382132">
      <w:pPr>
        <w:pStyle w:val="HeadingIbrahim2"/>
      </w:pPr>
      <w:bookmarkStart w:id="119" w:name="_Toc492046562"/>
      <w:r w:rsidRPr="002C4D0C">
        <w:t>5</w:t>
      </w:r>
      <w:r w:rsidR="00444017" w:rsidRPr="002C4D0C">
        <w:t xml:space="preserve">.1 </w:t>
      </w:r>
      <w:r w:rsidR="00A53F60" w:rsidRPr="00A16688">
        <w:rPr>
          <w:rFonts w:ascii="メイリオ" w:eastAsia="メイリオ" w:hAnsi="メイリオ" w:cs="メイリオ" w:hint="eastAsia"/>
          <w:lang w:eastAsia="ja-JP"/>
        </w:rPr>
        <w:t>伝統的な監査手法（</w:t>
      </w:r>
      <w:r w:rsidR="00AD71F3" w:rsidRPr="002C4D0C">
        <w:t>Traditional audit</w:t>
      </w:r>
      <w:r w:rsidR="00F2323D" w:rsidRPr="002C4D0C">
        <w:t xml:space="preserve"> method</w:t>
      </w:r>
      <w:bookmarkEnd w:id="119"/>
      <w:r w:rsidR="00A53F60" w:rsidRPr="00A16688">
        <w:rPr>
          <w:rFonts w:ascii="メイリオ" w:eastAsia="メイリオ" w:hAnsi="メイリオ" w:cs="メイリオ"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4E6C8623" w:rsidR="00A53F60" w:rsidRPr="0016469F" w:rsidRDefault="00810B39" w:rsidP="0016469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私</w:t>
      </w:r>
      <w:r w:rsidR="00A53F60" w:rsidRPr="0016469F">
        <w:rPr>
          <w:rFonts w:ascii="メイリオ" w:eastAsia="メイリオ" w:hAnsi="メイリオ" w:cs="メイリオ" w:hint="eastAsia"/>
          <w:sz w:val="18"/>
          <w:szCs w:val="18"/>
          <w:lang w:eastAsia="ja-JP"/>
        </w:rPr>
        <w:t>がこの手法を「伝統的（Traditional）」としたのは、これがオープンソース コンプライアンスを目的としたソースコードスキャンの</w:t>
      </w:r>
      <w:r w:rsidR="00A16688" w:rsidRPr="0016469F">
        <w:rPr>
          <w:rFonts w:ascii="メイリオ" w:eastAsia="メイリオ" w:hAnsi="メイリオ" w:cs="メイリオ" w:hint="eastAsia"/>
          <w:sz w:val="18"/>
          <w:szCs w:val="18"/>
          <w:lang w:eastAsia="ja-JP"/>
        </w:rPr>
        <w:t>もともと</w:t>
      </w:r>
      <w:r w:rsidR="00A16688">
        <w:rPr>
          <w:rFonts w:ascii="メイリオ" w:eastAsia="メイリオ" w:hAnsi="メイリオ" w:cs="メイリオ" w:hint="eastAsia"/>
          <w:sz w:val="18"/>
          <w:szCs w:val="18"/>
          <w:lang w:eastAsia="ja-JP"/>
        </w:rPr>
        <w:t>の</w:t>
      </w:r>
      <w:r w:rsidR="00A53F60" w:rsidRPr="0016469F">
        <w:rPr>
          <w:rFonts w:ascii="メイリオ" w:eastAsia="メイリオ" w:hAnsi="メイリオ" w:cs="メイリオ" w:hint="eastAsia"/>
          <w:sz w:val="18"/>
          <w:szCs w:val="18"/>
          <w:lang w:eastAsia="ja-JP"/>
        </w:rPr>
        <w:t>手法だったためです。伝統的な監査</w:t>
      </w:r>
      <w:r w:rsidR="0016469F" w:rsidRPr="0016469F">
        <w:rPr>
          <w:rFonts w:ascii="メイリオ" w:eastAsia="メイリオ" w:hAnsi="メイリオ" w:cs="メイリオ" w:hint="eastAsia"/>
          <w:sz w:val="18"/>
          <w:szCs w:val="18"/>
          <w:lang w:eastAsia="ja-JP"/>
        </w:rPr>
        <w:t>では</w:t>
      </w:r>
      <w:r w:rsidR="00A53F60"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00A53F60"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49A6C720" w:rsidR="00F2323D" w:rsidRPr="002C4D0C" w:rsidRDefault="008A3837" w:rsidP="00197BB6">
      <w:pPr>
        <w:pStyle w:val="Figure1"/>
      </w:pPr>
      <w:r w:rsidRPr="003810B3">
        <w:rPr>
          <w:noProof/>
        </w:rPr>
        <w:lastRenderedPageBreak/>
        <w:drawing>
          <wp:inline distT="0" distB="0" distL="0" distR="0" wp14:anchorId="1E31E0A8" wp14:editId="7A845230">
            <wp:extent cx="5257800" cy="4448175"/>
            <wp:effectExtent l="0" t="0" r="0" b="9525"/>
            <wp:docPr id="25" name="図 25" descr="F:\WINXP\capture7\2017-11-29 08_42_39-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WINXP\capture7\2017-11-29 08_42_39-Figures_M&amp;A_paper_JP_rev.pptx -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4448175"/>
                    </a:xfrm>
                    <a:prstGeom prst="rect">
                      <a:avLst/>
                    </a:prstGeom>
                    <a:noFill/>
                    <a:ln>
                      <a:noFill/>
                    </a:ln>
                  </pic:spPr>
                </pic:pic>
              </a:graphicData>
            </a:graphic>
          </wp:inline>
        </w:drawing>
      </w:r>
    </w:p>
    <w:p w14:paraId="34161193" w14:textId="4813A16F" w:rsidR="00EE37B1" w:rsidRDefault="00EE37B1" w:rsidP="00197BB6">
      <w:pPr>
        <w:pStyle w:val="FigureCaption"/>
      </w:pPr>
      <w:r w:rsidRPr="000438AC">
        <w:t xml:space="preserve">Figure </w:t>
      </w:r>
      <w:r w:rsidR="008A3837">
        <w:t>5</w:t>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5654A5D8"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w:t>
      </w:r>
      <w:r w:rsidR="008A3837">
        <w:rPr>
          <w:rFonts w:ascii="メイリオ" w:eastAsia="メイリオ" w:hAnsi="メイリオ" w:cs="メイリオ" w:hint="eastAsia"/>
          <w:sz w:val="16"/>
        </w:rPr>
        <w:t>5</w:t>
      </w:r>
      <w:r w:rsidRPr="00EB45E8">
        <w:rPr>
          <w:rFonts w:ascii="メイリオ" w:eastAsia="メイリオ" w:hAnsi="メイリオ" w:cs="メイリオ" w:hint="eastAsia"/>
          <w:sz w:val="16"/>
        </w:rPr>
        <w:t>：M&amp;A取引における伝統的な監査手法</w:t>
      </w:r>
    </w:p>
    <w:p w14:paraId="0D34FA3F" w14:textId="13A09BEA" w:rsidR="00710442" w:rsidRDefault="005F5C58" w:rsidP="00382132">
      <w:pPr>
        <w:pStyle w:val="bodyIbrahim1"/>
        <w:rPr>
          <w:rFonts w:eastAsia="ＭＳ Ｐゴシック"/>
          <w:lang w:eastAsia="ja-JP"/>
        </w:rPr>
      </w:pPr>
      <w:r w:rsidRPr="002C4D0C">
        <w:t xml:space="preserve">Figure </w:t>
      </w:r>
      <w:r w:rsidR="008A3837">
        <w:t>5</w:t>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120"/>
      <w:r w:rsidRPr="00702291">
        <w:rPr>
          <w:rFonts w:ascii="Calibri" w:hAnsi="Calibri"/>
          <w:sz w:val="22"/>
        </w:rPr>
        <w:t>7, 8, and 9,</w:t>
      </w:r>
      <w:commentRangeEnd w:id="120"/>
      <w:r w:rsidR="007F350C">
        <w:rPr>
          <w:rStyle w:val="af5"/>
          <w:rFonts w:asciiTheme="minorHAnsi" w:hAnsiTheme="minorHAnsi"/>
          <w:i w:val="0"/>
          <w:iCs w:val="0"/>
          <w:color w:val="7F7F7F" w:themeColor="text1" w:themeTint="80"/>
        </w:rPr>
        <w:commentReference w:id="120"/>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35E60D84"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5</w:t>
      </w:r>
      <w:r w:rsidRPr="008D5DDD">
        <w:rPr>
          <w:rFonts w:ascii="メイリオ" w:eastAsia="メイリオ" w:hAnsi="メイリオ" w:cs="メイリオ" w:hint="eastAsia"/>
          <w:sz w:val="18"/>
          <w:szCs w:val="18"/>
          <w:lang w:eastAsia="ja-JP"/>
        </w:rPr>
        <w:t>では、次に挙げる伝統的な監査手法のプロセスを示しています。このプ</w:t>
      </w:r>
      <w:r w:rsidR="00A16688">
        <w:rPr>
          <w:rFonts w:ascii="メイリオ" w:eastAsia="メイリオ" w:hAnsi="メイリオ" w:cs="メイリオ" w:hint="eastAsia"/>
          <w:sz w:val="18"/>
          <w:szCs w:val="18"/>
          <w:lang w:eastAsia="ja-JP"/>
        </w:rPr>
        <w:t>ロセスは、サービスプロバイダごとに微妙に異なってくるので</w:t>
      </w:r>
      <w:r w:rsidRPr="008D5DDD">
        <w:rPr>
          <w:rFonts w:ascii="メイリオ" w:eastAsia="メイリオ" w:hAnsi="メイリオ" w:cs="メイリオ" w:hint="eastAsia"/>
          <w:sz w:val="18"/>
          <w:szCs w:val="18"/>
          <w:lang w:eastAsia="ja-JP"/>
        </w:rPr>
        <w:t>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1E28C51E"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8A3837">
        <w:rPr>
          <w:rFonts w:ascii="メイリオ" w:eastAsia="メイリオ" w:hAnsi="メイリオ" w:cs="メイリオ" w:hint="eastAsia"/>
          <w:sz w:val="21"/>
        </w:rPr>
        <w:t>5</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6</w:t>
      </w:r>
      <w:r w:rsidRPr="00AA6DA0">
        <w:rPr>
          <w:rFonts w:ascii="メイリオ" w:eastAsia="メイリオ" w:hAnsi="メイリオ" w:cs="メイリオ" w:hint="eastAsia"/>
          <w:sz w:val="21"/>
        </w:rPr>
        <w:t>、</w:t>
      </w:r>
      <w:r w:rsidR="008A3837">
        <w:rPr>
          <w:rFonts w:ascii="メイリオ" w:eastAsia="メイリオ" w:hAnsi="メイリオ" w:cs="メイリオ" w:hint="eastAsia"/>
          <w:sz w:val="21"/>
        </w:rPr>
        <w:t>7</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w:t>
      </w:r>
      <w:ins w:id="121" w:author="Fukuchi, Hiroyuki" w:date="2017-11-30T15:29:00Z">
        <w:r w:rsidR="003516EA">
          <w:rPr>
            <w:rFonts w:ascii="メイリオ" w:eastAsia="メイリオ" w:hAnsi="メイリオ" w:cs="メイリオ" w:hint="eastAsia"/>
            <w:sz w:val="21"/>
          </w:rPr>
          <w:t>開始</w:t>
        </w:r>
      </w:ins>
      <w:r w:rsidRPr="00AA6DA0">
        <w:rPr>
          <w:rFonts w:ascii="メイリオ" w:eastAsia="メイリオ" w:hAnsi="メイリオ" w:cs="メイリオ" w:hint="eastAsia"/>
          <w:sz w:val="21"/>
        </w:rPr>
        <w:t>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1DA7C6B5"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w:t>
      </w:r>
      <w:ins w:id="122" w:author="Fukuchi, Hiroyuki" w:date="2017-11-30T15:31:00Z">
        <w:r w:rsidR="003516EA">
          <w:rPr>
            <w:rFonts w:ascii="メイリオ" w:eastAsia="メイリオ" w:hAnsi="メイリオ" w:cs="メイリオ" w:hint="eastAsia"/>
            <w:sz w:val="18"/>
            <w:szCs w:val="18"/>
            <w:lang w:eastAsia="ja-JP"/>
          </w:rPr>
          <w:t>を</w:t>
        </w:r>
      </w:ins>
      <w:r>
        <w:rPr>
          <w:rFonts w:ascii="メイリオ" w:eastAsia="メイリオ" w:hAnsi="メイリオ" w:cs="メイリオ" w:hint="eastAsia"/>
          <w:sz w:val="18"/>
          <w:szCs w:val="18"/>
          <w:lang w:eastAsia="ja-JP"/>
        </w:rPr>
        <w:t>集め、要求に合った最良の入札者を選択することもできます。このモデルで</w:t>
      </w:r>
      <w:ins w:id="123" w:author="Fukuchi, Hiroyuki" w:date="2017-11-30T15:30:00Z">
        <w:r w:rsidR="003516EA">
          <w:rPr>
            <w:rFonts w:ascii="メイリオ" w:eastAsia="メイリオ" w:hAnsi="メイリオ" w:cs="メイリオ" w:hint="eastAsia"/>
            <w:sz w:val="18"/>
            <w:szCs w:val="18"/>
            <w:lang w:eastAsia="ja-JP"/>
          </w:rPr>
          <w:t>は、</w:t>
        </w:r>
      </w:ins>
      <w:del w:id="124" w:author="Fukuchi, Hiroyuki" w:date="2017-11-30T15:30:00Z">
        <w:r w:rsidDel="003516EA">
          <w:rPr>
            <w:rFonts w:ascii="メイリオ" w:eastAsia="メイリオ" w:hAnsi="メイリオ" w:cs="メイリオ" w:hint="eastAsia"/>
            <w:sz w:val="18"/>
            <w:szCs w:val="18"/>
            <w:lang w:eastAsia="ja-JP"/>
          </w:rPr>
          <w:delText>あれば</w:delText>
        </w:r>
      </w:del>
      <w:r>
        <w:rPr>
          <w:rFonts w:ascii="メイリオ" w:eastAsia="メイリオ" w:hAnsi="メイリオ" w:cs="メイリオ" w:hint="eastAsia"/>
          <w:sz w:val="18"/>
          <w:szCs w:val="18"/>
          <w:lang w:eastAsia="ja-JP"/>
        </w:rPr>
        <w:t>買収対象の企業</w:t>
      </w:r>
      <w:ins w:id="125" w:author="Fukuchi, Hiroyuki" w:date="2017-11-30T15:31:00Z">
        <w:r w:rsidR="003516EA">
          <w:rPr>
            <w:rFonts w:ascii="メイリオ" w:eastAsia="メイリオ" w:hAnsi="メイリオ" w:cs="メイリオ" w:hint="eastAsia"/>
            <w:sz w:val="18"/>
            <w:szCs w:val="18"/>
            <w:lang w:eastAsia="ja-JP"/>
          </w:rPr>
          <w:t>は</w:t>
        </w:r>
      </w:ins>
      <w:del w:id="126" w:author="Fukuchi, Hiroyuki" w:date="2017-11-30T15:31:00Z">
        <w:r w:rsidDel="003516EA">
          <w:rPr>
            <w:rFonts w:ascii="メイリオ" w:eastAsia="メイリオ" w:hAnsi="メイリオ" w:cs="メイリオ" w:hint="eastAsia"/>
            <w:sz w:val="18"/>
            <w:szCs w:val="18"/>
            <w:lang w:eastAsia="ja-JP"/>
          </w:rPr>
          <w:delText>としても</w:delText>
        </w:r>
      </w:del>
      <w:r>
        <w:rPr>
          <w:rFonts w:ascii="メイリオ" w:eastAsia="メイリオ" w:hAnsi="メイリオ" w:cs="メイリオ" w:hint="eastAsia"/>
          <w:sz w:val="18"/>
          <w:szCs w:val="18"/>
          <w:lang w:eastAsia="ja-JP"/>
        </w:rPr>
        <w:t>コードを監査人へ送付し</w:t>
      </w:r>
      <w:del w:id="127" w:author="Fukuchi, Hiroyuki" w:date="2017-11-30T15:31:00Z">
        <w:r w:rsidDel="003516EA">
          <w:rPr>
            <w:rFonts w:ascii="メイリオ" w:eastAsia="メイリオ" w:hAnsi="メイリオ" w:cs="メイリオ" w:hint="eastAsia"/>
            <w:sz w:val="18"/>
            <w:szCs w:val="18"/>
            <w:lang w:eastAsia="ja-JP"/>
          </w:rPr>
          <w:delText>たり</w:delText>
        </w:r>
      </w:del>
      <w:r>
        <w:rPr>
          <w:rFonts w:ascii="メイリオ" w:eastAsia="メイリオ" w:hAnsi="メイリオ" w:cs="メイリオ" w:hint="eastAsia"/>
          <w:sz w:val="18"/>
          <w:szCs w:val="18"/>
          <w:lang w:eastAsia="ja-JP"/>
        </w:rPr>
        <w:t>、監査人が実地に訪れたりすること</w:t>
      </w:r>
      <w:ins w:id="128" w:author="Fukuchi, Hiroyuki" w:date="2017-11-30T15:31:00Z">
        <w:r w:rsidR="003516EA">
          <w:rPr>
            <w:rFonts w:ascii="メイリオ" w:eastAsia="メイリオ" w:hAnsi="メイリオ" w:cs="メイリオ" w:hint="eastAsia"/>
            <w:sz w:val="18"/>
            <w:szCs w:val="18"/>
            <w:lang w:eastAsia="ja-JP"/>
          </w:rPr>
          <w:t>を</w:t>
        </w:r>
      </w:ins>
      <w:ins w:id="129" w:author="Fukuchi, Hiroyuki" w:date="2017-11-30T15:32:00Z">
        <w:r w:rsidR="003516EA">
          <w:rPr>
            <w:rFonts w:ascii="メイリオ" w:eastAsia="メイリオ" w:hAnsi="メイリオ" w:cs="メイリオ" w:hint="eastAsia"/>
            <w:sz w:val="18"/>
            <w:szCs w:val="18"/>
            <w:lang w:eastAsia="ja-JP"/>
          </w:rPr>
          <w:t>受け入</w:t>
        </w:r>
      </w:ins>
      <w:ins w:id="130" w:author="Fukuchi, Hiroyuki" w:date="2017-11-30T15:31:00Z">
        <w:r w:rsidR="003516EA">
          <w:rPr>
            <w:rFonts w:ascii="メイリオ" w:eastAsia="メイリオ" w:hAnsi="メイリオ" w:cs="メイリオ" w:hint="eastAsia"/>
            <w:sz w:val="18"/>
            <w:szCs w:val="18"/>
            <w:lang w:eastAsia="ja-JP"/>
          </w:rPr>
          <w:t>れなければな</w:t>
        </w:r>
      </w:ins>
      <w:ins w:id="131" w:author="Fukuchi, Hiroyuki" w:date="2017-11-30T15:32:00Z">
        <w:r w:rsidR="003516EA">
          <w:rPr>
            <w:rFonts w:ascii="メイリオ" w:eastAsia="メイリオ" w:hAnsi="メイリオ" w:cs="メイリオ" w:hint="eastAsia"/>
            <w:sz w:val="18"/>
            <w:szCs w:val="18"/>
            <w:lang w:eastAsia="ja-JP"/>
          </w:rPr>
          <w:t>りません</w:t>
        </w:r>
      </w:ins>
      <w:del w:id="132" w:author="Fukuchi, Hiroyuki" w:date="2017-11-30T15:31:00Z">
        <w:r w:rsidDel="003516EA">
          <w:rPr>
            <w:rFonts w:ascii="メイリオ" w:eastAsia="メイリオ" w:hAnsi="メイリオ" w:cs="メイリオ" w:hint="eastAsia"/>
            <w:sz w:val="18"/>
            <w:szCs w:val="18"/>
            <w:lang w:eastAsia="ja-JP"/>
          </w:rPr>
          <w:delText>もいとわないでしょう</w:delText>
        </w:r>
      </w:del>
      <w:r>
        <w:rPr>
          <w:rFonts w:ascii="メイリオ" w:eastAsia="メイリオ" w:hAnsi="メイリオ" w:cs="メイリオ" w:hint="eastAsia"/>
          <w:sz w:val="18"/>
          <w:szCs w:val="18"/>
          <w:lang w:eastAsia="ja-JP"/>
        </w:rPr>
        <w:t>。</w:t>
      </w:r>
    </w:p>
    <w:p w14:paraId="42529808" w14:textId="455200DF" w:rsidR="00597D3F" w:rsidRPr="002C4D0C" w:rsidRDefault="00D101D2" w:rsidP="00382132">
      <w:pPr>
        <w:pStyle w:val="HeadingIbrahim2"/>
      </w:pPr>
      <w:bookmarkStart w:id="133" w:name="_Toc492046563"/>
      <w:r w:rsidRPr="002C4D0C">
        <w:t>5</w:t>
      </w:r>
      <w:r w:rsidR="00444017" w:rsidRPr="002C4D0C">
        <w:t xml:space="preserve">.2 </w:t>
      </w:r>
      <w:r w:rsidR="00483436" w:rsidRPr="009E50D2">
        <w:rPr>
          <w:rFonts w:ascii="メイリオ" w:eastAsia="メイリオ" w:hAnsi="メイリオ" w:cs="メイリオ" w:hint="eastAsia"/>
          <w:lang w:eastAsia="ja-JP"/>
        </w:rPr>
        <w:t>ブラインド監査（</w:t>
      </w:r>
      <w:r w:rsidR="004C6B67" w:rsidRPr="002C4D0C">
        <w:t>Blind audit</w:t>
      </w:r>
      <w:bookmarkEnd w:id="133"/>
      <w:r w:rsidR="00483436" w:rsidRPr="009E50D2">
        <w:rPr>
          <w:rFonts w:ascii="メイリオ" w:eastAsia="メイリオ" w:hAnsi="メイリオ" w:cs="メイリオ"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1AE5C92D"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w:t>
      </w:r>
      <w:r w:rsidR="00BA438C">
        <w:rPr>
          <w:rFonts w:ascii="メイリオ" w:eastAsia="メイリオ" w:hAnsi="メイリオ" w:cs="メイリオ" w:hint="eastAsia"/>
          <w:sz w:val="18"/>
          <w:szCs w:val="18"/>
          <w:lang w:eastAsia="ja-JP"/>
        </w:rPr>
        <w:t>対応した</w:t>
      </w:r>
      <w:r w:rsidR="006F7995" w:rsidRPr="00C91292">
        <w:rPr>
          <w:rFonts w:ascii="メイリオ" w:eastAsia="メイリオ" w:hAnsi="メイリオ" w:cs="メイリオ" w:hint="eastAsia"/>
          <w:sz w:val="18"/>
          <w:szCs w:val="18"/>
          <w:lang w:eastAsia="ja-JP"/>
        </w:rPr>
        <w:t>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266141C5" w:rsidR="003713C0" w:rsidRDefault="003713C0" w:rsidP="00197BB6">
      <w:pPr>
        <w:pStyle w:val="FigureCaption"/>
      </w:pPr>
      <w:r w:rsidRPr="002C4D0C">
        <w:t xml:space="preserve">Figure </w:t>
      </w:r>
      <w:r w:rsidR="008A3837">
        <w:t>6</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31A09734"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008A3837">
        <w:rPr>
          <w:rFonts w:ascii="メイリオ" w:eastAsia="メイリオ" w:hAnsi="メイリオ" w:cs="メイリオ"/>
          <w:sz w:val="16"/>
        </w:rPr>
        <w:t xml:space="preserve"> 6</w:t>
      </w:r>
      <w:r w:rsidRPr="00BF4259">
        <w:rPr>
          <w:rFonts w:ascii="メイリオ" w:eastAsia="メイリオ" w:hAnsi="メイリオ" w:cs="メイリオ"/>
          <w:sz w:val="16"/>
        </w:rPr>
        <w:t xml:space="preserve">: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51F747F7"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w:t>
      </w:r>
      <w:r w:rsidR="00D91049">
        <w:rPr>
          <w:rFonts w:ascii="メイリオ" w:eastAsia="メイリオ" w:hAnsi="メイリオ" w:cs="メイリオ" w:hint="eastAsia"/>
          <w:sz w:val="18"/>
          <w:szCs w:val="18"/>
          <w:lang w:eastAsia="ja-JP"/>
        </w:rPr>
        <w:t>見ることなく監査を実施し、レポートを生成することを可能にして</w:t>
      </w:r>
      <w:r>
        <w:rPr>
          <w:rFonts w:ascii="メイリオ" w:eastAsia="メイリオ" w:hAnsi="メイリオ" w:cs="メイリオ" w:hint="eastAsia"/>
          <w:sz w:val="18"/>
          <w:szCs w:val="18"/>
          <w:lang w:eastAsia="ja-JP"/>
        </w:rPr>
        <w:t>います。図</w:t>
      </w:r>
      <w:r w:rsidR="008A3837">
        <w:rPr>
          <w:rFonts w:ascii="メイリオ" w:eastAsia="メイリオ" w:hAnsi="メイリオ" w:cs="メイリオ" w:hint="eastAsia"/>
          <w:sz w:val="18"/>
          <w:szCs w:val="18"/>
          <w:lang w:eastAsia="ja-JP"/>
        </w:rPr>
        <w:t>6</w:t>
      </w:r>
      <w:r>
        <w:rPr>
          <w:rFonts w:ascii="メイリオ" w:eastAsia="メイリオ" w:hAnsi="メイリオ" w:cs="メイリオ" w:hint="eastAsia"/>
          <w:sz w:val="18"/>
          <w:szCs w:val="18"/>
          <w:lang w:eastAsia="ja-JP"/>
        </w:rPr>
        <w:t>に、FOSSID AB</w:t>
      </w:r>
      <w:ins w:id="134" w:author="Fukuchi, Hiroyuki" w:date="2017-11-30T15:32:00Z">
        <w:r w:rsidR="003516EA">
          <w:rPr>
            <w:rFonts w:ascii="メイリオ" w:eastAsia="メイリオ" w:hAnsi="メイリオ" w:cs="メイリオ" w:hint="eastAsia"/>
            <w:sz w:val="18"/>
            <w:szCs w:val="18"/>
            <w:lang w:eastAsia="ja-JP"/>
          </w:rPr>
          <w:t>によって提供される</w:t>
        </w:r>
      </w:ins>
      <w:del w:id="135" w:author="Fukuchi, Hiroyuki" w:date="2017-11-30T15:32:00Z">
        <w:r w:rsidDel="003516EA">
          <w:rPr>
            <w:rFonts w:ascii="メイリオ" w:eastAsia="メイリオ" w:hAnsi="メイリオ" w:cs="メイリオ" w:hint="eastAsia"/>
            <w:sz w:val="18"/>
            <w:szCs w:val="18"/>
            <w:lang w:eastAsia="ja-JP"/>
          </w:rPr>
          <w:delText>を用い</w:delText>
        </w:r>
      </w:del>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w:t>
      </w:r>
      <w:ins w:id="136" w:author="Fukuchi, Hiroyuki" w:date="2017-11-30T15:33:00Z">
        <w:r w:rsidR="003516EA">
          <w:rPr>
            <w:rFonts w:ascii="メイリオ" w:eastAsia="メイリオ" w:hAnsi="メイリオ" w:cs="メイリオ" w:hint="eastAsia"/>
            <w:sz w:val="18"/>
            <w:szCs w:val="18"/>
            <w:lang w:eastAsia="ja-JP"/>
          </w:rPr>
          <w:t>、</w:t>
        </w:r>
      </w:ins>
      <w:r w:rsidR="00CD7F8A">
        <w:rPr>
          <w:rFonts w:ascii="メイリオ" w:eastAsia="メイリオ" w:hAnsi="メイリオ" w:cs="メイリオ" w:hint="eastAsia"/>
          <w:sz w:val="18"/>
          <w:szCs w:val="18"/>
          <w:lang w:eastAsia="ja-JP"/>
        </w:rPr>
        <w:t>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w:t>
      </w:r>
      <w:ins w:id="137" w:author="Fukuchi, Hiroyuki" w:date="2017-11-30T15:33:00Z">
        <w:r w:rsidR="003516EA">
          <w:rPr>
            <w:rFonts w:ascii="メイリオ" w:eastAsia="メイリオ" w:hAnsi="メイリオ" w:cs="メイリオ" w:hint="eastAsia"/>
            <w:sz w:val="18"/>
            <w:szCs w:val="18"/>
            <w:lang w:eastAsia="ja-JP"/>
          </w:rPr>
          <w:t>することで、</w:t>
        </w:r>
      </w:ins>
      <w:del w:id="138" w:author="Fukuchi, Hiroyuki" w:date="2017-11-30T15:33:00Z">
        <w:r w:rsidR="004E6994" w:rsidDel="003516EA">
          <w:rPr>
            <w:rFonts w:ascii="メイリオ" w:eastAsia="メイリオ" w:hAnsi="メイリオ" w:cs="メイリオ" w:hint="eastAsia"/>
            <w:sz w:val="18"/>
            <w:szCs w:val="18"/>
            <w:lang w:eastAsia="ja-JP"/>
          </w:rPr>
          <w:delText>し</w:delText>
        </w:r>
      </w:del>
      <w:r w:rsidR="00CD7F8A">
        <w:rPr>
          <w:rFonts w:ascii="メイリオ" w:eastAsia="メイリオ" w:hAnsi="メイリオ" w:cs="メイリオ" w:hint="eastAsia"/>
          <w:sz w:val="18"/>
          <w:szCs w:val="18"/>
          <w:lang w:eastAsia="ja-JP"/>
        </w:rPr>
        <w:t>監査人</w:t>
      </w:r>
      <w:r w:rsidR="00D91049">
        <w:rPr>
          <w:rFonts w:ascii="メイリオ" w:eastAsia="メイリオ" w:hAnsi="メイリオ" w:cs="メイリオ" w:hint="eastAsia"/>
          <w:sz w:val="18"/>
          <w:szCs w:val="18"/>
          <w:lang w:eastAsia="ja-JP"/>
        </w:rPr>
        <w:t>にも買収先を知ることをさせ</w:t>
      </w:r>
      <w:r w:rsidR="004E6994">
        <w:rPr>
          <w:rFonts w:ascii="メイリオ" w:eastAsia="メイリオ" w:hAnsi="メイリオ" w:cs="メイリオ" w:hint="eastAsia"/>
          <w:sz w:val="18"/>
          <w:szCs w:val="18"/>
          <w:lang w:eastAsia="ja-JP"/>
        </w:rPr>
        <w:t>ない</w:t>
      </w:r>
      <w:r w:rsidR="00D91049">
        <w:rPr>
          <w:rFonts w:ascii="メイリオ" w:eastAsia="メイリオ" w:hAnsi="メイリオ" w:cs="メイリオ" w:hint="eastAsia"/>
          <w:sz w:val="18"/>
          <w:szCs w:val="18"/>
          <w:lang w:eastAsia="ja-JP"/>
        </w:rPr>
        <w:t>、といったハイレベルの機密性を提供することができます。</w:t>
      </w:r>
      <w:ins w:id="139" w:author="Fukuchi, Hiroyuki" w:date="2017-11-30T15:33:00Z">
        <w:r w:rsidR="003516EA">
          <w:rPr>
            <w:rFonts w:ascii="メイリオ" w:eastAsia="メイリオ" w:hAnsi="メイリオ" w:cs="メイリオ" w:hint="eastAsia"/>
            <w:sz w:val="18"/>
            <w:szCs w:val="18"/>
            <w:lang w:eastAsia="ja-JP"/>
          </w:rPr>
          <w:t>著者</w:t>
        </w:r>
      </w:ins>
      <w:del w:id="140" w:author="Fukuchi, Hiroyuki" w:date="2017-11-30T15:33:00Z">
        <w:r w:rsidR="00D91049" w:rsidDel="003516EA">
          <w:rPr>
            <w:rFonts w:ascii="メイリオ" w:eastAsia="メイリオ" w:hAnsi="メイリオ" w:cs="メイリオ" w:hint="eastAsia"/>
            <w:sz w:val="18"/>
            <w:szCs w:val="18"/>
            <w:lang w:eastAsia="ja-JP"/>
          </w:rPr>
          <w:delText>私</w:delText>
        </w:r>
      </w:del>
      <w:r w:rsidR="00D91049">
        <w:rPr>
          <w:rFonts w:ascii="メイリオ" w:eastAsia="メイリオ" w:hAnsi="メイリオ" w:cs="メイリオ" w:hint="eastAsia"/>
          <w:sz w:val="18"/>
          <w:szCs w:val="18"/>
          <w:lang w:eastAsia="ja-JP"/>
        </w:rPr>
        <w:t>が認識している範囲では</w:t>
      </w:r>
      <w:r w:rsidR="004E6994">
        <w:rPr>
          <w:rFonts w:ascii="メイリオ" w:eastAsia="メイリオ" w:hAnsi="メイリオ" w:cs="メイリオ" w:hint="eastAsia"/>
          <w:sz w:val="18"/>
          <w:szCs w:val="18"/>
          <w:lang w:eastAsia="ja-JP"/>
        </w:rPr>
        <w:t>、オープンソース コンプライアンス サービスの</w:t>
      </w:r>
      <w:r w:rsidR="00D91049">
        <w:rPr>
          <w:rFonts w:ascii="メイリオ" w:eastAsia="メイリオ" w:hAnsi="メイリオ" w:cs="メイリオ" w:hint="eastAsia"/>
          <w:sz w:val="18"/>
          <w:szCs w:val="18"/>
          <w:lang w:eastAsia="ja-JP"/>
        </w:rPr>
        <w:t>提供企業でこういった手法をとれるところは他にはないようです</w:t>
      </w:r>
      <w:r w:rsidR="004E6994">
        <w:rPr>
          <w:rFonts w:ascii="メイリオ" w:eastAsia="メイリオ" w:hAnsi="メイリオ" w:cs="メイリオ" w:hint="eastAsia"/>
          <w:sz w:val="18"/>
          <w:szCs w:val="18"/>
          <w:lang w:eastAsia="ja-JP"/>
        </w:rPr>
        <w:t>。</w:t>
      </w:r>
    </w:p>
    <w:p w14:paraId="7A9B9F5D" w14:textId="0A58E4E0" w:rsidR="00597D3F" w:rsidRPr="002C4D0C" w:rsidRDefault="00D101D2" w:rsidP="00382132">
      <w:pPr>
        <w:pStyle w:val="HeadingIbrahim2"/>
        <w:rPr>
          <w:lang w:eastAsia="ja-JP"/>
        </w:rPr>
      </w:pPr>
      <w:bookmarkStart w:id="141" w:name="_Toc492046622"/>
      <w:r w:rsidRPr="002C4D0C">
        <w:rPr>
          <w:lang w:eastAsia="ja-JP"/>
        </w:rPr>
        <w:t>5</w:t>
      </w:r>
      <w:r w:rsidR="00444017" w:rsidRPr="002C4D0C">
        <w:rPr>
          <w:lang w:eastAsia="ja-JP"/>
        </w:rPr>
        <w:t xml:space="preserve">.3 </w:t>
      </w:r>
      <w:r w:rsidR="004E6994" w:rsidRPr="009E50D2">
        <w:rPr>
          <w:rFonts w:ascii="メイリオ" w:eastAsia="メイリオ" w:hAnsi="メイリオ" w:cs="メイリオ" w:hint="eastAsia"/>
          <w:lang w:eastAsia="ja-JP"/>
        </w:rPr>
        <w:t>DIY監査（</w:t>
      </w:r>
      <w:r w:rsidR="00444017" w:rsidRPr="002C4D0C">
        <w:rPr>
          <w:lang w:eastAsia="ja-JP"/>
        </w:rPr>
        <w:t>D</w:t>
      </w:r>
      <w:r w:rsidR="004C6B67" w:rsidRPr="002C4D0C">
        <w:rPr>
          <w:lang w:eastAsia="ja-JP"/>
        </w:rPr>
        <w:t>IY audit</w:t>
      </w:r>
      <w:bookmarkEnd w:id="141"/>
      <w:r w:rsidR="004E6994" w:rsidRPr="009E50D2">
        <w:rPr>
          <w:rFonts w:ascii="メイリオ" w:eastAsia="メイリオ" w:hAnsi="メイリオ" w:cs="メイリオ"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008C8D93"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71A1A">
        <w:rPr>
          <w:rFonts w:ascii="メイリオ" w:eastAsia="メイリオ" w:hAnsi="メイリオ" w:cs="メイリオ" w:hint="eastAsia"/>
          <w:sz w:val="18"/>
          <w:szCs w:val="18"/>
          <w:lang w:eastAsia="ja-JP"/>
        </w:rPr>
        <w:t>事項の</w:t>
      </w:r>
      <w:ins w:id="142" w:author="Fukuchi, Hiroyuki" w:date="2017-11-30T15:34:00Z">
        <w:r w:rsidR="003516EA">
          <w:rPr>
            <w:rFonts w:ascii="メイリオ" w:eastAsia="メイリオ" w:hAnsi="メイリオ" w:cs="メイリオ" w:hint="eastAsia"/>
            <w:sz w:val="18"/>
            <w:szCs w:val="18"/>
            <w:lang w:eastAsia="ja-JP"/>
          </w:rPr>
          <w:t>確認</w:t>
        </w:r>
      </w:ins>
      <w:del w:id="143" w:author="Fukuchi, Hiroyuki" w:date="2017-11-30T15:34:00Z">
        <w:r w:rsidR="00871A1A" w:rsidDel="003516EA">
          <w:rPr>
            <w:rFonts w:ascii="メイリオ" w:eastAsia="メイリオ" w:hAnsi="メイリオ" w:cs="メイリオ" w:hint="eastAsia"/>
            <w:sz w:val="18"/>
            <w:szCs w:val="18"/>
            <w:lang w:eastAsia="ja-JP"/>
          </w:rPr>
          <w:delText>検証</w:delText>
        </w:r>
      </w:del>
      <w:r w:rsidR="00871A1A">
        <w:rPr>
          <w:rFonts w:ascii="メイリオ" w:eastAsia="メイリオ" w:hAnsi="メイリオ" w:cs="メイリオ" w:hint="eastAsia"/>
          <w:sz w:val="18"/>
          <w:szCs w:val="18"/>
          <w:lang w:eastAsia="ja-JP"/>
        </w:rPr>
        <w:t>のため、さらなる監査の完全性確保の</w:t>
      </w:r>
      <w:r w:rsidR="008156F2">
        <w:rPr>
          <w:rFonts w:ascii="メイリオ" w:eastAsia="メイリオ" w:hAnsi="メイリオ" w:cs="メイリオ" w:hint="eastAsia"/>
          <w:sz w:val="18"/>
          <w:szCs w:val="18"/>
          <w:lang w:eastAsia="ja-JP"/>
        </w:rPr>
        <w:t>ために</w:t>
      </w:r>
      <w:r w:rsidR="00B11315">
        <w:rPr>
          <w:rFonts w:ascii="メイリオ" w:eastAsia="メイリオ" w:hAnsi="メイリオ" w:cs="メイリオ" w:hint="eastAsia"/>
          <w:sz w:val="18"/>
          <w:szCs w:val="18"/>
          <w:lang w:eastAsia="ja-JP"/>
        </w:rPr>
        <w:t>独立した</w:t>
      </w:r>
      <w:r w:rsidR="00BC53B5">
        <w:rPr>
          <w:rFonts w:ascii="メイリオ" w:eastAsia="メイリオ" w:hAnsi="メイリオ" w:cs="メイリオ" w:hint="eastAsia"/>
          <w:sz w:val="18"/>
          <w:szCs w:val="18"/>
          <w:lang w:eastAsia="ja-JP"/>
        </w:rPr>
        <w:t>形で</w:t>
      </w:r>
      <w:ins w:id="144" w:author="Fukuchi, Hiroyuki" w:date="2017-11-30T15:34:00Z">
        <w:r w:rsidR="003516EA">
          <w:rPr>
            <w:rFonts w:ascii="メイリオ" w:eastAsia="メイリオ" w:hAnsi="メイリオ" w:cs="メイリオ" w:hint="eastAsia"/>
            <w:sz w:val="18"/>
            <w:szCs w:val="18"/>
            <w:lang w:eastAsia="ja-JP"/>
          </w:rPr>
          <w:t>検証</w:t>
        </w:r>
      </w:ins>
      <w:del w:id="145" w:author="Fukuchi, Hiroyuki" w:date="2017-11-30T15:34:00Z">
        <w:r w:rsidR="00BC53B5" w:rsidDel="003516EA">
          <w:rPr>
            <w:rFonts w:ascii="メイリオ" w:eastAsia="メイリオ" w:hAnsi="メイリオ" w:cs="メイリオ" w:hint="eastAsia"/>
            <w:sz w:val="18"/>
            <w:szCs w:val="18"/>
            <w:lang w:eastAsia="ja-JP"/>
          </w:rPr>
          <w:delText>認定</w:delText>
        </w:r>
      </w:del>
      <w:r w:rsidR="00BC53B5">
        <w:rPr>
          <w:rFonts w:ascii="メイリオ" w:eastAsia="メイリオ" w:hAnsi="メイリオ" w:cs="メイリオ" w:hint="eastAsia"/>
          <w:sz w:val="18"/>
          <w:szCs w:val="18"/>
          <w:lang w:eastAsia="ja-JP"/>
        </w:rPr>
        <w:t>を行う手法もあります</w:t>
      </w:r>
      <w:r w:rsidR="008156F2">
        <w:rPr>
          <w:rFonts w:ascii="メイリオ" w:eastAsia="メイリオ" w:hAnsi="メイリオ" w:cs="メイリオ" w:hint="eastAsia"/>
          <w:sz w:val="18"/>
          <w:szCs w:val="18"/>
          <w:lang w:eastAsia="ja-JP"/>
        </w:rPr>
        <w:t>。</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3B5CBD34" w:rsidR="00B20084" w:rsidRDefault="00EE37B1" w:rsidP="00197BB6">
      <w:pPr>
        <w:pStyle w:val="FigureCaption"/>
      </w:pPr>
      <w:r w:rsidRPr="000438AC">
        <w:t xml:space="preserve">Figure </w:t>
      </w:r>
      <w:r w:rsidR="008A3837">
        <w:t>7</w:t>
      </w:r>
      <w:r w:rsidRPr="000438AC">
        <w:t>: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167CA614" w:rsidR="00E325AA" w:rsidRPr="00E325AA" w:rsidRDefault="00E325AA" w:rsidP="00BE62FF">
      <w:pPr>
        <w:pStyle w:val="FigureCaption"/>
      </w:pPr>
      <w:r>
        <w:rPr>
          <w:rFonts w:ascii="メイリオ" w:eastAsia="メイリオ" w:hAnsi="メイリオ" w:cs="メイリオ" w:hint="eastAsia"/>
          <w:sz w:val="16"/>
        </w:rPr>
        <w:t>図</w:t>
      </w:r>
      <w:r w:rsidR="008A3837">
        <w:rPr>
          <w:rFonts w:ascii="メイリオ" w:eastAsia="メイリオ" w:hAnsi="メイリオ" w:cs="メイリオ"/>
          <w:sz w:val="16"/>
        </w:rPr>
        <w:t xml:space="preserve"> 7</w:t>
      </w:r>
      <w:r w:rsidRPr="00E325AA">
        <w:rPr>
          <w:rFonts w:ascii="メイリオ" w:eastAsia="メイリオ" w:hAnsi="メイリオ" w:cs="メイリオ"/>
          <w:sz w:val="16"/>
        </w:rPr>
        <w:t xml:space="preserve">: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2D4E2E42"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7</w:t>
      </w:r>
      <w:r>
        <w:rPr>
          <w:rFonts w:ascii="メイリオ" w:eastAsia="メイリオ" w:hAnsi="メイリオ" w:cs="メイリオ" w:hint="eastAsia"/>
          <w:sz w:val="18"/>
          <w:szCs w:val="18"/>
          <w:lang w:eastAsia="ja-JP"/>
        </w:rPr>
        <w:t>はFOSSID AB社のツールを用いた監査手法を例示しています。このアプローチにはいくつかメリットがあります。社内リソースを使用するのでサード</w:t>
      </w:r>
      <w:r w:rsidR="00404B30">
        <w:rPr>
          <w:rFonts w:ascii="メイリオ" w:eastAsia="メイリオ" w:hAnsi="メイリオ" w:cs="メイリオ" w:hint="eastAsia"/>
          <w:sz w:val="18"/>
          <w:szCs w:val="18"/>
          <w:lang w:eastAsia="ja-JP"/>
        </w:rPr>
        <w:t>パーティの監査人の対応可能状況に依存せず</w:t>
      </w:r>
      <w:r>
        <w:rPr>
          <w:rFonts w:ascii="メイリオ" w:eastAsia="メイリオ" w:hAnsi="メイリオ" w:cs="メイリオ" w:hint="eastAsia"/>
          <w:sz w:val="18"/>
          <w:szCs w:val="18"/>
          <w:lang w:eastAsia="ja-JP"/>
        </w:rPr>
        <w:t>必要な時にすぐに監査を開始できる点や、将来的な時間の短縮、社外のコ</w:t>
      </w:r>
      <w:r w:rsidR="00404B30">
        <w:rPr>
          <w:rFonts w:ascii="メイリオ" w:eastAsia="メイリオ" w:hAnsi="メイリオ" w:cs="メイリオ" w:hint="eastAsia"/>
          <w:sz w:val="18"/>
          <w:szCs w:val="18"/>
          <w:lang w:eastAsia="ja-JP"/>
        </w:rPr>
        <w:t>スト発生源の削減といったことがあります。コンプライアンスの問題がどんなものでも</w:t>
      </w:r>
      <w:r w:rsidR="00742319">
        <w:rPr>
          <w:rFonts w:ascii="メイリオ" w:eastAsia="メイリオ" w:hAnsi="メイリオ" w:cs="メイリオ" w:hint="eastAsia"/>
          <w:sz w:val="18"/>
          <w:szCs w:val="18"/>
          <w:lang w:eastAsia="ja-JP"/>
        </w:rPr>
        <w:t>、</w:t>
      </w:r>
      <w:r w:rsidR="00404B30">
        <w:rPr>
          <w:rFonts w:ascii="メイリオ" w:eastAsia="メイリオ" w:hAnsi="メイリオ" w:cs="メイリオ" w:hint="eastAsia"/>
          <w:sz w:val="18"/>
          <w:szCs w:val="18"/>
          <w:lang w:eastAsia="ja-JP"/>
        </w:rPr>
        <w:t>直接アクセス・</w:t>
      </w:r>
      <w:r>
        <w:rPr>
          <w:rFonts w:ascii="メイリオ" w:eastAsia="メイリオ" w:hAnsi="メイリオ" w:cs="メイリオ" w:hint="eastAsia"/>
          <w:sz w:val="18"/>
          <w:szCs w:val="18"/>
          <w:lang w:eastAsia="ja-JP"/>
        </w:rPr>
        <w:t>解決できる人によって</w:t>
      </w:r>
      <w:r w:rsidR="00404B30">
        <w:rPr>
          <w:rFonts w:ascii="メイリオ" w:eastAsia="メイリオ" w:hAnsi="メイリオ" w:cs="メイリオ" w:hint="eastAsia"/>
          <w:sz w:val="18"/>
          <w:szCs w:val="18"/>
          <w:lang w:eastAsia="ja-JP"/>
        </w:rPr>
        <w:t>実施されるので</w:t>
      </w:r>
      <w:r w:rsidR="00742319">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すぐに取り組</w:t>
      </w:r>
      <w:r w:rsidR="00404B30">
        <w:rPr>
          <w:rFonts w:ascii="メイリオ" w:eastAsia="メイリオ" w:hAnsi="メイリオ" w:cs="メイリオ" w:hint="eastAsia"/>
          <w:sz w:val="18"/>
          <w:szCs w:val="18"/>
          <w:lang w:eastAsia="ja-JP"/>
        </w:rPr>
        <w:t>むことができます。また最終的にこの監査における正確性や網羅性を確保</w:t>
      </w:r>
      <w:r w:rsidR="00742319">
        <w:rPr>
          <w:rFonts w:ascii="メイリオ" w:eastAsia="メイリオ" w:hAnsi="メイリオ" w:cs="メイリオ" w:hint="eastAsia"/>
          <w:sz w:val="18"/>
          <w:szCs w:val="18"/>
          <w:lang w:eastAsia="ja-JP"/>
        </w:rPr>
        <w:t>するため、監査ツール提供者によって検証することもできます。</w:t>
      </w:r>
      <w:r w:rsidR="00404B30">
        <w:rPr>
          <w:rFonts w:ascii="メイリオ" w:eastAsia="メイリオ" w:hAnsi="メイリオ" w:cs="メイリオ" w:hint="eastAsia"/>
          <w:sz w:val="18"/>
          <w:szCs w:val="18"/>
          <w:lang w:eastAsia="ja-JP"/>
        </w:rPr>
        <w:t>たとえば</w:t>
      </w:r>
      <w:r w:rsidR="00742319">
        <w:rPr>
          <w:rFonts w:ascii="メイリオ" w:eastAsia="メイリオ" w:hAnsi="メイリオ" w:cs="メイリオ" w:hint="eastAsia"/>
          <w:sz w:val="18"/>
          <w:szCs w:val="18"/>
          <w:lang w:eastAsia="ja-JP"/>
        </w:rPr>
        <w:t>FOSSIDにおけるDIYサービスとしての一部として、対象企業に監査されるものと示されたファイルの1%に対し無作為</w:t>
      </w:r>
      <w:ins w:id="146" w:author="Fukuchi, Hiroyuki" w:date="2017-11-30T15:34:00Z">
        <w:r w:rsidR="003516EA">
          <w:rPr>
            <w:rFonts w:ascii="メイリオ" w:eastAsia="メイリオ" w:hAnsi="メイリオ" w:cs="メイリオ" w:hint="eastAsia"/>
            <w:sz w:val="18"/>
            <w:szCs w:val="18"/>
            <w:lang w:eastAsia="ja-JP"/>
          </w:rPr>
          <w:t>抽出</w:t>
        </w:r>
      </w:ins>
      <w:r w:rsidR="00742319">
        <w:rPr>
          <w:rFonts w:ascii="メイリオ" w:eastAsia="メイリオ" w:hAnsi="メイリオ" w:cs="メイリオ" w:hint="eastAsia"/>
          <w:sz w:val="18"/>
          <w:szCs w:val="18"/>
          <w:lang w:eastAsia="ja-JP"/>
        </w:rPr>
        <w:t>検証が提供されています。</w:t>
      </w:r>
    </w:p>
    <w:p w14:paraId="3DA47D78" w14:textId="217CBE6B"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9E50D2" w:rsidRPr="009E50D2">
        <w:rPr>
          <w:rFonts w:ascii="メイリオ" w:eastAsia="メイリオ" w:hAnsi="メイリオ" w:cs="メイリオ" w:hint="eastAsia"/>
          <w:lang w:val="en" w:eastAsia="ja-JP"/>
        </w:rPr>
        <w:t>注記：最終レポートについて</w:t>
      </w:r>
      <w:r w:rsidR="00794E5E" w:rsidRPr="009E50D2">
        <w:rPr>
          <w:rFonts w:ascii="メイリオ" w:eastAsia="メイリオ" w:hAnsi="メイリオ" w:cs="メイリオ" w:hint="eastAsia"/>
          <w:lang w:val="en" w:eastAsia="ja-JP"/>
        </w:rPr>
        <w:t>（</w:t>
      </w:r>
      <w:r w:rsidR="00367A81" w:rsidRPr="002C4D0C">
        <w:rPr>
          <w:lang w:val="en"/>
        </w:rPr>
        <w:t>Note on the final report</w:t>
      </w:r>
      <w:r w:rsidR="00794E5E" w:rsidRPr="009E50D2">
        <w:rPr>
          <w:rFonts w:ascii="メイリオ" w:eastAsia="メイリオ" w:hAnsi="メイリオ" w:cs="メイリオ"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792BFEC6"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sidR="00404B30">
        <w:rPr>
          <w:rFonts w:ascii="メイリオ" w:eastAsia="メイリオ" w:hAnsi="メイリオ" w:cs="メイリオ" w:hint="eastAsia"/>
          <w:sz w:val="18"/>
          <w:szCs w:val="18"/>
          <w:lang w:eastAsia="ja-JP"/>
        </w:rPr>
        <w:t>へ焦点を当て</w:t>
      </w:r>
      <w:r>
        <w:rPr>
          <w:rFonts w:ascii="メイリオ" w:eastAsia="メイリオ" w:hAnsi="メイリオ" w:cs="メイリオ" w:hint="eastAsia"/>
          <w:sz w:val="18"/>
          <w:szCs w:val="18"/>
          <w:lang w:eastAsia="ja-JP"/>
        </w:rPr>
        <w:t>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404B30">
        <w:rPr>
          <w:rFonts w:ascii="メイリオ" w:eastAsia="メイリオ" w:hAnsi="メイリオ" w:cs="メイリオ" w:hint="eastAsia"/>
          <w:sz w:val="18"/>
          <w:szCs w:val="18"/>
          <w:lang w:eastAsia="ja-JP"/>
        </w:rPr>
        <w:t>で使われない残存コードのようなものなどがあります。このため</w:t>
      </w:r>
      <w:ins w:id="147" w:author="Fukuchi, Hiroyuki" w:date="2017-11-30T15:35:00Z">
        <w:r w:rsidR="003516EA">
          <w:rPr>
            <w:rFonts w:ascii="メイリオ" w:eastAsia="メイリオ" w:hAnsi="メイリオ" w:cs="メイリオ" w:hint="eastAsia"/>
            <w:sz w:val="18"/>
            <w:szCs w:val="18"/>
            <w:lang w:eastAsia="ja-JP"/>
          </w:rPr>
          <w:t>最初の</w:t>
        </w:r>
      </w:ins>
      <w:r w:rsidR="00404B30">
        <w:rPr>
          <w:rFonts w:ascii="メイリオ" w:eastAsia="メイリオ" w:hAnsi="メイリオ" w:cs="メイリオ" w:hint="eastAsia"/>
          <w:sz w:val="18"/>
          <w:szCs w:val="18"/>
          <w:lang w:eastAsia="ja-JP"/>
        </w:rPr>
        <w:t>レポート</w:t>
      </w:r>
      <w:del w:id="148" w:author="Fukuchi, Hiroyuki" w:date="2017-11-30T15:35:00Z">
        <w:r w:rsidR="00404B30" w:rsidDel="003516EA">
          <w:rPr>
            <w:rFonts w:ascii="メイリオ" w:eastAsia="メイリオ" w:hAnsi="メイリオ" w:cs="メイリオ" w:hint="eastAsia"/>
            <w:sz w:val="18"/>
            <w:szCs w:val="18"/>
            <w:lang w:eastAsia="ja-JP"/>
          </w:rPr>
          <w:delText>で</w:delText>
        </w:r>
      </w:del>
      <w:r w:rsidR="00404B30">
        <w:rPr>
          <w:rFonts w:ascii="メイリオ" w:eastAsia="メイリオ" w:hAnsi="メイリオ" w:cs="メイリオ" w:hint="eastAsia"/>
          <w:sz w:val="18"/>
          <w:szCs w:val="18"/>
          <w:lang w:eastAsia="ja-JP"/>
        </w:rPr>
        <w:t>は</w:t>
      </w:r>
      <w:del w:id="149" w:author="Fukuchi, Hiroyuki" w:date="2017-11-30T15:35:00Z">
        <w:r w:rsidR="00C42AB9" w:rsidDel="003516EA">
          <w:rPr>
            <w:rFonts w:ascii="メイリオ" w:eastAsia="メイリオ" w:hAnsi="メイリオ" w:cs="メイリオ" w:hint="eastAsia"/>
            <w:sz w:val="18"/>
            <w:szCs w:val="18"/>
            <w:lang w:eastAsia="ja-JP"/>
          </w:rPr>
          <w:delText>最初に</w:delText>
        </w:r>
      </w:del>
      <w:r w:rsidR="00C42AB9">
        <w:rPr>
          <w:rFonts w:ascii="メイリオ" w:eastAsia="メイリオ" w:hAnsi="メイリオ" w:cs="メイリオ" w:hint="eastAsia"/>
          <w:sz w:val="18"/>
          <w:szCs w:val="18"/>
          <w:lang w:eastAsia="ja-JP"/>
        </w:rPr>
        <w:t>長</w:t>
      </w:r>
      <w:ins w:id="150" w:author="Fukuchi, Hiroyuki" w:date="2017-11-30T15:35:00Z">
        <w:r w:rsidR="003516EA">
          <w:rPr>
            <w:rFonts w:ascii="メイリオ" w:eastAsia="メイリオ" w:hAnsi="メイリオ" w:cs="メイリオ" w:hint="eastAsia"/>
            <w:sz w:val="18"/>
            <w:szCs w:val="18"/>
            <w:lang w:eastAsia="ja-JP"/>
          </w:rPr>
          <w:t>文で</w:t>
        </w:r>
      </w:ins>
      <w:del w:id="151" w:author="Fukuchi, Hiroyuki" w:date="2017-11-30T15:35:00Z">
        <w:r w:rsidR="00C42AB9" w:rsidDel="003516EA">
          <w:rPr>
            <w:rFonts w:ascii="メイリオ" w:eastAsia="メイリオ" w:hAnsi="メイリオ" w:cs="メイリオ" w:hint="eastAsia"/>
            <w:sz w:val="18"/>
            <w:szCs w:val="18"/>
            <w:lang w:eastAsia="ja-JP"/>
          </w:rPr>
          <w:delText>く</w:delText>
        </w:r>
      </w:del>
      <w:ins w:id="152" w:author="Fukuchi, Hiroyuki" w:date="2017-11-30T15:35:00Z">
        <w:r w:rsidR="003516EA">
          <w:rPr>
            <w:rFonts w:ascii="メイリオ" w:eastAsia="メイリオ" w:hAnsi="メイリオ" w:cs="メイリオ" w:hint="eastAsia"/>
            <w:sz w:val="18"/>
            <w:szCs w:val="18"/>
            <w:lang w:eastAsia="ja-JP"/>
          </w:rPr>
          <w:t>しかもスクリーニング</w:t>
        </w:r>
      </w:ins>
      <w:ins w:id="153" w:author="Fukuchi, Hiroyuki" w:date="2017-11-30T15:36:00Z">
        <w:r w:rsidR="003516EA">
          <w:rPr>
            <w:rFonts w:ascii="メイリオ" w:eastAsia="メイリオ" w:hAnsi="メイリオ" w:cs="メイリオ" w:hint="eastAsia"/>
            <w:sz w:val="18"/>
            <w:szCs w:val="18"/>
            <w:lang w:eastAsia="ja-JP"/>
          </w:rPr>
          <w:t>されて</w:t>
        </w:r>
      </w:ins>
      <w:del w:id="154" w:author="Fukuchi, Hiroyuki" w:date="2017-11-30T15:36:00Z">
        <w:r w:rsidR="00C42AB9" w:rsidDel="003516EA">
          <w:rPr>
            <w:rFonts w:ascii="メイリオ" w:eastAsia="メイリオ" w:hAnsi="メイリオ" w:cs="メイリオ" w:hint="eastAsia"/>
            <w:sz w:val="18"/>
            <w:szCs w:val="18"/>
            <w:lang w:eastAsia="ja-JP"/>
          </w:rPr>
          <w:delText>フィルターがかかって</w:delText>
        </w:r>
      </w:del>
      <w:r w:rsidR="00C42AB9">
        <w:rPr>
          <w:rFonts w:ascii="メイリオ" w:eastAsia="メイリオ" w:hAnsi="メイリオ" w:cs="メイリオ" w:hint="eastAsia"/>
          <w:sz w:val="18"/>
          <w:szCs w:val="18"/>
          <w:lang w:eastAsia="ja-JP"/>
        </w:rPr>
        <w:t>いない状態で</w:t>
      </w:r>
      <w:r w:rsidR="00404B30">
        <w:rPr>
          <w:rFonts w:ascii="メイリオ" w:eastAsia="メイリオ" w:hAnsi="メイリオ" w:cs="メイリオ" w:hint="eastAsia"/>
          <w:sz w:val="18"/>
          <w:szCs w:val="18"/>
          <w:lang w:eastAsia="ja-JP"/>
        </w:rPr>
        <w:t>結果が</w:t>
      </w:r>
      <w:r w:rsidR="00C42AB9">
        <w:rPr>
          <w:rFonts w:ascii="メイリオ" w:eastAsia="メイリオ" w:hAnsi="メイリオ" w:cs="メイリオ" w:hint="eastAsia"/>
          <w:sz w:val="18"/>
          <w:szCs w:val="18"/>
          <w:lang w:eastAsia="ja-JP"/>
        </w:rPr>
        <w:t>でてくる場合があるので、</w:t>
      </w:r>
      <w:r w:rsidR="00404B30">
        <w:rPr>
          <w:rFonts w:ascii="メイリオ" w:eastAsia="メイリオ" w:hAnsi="メイリオ" w:cs="メイリオ" w:hint="eastAsia"/>
          <w:sz w:val="18"/>
          <w:szCs w:val="18"/>
          <w:lang w:eastAsia="ja-JP"/>
        </w:rPr>
        <w:t>そのためこういったものに対し、時間をかけてでも事前に準備して真の問題が発見できるよう</w:t>
      </w:r>
      <w:ins w:id="155" w:author="Fukuchi, Hiroyuki" w:date="2017-11-30T15:36:00Z">
        <w:r w:rsidR="003516EA">
          <w:rPr>
            <w:rFonts w:ascii="メイリオ" w:eastAsia="メイリオ" w:hAnsi="メイリオ" w:cs="メイリオ" w:hint="eastAsia"/>
            <w:sz w:val="18"/>
            <w:szCs w:val="18"/>
            <w:lang w:eastAsia="ja-JP"/>
          </w:rPr>
          <w:t>スクリーニングする</w:t>
        </w:r>
      </w:ins>
      <w:del w:id="156" w:author="Fukuchi, Hiroyuki" w:date="2017-11-30T15:36:00Z">
        <w:r w:rsidR="00404B30" w:rsidDel="003516EA">
          <w:rPr>
            <w:rFonts w:ascii="メイリオ" w:eastAsia="メイリオ" w:hAnsi="メイリオ" w:cs="メイリオ" w:hint="eastAsia"/>
            <w:sz w:val="18"/>
            <w:szCs w:val="18"/>
            <w:lang w:eastAsia="ja-JP"/>
          </w:rPr>
          <w:delText>フィルターを用意しておく</w:delText>
        </w:r>
      </w:del>
      <w:r w:rsidR="00C42AB9">
        <w:rPr>
          <w:rFonts w:ascii="メイリオ" w:eastAsia="メイリオ" w:hAnsi="メイリオ" w:cs="メイリオ" w:hint="eastAsia"/>
          <w:sz w:val="18"/>
          <w:szCs w:val="18"/>
          <w:lang w:eastAsia="ja-JP"/>
        </w:rPr>
        <w:t>べき</w:t>
      </w:r>
      <w:del w:id="157" w:author="Fukuchi, Hiroyuki" w:date="2017-11-30T15:36:00Z">
        <w:r w:rsidR="00404B30" w:rsidDel="003516EA">
          <w:rPr>
            <w:rFonts w:ascii="メイリオ" w:eastAsia="メイリオ" w:hAnsi="メイリオ" w:cs="メイリオ" w:hint="eastAsia"/>
            <w:sz w:val="18"/>
            <w:szCs w:val="18"/>
            <w:lang w:eastAsia="ja-JP"/>
          </w:rPr>
          <w:delText>なの</w:delText>
        </w:r>
      </w:del>
      <w:r w:rsidR="00404B30">
        <w:rPr>
          <w:rFonts w:ascii="メイリオ" w:eastAsia="メイリオ" w:hAnsi="メイリオ" w:cs="メイリオ" w:hint="eastAsia"/>
          <w:sz w:val="18"/>
          <w:szCs w:val="18"/>
          <w:lang w:eastAsia="ja-JP"/>
        </w:rPr>
        <w:t>です</w:t>
      </w:r>
      <w:r w:rsidR="00C42AB9">
        <w:rPr>
          <w:rFonts w:ascii="メイリオ" w:eastAsia="メイリオ" w:hAnsi="メイリオ" w:cs="メイリオ" w:hint="eastAsia"/>
          <w:sz w:val="18"/>
          <w:szCs w:val="18"/>
          <w:lang w:eastAsia="ja-JP"/>
        </w:rPr>
        <w:t>。</w:t>
      </w:r>
    </w:p>
    <w:p w14:paraId="3E8F5412" w14:textId="698FAB46" w:rsidR="00597D3F" w:rsidRPr="002C4D0C" w:rsidRDefault="00D101D2" w:rsidP="00382132">
      <w:pPr>
        <w:pStyle w:val="HeadingIbrahim1"/>
      </w:pPr>
      <w:bookmarkStart w:id="158" w:name="_Toc492046588"/>
      <w:bookmarkStart w:id="159" w:name="_Toc488161394"/>
      <w:bookmarkStart w:id="160" w:name="_Toc488161464"/>
      <w:bookmarkStart w:id="161" w:name="_Toc488161534"/>
      <w:bookmarkStart w:id="162" w:name="_Toc488161958"/>
      <w:bookmarkStart w:id="163" w:name="_Toc488162023"/>
      <w:bookmarkStart w:id="164" w:name="_Toc488162089"/>
      <w:bookmarkStart w:id="165" w:name="_Toc488316262"/>
      <w:bookmarkStart w:id="166" w:name="_Toc492046589"/>
      <w:bookmarkStart w:id="167" w:name="_Toc492046623"/>
      <w:bookmarkEnd w:id="158"/>
      <w:bookmarkEnd w:id="159"/>
      <w:bookmarkEnd w:id="160"/>
      <w:bookmarkEnd w:id="161"/>
      <w:bookmarkEnd w:id="162"/>
      <w:bookmarkEnd w:id="163"/>
      <w:bookmarkEnd w:id="164"/>
      <w:bookmarkEnd w:id="165"/>
      <w:bookmarkEnd w:id="166"/>
      <w:r w:rsidRPr="002C4D0C">
        <w:t>7</w:t>
      </w:r>
      <w:r w:rsidR="004813E1" w:rsidRPr="002C4D0C">
        <w:t xml:space="preserve">. </w:t>
      </w:r>
      <w:r w:rsidR="00C42AB9" w:rsidRPr="009E50D2">
        <w:rPr>
          <w:rFonts w:ascii="メイリオ" w:eastAsia="メイリオ" w:hAnsi="メイリオ" w:cs="メイリオ" w:hint="eastAsia"/>
          <w:lang w:eastAsia="ja-JP"/>
        </w:rPr>
        <w:t>セキュリティとバージョン管理（</w:t>
      </w:r>
      <w:r w:rsidR="004813E1" w:rsidRPr="002C4D0C">
        <w:t>S</w:t>
      </w:r>
      <w:r w:rsidR="004C6B67" w:rsidRPr="002C4D0C">
        <w:t>ecurity and version control</w:t>
      </w:r>
      <w:bookmarkEnd w:id="167"/>
      <w:r w:rsidR="00C42AB9" w:rsidRPr="009E50D2">
        <w:rPr>
          <w:rFonts w:ascii="メイリオ" w:eastAsia="メイリオ" w:hAnsi="メイリオ" w:cs="メイリオ"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65FC85FD"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w:t>
      </w:r>
      <w:ins w:id="168" w:author="Fukuchi, Hiroyuki" w:date="2017-11-30T15:36:00Z">
        <w:r w:rsidR="003516EA">
          <w:rPr>
            <w:rFonts w:ascii="メイリオ" w:eastAsia="メイリオ" w:hAnsi="メイリオ" w:cs="メイリオ" w:hint="eastAsia"/>
            <w:sz w:val="18"/>
            <w:szCs w:val="18"/>
            <w:lang w:eastAsia="ja-JP"/>
          </w:rPr>
          <w:t>、</w:t>
        </w:r>
      </w:ins>
      <w:ins w:id="169" w:author="Fukuchi, Hiroyuki" w:date="2017-11-30T15:37:00Z">
        <w:r w:rsidR="003516EA">
          <w:rPr>
            <w:rFonts w:ascii="メイリオ" w:eastAsia="メイリオ" w:hAnsi="メイリオ" w:cs="メイリオ" w:hint="eastAsia"/>
            <w:sz w:val="18"/>
            <w:szCs w:val="18"/>
            <w:lang w:eastAsia="ja-JP"/>
          </w:rPr>
          <w:t>時間</w:t>
        </w:r>
      </w:ins>
      <w:ins w:id="170" w:author="Fukuchi, Hiroyuki" w:date="2017-11-30T15:36:00Z">
        <w:r w:rsidR="003516EA">
          <w:rPr>
            <w:rFonts w:ascii="メイリオ" w:eastAsia="メイリオ" w:hAnsi="メイリオ" w:cs="メイリオ" w:hint="eastAsia"/>
            <w:sz w:val="18"/>
            <w:szCs w:val="18"/>
            <w:lang w:eastAsia="ja-JP"/>
          </w:rPr>
          <w:t>の</w:t>
        </w:r>
      </w:ins>
      <w:ins w:id="171" w:author="Fukuchi, Hiroyuki" w:date="2017-11-30T15:37:00Z">
        <w:r w:rsidR="003516EA">
          <w:rPr>
            <w:rFonts w:ascii="メイリオ" w:eastAsia="メイリオ" w:hAnsi="メイリオ" w:cs="メイリオ" w:hint="eastAsia"/>
            <w:sz w:val="18"/>
            <w:szCs w:val="18"/>
            <w:lang w:eastAsia="ja-JP"/>
          </w:rPr>
          <w:t>経過</w:t>
        </w:r>
      </w:ins>
      <w:ins w:id="172" w:author="Fukuchi, Hiroyuki" w:date="2017-11-30T15:36:00Z">
        <w:r w:rsidR="003516EA">
          <w:rPr>
            <w:rFonts w:ascii="メイリオ" w:eastAsia="メイリオ" w:hAnsi="メイリオ" w:cs="メイリオ" w:hint="eastAsia"/>
            <w:sz w:val="18"/>
            <w:szCs w:val="18"/>
            <w:lang w:eastAsia="ja-JP"/>
          </w:rPr>
          <w:t>と</w:t>
        </w:r>
      </w:ins>
      <w:ins w:id="173" w:author="Fukuchi, Hiroyuki" w:date="2017-11-30T15:37:00Z">
        <w:r w:rsidR="003516EA">
          <w:rPr>
            <w:rFonts w:ascii="メイリオ" w:eastAsia="メイリオ" w:hAnsi="メイリオ" w:cs="メイリオ" w:hint="eastAsia"/>
            <w:sz w:val="18"/>
            <w:szCs w:val="18"/>
            <w:lang w:eastAsia="ja-JP"/>
          </w:rPr>
          <w:t>もに、</w:t>
        </w:r>
      </w:ins>
      <w:r w:rsidRPr="008A057B">
        <w:rPr>
          <w:rFonts w:ascii="メイリオ" w:eastAsia="メイリオ" w:hAnsi="メイリオ" w:cs="メイリオ" w:hint="eastAsia"/>
          <w:sz w:val="18"/>
          <w:szCs w:val="18"/>
          <w:lang w:eastAsia="ja-JP"/>
        </w:rPr>
        <w:t>ワインのよう</w:t>
      </w:r>
      <w:ins w:id="174" w:author="Fukuchi, Hiroyuki" w:date="2017-11-30T15:37:00Z">
        <w:r w:rsidR="003516EA">
          <w:rPr>
            <w:rFonts w:ascii="メイリオ" w:eastAsia="メイリオ" w:hAnsi="メイリオ" w:cs="メイリオ" w:hint="eastAsia"/>
            <w:sz w:val="18"/>
            <w:szCs w:val="18"/>
            <w:lang w:eastAsia="ja-JP"/>
          </w:rPr>
          <w:t>に</w:t>
        </w:r>
        <w:r w:rsidR="00274A90">
          <w:rPr>
            <w:rFonts w:ascii="メイリオ" w:eastAsia="メイリオ" w:hAnsi="メイリオ" w:cs="メイリオ" w:hint="eastAsia"/>
            <w:sz w:val="18"/>
            <w:szCs w:val="18"/>
            <w:lang w:eastAsia="ja-JP"/>
          </w:rPr>
          <w:t>（熟成するの）</w:t>
        </w:r>
      </w:ins>
      <w:del w:id="175" w:author="Fukuchi, Hiroyuki" w:date="2017-11-30T15:37:00Z">
        <w:r w:rsidRPr="008A057B" w:rsidDel="003516EA">
          <w:rPr>
            <w:rFonts w:ascii="メイリオ" w:eastAsia="メイリオ" w:hAnsi="メイリオ" w:cs="メイリオ" w:hint="eastAsia"/>
            <w:sz w:val="18"/>
            <w:szCs w:val="18"/>
            <w:lang w:eastAsia="ja-JP"/>
          </w:rPr>
          <w:delText>なもの</w:delText>
        </w:r>
      </w:del>
      <w:r w:rsidRPr="008A057B">
        <w:rPr>
          <w:rFonts w:ascii="メイリオ" w:eastAsia="メイリオ" w:hAnsi="メイリオ" w:cs="メイリオ" w:hint="eastAsia"/>
          <w:sz w:val="18"/>
          <w:szCs w:val="18"/>
          <w:lang w:eastAsia="ja-JP"/>
        </w:rPr>
        <w:t>でなく、牛乳のように</w:t>
      </w:r>
      <w:del w:id="176" w:author="Fukuchi, Hiroyuki" w:date="2017-11-30T15:38:00Z">
        <w:r w:rsidR="007754E7" w:rsidRPr="008A057B" w:rsidDel="00274A90">
          <w:rPr>
            <w:rFonts w:ascii="メイリオ" w:eastAsia="メイリオ" w:hAnsi="メイリオ" w:cs="メイリオ" w:hint="eastAsia"/>
            <w:sz w:val="18"/>
            <w:szCs w:val="18"/>
            <w:lang w:eastAsia="ja-JP"/>
          </w:rPr>
          <w:delText>時間の経過ともに</w:delText>
        </w:r>
      </w:del>
      <w:ins w:id="177" w:author="Fukuchi, Hiroyuki" w:date="2017-11-30T15:38:00Z">
        <w:r w:rsidR="00274A90">
          <w:rPr>
            <w:rFonts w:ascii="メイリオ" w:eastAsia="メイリオ" w:hAnsi="メイリオ" w:cs="メイリオ" w:hint="eastAsia"/>
            <w:sz w:val="18"/>
            <w:szCs w:val="18"/>
            <w:lang w:eastAsia="ja-JP"/>
          </w:rPr>
          <w:t>変化（</w:t>
        </w:r>
      </w:ins>
      <w:r w:rsidR="007754E7" w:rsidRPr="008A057B">
        <w:rPr>
          <w:rFonts w:ascii="メイリオ" w:eastAsia="メイリオ" w:hAnsi="メイリオ" w:cs="メイリオ" w:hint="eastAsia"/>
          <w:sz w:val="18"/>
          <w:szCs w:val="18"/>
          <w:lang w:eastAsia="ja-JP"/>
        </w:rPr>
        <w:t>劣化</w:t>
      </w:r>
      <w:ins w:id="178" w:author="Fukuchi, Hiroyuki" w:date="2017-11-30T15:38:00Z">
        <w:r w:rsidR="00274A90">
          <w:rPr>
            <w:rFonts w:ascii="メイリオ" w:eastAsia="メイリオ" w:hAnsi="メイリオ" w:cs="メイリオ" w:hint="eastAsia"/>
            <w:sz w:val="18"/>
            <w:szCs w:val="18"/>
            <w:lang w:eastAsia="ja-JP"/>
          </w:rPr>
          <w:t>）</w:t>
        </w:r>
      </w:ins>
      <w:r w:rsidR="007754E7" w:rsidRPr="008A057B">
        <w:rPr>
          <w:rFonts w:ascii="メイリオ" w:eastAsia="メイリオ" w:hAnsi="メイリオ" w:cs="メイリオ" w:hint="eastAsia"/>
          <w:sz w:val="18"/>
          <w:szCs w:val="18"/>
          <w:lang w:eastAsia="ja-JP"/>
        </w:rPr>
        <w:t>する</w:t>
      </w:r>
      <w:r w:rsidR="00CA754D">
        <w:rPr>
          <w:rFonts w:ascii="メイリオ" w:eastAsia="メイリオ" w:hAnsi="メイリオ" w:cs="メイリオ" w:hint="eastAsia"/>
          <w:sz w:val="18"/>
          <w:szCs w:val="18"/>
          <w:lang w:eastAsia="ja-JP"/>
        </w:rPr>
        <w:t>もの、というの</w:t>
      </w:r>
      <w:r w:rsidRPr="008A057B">
        <w:rPr>
          <w:rFonts w:ascii="メイリオ" w:eastAsia="メイリオ" w:hAnsi="メイリオ" w:cs="メイリオ" w:hint="eastAsia"/>
          <w:sz w:val="18"/>
          <w:szCs w:val="18"/>
          <w:lang w:eastAsia="ja-JP"/>
        </w:rPr>
        <w:t>は一般的に受け入れら</w:t>
      </w:r>
      <w:r w:rsidR="008A057B">
        <w:rPr>
          <w:rFonts w:ascii="メイリオ" w:eastAsia="メイリオ" w:hAnsi="メイリオ" w:cs="メイリオ" w:hint="eastAsia"/>
          <w:sz w:val="18"/>
          <w:szCs w:val="18"/>
          <w:lang w:eastAsia="ja-JP"/>
        </w:rPr>
        <w:t>れ</w:t>
      </w:r>
      <w:r w:rsidR="00404B30">
        <w:rPr>
          <w:rFonts w:ascii="メイリオ" w:eastAsia="メイリオ" w:hAnsi="メイリオ" w:cs="メイリオ" w:hint="eastAsia"/>
          <w:sz w:val="18"/>
          <w:szCs w:val="18"/>
          <w:lang w:eastAsia="ja-JP"/>
        </w:rPr>
        <w:t>ていること</w:t>
      </w:r>
      <w:r w:rsidRPr="008A057B">
        <w:rPr>
          <w:rFonts w:ascii="メイリオ" w:eastAsia="メイリオ" w:hAnsi="メイリオ" w:cs="メイリオ" w:hint="eastAsia"/>
          <w:sz w:val="18"/>
          <w:szCs w:val="18"/>
          <w:lang w:eastAsia="ja-JP"/>
        </w:rPr>
        <w:t>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w:t>
      </w:r>
      <w:r w:rsidR="00404B30">
        <w:rPr>
          <w:rFonts w:ascii="メイリオ" w:eastAsia="メイリオ" w:hAnsi="メイリオ" w:cs="メイリオ" w:hint="eastAsia"/>
          <w:sz w:val="18"/>
          <w:szCs w:val="18"/>
          <w:lang w:eastAsia="ja-JP"/>
        </w:rPr>
        <w:t>っています。こういった情報が公開されるのは改修策が実装される前と</w:t>
      </w:r>
      <w:r w:rsidR="004B554E" w:rsidRPr="008A057B">
        <w:rPr>
          <w:rFonts w:ascii="メイリオ" w:eastAsia="メイリオ" w:hAnsi="メイリオ" w:cs="メイリオ" w:hint="eastAsia"/>
          <w:sz w:val="18"/>
          <w:szCs w:val="18"/>
          <w:lang w:eastAsia="ja-JP"/>
        </w:rPr>
        <w:t>後</w:t>
      </w:r>
      <w:r w:rsidR="00404B30">
        <w:rPr>
          <w:rFonts w:ascii="メイリオ" w:eastAsia="メイリオ" w:hAnsi="メイリオ" w:cs="メイリオ" w:hint="eastAsia"/>
          <w:sz w:val="18"/>
          <w:szCs w:val="18"/>
          <w:lang w:eastAsia="ja-JP"/>
        </w:rPr>
        <w:t>、</w:t>
      </w:r>
      <w:r w:rsidR="004B554E" w:rsidRPr="008A057B">
        <w:rPr>
          <w:rFonts w:ascii="メイリオ" w:eastAsia="メイリオ" w:hAnsi="メイリオ" w:cs="メイリオ" w:hint="eastAsia"/>
          <w:sz w:val="18"/>
          <w:szCs w:val="18"/>
          <w:lang w:eastAsia="ja-JP"/>
        </w:rPr>
        <w:t>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404B30">
        <w:rPr>
          <w:rFonts w:ascii="メイリオ" w:eastAsia="メイリオ" w:hAnsi="メイリオ" w:cs="メイリオ" w:hint="eastAsia"/>
          <w:sz w:val="18"/>
          <w:szCs w:val="18"/>
          <w:lang w:eastAsia="ja-JP"/>
        </w:rPr>
        <w:t>潜在的に含みやすいものでもあるともいえます</w:t>
      </w:r>
      <w:r w:rsidR="000F5D0B" w:rsidRPr="008A057B">
        <w:rPr>
          <w:rFonts w:ascii="メイリオ" w:eastAsia="メイリオ" w:hAnsi="メイリオ" w:cs="メイリオ" w:hint="eastAsia"/>
          <w:sz w:val="18"/>
          <w:szCs w:val="18"/>
          <w:lang w:eastAsia="ja-JP"/>
        </w:rPr>
        <w:t>。セキュリティとバージョン管理は、オープンソース コンプライアンスの</w:t>
      </w:r>
      <w:ins w:id="179" w:author="Fukuchi, Hiroyuki" w:date="2017-11-30T15:39:00Z">
        <w:r w:rsidR="00274A90">
          <w:rPr>
            <w:rFonts w:ascii="メイリオ" w:eastAsia="メイリオ" w:hAnsi="メイリオ" w:cs="メイリオ" w:hint="eastAsia"/>
            <w:sz w:val="18"/>
            <w:szCs w:val="18"/>
            <w:lang w:eastAsia="ja-JP"/>
          </w:rPr>
          <w:t>精査プロセス</w:t>
        </w:r>
      </w:ins>
      <w:del w:id="180" w:author="Fukuchi, Hiroyuki" w:date="2017-11-30T15:39:00Z">
        <w:r w:rsidR="000F5D0B" w:rsidRPr="008A057B" w:rsidDel="00274A90">
          <w:rPr>
            <w:rFonts w:ascii="メイリオ" w:eastAsia="メイリオ" w:hAnsi="メイリオ" w:cs="メイリオ" w:hint="eastAsia"/>
            <w:sz w:val="18"/>
            <w:szCs w:val="18"/>
            <w:lang w:eastAsia="ja-JP"/>
          </w:rPr>
          <w:delText>デューデリジェンス</w:delText>
        </w:r>
      </w:del>
      <w:r w:rsidR="000F5D0B" w:rsidRPr="008A057B">
        <w:rPr>
          <w:rFonts w:ascii="メイリオ" w:eastAsia="メイリオ" w:hAnsi="メイリオ" w:cs="メイリオ" w:hint="eastAsia"/>
          <w:sz w:val="18"/>
          <w:szCs w:val="18"/>
          <w:lang w:eastAsia="ja-JP"/>
        </w:rPr>
        <w:t>としての範疇ではないですが、ソースコード スキャンのサービスを提供する企業として、特定したオープンソースのコンポーネントを既知のオープンソースのセキュリティ脆</w:t>
      </w:r>
      <w:r w:rsidR="00404B30">
        <w:rPr>
          <w:rFonts w:ascii="メイリオ" w:eastAsia="メイリオ" w:hAnsi="メイリオ" w:cs="メイリオ" w:hint="eastAsia"/>
          <w:sz w:val="18"/>
          <w:szCs w:val="18"/>
          <w:lang w:eastAsia="ja-JP"/>
        </w:rPr>
        <w:t>弱性と照らし合わせてマッピングするようなサービスを併せて提供される場合が</w:t>
      </w:r>
      <w:r w:rsidR="000F5D0B" w:rsidRPr="008A057B">
        <w:rPr>
          <w:rFonts w:ascii="メイリオ" w:eastAsia="メイリオ" w:hAnsi="メイリオ" w:cs="メイリオ" w:hint="eastAsia"/>
          <w:sz w:val="18"/>
          <w:szCs w:val="18"/>
          <w:lang w:eastAsia="ja-JP"/>
        </w:rPr>
        <w:t>あります。</w:t>
      </w:r>
    </w:p>
    <w:p w14:paraId="1AD6D7E0" w14:textId="640E6732" w:rsidR="00597D3F" w:rsidRPr="002C4D0C" w:rsidRDefault="00D101D2" w:rsidP="00382132">
      <w:pPr>
        <w:pStyle w:val="HeadingIbrahim1"/>
      </w:pPr>
      <w:bookmarkStart w:id="181" w:name="_Toc492046624"/>
      <w:r w:rsidRPr="002C4D0C">
        <w:t>8</w:t>
      </w:r>
      <w:r w:rsidR="004813E1" w:rsidRPr="002C4D0C">
        <w:t xml:space="preserve">. </w:t>
      </w:r>
      <w:r w:rsidR="008A057B" w:rsidRPr="009E50D2">
        <w:rPr>
          <w:rFonts w:ascii="メイリオ" w:eastAsia="メイリオ" w:hAnsi="メイリオ" w:cs="メイリオ" w:hint="eastAsia"/>
          <w:lang w:eastAsia="ja-JP"/>
        </w:rPr>
        <w:t>買収前、買収後の改善（</w:t>
      </w:r>
      <w:r w:rsidR="004C6B67" w:rsidRPr="002C4D0C">
        <w:t>Pre- and post-acquisition remediation</w:t>
      </w:r>
      <w:bookmarkEnd w:id="181"/>
      <w:r w:rsidR="008A057B" w:rsidRPr="009E50D2">
        <w:rPr>
          <w:rFonts w:ascii="メイリオ" w:eastAsia="メイリオ" w:hAnsi="メイリオ" w:cs="メイリオ"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182"/>
      <w:r w:rsidR="004C6B67" w:rsidRPr="002C4D0C">
        <w:t xml:space="preserve"> to design</w:t>
      </w:r>
      <w:commentRangeEnd w:id="182"/>
      <w:r w:rsidR="009F49A3">
        <w:rPr>
          <w:rStyle w:val="af5"/>
          <w:rFonts w:asciiTheme="minorHAnsi" w:eastAsia="ＭＳ 明朝" w:hAnsiTheme="minorHAnsi"/>
          <w:color w:val="7F7F7F" w:themeColor="text1" w:themeTint="80"/>
          <w:lang w:eastAsia="ja-JP"/>
        </w:rPr>
        <w:commentReference w:id="182"/>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62B6B947"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この</w:t>
      </w:r>
      <w:r w:rsidR="001D2C2A">
        <w:rPr>
          <w:rFonts w:ascii="メイリオ" w:eastAsia="メイリオ" w:hAnsi="メイリオ" w:cs="メイリオ" w:hint="eastAsia"/>
          <w:sz w:val="18"/>
          <w:szCs w:val="18"/>
          <w:lang w:eastAsia="ja-JP"/>
        </w:rPr>
        <w:t>段階で</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w:t>
      </w:r>
      <w:del w:id="183" w:author="Fukuchi, Hiroyuki" w:date="2017-11-30T15:40:00Z">
        <w:r w:rsidDel="00274A90">
          <w:rPr>
            <w:rFonts w:ascii="メイリオ" w:eastAsia="メイリオ" w:hAnsi="メイリオ" w:cs="メイリオ" w:hint="eastAsia"/>
            <w:sz w:val="18"/>
            <w:szCs w:val="18"/>
            <w:lang w:eastAsia="ja-JP"/>
          </w:rPr>
          <w:delText>ているか</w:delText>
        </w:r>
      </w:del>
      <w:r w:rsidR="00DC789D">
        <w:rPr>
          <w:rFonts w:ascii="メイリオ" w:eastAsia="メイリオ" w:hAnsi="メイリオ" w:cs="メイリオ" w:hint="eastAsia"/>
          <w:sz w:val="18"/>
          <w:szCs w:val="18"/>
          <w:lang w:eastAsia="ja-JP"/>
        </w:rPr>
        <w:t>、オープンソースのライセンスの義務の履行についてうまくやって</w:t>
      </w:r>
      <w:ins w:id="184" w:author="Fukuchi, Hiroyuki" w:date="2017-11-30T15:40:00Z">
        <w:r w:rsidR="00274A90">
          <w:rPr>
            <w:rFonts w:ascii="メイリオ" w:eastAsia="メイリオ" w:hAnsi="メイリオ" w:cs="メイリオ" w:hint="eastAsia"/>
            <w:sz w:val="18"/>
            <w:szCs w:val="18"/>
            <w:lang w:eastAsia="ja-JP"/>
          </w:rPr>
          <w:t>いる</w:t>
        </w:r>
      </w:ins>
      <w:del w:id="185" w:author="Fukuchi, Hiroyuki" w:date="2017-11-30T15:40:00Z">
        <w:r w:rsidR="00DC789D" w:rsidDel="00274A90">
          <w:rPr>
            <w:rFonts w:ascii="メイリオ" w:eastAsia="メイリオ" w:hAnsi="メイリオ" w:cs="メイリオ" w:hint="eastAsia"/>
            <w:sz w:val="18"/>
            <w:szCs w:val="18"/>
            <w:lang w:eastAsia="ja-JP"/>
          </w:rPr>
          <w:delText>きた</w:delText>
        </w:r>
      </w:del>
      <w:r w:rsidR="00DC789D">
        <w:rPr>
          <w:rFonts w:ascii="メイリオ" w:eastAsia="メイリオ" w:hAnsi="メイリオ" w:cs="メイリオ" w:hint="eastAsia"/>
          <w:sz w:val="18"/>
          <w:szCs w:val="18"/>
          <w:lang w:eastAsia="ja-JP"/>
        </w:rPr>
        <w:t>か、といった点で明確な情報を持ってい</w:t>
      </w:r>
      <w:ins w:id="186" w:author="Fukuchi, Hiroyuki" w:date="2017-11-30T15:40:00Z">
        <w:r w:rsidR="00274A90">
          <w:rPr>
            <w:rFonts w:ascii="メイリオ" w:eastAsia="メイリオ" w:hAnsi="メイリオ" w:cs="メイリオ" w:hint="eastAsia"/>
            <w:sz w:val="18"/>
            <w:szCs w:val="18"/>
            <w:lang w:eastAsia="ja-JP"/>
          </w:rPr>
          <w:t>るべきです</w:t>
        </w:r>
      </w:ins>
      <w:del w:id="187" w:author="Fukuchi, Hiroyuki" w:date="2017-11-30T15:40:00Z">
        <w:r w:rsidR="00DC789D" w:rsidDel="00274A90">
          <w:rPr>
            <w:rFonts w:ascii="メイリオ" w:eastAsia="メイリオ" w:hAnsi="メイリオ" w:cs="メイリオ" w:hint="eastAsia"/>
            <w:sz w:val="18"/>
            <w:szCs w:val="18"/>
            <w:lang w:eastAsia="ja-JP"/>
          </w:rPr>
          <w:delText>なければなりません</w:delText>
        </w:r>
      </w:del>
      <w:r w:rsidR="00DC789D">
        <w:rPr>
          <w:rFonts w:ascii="メイリオ" w:eastAsia="メイリオ" w:hAnsi="メイリオ" w:cs="メイリオ" w:hint="eastAsia"/>
          <w:sz w:val="18"/>
          <w:szCs w:val="18"/>
          <w:lang w:eastAsia="ja-JP"/>
        </w:rPr>
        <w:t>。この情報は、さまざまなコンプライアンス上の問題に対する改善策を両社で協議するために用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w:t>
      </w:r>
      <w:del w:id="188" w:author="Fukuchi, Hiroyuki" w:date="2017-11-30T15:41:00Z">
        <w:r w:rsidR="008441CF" w:rsidDel="00274A90">
          <w:rPr>
            <w:rFonts w:ascii="メイリオ" w:eastAsia="メイリオ" w:hAnsi="メイリオ" w:cs="メイリオ" w:hint="eastAsia"/>
            <w:sz w:val="18"/>
            <w:szCs w:val="18"/>
            <w:lang w:eastAsia="ja-JP"/>
          </w:rPr>
          <w:delText>くまなく</w:delText>
        </w:r>
      </w:del>
      <w:r w:rsidR="008441CF">
        <w:rPr>
          <w:rFonts w:ascii="メイリオ" w:eastAsia="メイリオ" w:hAnsi="メイリオ" w:cs="メイリオ" w:hint="eastAsia"/>
          <w:sz w:val="18"/>
          <w:szCs w:val="18"/>
          <w:lang w:eastAsia="ja-JP"/>
        </w:rPr>
        <w:t>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189" w:name="_Toc492046625"/>
      <w:r>
        <w:t>9</w:t>
      </w:r>
      <w:r w:rsidR="004813E1" w:rsidRPr="002C4D0C">
        <w:t xml:space="preserve">. </w:t>
      </w:r>
      <w:r w:rsidR="006371F1" w:rsidRPr="009E50D2">
        <w:rPr>
          <w:rFonts w:ascii="メイリオ" w:eastAsia="メイリオ" w:hAnsi="メイリオ" w:cs="メイリオ"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189"/>
      <w:r w:rsidR="006371F1" w:rsidRPr="009E50D2">
        <w:rPr>
          <w:rFonts w:ascii="メイリオ" w:eastAsia="メイリオ" w:hAnsi="メイリオ" w:cs="メイリオ"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3667ABA"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w:t>
      </w:r>
      <w:ins w:id="190" w:author="Fukuchi, Hiroyuki" w:date="2017-11-30T15:41:00Z">
        <w:r w:rsidR="00274A90">
          <w:rPr>
            <w:rFonts w:ascii="メイリオ" w:eastAsia="メイリオ" w:hAnsi="メイリオ" w:cs="メイリオ" w:hint="eastAsia"/>
            <w:sz w:val="18"/>
            <w:szCs w:val="18"/>
            <w:lang w:eastAsia="ja-JP"/>
          </w:rPr>
          <w:t>に合格</w:t>
        </w:r>
      </w:ins>
      <w:del w:id="191" w:author="Fukuchi, Hiroyuki" w:date="2017-11-30T15:41:00Z">
        <w:r w:rsidDel="00274A90">
          <w:rPr>
            <w:rFonts w:ascii="メイリオ" w:eastAsia="メイリオ" w:hAnsi="メイリオ" w:cs="メイリオ" w:hint="eastAsia"/>
            <w:sz w:val="18"/>
            <w:szCs w:val="18"/>
            <w:lang w:eastAsia="ja-JP"/>
          </w:rPr>
          <w:delText>を通過</w:delText>
        </w:r>
      </w:del>
      <w:r>
        <w:rPr>
          <w:rFonts w:ascii="メイリオ" w:eastAsia="メイリオ" w:hAnsi="メイリオ" w:cs="メイリオ" w:hint="eastAsia"/>
          <w:sz w:val="18"/>
          <w:szCs w:val="18"/>
          <w:lang w:eastAsia="ja-JP"/>
        </w:rPr>
        <w:t>することは、</w:t>
      </w:r>
      <w:r w:rsidR="008B2010">
        <w:rPr>
          <w:rFonts w:ascii="メイリオ" w:eastAsia="メイリオ" w:hAnsi="メイリオ" w:cs="メイリオ" w:hint="eastAsia"/>
          <w:sz w:val="18"/>
          <w:szCs w:val="18"/>
          <w:lang w:eastAsia="ja-JP"/>
        </w:rPr>
        <w:t>きちんと備え</w:t>
      </w:r>
      <w:r>
        <w:rPr>
          <w:rFonts w:ascii="メイリオ" w:eastAsia="メイリオ" w:hAnsi="メイリオ" w:cs="メイリオ" w:hint="eastAsia"/>
          <w:sz w:val="18"/>
          <w:szCs w:val="18"/>
          <w:lang w:eastAsia="ja-JP"/>
        </w:rPr>
        <w:t>ていればそう大変なことではありません。しかし買収先が関心を見せたとき初めてその準備を始める、といったことだとすると</w:t>
      </w:r>
      <w:ins w:id="192" w:author="Fukuchi, Hiroyuki" w:date="2017-11-30T15:42:00Z">
        <w:r w:rsidR="00274A90">
          <w:rPr>
            <w:rFonts w:ascii="メイリオ" w:eastAsia="メイリオ" w:hAnsi="メイリオ" w:cs="メイリオ" w:hint="eastAsia"/>
            <w:sz w:val="18"/>
            <w:szCs w:val="18"/>
            <w:lang w:eastAsia="ja-JP"/>
          </w:rPr>
          <w:t>それは難しいことです</w:t>
        </w:r>
      </w:ins>
      <w:del w:id="193" w:author="Fukuchi, Hiroyuki" w:date="2017-11-30T15:42:00Z">
        <w:r w:rsidDel="00274A90">
          <w:rPr>
            <w:rFonts w:ascii="メイリオ" w:eastAsia="メイリオ" w:hAnsi="メイリオ" w:cs="メイリオ" w:hint="eastAsia"/>
            <w:sz w:val="18"/>
            <w:szCs w:val="18"/>
            <w:lang w:eastAsia="ja-JP"/>
          </w:rPr>
          <w:delText>話はまったく違ってきます</w:delText>
        </w:r>
      </w:del>
      <w:r>
        <w:rPr>
          <w:rFonts w:ascii="メイリオ" w:eastAsia="メイリオ" w:hAnsi="メイリオ" w:cs="メイリオ" w:hint="eastAsia"/>
          <w:sz w:val="18"/>
          <w:szCs w:val="18"/>
          <w:lang w:eastAsia="ja-JP"/>
        </w:rPr>
        <w:t>。</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w:t>
      </w:r>
      <w:r w:rsidR="008B2010">
        <w:rPr>
          <w:rFonts w:ascii="メイリオ" w:eastAsia="メイリオ" w:hAnsi="メイリオ" w:cs="メイリオ" w:hint="eastAsia"/>
          <w:sz w:val="18"/>
          <w:szCs w:val="18"/>
          <w:lang w:eastAsia="ja-JP"/>
        </w:rPr>
        <w:t>企業が企業取引のターゲットになるときに、サプライズのリスクを</w:t>
      </w:r>
      <w:r w:rsidR="00F47D7E">
        <w:rPr>
          <w:rFonts w:ascii="メイリオ" w:eastAsia="メイリオ" w:hAnsi="メイリオ" w:cs="メイリオ" w:hint="eastAsia"/>
          <w:sz w:val="18"/>
          <w:szCs w:val="18"/>
          <w:lang w:eastAsia="ja-JP"/>
        </w:rPr>
        <w:t>最小にしてくれる点でも、大きな助けとなってくれます。</w:t>
      </w:r>
    </w:p>
    <w:p w14:paraId="32CA27D6" w14:textId="610AE798" w:rsidR="00597D3F" w:rsidRPr="002C4D0C" w:rsidRDefault="00D101D2" w:rsidP="00382132">
      <w:pPr>
        <w:pStyle w:val="HeadingIbrahim2"/>
        <w:rPr>
          <w:lang w:eastAsia="ja-JP"/>
        </w:rPr>
      </w:pPr>
      <w:bookmarkStart w:id="194" w:name="_Toc492046626"/>
      <w:r w:rsidRPr="002C4D0C">
        <w:rPr>
          <w:lang w:eastAsia="ja-JP"/>
        </w:rPr>
        <w:t>9</w:t>
      </w:r>
      <w:r w:rsidR="00444017" w:rsidRPr="002C4D0C">
        <w:rPr>
          <w:lang w:eastAsia="ja-JP"/>
        </w:rPr>
        <w:t xml:space="preserve">.1 </w:t>
      </w:r>
      <w:r w:rsidR="00033E0E" w:rsidRPr="009E50D2">
        <w:rPr>
          <w:rFonts w:ascii="メイリオ" w:eastAsia="メイリオ" w:hAnsi="メイリオ" w:cs="メイリオ" w:hint="eastAsia"/>
          <w:lang w:eastAsia="ja-JP"/>
        </w:rPr>
        <w:t>コードの中身を知る（</w:t>
      </w:r>
      <w:r w:rsidR="004C6B67" w:rsidRPr="002C4D0C">
        <w:rPr>
          <w:lang w:eastAsia="ja-JP"/>
        </w:rPr>
        <w:t>Know what’s in your code</w:t>
      </w:r>
      <w:bookmarkEnd w:id="194"/>
      <w:r w:rsidR="00033E0E" w:rsidRPr="009E50D2">
        <w:rPr>
          <w:rFonts w:ascii="メイリオ" w:eastAsia="メイリオ" w:hAnsi="メイリオ" w:cs="メイリオ" w:hint="eastAsia"/>
          <w:lang w:eastAsia="ja-JP"/>
        </w:rPr>
        <w:t>）</w:t>
      </w:r>
    </w:p>
    <w:p w14:paraId="06A1F012" w14:textId="62584C13"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You need to maintain a complete software inventory for all sof</w:t>
      </w:r>
      <w:r w:rsidR="009E50D2">
        <w:t xml:space="preserve">tware components including </w:t>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05A9FC0D"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w:t>
      </w:r>
      <w:del w:id="195" w:author="Fukuchi, Hiroyuki" w:date="2017-11-30T15:42:00Z">
        <w:r w:rsidR="00583C48" w:rsidDel="00274A90">
          <w:rPr>
            <w:rFonts w:ascii="メイリオ" w:eastAsia="メイリオ" w:hAnsi="メイリオ" w:cs="メイリオ" w:hint="eastAsia"/>
            <w:sz w:val="18"/>
            <w:szCs w:val="18"/>
            <w:lang w:eastAsia="ja-JP"/>
          </w:rPr>
          <w:delText>、</w:delText>
        </w:r>
      </w:del>
      <w:r w:rsidR="00583C48">
        <w:rPr>
          <w:rFonts w:ascii="メイリオ" w:eastAsia="メイリオ" w:hAnsi="メイリオ" w:cs="メイリオ" w:hint="eastAsia"/>
          <w:sz w:val="18"/>
          <w:szCs w:val="18"/>
          <w:lang w:eastAsia="ja-JP"/>
        </w:rPr>
        <w:t>追跡</w:t>
      </w:r>
      <w:ins w:id="196" w:author="Fukuchi, Hiroyuki" w:date="2017-11-30T15:43:00Z">
        <w:r w:rsidR="00274A90">
          <w:rPr>
            <w:rFonts w:ascii="メイリオ" w:eastAsia="メイリオ" w:hAnsi="メイリオ" w:cs="メイリオ" w:hint="eastAsia"/>
            <w:sz w:val="18"/>
            <w:szCs w:val="18"/>
            <w:lang w:eastAsia="ja-JP"/>
          </w:rPr>
          <w:t>する</w:t>
        </w:r>
      </w:ins>
      <w:del w:id="197" w:author="Fukuchi, Hiroyuki" w:date="2017-11-30T15:43:00Z">
        <w:r w:rsidR="00583C48" w:rsidDel="00274A90">
          <w:rPr>
            <w:rFonts w:ascii="メイリオ" w:eastAsia="メイリオ" w:hAnsi="メイリオ" w:cs="メイリオ" w:hint="eastAsia"/>
            <w:sz w:val="18"/>
            <w:szCs w:val="18"/>
            <w:lang w:eastAsia="ja-JP"/>
          </w:rPr>
          <w:delText>していく</w:delText>
        </w:r>
      </w:del>
      <w:r w:rsidR="00583C48">
        <w:rPr>
          <w:rFonts w:ascii="メイリオ" w:eastAsia="メイリオ" w:hAnsi="メイリオ" w:cs="メイリオ" w:hint="eastAsia"/>
          <w:sz w:val="18"/>
          <w:szCs w:val="18"/>
          <w:lang w:eastAsia="ja-JP"/>
        </w:rPr>
        <w:t>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656CC4">
      <w:pPr>
        <w:pStyle w:val="HeadingIbrahim3"/>
      </w:pPr>
      <w:r w:rsidRPr="002C4D0C">
        <w:t>9</w:t>
      </w:r>
      <w:r w:rsidR="00907CF2" w:rsidRPr="002C4D0C">
        <w:t xml:space="preserve">.1.1 </w:t>
      </w:r>
      <w:r w:rsidR="00583C48" w:rsidRPr="009E50D2">
        <w:rPr>
          <w:rFonts w:ascii="メイリオ" w:eastAsia="メイリオ" w:hAnsi="メイリオ" w:cs="メイリオ" w:hint="eastAsia"/>
          <w:lang w:eastAsia="ja-JP"/>
        </w:rPr>
        <w:t>ポリシーとプロセス（</w:t>
      </w:r>
      <w:r w:rsidR="004C6B67" w:rsidRPr="009E50D2">
        <w:rPr>
          <w:rFonts w:ascii="メイリオ" w:eastAsia="メイリオ" w:hAnsi="メイリオ" w:cs="メイリオ"/>
        </w:rPr>
        <w:t>P</w:t>
      </w:r>
      <w:r w:rsidR="004C6B67" w:rsidRPr="002C4D0C">
        <w:t>olicy and process</w:t>
      </w:r>
      <w:r w:rsidR="00583C48" w:rsidRPr="009E50D2">
        <w:rPr>
          <w:rFonts w:ascii="メイリオ" w:eastAsia="メイリオ" w:hAnsi="メイリオ" w:cs="メイリオ"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5350B860"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lastRenderedPageBreak/>
        <w:t>オープンソース コンプライアンス</w:t>
      </w:r>
      <w:r w:rsidR="008B2010">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w:t>
      </w:r>
      <w:r w:rsidR="008B2010">
        <w:rPr>
          <w:rFonts w:ascii="メイリオ" w:eastAsia="メイリオ" w:hAnsi="メイリオ" w:cs="メイリオ" w:hint="eastAsia"/>
          <w:sz w:val="18"/>
          <w:szCs w:val="18"/>
          <w:lang w:eastAsia="ja-JP"/>
        </w:rPr>
        <w:t>これらのルールを日常ベースで実践していく方法に関する具体的な仕様</w:t>
      </w:r>
      <w:r w:rsidR="001E6258">
        <w:rPr>
          <w:rFonts w:ascii="メイリオ" w:eastAsia="メイリオ" w:hAnsi="メイリオ" w:cs="メイリオ" w:hint="eastAsia"/>
          <w:sz w:val="18"/>
          <w:szCs w:val="18"/>
          <w:lang w:eastAsia="ja-JP"/>
        </w:rPr>
        <w:t>のことをいいます。コンプライアンス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6EDADCA7" w:rsidR="00597D3F" w:rsidRDefault="004C6B67" w:rsidP="00197BB6">
      <w:pPr>
        <w:pStyle w:val="FigureCaption"/>
      </w:pPr>
      <w:r w:rsidRPr="002C4D0C">
        <w:t xml:space="preserve">Figure </w:t>
      </w:r>
      <w:r w:rsidR="008A3837">
        <w:t>8</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5F982195"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w:t>
      </w:r>
      <w:r w:rsidR="008A3837">
        <w:rPr>
          <w:rFonts w:ascii="メイリオ" w:eastAsia="メイリオ" w:hAnsi="メイリオ" w:cs="メイリオ" w:hint="eastAsia"/>
          <w:sz w:val="16"/>
        </w:rPr>
        <w:t>8</w:t>
      </w:r>
      <w:r w:rsidRPr="00395EB2">
        <w:rPr>
          <w:rFonts w:ascii="メイリオ" w:eastAsia="メイリオ" w:hAnsi="メイリオ" w:cs="メイリオ" w:hint="eastAsia"/>
          <w:sz w:val="16"/>
        </w:rPr>
        <w:t>：オープンソース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27B23F5"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8A3837">
        <w:rPr>
          <w:color w:val="auto"/>
        </w:rPr>
        <w:t>8</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0A35465B"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w:t>
      </w:r>
      <w:r w:rsidR="008A3837">
        <w:rPr>
          <w:rFonts w:ascii="メイリオ" w:eastAsia="メイリオ" w:hAnsi="メイリオ" w:cs="メイリオ" w:hint="eastAsia"/>
          <w:sz w:val="18"/>
          <w:szCs w:val="18"/>
          <w:lang w:eastAsia="ja-JP"/>
        </w:rPr>
        <w:t>8</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w:t>
      </w:r>
      <w:ins w:id="198" w:author="Fukuchi, Hiroyuki" w:date="2017-11-30T15:44:00Z">
        <w:r w:rsidR="00274A90">
          <w:rPr>
            <w:rFonts w:ascii="メイリオ" w:eastAsia="メイリオ" w:hAnsi="メイリオ" w:cs="メイリオ" w:hint="eastAsia"/>
            <w:sz w:val="18"/>
            <w:szCs w:val="18"/>
            <w:lang w:eastAsia="ja-JP"/>
          </w:rPr>
          <w:t>精査</w:t>
        </w:r>
      </w:ins>
      <w:del w:id="199" w:author="Fukuchi, Hiroyuki" w:date="2017-11-30T15:44:00Z">
        <w:r w:rsidDel="00274A90">
          <w:rPr>
            <w:rFonts w:ascii="メイリオ" w:eastAsia="メイリオ" w:hAnsi="メイリオ" w:cs="メイリオ" w:hint="eastAsia"/>
            <w:sz w:val="18"/>
            <w:szCs w:val="18"/>
            <w:lang w:eastAsia="ja-JP"/>
          </w:rPr>
          <w:delText>デューデリ</w:delText>
        </w:r>
      </w:del>
      <w:del w:id="200" w:author="Fukuchi, Hiroyuki" w:date="2017-11-30T15:43:00Z">
        <w:r w:rsidDel="00274A90">
          <w:rPr>
            <w:rFonts w:ascii="メイリオ" w:eastAsia="メイリオ" w:hAnsi="メイリオ" w:cs="メイリオ" w:hint="eastAsia"/>
            <w:sz w:val="18"/>
            <w:szCs w:val="18"/>
            <w:lang w:eastAsia="ja-JP"/>
          </w:rPr>
          <w:delText>ジェンス</w:delText>
        </w:r>
      </w:del>
      <w:r>
        <w:rPr>
          <w:rFonts w:ascii="メイリオ" w:eastAsia="メイリオ" w:hAnsi="メイリオ" w:cs="メイリオ" w:hint="eastAsia"/>
          <w:sz w:val="18"/>
          <w:szCs w:val="18"/>
          <w:lang w:eastAsia="ja-JP"/>
        </w:rPr>
        <w:t>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w:t>
      </w:r>
      <w:del w:id="201" w:author="Fukuchi, Hiroyuki" w:date="2017-11-30T15:44:00Z">
        <w:r w:rsidRPr="001F23DD" w:rsidDel="00274A90">
          <w:rPr>
            <w:rFonts w:ascii="メイリオ" w:eastAsia="メイリオ" w:hAnsi="メイリオ" w:cs="メイリオ" w:hint="eastAsia"/>
            <w:color w:val="000000"/>
            <w:sz w:val="18"/>
          </w:rPr>
          <w:delText>し、完遂</w:delText>
        </w:r>
      </w:del>
      <w:r w:rsidRPr="001F23DD">
        <w:rPr>
          <w:rFonts w:ascii="メイリオ" w:eastAsia="メイリオ" w:hAnsi="メイリオ" w:cs="メイリオ" w:hint="eastAsia"/>
          <w:color w:val="000000"/>
          <w:sz w:val="18"/>
        </w:rPr>
        <w:t>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41C5517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w:t>
      </w:r>
      <w:ins w:id="202" w:author="Fukuchi, Hiroyuki" w:date="2017-11-30T15:44:00Z">
        <w:r w:rsidR="00274A90">
          <w:rPr>
            <w:rFonts w:ascii="メイリオ" w:eastAsia="メイリオ" w:hAnsi="メイリオ" w:cs="メイリオ" w:hint="eastAsia"/>
            <w:color w:val="000000"/>
            <w:sz w:val="18"/>
          </w:rPr>
          <w:t>する</w:t>
        </w:r>
      </w:ins>
      <w:del w:id="203" w:author="Fukuchi, Hiroyuki" w:date="2017-11-30T15:44:00Z">
        <w:r w:rsidRPr="001F23DD" w:rsidDel="00274A90">
          <w:rPr>
            <w:rFonts w:ascii="メイリオ" w:eastAsia="メイリオ" w:hAnsi="メイリオ" w:cs="メイリオ" w:hint="eastAsia"/>
            <w:color w:val="000000"/>
            <w:sz w:val="18"/>
          </w:rPr>
          <w:delText>連した</w:delText>
        </w:r>
      </w:del>
      <w:r w:rsidRPr="001F23DD">
        <w:rPr>
          <w:rFonts w:ascii="メイリオ" w:eastAsia="メイリオ" w:hAnsi="メイリオ" w:cs="メイリオ" w:hint="eastAsia"/>
          <w:color w:val="000000"/>
          <w:sz w:val="18"/>
        </w:rPr>
        <w:t>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4" w:history="1">
        <w:r w:rsidR="005F5C58" w:rsidRPr="005F5C58">
          <w:rPr>
            <w:rStyle w:val="affd"/>
          </w:rPr>
          <w:t>download</w:t>
        </w:r>
      </w:hyperlink>
      <w:r w:rsidR="005F5C58">
        <w:t xml:space="preserve"> the free e-book “Open Source Compliance in the Enterprise”, published by the Linux Foundation. </w:t>
      </w:r>
    </w:p>
    <w:p w14:paraId="02D88E57" w14:textId="40C6F82B" w:rsidR="001F23DD" w:rsidRPr="001F23DD" w:rsidRDefault="00D8670A"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このプロセスからのアウトプット</w:t>
      </w:r>
      <w:r w:rsidR="001F23DD">
        <w:rPr>
          <w:rFonts w:ascii="メイリオ" w:eastAsia="メイリオ" w:hAnsi="メイリオ" w:cs="メイリオ" w:hint="eastAsia"/>
          <w:sz w:val="18"/>
          <w:szCs w:val="18"/>
          <w:lang w:eastAsia="ja-JP"/>
        </w:rPr>
        <w:t>は、公開可能なオープンソースの</w:t>
      </w:r>
      <w:ins w:id="204" w:author="Fukuchi, Hiroyuki" w:date="2017-11-30T15:44:00Z">
        <w:r w:rsidR="00274A90">
          <w:rPr>
            <w:rFonts w:ascii="メイリオ" w:eastAsia="メイリオ" w:hAnsi="メイリオ" w:cs="メイリオ" w:hint="eastAsia"/>
            <w:sz w:val="18"/>
            <w:szCs w:val="18"/>
            <w:lang w:eastAsia="ja-JP"/>
          </w:rPr>
          <w:t>一覧</w:t>
        </w:r>
      </w:ins>
      <w:del w:id="205" w:author="Fukuchi, Hiroyuki" w:date="2017-11-30T15:44:00Z">
        <w:r w:rsidR="001F23DD" w:rsidDel="00274A90">
          <w:rPr>
            <w:rFonts w:ascii="メイリオ" w:eastAsia="メイリオ" w:hAnsi="メイリオ" w:cs="メイリオ" w:hint="eastAsia"/>
            <w:sz w:val="18"/>
            <w:szCs w:val="18"/>
            <w:lang w:eastAsia="ja-JP"/>
          </w:rPr>
          <w:delText>部品</w:delText>
        </w:r>
      </w:del>
      <w:r w:rsidR="001F23DD">
        <w:rPr>
          <w:rFonts w:ascii="メイリオ" w:eastAsia="メイリオ" w:hAnsi="メイリオ" w:cs="メイリオ" w:hint="eastAsia"/>
          <w:sz w:val="18"/>
          <w:szCs w:val="18"/>
          <w:lang w:eastAsia="ja-JP"/>
        </w:rPr>
        <w:t>表（BoM：Bill of Materials）、書面による申し入れ（Written offer）、著作権、ライセンス、帰属表示など</w:t>
      </w:r>
      <w:r w:rsidR="008B2010">
        <w:rPr>
          <w:rFonts w:ascii="メイリオ" w:eastAsia="メイリオ" w:hAnsi="メイリオ" w:cs="メイリオ" w:hint="eastAsia"/>
          <w:sz w:val="18"/>
          <w:szCs w:val="18"/>
          <w:lang w:eastAsia="ja-JP"/>
        </w:rPr>
        <w:t>、</w:t>
      </w:r>
      <w:ins w:id="206" w:author="Fukuchi, Hiroyuki" w:date="2017-11-30T15:45:00Z">
        <w:r w:rsidR="00274A90">
          <w:rPr>
            <w:rFonts w:ascii="メイリオ" w:eastAsia="メイリオ" w:hAnsi="メイリオ" w:cs="メイリオ" w:hint="eastAsia"/>
            <w:sz w:val="18"/>
            <w:szCs w:val="18"/>
            <w:lang w:eastAsia="ja-JP"/>
          </w:rPr>
          <w:t>一覧</w:t>
        </w:r>
      </w:ins>
      <w:del w:id="207" w:author="Fukuchi, Hiroyuki" w:date="2017-11-30T15:45:00Z">
        <w:r w:rsidR="001F23DD" w:rsidDel="00274A90">
          <w:rPr>
            <w:rFonts w:ascii="メイリオ" w:eastAsia="メイリオ" w:hAnsi="メイリオ" w:cs="メイリオ" w:hint="eastAsia"/>
            <w:sz w:val="18"/>
            <w:szCs w:val="18"/>
            <w:lang w:eastAsia="ja-JP"/>
          </w:rPr>
          <w:delText>部品</w:delText>
        </w:r>
      </w:del>
      <w:r w:rsidR="001F23DD">
        <w:rPr>
          <w:rFonts w:ascii="メイリオ" w:eastAsia="メイリオ" w:hAnsi="メイリオ" w:cs="メイリオ" w:hint="eastAsia"/>
          <w:sz w:val="18"/>
          <w:szCs w:val="18"/>
          <w:lang w:eastAsia="ja-JP"/>
        </w:rPr>
        <w:t>表にあるコンポーネント</w:t>
      </w:r>
      <w:r w:rsidR="00106C52">
        <w:rPr>
          <w:rFonts w:ascii="メイリオ" w:eastAsia="メイリオ" w:hAnsi="メイリオ" w:cs="メイリオ" w:hint="eastAsia"/>
          <w:sz w:val="18"/>
          <w:szCs w:val="18"/>
          <w:lang w:eastAsia="ja-JP"/>
        </w:rPr>
        <w:t>の法的</w:t>
      </w:r>
      <w:r w:rsidR="001F23DD">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r w:rsidR="00B17D75">
        <w:fldChar w:fldCharType="begin"/>
      </w:r>
      <w:r w:rsidR="00B17D75">
        <w:rPr>
          <w:lang w:eastAsia="ja-JP"/>
        </w:rPr>
        <w:instrText xml:space="preserve"> HYPERLINK "https://www.linux.com/publications/open-source-compliance-enterprise" </w:instrText>
      </w:r>
      <w:r w:rsidR="00B17D75">
        <w:fldChar w:fldCharType="separate"/>
      </w:r>
      <w:r w:rsidR="00106C52" w:rsidRPr="00106C52">
        <w:rPr>
          <w:rStyle w:val="affd"/>
          <w:rFonts w:ascii="メイリオ" w:eastAsia="メイリオ" w:hAnsi="メイリオ" w:cs="メイリオ" w:hint="eastAsia"/>
          <w:sz w:val="18"/>
          <w:szCs w:val="18"/>
          <w:lang w:eastAsia="ja-JP"/>
        </w:rPr>
        <w:t>Open Source Compliance in the Enterprise</w:t>
      </w:r>
      <w:r w:rsidR="00B17D75">
        <w:rPr>
          <w:rStyle w:val="affd"/>
          <w:rFonts w:ascii="メイリオ" w:eastAsia="メイリオ" w:hAnsi="メイリオ" w:cs="メイリオ"/>
          <w:sz w:val="18"/>
          <w:szCs w:val="18"/>
          <w:lang w:eastAsia="ja-JP"/>
        </w:rPr>
        <w:fldChar w:fldCharType="end"/>
      </w:r>
      <w:r w:rsidR="00106C52">
        <w:rPr>
          <w:rFonts w:ascii="メイリオ" w:eastAsia="メイリオ" w:hAnsi="メイリオ" w:cs="メイリオ" w:hint="eastAsia"/>
          <w:sz w:val="18"/>
          <w:szCs w:val="18"/>
          <w:lang w:eastAsia="ja-JP"/>
        </w:rPr>
        <w:t>」を参考にしてみてください。</w:t>
      </w:r>
    </w:p>
    <w:p w14:paraId="2686728D" w14:textId="4CCBF385"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206098" w:rsidRPr="009E50D2">
        <w:rPr>
          <w:rFonts w:ascii="メイリオ" w:eastAsia="メイリオ" w:hAnsi="メイリオ" w:cs="メイリオ" w:hint="eastAsia"/>
          <w:lang w:eastAsia="ja-JP"/>
        </w:rPr>
        <w:t>スタッフ（</w:t>
      </w:r>
      <w:r w:rsidR="004C6B67" w:rsidRPr="00B567B1">
        <w:rPr>
          <w:lang w:eastAsia="ja-JP"/>
        </w:rPr>
        <w:t>Sta</w:t>
      </w:r>
      <w:r w:rsidR="00B567B1">
        <w:rPr>
          <w:lang w:eastAsia="ja-JP"/>
        </w:rPr>
        <w:t>ff</w:t>
      </w:r>
      <w:r w:rsidR="00206098" w:rsidRPr="009E50D2">
        <w:rPr>
          <w:rFonts w:ascii="メイリオ" w:eastAsia="メイリオ" w:hAnsi="メイリオ" w:cs="メイリオ" w:hint="eastAsia"/>
          <w:lang w:eastAsia="ja-JP"/>
        </w:rPr>
        <w:t>）</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490FD70C"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w:t>
      </w:r>
      <w:ins w:id="208" w:author="Fukuchi, Hiroyuki" w:date="2017-11-30T15:46:00Z">
        <w:r w:rsidR="00274A90">
          <w:rPr>
            <w:rFonts w:ascii="メイリオ" w:eastAsia="メイリオ" w:hAnsi="メイリオ" w:cs="メイリオ" w:hint="eastAsia"/>
            <w:sz w:val="18"/>
            <w:szCs w:val="18"/>
            <w:lang w:eastAsia="ja-JP"/>
          </w:rPr>
          <w:t>、</w:t>
        </w:r>
      </w:ins>
      <w:r w:rsidR="00E653F0">
        <w:rPr>
          <w:rFonts w:ascii="メイリオ" w:eastAsia="メイリオ" w:hAnsi="メイリオ" w:cs="メイリオ" w:hint="eastAsia"/>
          <w:sz w:val="18"/>
          <w:szCs w:val="18"/>
          <w:lang w:eastAsia="ja-JP"/>
        </w:rPr>
        <w:t>一人</w:t>
      </w:r>
      <w:del w:id="209" w:author="Fukuchi, Hiroyuki" w:date="2017-11-30T15:46:00Z">
        <w:r w:rsidR="00E653F0" w:rsidDel="00274A90">
          <w:rPr>
            <w:rFonts w:ascii="メイリオ" w:eastAsia="メイリオ" w:hAnsi="メイリオ" w:cs="メイリオ" w:hint="eastAsia"/>
            <w:sz w:val="18"/>
            <w:szCs w:val="18"/>
            <w:lang w:eastAsia="ja-JP"/>
          </w:rPr>
          <w:delText>、それ</w:delText>
        </w:r>
      </w:del>
      <w:r w:rsidR="00E653F0">
        <w:rPr>
          <w:rFonts w:ascii="メイリオ" w:eastAsia="メイリオ" w:hAnsi="メイリオ" w:cs="メイリオ" w:hint="eastAsia"/>
          <w:sz w:val="18"/>
          <w:szCs w:val="18"/>
          <w:lang w:eastAsia="ja-JP"/>
        </w:rPr>
        <w:t>以上の</w:t>
      </w:r>
      <w:r w:rsidR="00EE7999">
        <w:rPr>
          <w:rFonts w:ascii="メイリオ" w:eastAsia="メイリオ" w:hAnsi="メイリオ" w:cs="メイリオ" w:hint="eastAsia"/>
          <w:sz w:val="18"/>
          <w:szCs w:val="18"/>
          <w:lang w:eastAsia="ja-JP"/>
        </w:rPr>
        <w:t>法律</w:t>
      </w:r>
      <w:ins w:id="210" w:author="Fukuchi, Hiroyuki" w:date="2017-11-30T15:46:00Z">
        <w:r w:rsidR="00274A90">
          <w:rPr>
            <w:rFonts w:ascii="メイリオ" w:eastAsia="メイリオ" w:hAnsi="メイリオ" w:cs="メイリオ" w:hint="eastAsia"/>
            <w:sz w:val="18"/>
            <w:szCs w:val="18"/>
            <w:lang w:eastAsia="ja-JP"/>
          </w:rPr>
          <w:t>顧問と、</w:t>
        </w:r>
      </w:ins>
      <w:del w:id="211" w:author="Fukuchi, Hiroyuki" w:date="2017-11-30T15:46:00Z">
        <w:r w:rsidR="00EE7999" w:rsidDel="00274A90">
          <w:rPr>
            <w:rFonts w:ascii="メイリオ" w:eastAsia="メイリオ" w:hAnsi="メイリオ" w:cs="メイリオ" w:hint="eastAsia"/>
            <w:sz w:val="18"/>
            <w:szCs w:val="18"/>
            <w:lang w:eastAsia="ja-JP"/>
          </w:rPr>
          <w:delText>の専門家</w:delText>
        </w:r>
      </w:del>
      <w:del w:id="212" w:author="Fukuchi, Hiroyuki" w:date="2017-11-30T15:47:00Z">
        <w:r w:rsidR="00E653F0" w:rsidDel="00274A90">
          <w:rPr>
            <w:rFonts w:ascii="メイリオ" w:eastAsia="メイリオ" w:hAnsi="メイリオ" w:cs="メイリオ" w:hint="eastAsia"/>
            <w:sz w:val="18"/>
            <w:szCs w:val="18"/>
            <w:lang w:eastAsia="ja-JP"/>
          </w:rPr>
          <w:delText>や</w:delText>
        </w:r>
      </w:del>
      <w:r w:rsidR="00E653F0">
        <w:rPr>
          <w:rFonts w:ascii="メイリオ" w:eastAsia="メイリオ" w:hAnsi="メイリオ" w:cs="メイリオ" w:hint="eastAsia"/>
          <w:sz w:val="18"/>
          <w:szCs w:val="18"/>
          <w:lang w:eastAsia="ja-JP"/>
        </w:rPr>
        <w:t>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w:t>
      </w:r>
      <w:r w:rsidR="008B2010">
        <w:rPr>
          <w:rFonts w:ascii="メイリオ" w:eastAsia="メイリオ" w:hAnsi="メイリオ" w:cs="メイリオ" w:hint="eastAsia"/>
          <w:sz w:val="18"/>
          <w:szCs w:val="18"/>
          <w:lang w:eastAsia="ja-JP"/>
        </w:rPr>
        <w:t>一人の法律</w:t>
      </w:r>
      <w:ins w:id="213" w:author="Fukuchi, Hiroyuki" w:date="2017-11-30T15:47:00Z">
        <w:r w:rsidR="00274A90">
          <w:rPr>
            <w:rFonts w:ascii="メイリオ" w:eastAsia="メイリオ" w:hAnsi="メイリオ" w:cs="メイリオ" w:hint="eastAsia"/>
            <w:sz w:val="18"/>
            <w:szCs w:val="18"/>
            <w:lang w:eastAsia="ja-JP"/>
          </w:rPr>
          <w:t>顧問</w:t>
        </w:r>
      </w:ins>
      <w:del w:id="214" w:author="Fukuchi, Hiroyuki" w:date="2017-11-30T15:47:00Z">
        <w:r w:rsidR="008B2010" w:rsidDel="00274A90">
          <w:rPr>
            <w:rFonts w:ascii="メイリオ" w:eastAsia="メイリオ" w:hAnsi="メイリオ" w:cs="メイリオ" w:hint="eastAsia"/>
            <w:sz w:val="18"/>
            <w:szCs w:val="18"/>
            <w:lang w:eastAsia="ja-JP"/>
          </w:rPr>
          <w:delText>専門家</w:delText>
        </w:r>
      </w:del>
      <w:r w:rsidR="008B2010">
        <w:rPr>
          <w:rFonts w:ascii="メイリオ" w:eastAsia="メイリオ" w:hAnsi="メイリオ" w:cs="メイリオ" w:hint="eastAsia"/>
          <w:sz w:val="18"/>
          <w:szCs w:val="18"/>
          <w:lang w:eastAsia="ja-JP"/>
        </w:rPr>
        <w:t>というシンプルな構成もありえるでしょう。どういった</w:t>
      </w:r>
      <w:r w:rsidR="00EE7999">
        <w:rPr>
          <w:rFonts w:ascii="メイリオ" w:eastAsia="メイリオ" w:hAnsi="メイリオ" w:cs="メイリオ" w:hint="eastAsia"/>
          <w:sz w:val="18"/>
          <w:szCs w:val="18"/>
          <w:lang w:eastAsia="ja-JP"/>
        </w:rPr>
        <w:t>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lastRenderedPageBreak/>
        <w:t>9</w:t>
      </w:r>
      <w:r w:rsidR="00907CF2" w:rsidRPr="002C4D0C">
        <w:rPr>
          <w:lang w:eastAsia="ja-JP"/>
        </w:rPr>
        <w:t xml:space="preserve">.1.3 </w:t>
      </w:r>
      <w:r w:rsidR="009E5DFC" w:rsidRPr="009E50D2">
        <w:rPr>
          <w:rFonts w:ascii="メイリオ" w:eastAsia="メイリオ" w:hAnsi="メイリオ" w:cs="メイリオ" w:hint="eastAsia"/>
          <w:lang w:eastAsia="ja-JP"/>
        </w:rPr>
        <w:t>トレーニング（</w:t>
      </w:r>
      <w:r w:rsidR="004C6B67" w:rsidRPr="002C4D0C">
        <w:rPr>
          <w:lang w:eastAsia="ja-JP"/>
        </w:rPr>
        <w:t>Training</w:t>
      </w:r>
      <w:r w:rsidR="009E5DFC" w:rsidRPr="009E50D2">
        <w:rPr>
          <w:rFonts w:ascii="メイリオ" w:eastAsia="メイリオ" w:hAnsi="メイリオ" w:cs="メイリオ" w:hint="eastAsia"/>
          <w:lang w:eastAsia="ja-JP"/>
        </w:rPr>
        <w:t>）</w:t>
      </w:r>
    </w:p>
    <w:p w14:paraId="2A2C9648" w14:textId="2C7D5E1A" w:rsidR="00597D3F" w:rsidRDefault="004C6B67" w:rsidP="00B567B1">
      <w:pPr>
        <w:pStyle w:val="bodyIbrahim1"/>
        <w:rPr>
          <w:rFonts w:eastAsia="ＭＳ Ｐゴシック"/>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xml:space="preserve">. </w:t>
      </w:r>
      <w:commentRangeStart w:id="215"/>
      <w:commentRangeStart w:id="216"/>
      <w:r w:rsidR="00361C20" w:rsidRPr="002C4D0C">
        <w:t xml:space="preserve"> It</w:t>
      </w:r>
      <w:commentRangeEnd w:id="215"/>
      <w:r w:rsidR="00A477E0">
        <w:rPr>
          <w:rStyle w:val="af5"/>
          <w:rFonts w:asciiTheme="minorHAnsi" w:eastAsia="ＭＳ 明朝" w:hAnsiTheme="minorHAnsi"/>
          <w:color w:val="7F7F7F" w:themeColor="text1" w:themeTint="80"/>
          <w:lang w:eastAsia="ja-JP"/>
        </w:rPr>
        <w:commentReference w:id="215"/>
      </w:r>
      <w:commentRangeEnd w:id="216"/>
      <w:r w:rsidR="002B1933">
        <w:rPr>
          <w:rStyle w:val="af5"/>
          <w:rFonts w:asciiTheme="minorHAnsi" w:eastAsia="ＭＳ 明朝" w:hAnsiTheme="minorHAnsi"/>
          <w:color w:val="7F7F7F" w:themeColor="text1" w:themeTint="80"/>
          <w:lang w:eastAsia="ja-JP"/>
        </w:rPr>
        <w:commentReference w:id="216"/>
      </w:r>
      <w:r w:rsidR="00361C20" w:rsidRPr="002C4D0C">
        <w:t xml:space="preserve"> should also cover</w:t>
      </w:r>
      <w:r w:rsidRPr="002C4D0C">
        <w:t xml:space="preserve"> the business and legal risks of incorporating open source software in products and/or software portfolios.</w:t>
      </w:r>
    </w:p>
    <w:p w14:paraId="6859B567" w14:textId="36945DF0" w:rsidR="009E5DFC" w:rsidRPr="009E5DFC" w:rsidRDefault="009E5DFC" w:rsidP="009E5DF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教育は、コンプライアンス プログラムで本質的に重要な構成要素となります。教育によって従業員に対しオープンソース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w:t>
      </w:r>
      <w:r w:rsidR="008B2010">
        <w:rPr>
          <w:rFonts w:ascii="メイリオ" w:eastAsia="メイリオ" w:hAnsi="メイリオ" w:cs="メイリオ" w:hint="eastAsia"/>
          <w:sz w:val="18"/>
          <w:szCs w:val="18"/>
          <w:lang w:eastAsia="ja-JP"/>
        </w:rPr>
        <w:t>に関する</w:t>
      </w:r>
      <w:r>
        <w:rPr>
          <w:rFonts w:ascii="メイリオ" w:eastAsia="メイリオ" w:hAnsi="メイリオ" w:cs="メイリオ" w:hint="eastAsia"/>
          <w:sz w:val="18"/>
          <w:szCs w:val="18"/>
          <w:lang w:eastAsia="ja-JP"/>
        </w:rPr>
        <w:t>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w:t>
      </w:r>
      <w:r w:rsidR="008D169E">
        <w:rPr>
          <w:rFonts w:ascii="メイリオ" w:eastAsia="メイリオ" w:hAnsi="メイリオ" w:cs="メイリオ" w:hint="eastAsia"/>
          <w:sz w:val="18"/>
          <w:szCs w:val="18"/>
          <w:lang w:eastAsia="ja-JP"/>
        </w:rPr>
        <w:t>ェアを組みこむことのビジネス上、法令上のリスクについても教育は取り扱う</w:t>
      </w:r>
      <w:r w:rsidR="00A477E0">
        <w:rPr>
          <w:rFonts w:ascii="メイリオ" w:eastAsia="メイリオ" w:hAnsi="メイリオ" w:cs="メイリオ" w:hint="eastAsia"/>
          <w:sz w:val="18"/>
          <w:szCs w:val="18"/>
          <w:lang w:eastAsia="ja-JP"/>
        </w:rPr>
        <w:t>べきでしょう。</w:t>
      </w:r>
    </w:p>
    <w:p w14:paraId="617F8193" w14:textId="0CE8B249"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.1.4 </w:t>
      </w:r>
      <w:r w:rsidR="006F0FDB" w:rsidRPr="009E50D2">
        <w:rPr>
          <w:rFonts w:ascii="メイリオ" w:eastAsia="メイリオ" w:hAnsi="メイリオ" w:cs="メイリオ" w:hint="eastAsia"/>
          <w:lang w:eastAsia="ja-JP"/>
        </w:rPr>
        <w:t>ツールの活用（</w:t>
      </w:r>
      <w:r w:rsidR="00907CF2" w:rsidRPr="002C4D0C">
        <w:rPr>
          <w:lang w:eastAsia="ja-JP"/>
        </w:rPr>
        <w:t>T</w:t>
      </w:r>
      <w:r w:rsidR="004C6B67" w:rsidRPr="002C4D0C">
        <w:rPr>
          <w:lang w:eastAsia="ja-JP"/>
        </w:rPr>
        <w:t>ooling</w:t>
      </w:r>
      <w:r w:rsidR="006F0FDB" w:rsidRPr="009E50D2">
        <w:rPr>
          <w:rFonts w:ascii="メイリオ" w:eastAsia="メイリオ" w:hAnsi="メイリオ" w:cs="メイリオ" w:hint="eastAsia"/>
          <w:lang w:eastAsia="ja-JP"/>
        </w:rPr>
        <w:t>）</w:t>
      </w:r>
    </w:p>
    <w:p w14:paraId="739AC009" w14:textId="7FA95278" w:rsidR="00597D3F" w:rsidRDefault="004C6B67" w:rsidP="00B567B1">
      <w:pPr>
        <w:pStyle w:val="bodyIbrahim1"/>
        <w:rPr>
          <w:rFonts w:eastAsia="ＭＳ Ｐゴシック"/>
          <w:lang w:eastAsia="ja-JP"/>
        </w:rPr>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693D38C5" w14:textId="559D1ED5"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 チームは、ソースコードの監査の自動化、オープンソース コードの発見、そのライセンスの特定のためにツールを頻繁に用います。これらのツールとしては、コンプライアンス プロジェクト管理のためのもの、ソフトウェア インベントリのためのものやソースコードやライセンスを特定するためものなどが挙げられます。</w:t>
      </w:r>
    </w:p>
    <w:p w14:paraId="12C61F18" w14:textId="6FD85728" w:rsidR="00597D3F" w:rsidRPr="002C4D0C" w:rsidRDefault="00D101D2" w:rsidP="00284F11">
      <w:pPr>
        <w:pStyle w:val="HeadingIbrahim2"/>
        <w:rPr>
          <w:lang w:eastAsia="ja-JP"/>
        </w:rPr>
      </w:pPr>
      <w:bookmarkStart w:id="217" w:name="_Toc492046627"/>
      <w:r w:rsidRPr="002C4D0C">
        <w:rPr>
          <w:lang w:eastAsia="ja-JP"/>
        </w:rPr>
        <w:t>9</w:t>
      </w:r>
      <w:r w:rsidR="00444017" w:rsidRPr="002C4D0C">
        <w:rPr>
          <w:lang w:eastAsia="ja-JP"/>
        </w:rPr>
        <w:t xml:space="preserve">.2 </w:t>
      </w:r>
      <w:r w:rsidR="00EA08A6" w:rsidRPr="009E50D2">
        <w:rPr>
          <w:rFonts w:ascii="メイリオ" w:eastAsia="メイリオ" w:hAnsi="メイリオ" w:cs="メイリオ" w:hint="eastAsia"/>
          <w:lang w:eastAsia="ja-JP"/>
        </w:rPr>
        <w:t>「</w:t>
      </w:r>
      <w:r w:rsidR="00F848AB" w:rsidRPr="009E50D2">
        <w:rPr>
          <w:rFonts w:ascii="メイリオ" w:eastAsia="メイリオ" w:hAnsi="メイリオ" w:cs="メイリオ" w:hint="eastAsia"/>
          <w:lang w:eastAsia="ja-JP"/>
        </w:rPr>
        <w:t>コンプライ</w:t>
      </w:r>
      <w:r w:rsidR="00855B91" w:rsidRPr="009E50D2">
        <w:rPr>
          <w:rFonts w:ascii="メイリオ" w:eastAsia="メイリオ" w:hAnsi="メイリオ" w:cs="メイリオ" w:hint="eastAsia"/>
          <w:lang w:eastAsia="ja-JP"/>
        </w:rPr>
        <w:t>アンス</w:t>
      </w:r>
      <w:r w:rsidR="00EA08A6" w:rsidRPr="009E50D2">
        <w:rPr>
          <w:rFonts w:ascii="メイリオ" w:eastAsia="メイリオ" w:hAnsi="メイリオ" w:cs="メイリオ" w:hint="eastAsia"/>
          <w:lang w:eastAsia="ja-JP"/>
        </w:rPr>
        <w:t>」</w:t>
      </w:r>
      <w:r w:rsidR="008B2010" w:rsidRPr="009E50D2">
        <w:rPr>
          <w:rFonts w:ascii="メイリオ" w:eastAsia="メイリオ" w:hAnsi="メイリオ" w:cs="メイリオ" w:hint="eastAsia"/>
          <w:lang w:eastAsia="ja-JP"/>
        </w:rPr>
        <w:t>の状態にある</w:t>
      </w:r>
      <w:r w:rsidR="005C4F50" w:rsidRPr="009E50D2">
        <w:rPr>
          <w:rFonts w:ascii="メイリオ" w:eastAsia="メイリオ" w:hAnsi="メイリオ" w:cs="メイリオ" w:hint="eastAsia"/>
          <w:lang w:eastAsia="ja-JP"/>
        </w:rPr>
        <w:t>（</w:t>
      </w:r>
      <w:commentRangeStart w:id="218"/>
      <w:r w:rsidR="004C6B67" w:rsidRPr="002C4D0C">
        <w:rPr>
          <w:lang w:eastAsia="ja-JP"/>
        </w:rPr>
        <w:t>Be in compliance</w:t>
      </w:r>
      <w:bookmarkEnd w:id="217"/>
      <w:commentRangeEnd w:id="218"/>
      <w:r w:rsidR="00855B91">
        <w:rPr>
          <w:rStyle w:val="af5"/>
          <w:rFonts w:asciiTheme="minorHAnsi" w:eastAsia="ＭＳ 明朝" w:hAnsiTheme="minorHAnsi" w:cstheme="minorBidi"/>
          <w:color w:val="7F7F7F" w:themeColor="text1" w:themeTint="80"/>
          <w:lang w:eastAsia="ja-JP"/>
        </w:rPr>
        <w:commentReference w:id="218"/>
      </w:r>
      <w:r w:rsidR="005C4F50" w:rsidRPr="009E50D2">
        <w:rPr>
          <w:rFonts w:ascii="メイリオ" w:eastAsia="メイリオ" w:hAnsi="メイリオ" w:cs="メイリオ" w:hint="eastAsia"/>
          <w:lang w:eastAsia="ja-JP"/>
        </w:rPr>
        <w:t>）</w:t>
      </w:r>
    </w:p>
    <w:p w14:paraId="55A39F14" w14:textId="5306B489" w:rsidR="00597D3F" w:rsidRDefault="004C6B67" w:rsidP="00B567B1">
      <w:pPr>
        <w:pStyle w:val="bodyIbrahim1"/>
        <w:rPr>
          <w:rFonts w:eastAsia="ＭＳ Ｐゴシック"/>
          <w:lang w:eastAsia="ja-JP"/>
        </w:rPr>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60EAE5AB" w14:textId="144516F2" w:rsidR="005C4F50" w:rsidRPr="005C4F50" w:rsidRDefault="005C4F50" w:rsidP="005C4F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ソフトウェアを含む製品を出荷した場合、意図</w:t>
      </w:r>
      <w:r w:rsidR="002559DE">
        <w:rPr>
          <w:rFonts w:ascii="メイリオ" w:eastAsia="メイリオ" w:hAnsi="メイリオ" w:cs="メイリオ" w:hint="eastAsia"/>
          <w:sz w:val="18"/>
          <w:szCs w:val="18"/>
          <w:lang w:eastAsia="ja-JP"/>
        </w:rPr>
        <w:t>的であるか</w:t>
      </w:r>
      <w:r>
        <w:rPr>
          <w:rFonts w:ascii="メイリオ" w:eastAsia="メイリオ" w:hAnsi="メイリオ" w:cs="メイリオ" w:hint="eastAsia"/>
          <w:sz w:val="18"/>
          <w:szCs w:val="18"/>
          <w:lang w:eastAsia="ja-JP"/>
        </w:rPr>
        <w:t>どうか</w:t>
      </w:r>
      <w:r w:rsidR="002559DE">
        <w:rPr>
          <w:rFonts w:ascii="メイリオ" w:eastAsia="メイリオ" w:hAnsi="メイリオ" w:cs="メイリオ" w:hint="eastAsia"/>
          <w:sz w:val="18"/>
          <w:szCs w:val="18"/>
          <w:lang w:eastAsia="ja-JP"/>
        </w:rPr>
        <w:t>によらず</w:t>
      </w:r>
      <w:r>
        <w:rPr>
          <w:rFonts w:ascii="メイリオ" w:eastAsia="メイリオ" w:hAnsi="メイリオ" w:cs="メイリオ" w:hint="eastAsia"/>
          <w:sz w:val="18"/>
          <w:szCs w:val="18"/>
          <w:lang w:eastAsia="ja-JP"/>
        </w:rPr>
        <w:t>、</w:t>
      </w:r>
      <w:r w:rsidR="002559DE">
        <w:rPr>
          <w:rFonts w:ascii="メイリオ" w:eastAsia="メイリオ" w:hAnsi="メイリオ" w:cs="メイリオ" w:hint="eastAsia"/>
          <w:sz w:val="18"/>
          <w:szCs w:val="18"/>
          <w:lang w:eastAsia="ja-JP"/>
        </w:rPr>
        <w:t>それらソフトウェア コンポーネントを統制する</w:t>
      </w:r>
      <w:r>
        <w:rPr>
          <w:rFonts w:ascii="メイリオ" w:eastAsia="メイリオ" w:hAnsi="メイリオ" w:cs="メイリオ" w:hint="eastAsia"/>
          <w:sz w:val="18"/>
          <w:szCs w:val="18"/>
          <w:lang w:eastAsia="ja-JP"/>
        </w:rPr>
        <w:t>各種</w:t>
      </w:r>
      <w:r w:rsidR="002559DE">
        <w:rPr>
          <w:rFonts w:ascii="メイリオ" w:eastAsia="メイリオ" w:hAnsi="メイリオ" w:cs="メイリオ" w:hint="eastAsia"/>
          <w:sz w:val="18"/>
          <w:szCs w:val="18"/>
          <w:lang w:eastAsia="ja-JP"/>
        </w:rPr>
        <w:t>ライセンスを順守している必要があります。</w:t>
      </w:r>
      <w:r w:rsidR="00F848AB">
        <w:rPr>
          <w:rFonts w:ascii="メイリオ" w:eastAsia="メイリオ" w:hAnsi="メイリオ" w:cs="メイリオ" w:hint="eastAsia"/>
          <w:sz w:val="18"/>
          <w:szCs w:val="18"/>
          <w:lang w:eastAsia="ja-JP"/>
        </w:rPr>
        <w:t>こういったことを踏まえると</w:t>
      </w:r>
      <w:r w:rsidR="002559DE">
        <w:rPr>
          <w:rFonts w:ascii="メイリオ" w:eastAsia="メイリオ" w:hAnsi="メイリオ" w:cs="メイリオ" w:hint="eastAsia"/>
          <w:sz w:val="18"/>
          <w:szCs w:val="18"/>
          <w:lang w:eastAsia="ja-JP"/>
        </w:rPr>
        <w:t>コードの中身を網羅された部品表（BoM）として知ることに重きを置くこと</w:t>
      </w:r>
      <w:r w:rsidR="00F848AB">
        <w:rPr>
          <w:rFonts w:ascii="メイリオ" w:eastAsia="メイリオ" w:hAnsi="メイリオ" w:cs="メイリオ" w:hint="eastAsia"/>
          <w:sz w:val="18"/>
          <w:szCs w:val="18"/>
          <w:lang w:eastAsia="ja-JP"/>
        </w:rPr>
        <w:t>によって</w:t>
      </w:r>
      <w:r w:rsidR="002559DE">
        <w:rPr>
          <w:rFonts w:ascii="メイリオ" w:eastAsia="メイリオ" w:hAnsi="メイリオ" w:cs="メイリオ" w:hint="eastAsia"/>
          <w:sz w:val="18"/>
          <w:szCs w:val="18"/>
          <w:lang w:eastAsia="ja-JP"/>
        </w:rPr>
        <w:t>コンプライアンス</w:t>
      </w:r>
      <w:r w:rsidR="00F848AB">
        <w:rPr>
          <w:rFonts w:ascii="メイリオ" w:eastAsia="メイリオ" w:hAnsi="メイリオ" w:cs="メイリオ" w:hint="eastAsia"/>
          <w:sz w:val="18"/>
          <w:szCs w:val="18"/>
          <w:lang w:eastAsia="ja-JP"/>
        </w:rPr>
        <w:t>は</w:t>
      </w:r>
      <w:r w:rsidR="002559DE">
        <w:rPr>
          <w:rFonts w:ascii="メイリオ" w:eastAsia="メイリオ" w:hAnsi="メイリオ" w:cs="メイリオ" w:hint="eastAsia"/>
          <w:sz w:val="18"/>
          <w:szCs w:val="18"/>
          <w:lang w:eastAsia="ja-JP"/>
        </w:rPr>
        <w:t>実施しやすいものになるのです。</w:t>
      </w:r>
    </w:p>
    <w:p w14:paraId="011AA76C" w14:textId="2DA2ABF2" w:rsidR="00597D3F" w:rsidRPr="002C4D0C" w:rsidRDefault="000D4E50" w:rsidP="00B567B1">
      <w:pPr>
        <w:pStyle w:val="bodyIbrahim1"/>
      </w:pPr>
      <w:r w:rsidRPr="002C4D0C">
        <w:rPr>
          <w:lang w:eastAsia="ja-JP"/>
        </w:rPr>
        <w:t xml:space="preserve">Being in compliance is not a simple task, and it varies from product to product based upon the licenses and the structure of the code.  </w:t>
      </w:r>
      <w:r w:rsidRPr="002C4D0C">
        <w:t>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F848AB" w:rsidRDefault="000D4E50" w:rsidP="00B567B1">
      <w:pPr>
        <w:pStyle w:val="ListIbrahimNum1"/>
      </w:pPr>
      <w:r w:rsidRPr="002C4D0C">
        <w:t>Respond quickly and seriously to compliance inquiries.</w:t>
      </w:r>
    </w:p>
    <w:p w14:paraId="2E322162" w14:textId="405738CD" w:rsidR="00F848AB" w:rsidRDefault="00F848AB" w:rsidP="00F848A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コンプライアンス</w:t>
      </w:r>
      <w:r w:rsidR="0038769F">
        <w:rPr>
          <w:rFonts w:ascii="メイリオ" w:eastAsia="メイリオ" w:hAnsi="メイリオ" w:cs="メイリオ" w:hint="eastAsia"/>
          <w:sz w:val="18"/>
          <w:szCs w:val="18"/>
          <w:lang w:eastAsia="ja-JP"/>
        </w:rPr>
        <w:t>の</w:t>
      </w:r>
      <w:r w:rsidR="00EA08A6">
        <w:rPr>
          <w:rFonts w:ascii="メイリオ" w:eastAsia="メイリオ" w:hAnsi="メイリオ" w:cs="メイリオ" w:hint="eastAsia"/>
          <w:sz w:val="18"/>
          <w:szCs w:val="18"/>
          <w:lang w:eastAsia="ja-JP"/>
        </w:rPr>
        <w:t>状態に</w:t>
      </w:r>
      <w:r w:rsidR="008B2010">
        <w:rPr>
          <w:rFonts w:ascii="メイリオ" w:eastAsia="メイリオ" w:hAnsi="メイリオ" w:cs="メイリオ" w:hint="eastAsia"/>
          <w:sz w:val="18"/>
          <w:szCs w:val="18"/>
          <w:lang w:eastAsia="ja-JP"/>
        </w:rPr>
        <w:t>あ</w:t>
      </w:r>
      <w:r w:rsidR="0080380C">
        <w:rPr>
          <w:rFonts w:ascii="メイリオ" w:eastAsia="メイリオ" w:hAnsi="メイリオ" w:cs="メイリオ" w:hint="eastAsia"/>
          <w:sz w:val="18"/>
          <w:szCs w:val="18"/>
          <w:lang w:eastAsia="ja-JP"/>
        </w:rPr>
        <w:t>る</w:t>
      </w:r>
      <w:r w:rsidR="00EA08A6">
        <w:rPr>
          <w:rFonts w:ascii="メイリオ" w:eastAsia="メイリオ" w:hAnsi="メイリオ" w:cs="メイリオ" w:hint="eastAsia"/>
          <w:sz w:val="18"/>
          <w:szCs w:val="18"/>
          <w:lang w:eastAsia="ja-JP"/>
        </w:rPr>
        <w:t>、</w:t>
      </w:r>
      <w:r w:rsidR="0038769F">
        <w:rPr>
          <w:rFonts w:ascii="メイリオ" w:eastAsia="メイリオ" w:hAnsi="メイリオ" w:cs="メイリオ" w:hint="eastAsia"/>
          <w:sz w:val="18"/>
          <w:szCs w:val="18"/>
          <w:lang w:eastAsia="ja-JP"/>
        </w:rPr>
        <w:t>というのは</w:t>
      </w:r>
      <w:r w:rsidR="008B2010">
        <w:rPr>
          <w:rFonts w:ascii="メイリオ" w:eastAsia="メイリオ" w:hAnsi="メイリオ" w:cs="メイリオ" w:hint="eastAsia"/>
          <w:sz w:val="18"/>
          <w:szCs w:val="18"/>
          <w:lang w:eastAsia="ja-JP"/>
        </w:rPr>
        <w:t>そう</w:t>
      </w:r>
      <w:r w:rsidR="0038769F">
        <w:rPr>
          <w:rFonts w:ascii="メイリオ" w:eastAsia="メイリオ" w:hAnsi="メイリオ" w:cs="メイリオ" w:hint="eastAsia"/>
          <w:sz w:val="18"/>
          <w:szCs w:val="18"/>
          <w:lang w:eastAsia="ja-JP"/>
        </w:rPr>
        <w:t>単純な話</w:t>
      </w:r>
      <w:r w:rsidR="008B2010">
        <w:rPr>
          <w:rFonts w:ascii="メイリオ" w:eastAsia="メイリオ" w:hAnsi="メイリオ" w:cs="メイリオ" w:hint="eastAsia"/>
          <w:sz w:val="18"/>
          <w:szCs w:val="18"/>
          <w:lang w:eastAsia="ja-JP"/>
        </w:rPr>
        <w:t>ではなく</w:t>
      </w:r>
      <w:r w:rsidR="00EA08A6">
        <w:rPr>
          <w:rFonts w:ascii="メイリオ" w:eastAsia="メイリオ" w:hAnsi="メイリオ" w:cs="メイリオ" w:hint="eastAsia"/>
          <w:sz w:val="18"/>
          <w:szCs w:val="18"/>
          <w:lang w:eastAsia="ja-JP"/>
        </w:rPr>
        <w:t>ライセンスやコードの構造</w:t>
      </w:r>
      <w:r w:rsidR="0038769F">
        <w:rPr>
          <w:rFonts w:ascii="メイリオ" w:eastAsia="メイリオ" w:hAnsi="メイリオ" w:cs="メイリオ" w:hint="eastAsia"/>
          <w:sz w:val="18"/>
          <w:szCs w:val="18"/>
          <w:lang w:eastAsia="ja-JP"/>
        </w:rPr>
        <w:t>に応じて</w:t>
      </w:r>
      <w:r w:rsidR="00EA08A6">
        <w:rPr>
          <w:rFonts w:ascii="メイリオ" w:eastAsia="メイリオ" w:hAnsi="メイリオ" w:cs="メイリオ" w:hint="eastAsia"/>
          <w:sz w:val="18"/>
          <w:szCs w:val="18"/>
          <w:lang w:eastAsia="ja-JP"/>
        </w:rPr>
        <w:t>製品ごとに変わってくるものです。</w:t>
      </w:r>
      <w:r w:rsidR="0080380C">
        <w:rPr>
          <w:rFonts w:ascii="メイリオ" w:eastAsia="メイリオ" w:hAnsi="メイリオ" w:cs="メイリオ" w:hint="eastAsia"/>
          <w:sz w:val="18"/>
          <w:szCs w:val="18"/>
          <w:lang w:eastAsia="ja-JP"/>
        </w:rPr>
        <w:t>ハイレベルでは、コンプライアンス</w:t>
      </w:r>
      <w:r w:rsidR="008B2010">
        <w:rPr>
          <w:rFonts w:ascii="メイリオ" w:eastAsia="メイリオ" w:hAnsi="メイリオ" w:cs="メイリオ" w:hint="eastAsia"/>
          <w:sz w:val="18"/>
          <w:szCs w:val="18"/>
          <w:lang w:eastAsia="ja-JP"/>
        </w:rPr>
        <w:t>にある</w:t>
      </w:r>
      <w:r w:rsidR="007C69E4">
        <w:rPr>
          <w:rFonts w:ascii="メイリオ" w:eastAsia="メイリオ" w:hAnsi="メイリオ" w:cs="メイリオ" w:hint="eastAsia"/>
          <w:sz w:val="18"/>
          <w:szCs w:val="18"/>
          <w:lang w:eastAsia="ja-JP"/>
        </w:rPr>
        <w:t>状態とは、以下を</w:t>
      </w:r>
      <w:r w:rsidR="0038769F">
        <w:rPr>
          <w:rFonts w:ascii="メイリオ" w:eastAsia="メイリオ" w:hAnsi="メイリオ" w:cs="メイリオ" w:hint="eastAsia"/>
          <w:sz w:val="18"/>
          <w:szCs w:val="18"/>
          <w:lang w:eastAsia="ja-JP"/>
        </w:rPr>
        <w:t>意味</w:t>
      </w:r>
      <w:r w:rsidR="007C69E4">
        <w:rPr>
          <w:rFonts w:ascii="メイリオ" w:eastAsia="メイリオ" w:hAnsi="メイリオ" w:cs="メイリオ" w:hint="eastAsia"/>
          <w:sz w:val="18"/>
          <w:szCs w:val="18"/>
          <w:lang w:eastAsia="ja-JP"/>
        </w:rPr>
        <w:t>しています；</w:t>
      </w:r>
    </w:p>
    <w:p w14:paraId="79375BA4" w14:textId="2AC9D074" w:rsidR="0038769F" w:rsidRPr="007C69E4" w:rsidRDefault="0038769F"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7C69E4">
        <w:rPr>
          <w:rFonts w:ascii="メイリオ" w:eastAsia="メイリオ" w:hAnsi="メイリオ" w:cs="メイリオ" w:hint="eastAsia"/>
          <w:sz w:val="18"/>
          <w:szCs w:val="18"/>
          <w:lang w:eastAsia="ja-JP"/>
        </w:rPr>
        <w:t>すべてのオープンソース ソフトウェアを追跡している</w:t>
      </w:r>
    </w:p>
    <w:p w14:paraId="5BC39764" w14:textId="6C57F9DE" w:rsidR="0038769F" w:rsidRPr="00EF1C17" w:rsidRDefault="007C69E4" w:rsidP="00EF1C17">
      <w:pPr>
        <w:pStyle w:val="ListIbrahimNum1"/>
        <w:numPr>
          <w:ilvl w:val="0"/>
          <w:numId w:val="9"/>
        </w:numPr>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製品として出荷したイメージファイルにあるソフトウェアに対し</w:t>
      </w:r>
      <w:r w:rsidR="0038769F" w:rsidRPr="00EF1C17">
        <w:rPr>
          <w:rFonts w:ascii="メイリオ" w:eastAsia="メイリオ" w:hAnsi="メイリオ" w:cs="メイリオ" w:hint="eastAsia"/>
          <w:sz w:val="18"/>
          <w:szCs w:val="18"/>
          <w:lang w:eastAsia="ja-JP"/>
        </w:rPr>
        <w:t>オープンソースの部品表（BoM）</w:t>
      </w:r>
      <w:r w:rsidRPr="00EF1C17">
        <w:rPr>
          <w:rFonts w:ascii="メイリオ" w:eastAsia="メイリオ" w:hAnsi="メイリオ" w:cs="メイリオ" w:hint="eastAsia"/>
          <w:sz w:val="18"/>
          <w:szCs w:val="18"/>
          <w:lang w:eastAsia="ja-JP"/>
        </w:rPr>
        <w:t>として取りまとめている</w:t>
      </w:r>
    </w:p>
    <w:p w14:paraId="7993B80F" w14:textId="219EE4DD"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lastRenderedPageBreak/>
        <w:t>オープンソース ライセンスの義務を履行している</w:t>
      </w:r>
    </w:p>
    <w:p w14:paraId="33090465" w14:textId="07EA180C" w:rsidR="0038769F" w:rsidRPr="00EF1C17" w:rsidRDefault="007C69E4" w:rsidP="00EF1C17">
      <w:pPr>
        <w:pStyle w:val="ListIbrahimNum1"/>
        <w:spacing w:line="240" w:lineRule="exact"/>
        <w:ind w:left="714" w:hanging="357"/>
        <w:rPr>
          <w:rFonts w:ascii="メイリオ" w:eastAsia="メイリオ" w:hAnsi="メイリオ" w:cs="メイリオ"/>
          <w:sz w:val="18"/>
          <w:szCs w:val="18"/>
          <w:lang w:eastAsia="ja-JP"/>
        </w:rPr>
      </w:pPr>
      <w:r w:rsidRPr="00EF1C17">
        <w:rPr>
          <w:rFonts w:ascii="メイリオ" w:eastAsia="メイリオ" w:hAnsi="メイリオ" w:cs="メイリオ" w:hint="eastAsia"/>
          <w:sz w:val="18"/>
          <w:szCs w:val="18"/>
          <w:lang w:eastAsia="ja-JP"/>
        </w:rPr>
        <w:t>ソフトウェアのアップデートを発行する毎に同じプロセス繰り返されている</w:t>
      </w:r>
    </w:p>
    <w:p w14:paraId="7BFA7493" w14:textId="1AE293C9" w:rsidR="0038769F" w:rsidRPr="00EF1C17" w:rsidRDefault="007C69E4" w:rsidP="00EF1C17">
      <w:pPr>
        <w:pStyle w:val="ListIbrahimNum1"/>
        <w:spacing w:line="240" w:lineRule="exact"/>
        <w:ind w:left="714" w:hanging="357"/>
        <w:rPr>
          <w:rFonts w:ascii="メイリオ" w:eastAsia="メイリオ" w:hAnsi="メイリオ" w:cs="メイリオ"/>
          <w:lang w:eastAsia="ja-JP"/>
        </w:rPr>
      </w:pPr>
      <w:r w:rsidRPr="00EF1C17">
        <w:rPr>
          <w:rFonts w:ascii="メイリオ" w:eastAsia="メイリオ" w:hAnsi="メイリオ" w:cs="メイリオ" w:hint="eastAsia"/>
          <w:sz w:val="18"/>
          <w:lang w:eastAsia="ja-JP"/>
        </w:rPr>
        <w:t>コンプライアンスに関すると問い合わせに対し真摯にかつ迅速に対応している</w:t>
      </w:r>
    </w:p>
    <w:p w14:paraId="74034891" w14:textId="77777777" w:rsidR="0038769F" w:rsidRPr="0038769F" w:rsidRDefault="0038769F" w:rsidP="00F848AB">
      <w:pPr>
        <w:pStyle w:val="bodyIbrahim1"/>
        <w:spacing w:line="240" w:lineRule="exact"/>
        <w:rPr>
          <w:rFonts w:ascii="メイリオ" w:eastAsia="メイリオ" w:hAnsi="メイリオ" w:cs="メイリオ"/>
          <w:sz w:val="18"/>
          <w:szCs w:val="18"/>
          <w:lang w:eastAsia="ja-JP"/>
        </w:rPr>
      </w:pPr>
    </w:p>
    <w:p w14:paraId="3F56528B" w14:textId="15B6EDB1" w:rsidR="00597D3F" w:rsidRPr="002C4D0C" w:rsidRDefault="00D101D2" w:rsidP="00284F11">
      <w:pPr>
        <w:pStyle w:val="HeadingIbrahim2"/>
      </w:pPr>
      <w:bookmarkStart w:id="219" w:name="_Toc492046628"/>
      <w:r w:rsidRPr="002C4D0C">
        <w:t>9</w:t>
      </w:r>
      <w:r w:rsidR="00444017" w:rsidRPr="002C4D0C">
        <w:t xml:space="preserve">.3 </w:t>
      </w:r>
      <w:r w:rsidR="00F20510" w:rsidRPr="009E50D2">
        <w:rPr>
          <w:rFonts w:ascii="メイリオ" w:eastAsia="メイリオ" w:hAnsi="メイリオ" w:cs="メイリオ" w:hint="eastAsia"/>
          <w:lang w:eastAsia="ja-JP"/>
        </w:rPr>
        <w:t>セキュリティのために</w:t>
      </w:r>
      <w:r w:rsidR="00C37F84" w:rsidRPr="009E50D2">
        <w:rPr>
          <w:rFonts w:ascii="メイリオ" w:eastAsia="メイリオ" w:hAnsi="メイリオ" w:cs="メイリオ" w:hint="eastAsia"/>
          <w:lang w:eastAsia="ja-JP"/>
        </w:rPr>
        <w:t>最新版を使用する（</w:t>
      </w:r>
      <w:r w:rsidR="004C6B67" w:rsidRPr="002C4D0C">
        <w:t>Use latest releases for security purposes</w:t>
      </w:r>
      <w:bookmarkEnd w:id="219"/>
      <w:r w:rsidR="00C37F84" w:rsidRPr="009E50D2">
        <w:rPr>
          <w:rFonts w:ascii="メイリオ" w:eastAsia="メイリオ" w:hAnsi="メイリオ" w:cs="メイリオ" w:hint="eastAsia"/>
          <w:lang w:eastAsia="ja-JP"/>
        </w:rPr>
        <w:t>）</w:t>
      </w:r>
    </w:p>
    <w:p w14:paraId="4ACBDEFC" w14:textId="40ECA7DD" w:rsidR="00597D3F" w:rsidRDefault="000D4E50" w:rsidP="00B567B1">
      <w:pPr>
        <w:pStyle w:val="bodyIbrahim1"/>
        <w:rPr>
          <w:rFonts w:eastAsia="ＭＳ Ｐゴシック"/>
          <w:lang w:eastAsia="ja-JP"/>
        </w:rPr>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90B1644" w14:textId="63E142A4" w:rsidR="00F20510" w:rsidRPr="00D82309" w:rsidRDefault="00D82309" w:rsidP="00C37F84">
      <w:pPr>
        <w:pStyle w:val="bodyIbrahim1"/>
        <w:spacing w:line="240" w:lineRule="exact"/>
        <w:rPr>
          <w:rFonts w:ascii="メイリオ" w:eastAsia="メイリオ" w:hAnsi="メイリオ" w:cs="メイリオ"/>
          <w:sz w:val="18"/>
          <w:szCs w:val="18"/>
          <w:lang w:eastAsia="ja-JP"/>
        </w:rPr>
      </w:pPr>
      <w:r w:rsidRPr="00D82309">
        <w:rPr>
          <w:rFonts w:ascii="メイリオ" w:eastAsia="メイリオ" w:hAnsi="メイリオ" w:cs="メイリオ" w:hint="eastAsia"/>
          <w:sz w:val="18"/>
          <w:szCs w:val="18"/>
          <w:lang w:eastAsia="ja-JP"/>
        </w:rPr>
        <w:t>包括的なコンプライアンスプログラムの</w:t>
      </w:r>
      <w:r w:rsidR="006B3AD1">
        <w:rPr>
          <w:rFonts w:ascii="メイリオ" w:eastAsia="メイリオ" w:hAnsi="メイリオ" w:cs="メイリオ" w:hint="eastAsia"/>
          <w:sz w:val="18"/>
          <w:szCs w:val="18"/>
          <w:lang w:eastAsia="ja-JP"/>
        </w:rPr>
        <w:t>一つの</w:t>
      </w:r>
      <w:r w:rsidRPr="00D82309">
        <w:rPr>
          <w:rFonts w:ascii="メイリオ" w:eastAsia="メイリオ" w:hAnsi="メイリオ" w:cs="メイリオ" w:hint="eastAsia"/>
          <w:sz w:val="18"/>
          <w:szCs w:val="18"/>
          <w:lang w:eastAsia="ja-JP"/>
        </w:rPr>
        <w:t>メリット</w:t>
      </w:r>
      <w:r w:rsidR="006B3AD1">
        <w:rPr>
          <w:rFonts w:ascii="メイリオ" w:eastAsia="メイリオ" w:hAnsi="メイリオ" w:cs="メイリオ" w:hint="eastAsia"/>
          <w:sz w:val="18"/>
          <w:szCs w:val="18"/>
          <w:lang w:eastAsia="ja-JP"/>
        </w:rPr>
        <w:t>として、</w:t>
      </w:r>
      <w:del w:id="220" w:author="Fukuchi, Hiroyuki" w:date="2017-11-30T15:48:00Z">
        <w:r w:rsidR="006B3AD1" w:rsidDel="00E6504A">
          <w:rPr>
            <w:rFonts w:ascii="メイリオ" w:eastAsia="メイリオ" w:hAnsi="メイリオ" w:cs="メイリオ" w:hint="eastAsia"/>
            <w:sz w:val="18"/>
            <w:szCs w:val="18"/>
            <w:lang w:eastAsia="ja-JP"/>
          </w:rPr>
          <w:delText>オープンソース ソフ</w:delText>
        </w:r>
        <w:r w:rsidR="007B0D22" w:rsidDel="00E6504A">
          <w:rPr>
            <w:rFonts w:ascii="メイリオ" w:eastAsia="メイリオ" w:hAnsi="メイリオ" w:cs="メイリオ" w:hint="eastAsia"/>
            <w:sz w:val="18"/>
            <w:szCs w:val="18"/>
            <w:lang w:eastAsia="ja-JP"/>
          </w:rPr>
          <w:delText>トウェアで</w:delText>
        </w:r>
      </w:del>
      <w:r w:rsidR="007B0D22">
        <w:rPr>
          <w:rFonts w:ascii="メイリオ" w:eastAsia="メイリオ" w:hAnsi="メイリオ" w:cs="メイリオ" w:hint="eastAsia"/>
          <w:sz w:val="18"/>
          <w:szCs w:val="18"/>
          <w:lang w:eastAsia="ja-JP"/>
        </w:rPr>
        <w:t>安全ではないバージョン</w:t>
      </w:r>
      <w:ins w:id="221" w:author="Fukuchi, Hiroyuki" w:date="2017-11-30T15:49:00Z">
        <w:r w:rsidR="00E6504A">
          <w:rPr>
            <w:rFonts w:ascii="メイリオ" w:eastAsia="メイリオ" w:hAnsi="メイリオ" w:cs="メイリオ" w:hint="eastAsia"/>
            <w:sz w:val="18"/>
            <w:szCs w:val="18"/>
            <w:lang w:eastAsia="ja-JP"/>
          </w:rPr>
          <w:t>のオープンソース ソフトウェアを含む製品</w:t>
        </w:r>
      </w:ins>
      <w:r w:rsidR="007B0D22">
        <w:rPr>
          <w:rFonts w:ascii="メイリオ" w:eastAsia="メイリオ" w:hAnsi="メイリオ" w:cs="メイリオ" w:hint="eastAsia"/>
          <w:sz w:val="18"/>
          <w:szCs w:val="18"/>
          <w:lang w:eastAsia="ja-JP"/>
        </w:rPr>
        <w:t>を見つけ、それを置き換え</w:t>
      </w:r>
      <w:ins w:id="222" w:author="Fukuchi, Hiroyuki" w:date="2017-11-30T15:49:00Z">
        <w:r w:rsidR="00E6504A">
          <w:rPr>
            <w:rFonts w:ascii="メイリオ" w:eastAsia="メイリオ" w:hAnsi="メイリオ" w:cs="メイリオ" w:hint="eastAsia"/>
            <w:sz w:val="18"/>
            <w:szCs w:val="18"/>
            <w:lang w:eastAsia="ja-JP"/>
          </w:rPr>
          <w:t>るのが簡単であるということです</w:t>
        </w:r>
      </w:ins>
      <w:del w:id="223" w:author="Fukuchi, Hiroyuki" w:date="2017-11-30T15:49:00Z">
        <w:r w:rsidR="007B0D22" w:rsidDel="00E6504A">
          <w:rPr>
            <w:rFonts w:ascii="メイリオ" w:eastAsia="メイリオ" w:hAnsi="メイリオ" w:cs="メイリオ" w:hint="eastAsia"/>
            <w:sz w:val="18"/>
            <w:szCs w:val="18"/>
            <w:lang w:eastAsia="ja-JP"/>
          </w:rPr>
          <w:delText>やすくできる</w:delText>
        </w:r>
        <w:r w:rsidR="006B3AD1" w:rsidDel="00E6504A">
          <w:rPr>
            <w:rFonts w:ascii="メイリオ" w:eastAsia="メイリオ" w:hAnsi="メイリオ" w:cs="メイリオ" w:hint="eastAsia"/>
            <w:sz w:val="18"/>
            <w:szCs w:val="18"/>
            <w:lang w:eastAsia="ja-JP"/>
          </w:rPr>
          <w:delText>ことが</w:delText>
        </w:r>
        <w:r w:rsidR="007B0D22" w:rsidDel="00E6504A">
          <w:rPr>
            <w:rFonts w:ascii="メイリオ" w:eastAsia="メイリオ" w:hAnsi="メイリオ" w:cs="メイリオ" w:hint="eastAsia"/>
            <w:sz w:val="18"/>
            <w:szCs w:val="18"/>
            <w:lang w:eastAsia="ja-JP"/>
          </w:rPr>
          <w:delText>あります</w:delText>
        </w:r>
      </w:del>
      <w:r w:rsidR="006B3AD1">
        <w:rPr>
          <w:rFonts w:ascii="メイリオ" w:eastAsia="メイリオ" w:hAnsi="メイリオ" w:cs="メイリオ" w:hint="eastAsia"/>
          <w:sz w:val="18"/>
          <w:szCs w:val="18"/>
          <w:lang w:eastAsia="ja-JP"/>
        </w:rPr>
        <w:t>。今</w:t>
      </w:r>
      <w:r w:rsidR="002E13DF">
        <w:rPr>
          <w:rFonts w:ascii="メイリオ" w:eastAsia="メイリオ" w:hAnsi="メイリオ" w:cs="メイリオ" w:hint="eastAsia"/>
          <w:sz w:val="18"/>
          <w:szCs w:val="18"/>
          <w:lang w:eastAsia="ja-JP"/>
        </w:rPr>
        <w:t>は</w:t>
      </w:r>
      <w:r w:rsidR="006B3AD1">
        <w:rPr>
          <w:rFonts w:ascii="メイリオ" w:eastAsia="メイリオ" w:hAnsi="メイリオ" w:cs="メイリオ" w:hint="eastAsia"/>
          <w:sz w:val="18"/>
          <w:szCs w:val="18"/>
          <w:lang w:eastAsia="ja-JP"/>
        </w:rPr>
        <w:t>大抵のソースコード スキャンツール</w:t>
      </w:r>
      <w:r w:rsidR="00AD2403">
        <w:rPr>
          <w:rFonts w:ascii="メイリオ" w:eastAsia="メイリオ" w:hAnsi="メイリオ" w:cs="メイリオ" w:hint="eastAsia"/>
          <w:sz w:val="18"/>
          <w:szCs w:val="18"/>
          <w:lang w:eastAsia="ja-JP"/>
        </w:rPr>
        <w:t>が</w:t>
      </w:r>
      <w:r w:rsidR="007B0D22">
        <w:rPr>
          <w:rFonts w:ascii="メイリオ" w:eastAsia="メイリオ" w:hAnsi="メイリオ" w:cs="メイリオ" w:hint="eastAsia"/>
          <w:sz w:val="18"/>
          <w:szCs w:val="18"/>
          <w:lang w:eastAsia="ja-JP"/>
        </w:rPr>
        <w:t>古い</w:t>
      </w:r>
      <w:r w:rsidR="006B3AD1">
        <w:rPr>
          <w:rFonts w:ascii="メイリオ" w:eastAsia="メイリオ" w:hAnsi="メイリオ" w:cs="メイリオ" w:hint="eastAsia"/>
          <w:sz w:val="18"/>
          <w:szCs w:val="18"/>
          <w:lang w:eastAsia="ja-JP"/>
        </w:rPr>
        <w:t xml:space="preserve">ソフトウェア </w:t>
      </w:r>
      <w:r w:rsidR="007B0D22">
        <w:rPr>
          <w:rFonts w:ascii="メイリオ" w:eastAsia="メイリオ" w:hAnsi="メイリオ" w:cs="メイリオ" w:hint="eastAsia"/>
          <w:sz w:val="18"/>
          <w:szCs w:val="18"/>
          <w:lang w:eastAsia="ja-JP"/>
        </w:rPr>
        <w:t>コンポーネントで明らかになったセキュリティ</w:t>
      </w:r>
      <w:r w:rsidR="006B3AD1">
        <w:rPr>
          <w:rFonts w:ascii="メイリオ" w:eastAsia="メイリオ" w:hAnsi="メイリオ" w:cs="メイリオ" w:hint="eastAsia"/>
          <w:sz w:val="18"/>
          <w:szCs w:val="18"/>
          <w:lang w:eastAsia="ja-JP"/>
        </w:rPr>
        <w:t>脆弱性に対しフラグを付ける機能</w:t>
      </w:r>
      <w:r w:rsidR="00AD2403">
        <w:rPr>
          <w:rFonts w:ascii="メイリオ" w:eastAsia="メイリオ" w:hAnsi="メイリオ" w:cs="メイリオ" w:hint="eastAsia"/>
          <w:sz w:val="18"/>
          <w:szCs w:val="18"/>
          <w:lang w:eastAsia="ja-JP"/>
        </w:rPr>
        <w:t>を提供しています。オープンソース</w:t>
      </w:r>
      <w:r w:rsidR="008B2010">
        <w:rPr>
          <w:rFonts w:ascii="メイリオ" w:eastAsia="メイリオ" w:hAnsi="メイリオ" w:cs="メイリオ" w:hint="eastAsia"/>
          <w:sz w:val="18"/>
          <w:szCs w:val="18"/>
          <w:lang w:eastAsia="ja-JP"/>
        </w:rPr>
        <w:t xml:space="preserve"> </w:t>
      </w:r>
      <w:r w:rsidR="005D36EF">
        <w:rPr>
          <w:rFonts w:ascii="メイリオ" w:eastAsia="メイリオ" w:hAnsi="メイリオ" w:cs="メイリオ" w:hint="eastAsia"/>
          <w:sz w:val="18"/>
          <w:szCs w:val="18"/>
          <w:lang w:eastAsia="ja-JP"/>
        </w:rPr>
        <w:t>コンポーネントをアップグレードする際に</w:t>
      </w:r>
      <w:r w:rsidR="00AD2403">
        <w:rPr>
          <w:rFonts w:ascii="メイリオ" w:eastAsia="メイリオ" w:hAnsi="メイリオ" w:cs="メイリオ" w:hint="eastAsia"/>
          <w:sz w:val="18"/>
          <w:szCs w:val="18"/>
          <w:lang w:eastAsia="ja-JP"/>
        </w:rPr>
        <w:t>考えるべき大事なこと</w:t>
      </w:r>
      <w:r w:rsidR="005D36EF">
        <w:rPr>
          <w:rFonts w:ascii="メイリオ" w:eastAsia="メイリオ" w:hAnsi="メイリオ" w:cs="メイリオ" w:hint="eastAsia"/>
          <w:sz w:val="18"/>
          <w:szCs w:val="18"/>
          <w:lang w:eastAsia="ja-JP"/>
        </w:rPr>
        <w:t>の一つは、前のバージョンと同じライセンスが維持されていることを常に確認することです。オープンソース プロジェクトでは、メジャーリリースのタイミングでライセンスが変更されることがあります。セキュ</w:t>
      </w:r>
      <w:r w:rsidR="00F45C0E">
        <w:rPr>
          <w:rFonts w:ascii="メイリオ" w:eastAsia="メイリオ" w:hAnsi="メイリオ" w:cs="メイリオ" w:hint="eastAsia"/>
          <w:sz w:val="18"/>
          <w:szCs w:val="18"/>
          <w:lang w:eastAsia="ja-JP"/>
        </w:rPr>
        <w:t>リティ上の問題があるバージョンを使う状況を回避するには、企業が</w:t>
      </w:r>
      <w:r w:rsidR="005D36EF">
        <w:rPr>
          <w:rFonts w:ascii="メイリオ" w:eastAsia="メイリオ" w:hAnsi="メイリオ" w:cs="メイリオ" w:hint="eastAsia"/>
          <w:sz w:val="18"/>
          <w:szCs w:val="18"/>
          <w:lang w:eastAsia="ja-JP"/>
        </w:rPr>
        <w:t xml:space="preserve">オープンソース </w:t>
      </w:r>
      <w:r w:rsidR="00F45C0E">
        <w:rPr>
          <w:rFonts w:ascii="メイリオ" w:eastAsia="メイリオ" w:hAnsi="メイリオ" w:cs="メイリオ" w:hint="eastAsia"/>
          <w:sz w:val="18"/>
          <w:szCs w:val="18"/>
          <w:lang w:eastAsia="ja-JP"/>
        </w:rPr>
        <w:t>プロジェクトのコミュニティに積極的に関わって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エンゲージして</w:t>
      </w:r>
      <w:r w:rsidR="005D36EF">
        <w:rPr>
          <w:rFonts w:ascii="メイリオ" w:eastAsia="メイリオ" w:hAnsi="メイリオ" w:cs="メイリオ" w:hint="eastAsia"/>
          <w:sz w:val="18"/>
          <w:szCs w:val="18"/>
          <w:lang w:eastAsia="ja-JP"/>
        </w:rPr>
        <w:t>）</w:t>
      </w:r>
      <w:r w:rsidR="00F45C0E">
        <w:rPr>
          <w:rFonts w:ascii="メイリオ" w:eastAsia="メイリオ" w:hAnsi="メイリオ" w:cs="メイリオ" w:hint="eastAsia"/>
          <w:sz w:val="18"/>
          <w:szCs w:val="18"/>
          <w:lang w:eastAsia="ja-JP"/>
        </w:rPr>
        <w:t>いくことが望まれます。使用しているオープンソース プロジェクトすべてでアクティブに活動することは合理的、現実的ではないので、もっとも重要なコンポーネントを</w:t>
      </w:r>
      <w:ins w:id="224" w:author="Fukuchi, Hiroyuki" w:date="2017-11-30T15:50:00Z">
        <w:r w:rsidR="00E6504A">
          <w:rPr>
            <w:rFonts w:ascii="メイリオ" w:eastAsia="メイリオ" w:hAnsi="メイリオ" w:cs="メイリオ" w:hint="eastAsia"/>
            <w:sz w:val="18"/>
            <w:szCs w:val="18"/>
            <w:lang w:eastAsia="ja-JP"/>
          </w:rPr>
          <w:t>含むような</w:t>
        </w:r>
      </w:ins>
      <w:del w:id="225" w:author="Fukuchi, Hiroyuki" w:date="2017-11-30T15:50:00Z">
        <w:r w:rsidR="00F45C0E" w:rsidDel="00E6504A">
          <w:rPr>
            <w:rFonts w:ascii="メイリオ" w:eastAsia="メイリオ" w:hAnsi="メイリオ" w:cs="メイリオ" w:hint="eastAsia"/>
            <w:sz w:val="18"/>
            <w:szCs w:val="18"/>
            <w:lang w:eastAsia="ja-JP"/>
          </w:rPr>
          <w:delText>特定した上で</w:delText>
        </w:r>
      </w:del>
      <w:r w:rsidR="00F45C0E">
        <w:rPr>
          <w:rFonts w:ascii="メイリオ" w:eastAsia="メイリオ" w:hAnsi="メイリオ" w:cs="メイリオ" w:hint="eastAsia"/>
          <w:sz w:val="18"/>
          <w:szCs w:val="18"/>
          <w:lang w:eastAsia="ja-JP"/>
        </w:rPr>
        <w:t>一定レベルの優先度付け</w:t>
      </w:r>
      <w:del w:id="226" w:author="Fukuchi, Hiroyuki" w:date="2017-11-30T15:50:00Z">
        <w:r w:rsidR="00F45C0E" w:rsidDel="00E6504A">
          <w:rPr>
            <w:rFonts w:ascii="メイリオ" w:eastAsia="メイリオ" w:hAnsi="メイリオ" w:cs="メイリオ" w:hint="eastAsia"/>
            <w:sz w:val="18"/>
            <w:szCs w:val="18"/>
            <w:lang w:eastAsia="ja-JP"/>
          </w:rPr>
          <w:delText>を行うこと</w:delText>
        </w:r>
      </w:del>
      <w:r w:rsidR="00F45C0E">
        <w:rPr>
          <w:rFonts w:ascii="メイリオ" w:eastAsia="メイリオ" w:hAnsi="メイリオ" w:cs="メイリオ" w:hint="eastAsia"/>
          <w:sz w:val="18"/>
          <w:szCs w:val="18"/>
          <w:lang w:eastAsia="ja-JP"/>
        </w:rPr>
        <w:t>が必要となります。エンゲージメントのレベル</w:t>
      </w:r>
      <w:r w:rsidR="00C73CA9">
        <w:rPr>
          <w:rFonts w:ascii="メイリオ" w:eastAsia="メイリオ" w:hAnsi="メイリオ" w:cs="メイリオ" w:hint="eastAsia"/>
          <w:sz w:val="18"/>
          <w:szCs w:val="18"/>
          <w:lang w:eastAsia="ja-JP"/>
        </w:rPr>
        <w:t>は多岐に亘り、</w:t>
      </w:r>
      <w:r w:rsidR="00F45C0E">
        <w:rPr>
          <w:rFonts w:ascii="メイリオ" w:eastAsia="メイリオ" w:hAnsi="メイリオ" w:cs="メイリオ" w:hint="eastAsia"/>
          <w:sz w:val="18"/>
          <w:szCs w:val="18"/>
          <w:lang w:eastAsia="ja-JP"/>
        </w:rPr>
        <w:t>メーリング リストへの登録、技術的議論への参加</w:t>
      </w:r>
      <w:r w:rsidR="00C73CA9">
        <w:rPr>
          <w:rFonts w:ascii="メイリオ" w:eastAsia="メイリオ" w:hAnsi="メイリオ" w:cs="メイリオ" w:hint="eastAsia"/>
          <w:sz w:val="18"/>
          <w:szCs w:val="18"/>
          <w:lang w:eastAsia="ja-JP"/>
        </w:rPr>
        <w:t>や</w:t>
      </w:r>
      <w:r w:rsidR="00F45C0E">
        <w:rPr>
          <w:rFonts w:ascii="メイリオ" w:eastAsia="メイリオ" w:hAnsi="メイリオ" w:cs="メイリオ" w:hint="eastAsia"/>
          <w:sz w:val="18"/>
          <w:szCs w:val="18"/>
          <w:lang w:eastAsia="ja-JP"/>
        </w:rPr>
        <w:t>、バグ修正や小さめの機能へのコントリビューション</w:t>
      </w:r>
      <w:r w:rsidR="007B0D22">
        <w:rPr>
          <w:rFonts w:ascii="メイリオ" w:eastAsia="メイリオ" w:hAnsi="メイリオ" w:cs="メイリオ" w:hint="eastAsia"/>
          <w:sz w:val="18"/>
          <w:szCs w:val="18"/>
          <w:lang w:eastAsia="ja-JP"/>
        </w:rPr>
        <w:t>、</w:t>
      </w:r>
      <w:r w:rsidR="00C73CA9">
        <w:rPr>
          <w:rFonts w:ascii="メイリオ" w:eastAsia="メイリオ" w:hAnsi="メイリオ" w:cs="メイリオ" w:hint="eastAsia"/>
          <w:sz w:val="18"/>
          <w:szCs w:val="18"/>
          <w:lang w:eastAsia="ja-JP"/>
        </w:rPr>
        <w:t>といったレベルから、さらには主要となるコントリビューションまでさまざまです。少なく</w:t>
      </w:r>
      <w:r w:rsidR="00F20510">
        <w:rPr>
          <w:rFonts w:ascii="メイリオ" w:eastAsia="メイリオ" w:hAnsi="メイリオ" w:cs="メイリオ" w:hint="eastAsia"/>
          <w:sz w:val="18"/>
          <w:szCs w:val="18"/>
          <w:lang w:eastAsia="ja-JP"/>
        </w:rPr>
        <w:t>とも、特定のオープンソース プロジェクトに取り組んでいる企業内の開発者がメーリング リストを閲覧し、セキュリティの問題や修正の公開のレポートに目を配っておくことは非常に有益なものとなります。</w:t>
      </w:r>
    </w:p>
    <w:p w14:paraId="0A364437" w14:textId="3D9040D9" w:rsidR="00597D3F" w:rsidRPr="002C4D0C" w:rsidRDefault="00D101D2" w:rsidP="00B567B1">
      <w:pPr>
        <w:pStyle w:val="HeadingIbrahim2"/>
      </w:pPr>
      <w:bookmarkStart w:id="227" w:name="_Toc492046629"/>
      <w:r w:rsidRPr="002C4D0C">
        <w:t>9.</w:t>
      </w:r>
      <w:r w:rsidR="00444017" w:rsidRPr="002C4D0C">
        <w:t xml:space="preserve">4 </w:t>
      </w:r>
      <w:r w:rsidR="00656CC4" w:rsidRPr="009E50D2">
        <w:rPr>
          <w:rFonts w:ascii="メイリオ" w:eastAsia="メイリオ" w:hAnsi="メイリオ" w:cs="メイリオ" w:hint="eastAsia"/>
          <w:lang w:eastAsia="ja-JP"/>
        </w:rPr>
        <w:t>コンプライアンスの取り組みを測る</w:t>
      </w:r>
      <w:r w:rsidR="002E13DF" w:rsidRPr="009E50D2">
        <w:rPr>
          <w:rFonts w:ascii="メイリオ" w:eastAsia="メイリオ" w:hAnsi="メイリオ" w:cs="メイリオ" w:hint="eastAsia"/>
          <w:lang w:eastAsia="ja-JP"/>
        </w:rPr>
        <w:t>（</w:t>
      </w:r>
      <w:r w:rsidR="004C6B67" w:rsidRPr="002C4D0C">
        <w:t>Measure up your compliance efforts</w:t>
      </w:r>
      <w:bookmarkEnd w:id="227"/>
      <w:r w:rsidR="00444017" w:rsidRPr="002C4D0C">
        <w:t xml:space="preserve"> </w:t>
      </w:r>
      <w:r w:rsidR="002E13DF" w:rsidRPr="009E50D2">
        <w:rPr>
          <w:rFonts w:ascii="メイリオ" w:eastAsia="メイリオ" w:hAnsi="メイリオ" w:cs="メイリオ" w:hint="eastAsia"/>
          <w:lang w:eastAsia="ja-JP"/>
        </w:rPr>
        <w:t>）</w:t>
      </w:r>
    </w:p>
    <w:p w14:paraId="5D131966" w14:textId="6023A079" w:rsidR="00597D3F" w:rsidRDefault="004C6B67" w:rsidP="00B567B1">
      <w:pPr>
        <w:pStyle w:val="bodyIbrahim1"/>
        <w:rPr>
          <w:rFonts w:eastAsia="ＭＳ Ｐゴシック"/>
          <w:lang w:eastAsia="ja-JP"/>
        </w:rPr>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B17D75">
        <w:fldChar w:fldCharType="begin"/>
      </w:r>
      <w:r w:rsidR="00B17D75">
        <w:instrText xml:space="preserve"> HYPERLINK "https://www.openchainproject.org/conformance" \h </w:instrText>
      </w:r>
      <w:r w:rsidR="00B17D75">
        <w:fldChar w:fldCharType="separate"/>
      </w:r>
      <w:r w:rsidRPr="002C4D0C">
        <w:rPr>
          <w:rStyle w:val="InternetLink"/>
        </w:rPr>
        <w:t>OpenChain</w:t>
      </w:r>
      <w:proofErr w:type="spellEnd"/>
      <w:r w:rsidRPr="002C4D0C">
        <w:rPr>
          <w:rStyle w:val="InternetLink"/>
        </w:rPr>
        <w:t xml:space="preserve"> Conformant</w:t>
      </w:r>
      <w:r w:rsidR="00B17D75">
        <w:rPr>
          <w:rStyle w:val="InternetLink"/>
        </w:rPr>
        <w:fldChar w:fldCharType="end"/>
      </w:r>
      <w:r w:rsidRPr="002C4D0C">
        <w:t xml:space="preserve">” status. This is done by filling out a series of questions either </w:t>
      </w:r>
      <w:hyperlink r:id="rId25">
        <w:r w:rsidRPr="002C4D0C">
          <w:rPr>
            <w:rStyle w:val="InternetLink"/>
          </w:rPr>
          <w:t>online</w:t>
        </w:r>
      </w:hyperlink>
      <w:r w:rsidRPr="002C4D0C">
        <w:t xml:space="preserve"> or </w:t>
      </w:r>
      <w:hyperlink r:id="rId26">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1284EA56" w14:textId="735C3115" w:rsidR="00E908ED" w:rsidRPr="00E908ED" w:rsidRDefault="002E13DF" w:rsidP="002E13D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組織の規模によらず、もっとも簡単でかつ効果的な最初のステップは</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プロジェクトに関わり、「</w:t>
      </w:r>
      <w:r w:rsidR="00B17D75">
        <w:fldChar w:fldCharType="begin"/>
      </w:r>
      <w:r w:rsidR="00B17D75">
        <w:rPr>
          <w:lang w:eastAsia="ja-JP"/>
        </w:rPr>
        <w:instrText xml:space="preserve"> HYPERLINK "https://www.openchainproject.org/conformance" </w:instrText>
      </w:r>
      <w:r w:rsidR="00B17D75">
        <w:fldChar w:fldCharType="separate"/>
      </w:r>
      <w:r w:rsidRPr="002E13DF">
        <w:rPr>
          <w:rStyle w:val="affd"/>
          <w:rFonts w:ascii="メイリオ" w:eastAsia="メイリオ" w:hAnsi="メイリオ" w:cs="メイリオ" w:hint="eastAsia"/>
          <w:sz w:val="18"/>
          <w:szCs w:val="18"/>
          <w:lang w:eastAsia="ja-JP"/>
        </w:rPr>
        <w:t>OpenChain適合</w:t>
      </w:r>
      <w:r w:rsidR="00B17D75">
        <w:rPr>
          <w:rStyle w:val="affd"/>
          <w:rFonts w:ascii="メイリオ" w:eastAsia="メイリオ" w:hAnsi="メイリオ" w:cs="メイリオ"/>
          <w:sz w:val="18"/>
          <w:szCs w:val="18"/>
          <w:lang w:eastAsia="ja-JP"/>
        </w:rPr>
        <w:fldChar w:fldCharType="end"/>
      </w:r>
      <w:r w:rsidR="007B0D22">
        <w:rPr>
          <w:rFonts w:ascii="メイリオ" w:eastAsia="メイリオ" w:hAnsi="メイリオ" w:cs="メイリオ" w:hint="eastAsia"/>
          <w:sz w:val="18"/>
          <w:szCs w:val="18"/>
          <w:lang w:eastAsia="ja-JP"/>
        </w:rPr>
        <w:t>（</w:t>
      </w:r>
      <w:proofErr w:type="spellStart"/>
      <w:r w:rsidR="007B0D22">
        <w:rPr>
          <w:rFonts w:ascii="メイリオ" w:eastAsia="メイリオ" w:hAnsi="メイリオ" w:cs="メイリオ" w:hint="eastAsia"/>
          <w:sz w:val="18"/>
          <w:szCs w:val="18"/>
          <w:lang w:eastAsia="ja-JP"/>
        </w:rPr>
        <w:t>OpenChain</w:t>
      </w:r>
      <w:proofErr w:type="spellEnd"/>
      <w:r w:rsidR="007B0D22">
        <w:rPr>
          <w:rFonts w:ascii="メイリオ" w:eastAsia="メイリオ" w:hAnsi="メイリオ" w:cs="メイリオ" w:hint="eastAsia"/>
          <w:sz w:val="18"/>
          <w:szCs w:val="18"/>
          <w:lang w:eastAsia="ja-JP"/>
        </w:rPr>
        <w:t xml:space="preserve"> Conformant）」</w:t>
      </w:r>
      <w:r>
        <w:rPr>
          <w:rFonts w:ascii="メイリオ" w:eastAsia="メイリオ" w:hAnsi="メイリオ" w:cs="メイリオ" w:hint="eastAsia"/>
          <w:sz w:val="18"/>
          <w:szCs w:val="18"/>
          <w:lang w:eastAsia="ja-JP"/>
        </w:rPr>
        <w:t>のステータスを得ることです。</w:t>
      </w:r>
      <w:hyperlink r:id="rId27" w:history="1">
        <w:r w:rsidRPr="002E13DF">
          <w:rPr>
            <w:rStyle w:val="affd"/>
            <w:rFonts w:ascii="メイリオ" w:eastAsia="メイリオ" w:hAnsi="メイリオ" w:cs="メイリオ" w:hint="eastAsia"/>
            <w:sz w:val="18"/>
            <w:szCs w:val="18"/>
            <w:lang w:eastAsia="ja-JP"/>
          </w:rPr>
          <w:t>オンライン</w:t>
        </w:r>
      </w:hyperlink>
      <w:r>
        <w:rPr>
          <w:rFonts w:ascii="メイリオ" w:eastAsia="メイリオ" w:hAnsi="メイリオ" w:cs="メイリオ" w:hint="eastAsia"/>
          <w:sz w:val="18"/>
          <w:szCs w:val="18"/>
          <w:lang w:eastAsia="ja-JP"/>
        </w:rPr>
        <w:t>もしくは</w:t>
      </w:r>
      <w:hyperlink r:id="rId28" w:history="1">
        <w:r w:rsidRPr="002E13DF">
          <w:rPr>
            <w:rStyle w:val="affd"/>
            <w:rFonts w:ascii="メイリオ" w:eastAsia="メイリオ" w:hAnsi="メイリオ" w:cs="メイリオ" w:hint="eastAsia"/>
            <w:sz w:val="18"/>
            <w:szCs w:val="18"/>
            <w:lang w:eastAsia="ja-JP"/>
          </w:rPr>
          <w:t>机上で</w:t>
        </w:r>
      </w:hyperlink>
      <w:r>
        <w:rPr>
          <w:rFonts w:ascii="メイリオ" w:eastAsia="メイリオ" w:hAnsi="メイリオ" w:cs="メイリオ" w:hint="eastAsia"/>
          <w:sz w:val="18"/>
          <w:szCs w:val="18"/>
          <w:lang w:eastAsia="ja-JP"/>
        </w:rPr>
        <w:t>一連の質問を埋めることでこの作業は</w:t>
      </w:r>
      <w:r w:rsidR="007B0D22">
        <w:rPr>
          <w:rFonts w:ascii="メイリオ" w:eastAsia="メイリオ" w:hAnsi="メイリオ" w:cs="メイリオ" w:hint="eastAsia"/>
          <w:sz w:val="18"/>
          <w:szCs w:val="18"/>
          <w:lang w:eastAsia="ja-JP"/>
        </w:rPr>
        <w:t>実施</w:t>
      </w:r>
      <w:r>
        <w:rPr>
          <w:rFonts w:ascii="メイリオ" w:eastAsia="メイリオ" w:hAnsi="メイリオ" w:cs="メイリオ" w:hint="eastAsia"/>
          <w:sz w:val="18"/>
          <w:szCs w:val="18"/>
          <w:lang w:eastAsia="ja-JP"/>
        </w:rPr>
        <w:t>できます。</w:t>
      </w:r>
      <w:proofErr w:type="spellStart"/>
      <w:r>
        <w:rPr>
          <w:rFonts w:ascii="メイリオ" w:eastAsia="メイリオ" w:hAnsi="メイリオ" w:cs="メイリオ" w:hint="eastAsia"/>
          <w:sz w:val="18"/>
          <w:szCs w:val="18"/>
          <w:lang w:eastAsia="ja-JP"/>
        </w:rPr>
        <w:t>OpenChain</w:t>
      </w:r>
      <w:proofErr w:type="spellEnd"/>
      <w:r w:rsidR="007B0D22">
        <w:rPr>
          <w:rFonts w:ascii="メイリオ" w:eastAsia="メイリオ" w:hAnsi="メイリオ" w:cs="メイリオ" w:hint="eastAsia"/>
          <w:sz w:val="18"/>
          <w:szCs w:val="18"/>
          <w:lang w:eastAsia="ja-JP"/>
        </w:rPr>
        <w:t>適合に使われる</w:t>
      </w:r>
      <w:r>
        <w:rPr>
          <w:rFonts w:ascii="メイリオ" w:eastAsia="メイリオ" w:hAnsi="メイリオ" w:cs="メイリオ" w:hint="eastAsia"/>
          <w:sz w:val="18"/>
          <w:szCs w:val="18"/>
          <w:lang w:eastAsia="ja-JP"/>
        </w:rPr>
        <w:t>質問</w:t>
      </w:r>
      <w:r w:rsidR="00E908ED">
        <w:rPr>
          <w:rFonts w:ascii="メイリオ" w:eastAsia="メイリオ" w:hAnsi="メイリオ" w:cs="メイリオ" w:hint="eastAsia"/>
          <w:sz w:val="18"/>
          <w:szCs w:val="18"/>
          <w:lang w:eastAsia="ja-JP"/>
        </w:rPr>
        <w:t>が、組織の作ったオープンソース ソフトウェアのコンプライアンスに対するプロ</w:t>
      </w:r>
      <w:r w:rsidR="007B0D22">
        <w:rPr>
          <w:rFonts w:ascii="メイリオ" w:eastAsia="メイリオ" w:hAnsi="メイリオ" w:cs="メイリオ" w:hint="eastAsia"/>
          <w:sz w:val="18"/>
          <w:szCs w:val="18"/>
          <w:lang w:eastAsia="ja-JP"/>
        </w:rPr>
        <w:t>セスやポリシーをチェックする助けにも</w:t>
      </w:r>
      <w:r w:rsidR="00E908ED">
        <w:rPr>
          <w:rFonts w:ascii="メイリオ" w:eastAsia="メイリオ" w:hAnsi="メイリオ" w:cs="メイリオ" w:hint="eastAsia"/>
          <w:sz w:val="18"/>
          <w:szCs w:val="18"/>
          <w:lang w:eastAsia="ja-JP"/>
        </w:rPr>
        <w:t>なります。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はISO9001に似た産業の標準であり、適切なプロセス、ポリシーが個々の組織までに実装されている全体像を描くことに焦点を当てています。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適合していることは、オープンソース コンプライアンスのプロセスやポリシーが存在していることを示すものであり、サプライヤや顧客の求めに応じて、</w:t>
      </w:r>
      <w:r w:rsidR="00E908ED">
        <w:rPr>
          <w:rFonts w:ascii="メイリオ" w:eastAsia="メイリオ" w:hAnsi="メイリオ" w:cs="メイリオ" w:hint="eastAsia"/>
          <w:sz w:val="18"/>
          <w:szCs w:val="18"/>
          <w:lang w:eastAsia="ja-JP"/>
        </w:rPr>
        <w:lastRenderedPageBreak/>
        <w:t>詳細情報も提供できることも意味します。</w:t>
      </w:r>
      <w:proofErr w:type="spellStart"/>
      <w:r w:rsidR="00E908ED">
        <w:rPr>
          <w:rFonts w:ascii="メイリオ" w:eastAsia="メイリオ" w:hAnsi="メイリオ" w:cs="メイリオ" w:hint="eastAsia"/>
          <w:sz w:val="18"/>
          <w:szCs w:val="18"/>
          <w:lang w:eastAsia="ja-JP"/>
        </w:rPr>
        <w:t>OpenChain</w:t>
      </w:r>
      <w:proofErr w:type="spellEnd"/>
      <w:r w:rsidR="00E908ED">
        <w:rPr>
          <w:rFonts w:ascii="メイリオ" w:eastAsia="メイリオ" w:hAnsi="メイリオ" w:cs="メイリオ" w:hint="eastAsia"/>
          <w:sz w:val="18"/>
          <w:szCs w:val="18"/>
          <w:lang w:eastAsia="ja-JP"/>
        </w:rPr>
        <w:t>は、グローバルなサプライチェーン</w:t>
      </w:r>
      <w:ins w:id="228" w:author="Fukuchi, Hiroyuki" w:date="2017-11-30T15:51:00Z">
        <w:r w:rsidR="00E6504A">
          <w:rPr>
            <w:rFonts w:ascii="メイリオ" w:eastAsia="メイリオ" w:hAnsi="メイリオ" w:cs="メイリオ" w:hint="eastAsia"/>
            <w:sz w:val="18"/>
            <w:szCs w:val="18"/>
            <w:lang w:eastAsia="ja-JP"/>
          </w:rPr>
          <w:t>に</w:t>
        </w:r>
      </w:ins>
      <w:del w:id="229" w:author="Fukuchi, Hiroyuki" w:date="2017-11-30T15:51:00Z">
        <w:r w:rsidR="00E908ED" w:rsidDel="00E6504A">
          <w:rPr>
            <w:rFonts w:ascii="メイリオ" w:eastAsia="メイリオ" w:hAnsi="メイリオ" w:cs="メイリオ" w:hint="eastAsia"/>
            <w:sz w:val="18"/>
            <w:szCs w:val="18"/>
            <w:lang w:eastAsia="ja-JP"/>
          </w:rPr>
          <w:delText>を</w:delText>
        </w:r>
      </w:del>
      <w:r w:rsidR="00E908ED">
        <w:rPr>
          <w:rFonts w:ascii="メイリオ" w:eastAsia="メイリオ" w:hAnsi="メイリオ" w:cs="メイリオ" w:hint="eastAsia"/>
          <w:sz w:val="18"/>
          <w:szCs w:val="18"/>
          <w:lang w:eastAsia="ja-JP"/>
        </w:rPr>
        <w:t>またがる組織間の信頼を築き上げるために設計されているのです。</w:t>
      </w:r>
    </w:p>
    <w:p w14:paraId="40C256C4" w14:textId="618BB9A3" w:rsidR="00597D3F" w:rsidRDefault="004C6B67" w:rsidP="00B567B1">
      <w:pPr>
        <w:pStyle w:val="bodyIbrahim1"/>
        <w:rPr>
          <w:rFonts w:eastAsia="ＭＳ Ｐゴシック"/>
          <w:lang w:eastAsia="ja-JP"/>
        </w:rPr>
      </w:pPr>
      <w:r w:rsidRPr="002C4D0C">
        <w:rPr>
          <w:lang w:eastAsia="ja-JP"/>
        </w:rPr>
        <w:t>The Linux Foundation</w:t>
      </w:r>
      <w:r w:rsidR="008B7386" w:rsidRPr="002C4D0C">
        <w:rPr>
          <w:lang w:eastAsia="ja-JP"/>
        </w:rPr>
        <w:t>’s</w:t>
      </w:r>
      <w:r w:rsidRPr="002C4D0C">
        <w:rPr>
          <w:lang w:eastAsia="ja-JP"/>
        </w:rPr>
        <w:t xml:space="preserve"> </w:t>
      </w:r>
      <w:r w:rsidRPr="002C4D0C">
        <w:rPr>
          <w:color w:val="1155CD"/>
          <w:lang w:eastAsia="ja-JP"/>
        </w:rPr>
        <w:t xml:space="preserve">Self-Assessment Checklist </w:t>
      </w:r>
      <w:commentRangeStart w:id="230"/>
      <w:commentRangeStart w:id="231"/>
      <w:r w:rsidRPr="002C4D0C">
        <w:rPr>
          <w:lang w:eastAsia="ja-JP"/>
        </w:rPr>
        <w:t xml:space="preserve">is </w:t>
      </w:r>
      <w:commentRangeEnd w:id="230"/>
      <w:r w:rsidR="00E908ED">
        <w:rPr>
          <w:rStyle w:val="af5"/>
          <w:rFonts w:asciiTheme="minorHAnsi" w:eastAsia="ＭＳ 明朝" w:hAnsiTheme="minorHAnsi"/>
          <w:color w:val="7F7F7F" w:themeColor="text1" w:themeTint="80"/>
          <w:lang w:eastAsia="ja-JP"/>
        </w:rPr>
        <w:commentReference w:id="230"/>
      </w:r>
      <w:commentRangeEnd w:id="231"/>
      <w:r w:rsidR="00E53188">
        <w:rPr>
          <w:rStyle w:val="af5"/>
          <w:rFonts w:asciiTheme="minorHAnsi" w:eastAsia="ＭＳ 明朝" w:hAnsiTheme="minorHAnsi"/>
          <w:color w:val="7F7F7F" w:themeColor="text1" w:themeTint="80"/>
          <w:lang w:eastAsia="ja-JP"/>
        </w:rPr>
        <w:commentReference w:id="231"/>
      </w:r>
      <w:r w:rsidRPr="002C4D0C">
        <w:rPr>
          <w:lang w:eastAsia="ja-JP"/>
        </w:rPr>
        <w:t>an extensive checklist of compliance best practices</w:t>
      </w:r>
      <w:r w:rsidR="00332D6C" w:rsidRPr="002C4D0C">
        <w:rPr>
          <w:lang w:eastAsia="ja-JP"/>
        </w:rPr>
        <w:t>,</w:t>
      </w:r>
      <w:r w:rsidRPr="002C4D0C">
        <w:rPr>
          <w:lang w:eastAsia="ja-JP"/>
        </w:rPr>
        <w:t xml:space="preserve"> in addition to elements that must be available in an open source compliance program to ensure its success. </w:t>
      </w:r>
      <w:r w:rsidRPr="002C4D0C">
        <w:t>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E98ADC6" w14:textId="09E7526E" w:rsidR="000254BF" w:rsidRPr="00E908ED" w:rsidRDefault="00E908ED" w:rsidP="00E908E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Foundationの</w:t>
      </w:r>
      <w:r w:rsidR="000254BF">
        <w:rPr>
          <w:rFonts w:ascii="メイリオ" w:eastAsia="メイリオ" w:hAnsi="メイリオ" w:cs="メイリオ" w:hint="eastAsia"/>
          <w:sz w:val="18"/>
          <w:szCs w:val="18"/>
          <w:lang w:eastAsia="ja-JP"/>
        </w:rPr>
        <w:t>「</w:t>
      </w:r>
      <w:hyperlink r:id="rId29" w:history="1">
        <w:r w:rsidRPr="000254BF">
          <w:rPr>
            <w:rStyle w:val="affd"/>
            <w:rFonts w:ascii="メイリオ" w:eastAsia="メイリオ" w:hAnsi="メイリオ" w:cs="メイリオ" w:hint="eastAsia"/>
            <w:sz w:val="18"/>
            <w:szCs w:val="18"/>
            <w:lang w:eastAsia="ja-JP"/>
          </w:rPr>
          <w:t>自己査定用チェックリスト</w:t>
        </w:r>
        <w:r w:rsidR="000254BF" w:rsidRPr="000254BF">
          <w:rPr>
            <w:rStyle w:val="affd"/>
            <w:rFonts w:ascii="メイリオ" w:eastAsia="メイリオ" w:hAnsi="メイリオ" w:cs="メイリオ" w:hint="eastAsia"/>
            <w:sz w:val="18"/>
            <w:szCs w:val="18"/>
            <w:lang w:eastAsia="ja-JP"/>
          </w:rPr>
          <w:t>（Self-Assessment Checklist</w:t>
        </w:r>
        <w:r w:rsidR="000254BF" w:rsidRPr="000254BF">
          <w:rPr>
            <w:rStyle w:val="affd"/>
            <w:rFonts w:ascii="メイリオ" w:eastAsia="メイリオ" w:hAnsi="メイリオ" w:cs="メイリオ"/>
            <w:sz w:val="18"/>
            <w:szCs w:val="18"/>
            <w:lang w:eastAsia="ja-JP"/>
          </w:rPr>
          <w:t>）</w:t>
        </w:r>
      </w:hyperlink>
      <w:r w:rsidR="007B0D22">
        <w:rPr>
          <w:rFonts w:ascii="メイリオ" w:eastAsia="メイリオ" w:hAnsi="メイリオ" w:cs="メイリオ" w:hint="eastAsia"/>
          <w:sz w:val="18"/>
          <w:szCs w:val="18"/>
          <w:lang w:eastAsia="ja-JP"/>
        </w:rPr>
        <w:t>」はオープンソースコンプライアンスプログラムがうまくさせる有効</w:t>
      </w:r>
      <w:r w:rsidR="000254BF">
        <w:rPr>
          <w:rFonts w:ascii="メイリオ" w:eastAsia="メイリオ" w:hAnsi="メイリオ" w:cs="メイリオ" w:hint="eastAsia"/>
          <w:sz w:val="18"/>
          <w:szCs w:val="18"/>
          <w:lang w:eastAsia="ja-JP"/>
        </w:rPr>
        <w:t>要素に加え、コンプライアンスのベストプラクティス</w:t>
      </w:r>
      <w:r w:rsidR="007B0D22">
        <w:rPr>
          <w:rFonts w:ascii="メイリオ" w:eastAsia="メイリオ" w:hAnsi="メイリオ" w:cs="メイリオ" w:hint="eastAsia"/>
          <w:sz w:val="18"/>
          <w:szCs w:val="18"/>
          <w:lang w:eastAsia="ja-JP"/>
        </w:rPr>
        <w:t>についても触れた幅広いチェックリストです。企業はこれを社内で</w:t>
      </w:r>
      <w:r w:rsidR="000254BF">
        <w:rPr>
          <w:rFonts w:ascii="メイリオ" w:eastAsia="メイリオ" w:hAnsi="メイリオ" w:cs="メイリオ" w:hint="eastAsia"/>
          <w:sz w:val="18"/>
          <w:szCs w:val="18"/>
          <w:lang w:eastAsia="ja-JP"/>
        </w:rPr>
        <w:t>、自</w:t>
      </w:r>
      <w:r w:rsidR="007B0D22">
        <w:rPr>
          <w:rFonts w:ascii="メイリオ" w:eastAsia="メイリオ" w:hAnsi="メイリオ" w:cs="メイリオ" w:hint="eastAsia"/>
          <w:sz w:val="18"/>
          <w:szCs w:val="18"/>
          <w:lang w:eastAsia="ja-JP"/>
        </w:rPr>
        <w:t>分たちのコンプライアンスをベストプラクティスと比較して評価する自己管理のために用いる</w:t>
      </w:r>
      <w:r w:rsidR="000254BF">
        <w:rPr>
          <w:rFonts w:ascii="メイリオ" w:eastAsia="メイリオ" w:hAnsi="メイリオ" w:cs="メイリオ" w:hint="eastAsia"/>
          <w:sz w:val="18"/>
          <w:szCs w:val="18"/>
          <w:lang w:eastAsia="ja-JP"/>
        </w:rPr>
        <w:t>ことが奨励されています。</w:t>
      </w:r>
    </w:p>
    <w:p w14:paraId="07B5F75B" w14:textId="4305BFB5" w:rsidR="00597D3F" w:rsidRPr="002C4D0C" w:rsidRDefault="00D101D2" w:rsidP="00B567B1">
      <w:pPr>
        <w:pStyle w:val="HeadingIbrahim1"/>
      </w:pPr>
      <w:bookmarkStart w:id="232" w:name="_Toc492046631"/>
      <w:r>
        <w:t>10.</w:t>
      </w:r>
      <w:r w:rsidR="00907CF2" w:rsidRPr="002C4D0C">
        <w:t xml:space="preserve"> </w:t>
      </w:r>
      <w:r w:rsidR="00D21CCA" w:rsidRPr="009E50D2">
        <w:rPr>
          <w:rFonts w:ascii="メイリオ" w:eastAsia="メイリオ" w:hAnsi="メイリオ" w:cs="メイリオ" w:hint="eastAsia"/>
          <w:lang w:eastAsia="ja-JP"/>
        </w:rPr>
        <w:t>買収</w:t>
      </w:r>
      <w:r w:rsidR="0061388D" w:rsidRPr="009E50D2">
        <w:rPr>
          <w:rFonts w:ascii="メイリオ" w:eastAsia="メイリオ" w:hAnsi="メイリオ" w:cs="メイリオ" w:hint="eastAsia"/>
          <w:lang w:eastAsia="ja-JP"/>
        </w:rPr>
        <w:t>企業</w:t>
      </w:r>
      <w:r w:rsidR="00D21CCA" w:rsidRPr="009E50D2">
        <w:rPr>
          <w:rFonts w:ascii="メイリオ" w:eastAsia="メイリオ" w:hAnsi="メイリオ" w:cs="メイリオ" w:hint="eastAsia"/>
          <w:lang w:eastAsia="ja-JP"/>
        </w:rPr>
        <w:t>として監査</w:t>
      </w:r>
      <w:r w:rsidR="0061388D" w:rsidRPr="009E50D2">
        <w:rPr>
          <w:rFonts w:ascii="メイリオ" w:eastAsia="メイリオ" w:hAnsi="メイリオ" w:cs="メイリオ" w:hint="eastAsia"/>
          <w:lang w:eastAsia="ja-JP"/>
        </w:rPr>
        <w:t>に</w:t>
      </w:r>
      <w:r w:rsidR="00D21CCA" w:rsidRPr="009E50D2">
        <w:rPr>
          <w:rFonts w:ascii="メイリオ" w:eastAsia="メイリオ" w:hAnsi="メイリオ" w:cs="メイリオ" w:hint="eastAsia"/>
          <w:lang w:eastAsia="ja-JP"/>
        </w:rPr>
        <w:t>備</w:t>
      </w:r>
      <w:r w:rsidR="0061388D" w:rsidRPr="009E50D2">
        <w:rPr>
          <w:rFonts w:ascii="メイリオ" w:eastAsia="メイリオ" w:hAnsi="メイリオ" w:cs="メイリオ" w:hint="eastAsia"/>
          <w:lang w:eastAsia="ja-JP"/>
        </w:rPr>
        <w:t>える</w:t>
      </w:r>
      <w:r w:rsidR="00D21CCA" w:rsidRPr="009E50D2">
        <w:rPr>
          <w:rFonts w:ascii="メイリオ" w:eastAsia="メイリオ" w:hAnsi="メイリオ" w:cs="メイリオ" w:hint="eastAsia"/>
          <w:lang w:eastAsia="ja-JP"/>
        </w:rPr>
        <w:t>（</w:t>
      </w:r>
      <w:r w:rsidR="00907CF2" w:rsidRPr="002C4D0C">
        <w:t xml:space="preserve">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232"/>
      <w:r w:rsidR="00D21CCA" w:rsidRPr="009E50D2">
        <w:rPr>
          <w:rFonts w:ascii="メイリオ" w:eastAsia="メイリオ" w:hAnsi="メイリオ" w:cs="メイリオ" w:hint="eastAsia"/>
          <w:lang w:eastAsia="ja-JP"/>
        </w:rPr>
        <w:t>）</w:t>
      </w:r>
    </w:p>
    <w:p w14:paraId="7E9DDF03" w14:textId="5C8E44FD" w:rsidR="00422481" w:rsidRDefault="006A5765" w:rsidP="00D11512">
      <w:pPr>
        <w:pStyle w:val="bodyIbrahim1"/>
        <w:rPr>
          <w:rFonts w:eastAsia="ＭＳ Ｐゴシック"/>
          <w:lang w:eastAsia="ja-JP"/>
        </w:rPr>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42976E2F" w14:textId="09F9CE23" w:rsidR="003935BD" w:rsidRPr="003935BD" w:rsidRDefault="003935BD" w:rsidP="003935B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監査を依頼する前の段階</w:t>
      </w:r>
      <w:r w:rsidR="0061388D">
        <w:rPr>
          <w:rFonts w:ascii="メイリオ" w:eastAsia="メイリオ" w:hAnsi="メイリオ" w:cs="メイリオ" w:hint="eastAsia"/>
          <w:sz w:val="18"/>
          <w:szCs w:val="18"/>
          <w:lang w:eastAsia="ja-JP"/>
        </w:rPr>
        <w:t>および監査結果を受領した後の段階で、</w:t>
      </w:r>
      <w:r>
        <w:rPr>
          <w:rFonts w:ascii="メイリオ" w:eastAsia="メイリオ" w:hAnsi="メイリオ" w:cs="メイリオ" w:hint="eastAsia"/>
          <w:sz w:val="18"/>
          <w:szCs w:val="18"/>
          <w:lang w:eastAsia="ja-JP"/>
        </w:rPr>
        <w:t>買収する</w:t>
      </w:r>
      <w:r w:rsidR="0061388D">
        <w:rPr>
          <w:rFonts w:ascii="メイリオ" w:eastAsia="メイリオ" w:hAnsi="メイリオ" w:cs="メイリオ" w:hint="eastAsia"/>
          <w:sz w:val="18"/>
          <w:szCs w:val="18"/>
          <w:lang w:eastAsia="ja-JP"/>
        </w:rPr>
        <w:t>側の</w:t>
      </w:r>
      <w:r>
        <w:rPr>
          <w:rFonts w:ascii="メイリオ" w:eastAsia="メイリオ" w:hAnsi="メイリオ" w:cs="メイリオ" w:hint="eastAsia"/>
          <w:sz w:val="18"/>
          <w:szCs w:val="18"/>
          <w:lang w:eastAsia="ja-JP"/>
        </w:rPr>
        <w:t>企業として</w:t>
      </w:r>
      <w:r w:rsidR="0061388D">
        <w:rPr>
          <w:rFonts w:ascii="メイリオ" w:eastAsia="メイリオ" w:hAnsi="メイリオ" w:cs="メイリオ" w:hint="eastAsia"/>
          <w:sz w:val="18"/>
          <w:szCs w:val="18"/>
          <w:lang w:eastAsia="ja-JP"/>
        </w:rPr>
        <w:t>するべき</w:t>
      </w:r>
      <w:r>
        <w:rPr>
          <w:rFonts w:ascii="メイリオ" w:eastAsia="メイリオ" w:hAnsi="メイリオ" w:cs="メイリオ" w:hint="eastAsia"/>
          <w:sz w:val="18"/>
          <w:szCs w:val="18"/>
          <w:lang w:eastAsia="ja-JP"/>
        </w:rPr>
        <w:t>意思決定やとるべきアクションがあります。</w:t>
      </w:r>
    </w:p>
    <w:p w14:paraId="2787C9BC" w14:textId="577844B8" w:rsidR="005F1EA1" w:rsidRPr="002C4D0C" w:rsidRDefault="00D101D2" w:rsidP="00D11512">
      <w:pPr>
        <w:pStyle w:val="HeadingIbrahim2"/>
      </w:pPr>
      <w:bookmarkStart w:id="233" w:name="_Toc492046632"/>
      <w:r w:rsidRPr="002C4D0C">
        <w:t>10</w:t>
      </w:r>
      <w:r w:rsidR="00444017" w:rsidRPr="002C4D0C">
        <w:t xml:space="preserve">.1 </w:t>
      </w:r>
      <w:r w:rsidR="00E03C4A" w:rsidRPr="009E50D2">
        <w:rPr>
          <w:rFonts w:ascii="メイリオ" w:eastAsia="メイリオ" w:hAnsi="メイリオ" w:cs="メイリオ" w:hint="eastAsia"/>
          <w:lang w:eastAsia="ja-JP"/>
        </w:rPr>
        <w:t>ニーズに合</w:t>
      </w:r>
      <w:r w:rsidR="00D12685" w:rsidRPr="009E50D2">
        <w:rPr>
          <w:rFonts w:ascii="メイリオ" w:eastAsia="メイリオ" w:hAnsi="メイリオ" w:cs="メイリオ" w:hint="eastAsia"/>
          <w:lang w:eastAsia="ja-JP"/>
        </w:rPr>
        <w:t>わせ適切な</w:t>
      </w:r>
      <w:r w:rsidR="00656CC4" w:rsidRPr="009E50D2">
        <w:rPr>
          <w:rFonts w:ascii="メイリオ" w:eastAsia="メイリオ" w:hAnsi="メイリオ" w:cs="メイリオ" w:hint="eastAsia"/>
          <w:lang w:eastAsia="ja-JP"/>
        </w:rPr>
        <w:t>監査モデル・</w:t>
      </w:r>
      <w:r w:rsidR="00E03C4A" w:rsidRPr="009E50D2">
        <w:rPr>
          <w:rFonts w:ascii="メイリオ" w:eastAsia="メイリオ" w:hAnsi="メイリオ" w:cs="メイリオ" w:hint="eastAsia"/>
          <w:lang w:eastAsia="ja-JP"/>
        </w:rPr>
        <w:t>監査人を選択する（</w:t>
      </w:r>
      <w:r w:rsidR="005F1EA1" w:rsidRPr="002C4D0C">
        <w:t xml:space="preserve">Chose the right audit model </w:t>
      </w:r>
      <w:r w:rsidR="008B31D5" w:rsidRPr="002C4D0C">
        <w:t xml:space="preserve">and right auditor </w:t>
      </w:r>
      <w:r w:rsidR="005F1EA1" w:rsidRPr="002C4D0C">
        <w:t>for your needs</w:t>
      </w:r>
      <w:bookmarkEnd w:id="233"/>
      <w:r w:rsidR="00E03C4A" w:rsidRPr="009E50D2">
        <w:rPr>
          <w:rFonts w:ascii="メイリオ" w:eastAsia="メイリオ" w:hAnsi="メイリオ" w:cs="メイリオ" w:hint="eastAsia"/>
          <w:lang w:eastAsia="ja-JP"/>
        </w:rPr>
        <w:t>）</w:t>
      </w:r>
    </w:p>
    <w:p w14:paraId="08D3F786" w14:textId="77777777" w:rsidR="00A660DB" w:rsidRDefault="00E2797B" w:rsidP="00D11512">
      <w:pPr>
        <w:pStyle w:val="bodyIbrahim1"/>
        <w:rPr>
          <w:rFonts w:eastAsia="ＭＳ Ｐゴシック"/>
          <w:lang w:eastAsia="ja-JP"/>
        </w:rPr>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234" w:name="_Toc492046633"/>
    </w:p>
    <w:p w14:paraId="11506614" w14:textId="5D09E952" w:rsidR="00E03C4A" w:rsidRPr="0036512D" w:rsidRDefault="00656CC4" w:rsidP="003651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前に挙げたように</w:t>
      </w:r>
      <w:r w:rsidR="00090971">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使われうる</w:t>
      </w:r>
      <w:r w:rsidR="00090971">
        <w:rPr>
          <w:rFonts w:ascii="メイリオ" w:eastAsia="メイリオ" w:hAnsi="メイリオ" w:cs="メイリオ" w:hint="eastAsia"/>
          <w:sz w:val="18"/>
          <w:szCs w:val="18"/>
          <w:lang w:eastAsia="ja-JP"/>
        </w:rPr>
        <w:t>主</w:t>
      </w:r>
      <w:r>
        <w:rPr>
          <w:rFonts w:ascii="メイリオ" w:eastAsia="メイリオ" w:hAnsi="メイリオ" w:cs="メイリオ" w:hint="eastAsia"/>
          <w:sz w:val="18"/>
          <w:szCs w:val="18"/>
          <w:lang w:eastAsia="ja-JP"/>
        </w:rPr>
        <w:t>だった監査の手法</w:t>
      </w:r>
      <w:r w:rsidR="00090971">
        <w:rPr>
          <w:rFonts w:ascii="メイリオ" w:eastAsia="メイリオ" w:hAnsi="メイリオ" w:cs="メイリオ" w:hint="eastAsia"/>
          <w:sz w:val="18"/>
          <w:szCs w:val="18"/>
          <w:lang w:eastAsia="ja-JP"/>
        </w:rPr>
        <w:t>には3つあり、自社の業務のパラメータを考えながら、どれが自社の具体的な状況と合っているのか、ということは決める必要</w:t>
      </w:r>
      <w:r>
        <w:rPr>
          <w:rFonts w:ascii="メイリオ" w:eastAsia="メイリオ" w:hAnsi="メイリオ" w:cs="メイリオ" w:hint="eastAsia"/>
          <w:sz w:val="18"/>
          <w:szCs w:val="18"/>
          <w:lang w:eastAsia="ja-JP"/>
        </w:rPr>
        <w:t>があります</w:t>
      </w:r>
      <w:r w:rsidR="00090971">
        <w:rPr>
          <w:rFonts w:ascii="メイリオ" w:eastAsia="メイリオ" w:hAnsi="メイリオ" w:cs="メイリオ" w:hint="eastAsia"/>
          <w:sz w:val="18"/>
          <w:szCs w:val="18"/>
          <w:lang w:eastAsia="ja-JP"/>
        </w:rPr>
        <w:t>。</w:t>
      </w:r>
    </w:p>
    <w:p w14:paraId="53470EB4" w14:textId="028CBB21" w:rsidR="00597D3F" w:rsidRPr="002C4D0C" w:rsidRDefault="00444017" w:rsidP="00D11512">
      <w:pPr>
        <w:pStyle w:val="HeadingIbrahim2"/>
      </w:pPr>
      <w:r w:rsidRPr="002C4D0C">
        <w:t>1</w:t>
      </w:r>
      <w:r w:rsidR="00D101D2">
        <w:t>0</w:t>
      </w:r>
      <w:r w:rsidRPr="002C4D0C">
        <w:t xml:space="preserve">.2 </w:t>
      </w:r>
      <w:r w:rsidR="00090971" w:rsidRPr="009E50D2">
        <w:rPr>
          <w:rFonts w:ascii="メイリオ" w:eastAsia="メイリオ" w:hAnsi="メイリオ" w:cs="メイリオ" w:hint="eastAsia"/>
          <w:lang w:eastAsia="ja-JP"/>
        </w:rPr>
        <w:t>何に留意をすべきかを知る</w:t>
      </w:r>
      <w:r w:rsidR="00090971">
        <w:rPr>
          <w:rFonts w:hint="eastAsia"/>
          <w:lang w:eastAsia="ja-JP"/>
        </w:rPr>
        <w:t>（</w:t>
      </w:r>
      <w:r w:rsidRPr="002C4D0C">
        <w:t>K</w:t>
      </w:r>
      <w:r w:rsidR="004C6B67" w:rsidRPr="002C4D0C">
        <w:t>now what you care about</w:t>
      </w:r>
      <w:bookmarkEnd w:id="234"/>
      <w:r w:rsidR="00090971" w:rsidRPr="009E50D2">
        <w:rPr>
          <w:rFonts w:ascii="メイリオ" w:eastAsia="メイリオ" w:hAnsi="メイリオ" w:cs="メイリオ" w:hint="eastAsia"/>
          <w:lang w:eastAsia="ja-JP"/>
        </w:rPr>
        <w:t>）</w:t>
      </w:r>
    </w:p>
    <w:p w14:paraId="680BEAA7" w14:textId="784744B3" w:rsidR="00597D3F" w:rsidRDefault="004C6B67" w:rsidP="00D11512">
      <w:pPr>
        <w:pStyle w:val="bodyIbrahim1"/>
        <w:rPr>
          <w:rFonts w:eastAsia="ＭＳ Ｐゴシック"/>
          <w:lang w:eastAsia="ja-JP"/>
        </w:rPr>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438FEE0F" w14:textId="65BDFDB5" w:rsidR="00090971" w:rsidRPr="007372B1" w:rsidRDefault="007372B1" w:rsidP="007372B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コードの複雑さによっては、ソースコード監査レポートが膨大の量の情報を提供することがあります。ここ</w:t>
      </w:r>
      <w:r w:rsidR="00656CC4">
        <w:rPr>
          <w:rFonts w:ascii="メイリオ" w:eastAsia="メイリオ" w:hAnsi="メイリオ" w:cs="メイリオ" w:hint="eastAsia"/>
          <w:sz w:val="18"/>
          <w:szCs w:val="18"/>
          <w:lang w:eastAsia="ja-JP"/>
        </w:rPr>
        <w:t>では、ライセンスやユースケースのどれを重要なものとみなすべきか</w:t>
      </w:r>
      <w:r>
        <w:rPr>
          <w:rFonts w:ascii="メイリオ" w:eastAsia="メイリオ" w:hAnsi="メイリオ" w:cs="メイリオ" w:hint="eastAsia"/>
          <w:sz w:val="18"/>
          <w:szCs w:val="18"/>
          <w:lang w:eastAsia="ja-JP"/>
        </w:rPr>
        <w:t>を明確にすることが重要になってきます。</w:t>
      </w:r>
    </w:p>
    <w:p w14:paraId="7FFF2D5D" w14:textId="773B9354" w:rsidR="00976FFA" w:rsidRPr="002C4D0C" w:rsidRDefault="00444017" w:rsidP="00D11512">
      <w:pPr>
        <w:pStyle w:val="HeadingIbrahim2"/>
      </w:pPr>
      <w:bookmarkStart w:id="235" w:name="_Toc492046634"/>
      <w:r w:rsidRPr="002C4D0C">
        <w:t>1</w:t>
      </w:r>
      <w:r w:rsidR="00D101D2">
        <w:t>0</w:t>
      </w:r>
      <w:r w:rsidRPr="002C4D0C">
        <w:t xml:space="preserve">.3 </w:t>
      </w:r>
      <w:r w:rsidR="00090971" w:rsidRPr="009E50D2">
        <w:rPr>
          <w:rFonts w:ascii="メイリオ" w:eastAsia="メイリオ" w:hAnsi="メイリオ" w:cs="メイリオ" w:hint="eastAsia"/>
          <w:lang w:eastAsia="ja-JP"/>
        </w:rPr>
        <w:t>適切な質問をする（</w:t>
      </w:r>
      <w:r w:rsidR="00976FFA" w:rsidRPr="002C4D0C">
        <w:t>Ask the right questions</w:t>
      </w:r>
      <w:bookmarkEnd w:id="235"/>
      <w:r w:rsidR="00090971" w:rsidRPr="009E50D2">
        <w:rPr>
          <w:rFonts w:ascii="メイリオ" w:eastAsia="メイリオ" w:hAnsi="メイリオ" w:cs="メイリオ" w:hint="eastAsia"/>
          <w:lang w:eastAsia="ja-JP"/>
        </w:rPr>
        <w:t>）</w:t>
      </w:r>
    </w:p>
    <w:p w14:paraId="7B7C3F18" w14:textId="0C8907C0" w:rsidR="00976FFA" w:rsidRDefault="00976FFA" w:rsidP="00D11512">
      <w:pPr>
        <w:pStyle w:val="bodyIbrahim1"/>
        <w:rPr>
          <w:rFonts w:eastAsia="ＭＳ Ｐゴシック"/>
          <w:lang w:eastAsia="ja-JP"/>
        </w:rPr>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lastRenderedPageBreak/>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commentRangeStart w:id="236"/>
      <w:r w:rsidR="00FC1A65" w:rsidRPr="002C4D0C">
        <w:rPr>
          <w:rStyle w:val="ListLabel9"/>
        </w:rPr>
        <w:t>aligned</w:t>
      </w:r>
      <w:commentRangeEnd w:id="236"/>
      <w:r w:rsidR="00286F2B">
        <w:rPr>
          <w:rStyle w:val="af5"/>
          <w:rFonts w:asciiTheme="minorHAnsi" w:eastAsia="ＭＳ 明朝" w:hAnsiTheme="minorHAnsi"/>
          <w:color w:val="7F7F7F" w:themeColor="text1" w:themeTint="80"/>
          <w:lang w:eastAsia="ja-JP"/>
        </w:rPr>
        <w:commentReference w:id="236"/>
      </w:r>
      <w:r w:rsidR="00FC1A65" w:rsidRPr="002C4D0C">
        <w:rPr>
          <w:rStyle w:val="ListLabel9"/>
        </w:rPr>
        <w:t xml:space="preserve"> with the speed of development </w:t>
      </w:r>
      <w:r w:rsidRPr="002C4D0C">
        <w:rPr>
          <w:rStyle w:val="ListLabel9"/>
        </w:rPr>
        <w:t>to meet product release schedules?</w:t>
      </w:r>
    </w:p>
    <w:p w14:paraId="2DFD2A4E" w14:textId="4DF1C6C4" w:rsidR="00976FFA" w:rsidRPr="00915E13"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0A84D279" w14:textId="6DEF51E3" w:rsidR="00915E13" w:rsidRPr="00915E13" w:rsidRDefault="00915E13" w:rsidP="00915E13">
      <w:pPr>
        <w:pStyle w:val="bodyIbrahim1"/>
        <w:spacing w:line="240" w:lineRule="exact"/>
        <w:rPr>
          <w:rFonts w:ascii="メイリオ" w:eastAsia="メイリオ" w:hAnsi="メイリオ" w:cs="メイリオ"/>
          <w:sz w:val="18"/>
          <w:szCs w:val="18"/>
          <w:lang w:eastAsia="ja-JP"/>
        </w:rPr>
      </w:pPr>
      <w:r w:rsidRPr="00915E13">
        <w:rPr>
          <w:rFonts w:ascii="メイリオ" w:eastAsia="メイリオ" w:hAnsi="メイリオ" w:cs="メイリオ" w:hint="eastAsia"/>
          <w:sz w:val="18"/>
          <w:szCs w:val="18"/>
          <w:lang w:eastAsia="ja-JP"/>
        </w:rPr>
        <w:t>オープンソース監査レポートは、買収対象のソースコードと関連するライセンスについての大量の情報を提示することになります。しかし、コンプライアンスに関連する明確な説明や立証を得る上では、更なる調査が要求されるようなデータがたくさんあるのです。本節では、自社にとって必要なことが何か、買収先と取り組むべき問題は何か、といったことを枠組みとしてとらえるためのスタート地点として</w:t>
      </w:r>
      <w:r w:rsidR="00656CC4">
        <w:rPr>
          <w:rFonts w:ascii="メイリオ" w:eastAsia="メイリオ" w:hAnsi="メイリオ" w:cs="メイリオ" w:hint="eastAsia"/>
          <w:sz w:val="18"/>
          <w:szCs w:val="18"/>
          <w:lang w:eastAsia="ja-JP"/>
        </w:rPr>
        <w:t>以下の質問集を挙げてみます。</w:t>
      </w:r>
    </w:p>
    <w:p w14:paraId="6B648665" w14:textId="228ECA52"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買収元や買収対象の知財を危険にさらすようなライセンスのコードを買収対象が使っていないか？</w:t>
      </w:r>
    </w:p>
    <w:p w14:paraId="510D2214" w14:textId="4D38DDD5" w:rsidR="00915E13" w:rsidRPr="00915E13" w:rsidRDefault="00915E13"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よくわからない起源、ライセンスのコードのスニペットはないか？</w:t>
      </w:r>
    </w:p>
    <w:p w14:paraId="21A96D15" w14:textId="0869674A" w:rsidR="00915E13"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買収対象のオープンソース コンプライアンスの実務は、十分にもまれていて、包括的なものであるか？</w:t>
      </w:r>
    </w:p>
    <w:p w14:paraId="2DFF2778" w14:textId="4899C6E0" w:rsidR="00777891" w:rsidRPr="00777891" w:rsidRDefault="00777891" w:rsidP="00915E13">
      <w:pPr>
        <w:pStyle w:val="ListIbrahim1"/>
        <w:spacing w:line="240" w:lineRule="exact"/>
        <w:ind w:left="714" w:hanging="357"/>
        <w:rPr>
          <w:rStyle w:val="ListLabel9"/>
          <w:rFonts w:ascii="メイリオ" w:eastAsia="メイリオ" w:hAnsi="メイリオ" w:cs="メイリオ"/>
          <w:lang w:eastAsia="ja-JP"/>
        </w:rPr>
      </w:pPr>
      <w:r>
        <w:rPr>
          <w:rStyle w:val="ListLabel9"/>
          <w:rFonts w:ascii="メイリオ" w:eastAsia="メイリオ" w:hAnsi="メイリオ" w:cs="メイリオ" w:hint="eastAsia"/>
          <w:sz w:val="18"/>
          <w:lang w:eastAsia="ja-JP"/>
        </w:rPr>
        <w:t>買収対象は、自身が使っているオープンソース コンポーネントの既知の脆弱性を追跡しているか？</w:t>
      </w:r>
    </w:p>
    <w:p w14:paraId="05C78846" w14:textId="77777777" w:rsidR="00286F2B" w:rsidRPr="00286F2B" w:rsidRDefault="00777891"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製品が流通しているとき、買収対象の企業がオープンソース ライセンスの義務を履行するためにすべての必要な資料</w:t>
      </w:r>
      <w:r w:rsidR="00286F2B" w:rsidRPr="00286F2B">
        <w:rPr>
          <w:rStyle w:val="ListLabel9"/>
          <w:rFonts w:ascii="メイリオ" w:eastAsia="メイリオ" w:hAnsi="メイリオ" w:cs="メイリオ" w:hint="eastAsia"/>
          <w:sz w:val="18"/>
          <w:lang w:eastAsia="ja-JP"/>
        </w:rPr>
        <w:t>（書面での申し入れ、必要な告知/通知/表示、ソースコードなど当てはまるもの）</w:t>
      </w:r>
      <w:r w:rsidRPr="00286F2B">
        <w:rPr>
          <w:rStyle w:val="ListLabel9"/>
          <w:rFonts w:ascii="メイリオ" w:eastAsia="メイリオ" w:hAnsi="メイリオ" w:cs="メイリオ" w:hint="eastAsia"/>
          <w:sz w:val="18"/>
          <w:lang w:eastAsia="ja-JP"/>
        </w:rPr>
        <w:t>を提供しているか？</w:t>
      </w:r>
    </w:p>
    <w:p w14:paraId="40E89D5D" w14:textId="78B20CEE" w:rsidR="00286F2B" w:rsidRPr="00286F2B" w:rsidRDefault="00286F2B" w:rsidP="00D11512">
      <w:pPr>
        <w:pStyle w:val="ListIbrahim1"/>
        <w:spacing w:line="240" w:lineRule="exact"/>
        <w:ind w:left="714" w:hanging="357"/>
        <w:rPr>
          <w:rStyle w:val="ListLabel9"/>
          <w:lang w:eastAsia="ja-JP"/>
        </w:rPr>
      </w:pPr>
      <w:r>
        <w:rPr>
          <w:rStyle w:val="ListLabel9"/>
          <w:rFonts w:ascii="メイリオ" w:eastAsia="メイリオ" w:hAnsi="メイリオ" w:cs="メイリオ" w:hint="eastAsia"/>
          <w:sz w:val="18"/>
          <w:lang w:eastAsia="ja-JP"/>
        </w:rPr>
        <w:t>買収対象企業のコンプライアンス プロセスが、製品リリース計画に基づく開発スピードと合ったものになっているか？</w:t>
      </w:r>
    </w:p>
    <w:p w14:paraId="37E97632" w14:textId="03CEFF43" w:rsidR="00915E13" w:rsidRPr="002C4D0C" w:rsidRDefault="00286F2B" w:rsidP="00D11512">
      <w:pPr>
        <w:pStyle w:val="ListIbrahim1"/>
        <w:spacing w:line="240" w:lineRule="exact"/>
        <w:ind w:left="714" w:hanging="357"/>
        <w:rPr>
          <w:rStyle w:val="ListLabel9"/>
          <w:lang w:eastAsia="ja-JP"/>
        </w:rPr>
      </w:pPr>
      <w:r w:rsidRPr="00286F2B">
        <w:rPr>
          <w:rStyle w:val="ListLabel9"/>
          <w:rFonts w:ascii="メイリオ" w:eastAsia="メイリオ" w:hAnsi="メイリオ" w:cs="メイリオ" w:hint="eastAsia"/>
          <w:sz w:val="18"/>
          <w:lang w:eastAsia="ja-JP"/>
        </w:rPr>
        <w:t>買収対象に、社内外のソースコードを求める要請すべてに、タイムリーな形で対応することができるプロセスがあるか？</w:t>
      </w:r>
    </w:p>
    <w:p w14:paraId="2C35EBA6" w14:textId="33C2ACF3" w:rsidR="00597D3F" w:rsidRPr="002C4D0C" w:rsidRDefault="00444017" w:rsidP="00541FB0">
      <w:pPr>
        <w:pStyle w:val="HeadingIbrahim2"/>
        <w:rPr>
          <w:lang w:eastAsia="ja-JP"/>
        </w:rPr>
      </w:pPr>
      <w:bookmarkStart w:id="237" w:name="_Toc492046635"/>
      <w:r w:rsidRPr="002C4D0C">
        <w:t>1</w:t>
      </w:r>
      <w:r w:rsidR="00D101D2">
        <w:t>0</w:t>
      </w:r>
      <w:r w:rsidRPr="002C4D0C">
        <w:t xml:space="preserve">.4 </w:t>
      </w:r>
      <w:r w:rsidR="00656CC4" w:rsidRPr="009E50D2">
        <w:rPr>
          <w:rFonts w:ascii="メイリオ" w:eastAsia="メイリオ" w:hAnsi="メイリオ" w:cs="メイリオ" w:hint="eastAsia"/>
          <w:lang w:eastAsia="ja-JP"/>
        </w:rPr>
        <w:t>取引実行前の段階で解決すべき</w:t>
      </w:r>
      <w:r w:rsidR="003326D5" w:rsidRPr="009E50D2">
        <w:rPr>
          <w:rFonts w:ascii="メイリオ" w:eastAsia="メイリオ" w:hAnsi="メイリオ" w:cs="メイリオ" w:hint="eastAsia"/>
          <w:lang w:eastAsia="ja-JP"/>
        </w:rPr>
        <w:t>項目を特定する</w:t>
      </w:r>
      <w:r w:rsidR="00535D5A" w:rsidRPr="009E50D2">
        <w:rPr>
          <w:rFonts w:ascii="メイリオ" w:eastAsia="メイリオ" w:hAnsi="メイリオ" w:cs="メイリオ" w:hint="eastAsia"/>
          <w:lang w:eastAsia="ja-JP"/>
        </w:rPr>
        <w:t>（</w:t>
      </w:r>
      <w:r w:rsidR="004C6B67" w:rsidRPr="002C4D0C">
        <w:t>Identify items to be resolved before executing the transaction</w:t>
      </w:r>
      <w:bookmarkEnd w:id="237"/>
      <w:r w:rsidR="00535D5A" w:rsidRPr="009E50D2">
        <w:rPr>
          <w:rFonts w:ascii="メイリオ" w:eastAsia="メイリオ" w:hAnsi="メイリオ" w:cs="メイリオ" w:hint="eastAsia"/>
          <w:lang w:eastAsia="ja-JP"/>
        </w:rPr>
        <w:t>）</w:t>
      </w:r>
    </w:p>
    <w:p w14:paraId="27B470E1" w14:textId="570E0D04"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 xml:space="preserve">the acquirer. </w:t>
      </w:r>
      <w:commentRangeStart w:id="238"/>
      <w:commentRangeStart w:id="239"/>
      <w:r w:rsidRPr="002C4D0C">
        <w:rPr>
          <w:rFonts w:ascii="Calibri" w:hAnsi="Calibri" w:cs="ProximaNova-Regular"/>
          <w:color w:val="000000"/>
        </w:rPr>
        <w:t>At which point,</w:t>
      </w:r>
      <w:commentRangeEnd w:id="238"/>
      <w:r w:rsidR="002D5CBB">
        <w:rPr>
          <w:rStyle w:val="af5"/>
        </w:rPr>
        <w:commentReference w:id="238"/>
      </w:r>
      <w:commentRangeEnd w:id="239"/>
      <w:r w:rsidR="002B1933">
        <w:rPr>
          <w:rStyle w:val="af5"/>
        </w:rPr>
        <w:commentReference w:id="239"/>
      </w:r>
      <w:r w:rsidRPr="002C4D0C">
        <w:rPr>
          <w:rFonts w:ascii="Calibri" w:hAnsi="Calibri" w:cs="ProximaNova-Regular"/>
          <w:color w:val="000000"/>
        </w:rPr>
        <w:t xml:space="preserve">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410E56CA" w14:textId="77777777" w:rsidR="00535D5A" w:rsidRDefault="00535D5A">
      <w:pPr>
        <w:spacing w:after="0" w:line="240" w:lineRule="auto"/>
        <w:rPr>
          <w:rFonts w:ascii="Calibri" w:hAnsi="Calibri" w:cs="ProximaNova-Regular"/>
          <w:color w:val="000000"/>
        </w:rPr>
      </w:pPr>
    </w:p>
    <w:p w14:paraId="36A140FA" w14:textId="7741D9A2" w:rsidR="00535D5A" w:rsidRPr="00535D5A" w:rsidRDefault="00535D5A" w:rsidP="00535D5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取引に</w:t>
      </w:r>
      <w:r w:rsidR="00934F7F">
        <w:rPr>
          <w:rFonts w:ascii="メイリオ" w:eastAsia="メイリオ" w:hAnsi="メイリオ" w:cs="メイリオ" w:hint="eastAsia"/>
          <w:sz w:val="18"/>
          <w:szCs w:val="18"/>
          <w:lang w:eastAsia="ja-JP"/>
        </w:rPr>
        <w:t>も</w:t>
      </w:r>
      <w:r>
        <w:rPr>
          <w:rFonts w:ascii="メイリオ" w:eastAsia="メイリオ" w:hAnsi="メイリオ" w:cs="メイリオ" w:hint="eastAsia"/>
          <w:sz w:val="18"/>
          <w:szCs w:val="18"/>
          <w:lang w:eastAsia="ja-JP"/>
        </w:rPr>
        <w:t>よりますが、オープンソース監査が</w:t>
      </w:r>
      <w:del w:id="240" w:author="Fukuchi, Hiroyuki" w:date="2017-11-30T15:52:00Z">
        <w:r w:rsidDel="00E6504A">
          <w:rPr>
            <w:rFonts w:ascii="メイリオ" w:eastAsia="メイリオ" w:hAnsi="メイリオ" w:cs="メイリオ" w:hint="eastAsia"/>
            <w:sz w:val="18"/>
            <w:szCs w:val="18"/>
            <w:lang w:eastAsia="ja-JP"/>
          </w:rPr>
          <w:delText>ライセンスやコンプライアンスの実務が</w:delText>
        </w:r>
      </w:del>
      <w:r>
        <w:rPr>
          <w:rFonts w:ascii="メイリオ" w:eastAsia="メイリオ" w:hAnsi="メイリオ" w:cs="メイリオ" w:hint="eastAsia"/>
          <w:sz w:val="18"/>
          <w:szCs w:val="18"/>
          <w:lang w:eastAsia="ja-JP"/>
        </w:rPr>
        <w:t>、買収元にとって受け入れられない</w:t>
      </w:r>
      <w:ins w:id="241" w:author="Fukuchi, Hiroyuki" w:date="2017-11-30T15:52:00Z">
        <w:r w:rsidR="00E6504A">
          <w:rPr>
            <w:rFonts w:ascii="メイリオ" w:eastAsia="メイリオ" w:hAnsi="メイリオ" w:cs="メイリオ" w:hint="eastAsia"/>
            <w:sz w:val="18"/>
            <w:szCs w:val="18"/>
            <w:lang w:eastAsia="ja-JP"/>
          </w:rPr>
          <w:t>ライセンスや</w:t>
        </w:r>
      </w:ins>
      <w:r>
        <w:rPr>
          <w:rFonts w:ascii="メイリオ" w:eastAsia="メイリオ" w:hAnsi="メイリオ" w:cs="メイリオ" w:hint="eastAsia"/>
          <w:sz w:val="18"/>
          <w:szCs w:val="18"/>
          <w:lang w:eastAsia="ja-JP"/>
        </w:rPr>
        <w:t>実</w:t>
      </w:r>
      <w:ins w:id="242" w:author="Fukuchi, Hiroyuki" w:date="2017-11-30T15:52:00Z">
        <w:r w:rsidR="00E6504A">
          <w:rPr>
            <w:rFonts w:ascii="メイリオ" w:eastAsia="メイリオ" w:hAnsi="メイリオ" w:cs="メイリオ" w:hint="eastAsia"/>
            <w:sz w:val="18"/>
            <w:szCs w:val="18"/>
            <w:lang w:eastAsia="ja-JP"/>
          </w:rPr>
          <w:t>施</w:t>
        </w:r>
      </w:ins>
      <w:r>
        <w:rPr>
          <w:rFonts w:ascii="メイリオ" w:eastAsia="メイリオ" w:hAnsi="メイリオ" w:cs="メイリオ" w:hint="eastAsia"/>
          <w:sz w:val="18"/>
          <w:szCs w:val="18"/>
          <w:lang w:eastAsia="ja-JP"/>
        </w:rPr>
        <w:t>例</w:t>
      </w:r>
      <w:r w:rsidR="00934F7F">
        <w:rPr>
          <w:rFonts w:ascii="メイリオ" w:eastAsia="メイリオ" w:hAnsi="メイリオ" w:cs="メイリオ" w:hint="eastAsia"/>
          <w:sz w:val="18"/>
          <w:szCs w:val="18"/>
          <w:lang w:eastAsia="ja-JP"/>
        </w:rPr>
        <w:t>が</w:t>
      </w:r>
      <w:r>
        <w:rPr>
          <w:rFonts w:ascii="メイリオ" w:eastAsia="メイリオ" w:hAnsi="メイリオ" w:cs="メイリオ" w:hint="eastAsia"/>
          <w:sz w:val="18"/>
          <w:szCs w:val="18"/>
          <w:lang w:eastAsia="ja-JP"/>
        </w:rPr>
        <w:t>明らかに</w:t>
      </w:r>
      <w:ins w:id="243" w:author="Fukuchi, Hiroyuki" w:date="2017-11-30T15:53:00Z">
        <w:r w:rsidR="00E6504A">
          <w:rPr>
            <w:rFonts w:ascii="メイリオ" w:eastAsia="メイリオ" w:hAnsi="メイリオ" w:cs="メイリオ" w:hint="eastAsia"/>
            <w:sz w:val="18"/>
            <w:szCs w:val="18"/>
            <w:lang w:eastAsia="ja-JP"/>
          </w:rPr>
          <w:t>す</w:t>
        </w:r>
      </w:ins>
      <w:del w:id="244" w:author="Fukuchi, Hiroyuki" w:date="2017-11-30T15:53:00Z">
        <w:r w:rsidR="00934F7F" w:rsidDel="00E6504A">
          <w:rPr>
            <w:rFonts w:ascii="メイリオ" w:eastAsia="メイリオ" w:hAnsi="メイリオ" w:cs="メイリオ" w:hint="eastAsia"/>
            <w:sz w:val="18"/>
            <w:szCs w:val="18"/>
            <w:lang w:eastAsia="ja-JP"/>
          </w:rPr>
          <w:delText>な</w:delText>
        </w:r>
      </w:del>
      <w:r w:rsidR="00934F7F">
        <w:rPr>
          <w:rFonts w:ascii="メイリオ" w:eastAsia="メイリオ" w:hAnsi="メイリオ" w:cs="メイリオ" w:hint="eastAsia"/>
          <w:sz w:val="18"/>
          <w:szCs w:val="18"/>
          <w:lang w:eastAsia="ja-JP"/>
        </w:rPr>
        <w:t>る</w:t>
      </w:r>
      <w:r>
        <w:rPr>
          <w:rFonts w:ascii="メイリオ" w:eastAsia="メイリオ" w:hAnsi="メイリオ" w:cs="メイリオ" w:hint="eastAsia"/>
          <w:sz w:val="18"/>
          <w:szCs w:val="18"/>
          <w:lang w:eastAsia="ja-JP"/>
        </w:rPr>
        <w:t>場合があります。</w:t>
      </w:r>
      <w:r w:rsidR="002D5CBB">
        <w:rPr>
          <w:rFonts w:ascii="メイリオ" w:eastAsia="メイリオ" w:hAnsi="メイリオ" w:cs="メイリオ" w:hint="eastAsia"/>
          <w:sz w:val="18"/>
          <w:szCs w:val="18"/>
          <w:lang w:eastAsia="ja-JP"/>
        </w:rPr>
        <w:t>その段階で買収元は、そういった</w:t>
      </w:r>
      <w:ins w:id="245" w:author="Fukuchi, Hiroyuki" w:date="2017-11-30T15:53:00Z">
        <w:r w:rsidR="00E6504A">
          <w:rPr>
            <w:rFonts w:ascii="メイリオ" w:eastAsia="メイリオ" w:hAnsi="メイリオ" w:cs="メイリオ" w:hint="eastAsia"/>
            <w:sz w:val="18"/>
            <w:szCs w:val="18"/>
            <w:lang w:eastAsia="ja-JP"/>
          </w:rPr>
          <w:t>案件</w:t>
        </w:r>
      </w:ins>
      <w:del w:id="246" w:author="Fukuchi, Hiroyuki" w:date="2017-11-30T15:53:00Z">
        <w:r w:rsidR="002D5CBB" w:rsidDel="00E6504A">
          <w:rPr>
            <w:rFonts w:ascii="メイリオ" w:eastAsia="メイリオ" w:hAnsi="メイリオ" w:cs="メイリオ" w:hint="eastAsia"/>
            <w:sz w:val="18"/>
            <w:szCs w:val="18"/>
            <w:lang w:eastAsia="ja-JP"/>
          </w:rPr>
          <w:delText>実例</w:delText>
        </w:r>
      </w:del>
      <w:r w:rsidR="002D5CBB">
        <w:rPr>
          <w:rFonts w:ascii="メイリオ" w:eastAsia="メイリオ" w:hAnsi="メイリオ" w:cs="メイリオ" w:hint="eastAsia"/>
          <w:sz w:val="18"/>
          <w:szCs w:val="18"/>
          <w:lang w:eastAsia="ja-JP"/>
        </w:rPr>
        <w:t>を</w:t>
      </w:r>
      <w:ins w:id="247" w:author="Fukuchi, Hiroyuki" w:date="2017-11-30T15:53:00Z">
        <w:r w:rsidR="00E6504A">
          <w:rPr>
            <w:rFonts w:ascii="メイリオ" w:eastAsia="メイリオ" w:hAnsi="メイリオ" w:cs="メイリオ" w:hint="eastAsia"/>
            <w:sz w:val="18"/>
            <w:szCs w:val="18"/>
            <w:lang w:eastAsia="ja-JP"/>
          </w:rPr>
          <w:t>解消</w:t>
        </w:r>
      </w:ins>
      <w:del w:id="248" w:author="Fukuchi, Hiroyuki" w:date="2017-11-30T15:53:00Z">
        <w:r w:rsidR="002D5CBB" w:rsidDel="00E6504A">
          <w:rPr>
            <w:rFonts w:ascii="メイリオ" w:eastAsia="メイリオ" w:hAnsi="メイリオ" w:cs="メイリオ" w:hint="eastAsia"/>
            <w:sz w:val="18"/>
            <w:szCs w:val="18"/>
            <w:lang w:eastAsia="ja-JP"/>
          </w:rPr>
          <w:delText>軽減</w:delText>
        </w:r>
      </w:del>
      <w:r w:rsidR="002D5CBB">
        <w:rPr>
          <w:rFonts w:ascii="メイリオ" w:eastAsia="メイリオ" w:hAnsi="メイリオ" w:cs="メイリオ" w:hint="eastAsia"/>
          <w:sz w:val="18"/>
          <w:szCs w:val="18"/>
          <w:lang w:eastAsia="ja-JP"/>
        </w:rPr>
        <w:t>することを契約締結の条件として要求することが可能です。</w:t>
      </w:r>
      <w:r w:rsidR="00C513B2">
        <w:rPr>
          <w:rFonts w:ascii="メイリオ" w:eastAsia="メイリオ" w:hAnsi="メイリオ" w:cs="メイリオ" w:hint="eastAsia"/>
          <w:sz w:val="18"/>
          <w:szCs w:val="18"/>
          <w:lang w:eastAsia="ja-JP"/>
        </w:rPr>
        <w:t>たとえば、買収対象の企業が、「Aライセンス」というライセンス下にあるコンポーネントのコードを使っていて、一方で買収元の企業が「Aライセンス」の使用を禁止する、厳格なポリシーを持っているようなケースです。こういった状況は、両社が議論して、</w:t>
      </w:r>
      <w:r w:rsidR="003326D5">
        <w:rPr>
          <w:rFonts w:ascii="メイリオ" w:eastAsia="メイリオ" w:hAnsi="メイリオ" w:cs="メイリオ" w:hint="eastAsia"/>
          <w:sz w:val="18"/>
          <w:szCs w:val="18"/>
          <w:lang w:eastAsia="ja-JP"/>
        </w:rPr>
        <w:t>可能性のある解決策</w:t>
      </w:r>
      <w:r w:rsidR="00C513B2">
        <w:rPr>
          <w:rFonts w:ascii="メイリオ" w:eastAsia="メイリオ" w:hAnsi="メイリオ" w:cs="メイリオ" w:hint="eastAsia"/>
          <w:sz w:val="18"/>
          <w:szCs w:val="18"/>
          <w:lang w:eastAsia="ja-JP"/>
        </w:rPr>
        <w:t>を導き出すことが必要になってきます。</w:t>
      </w:r>
    </w:p>
    <w:p w14:paraId="798D1609" w14:textId="29C9DE2F" w:rsidR="00597D3F" w:rsidRPr="002C4D0C" w:rsidRDefault="00444017" w:rsidP="00541FB0">
      <w:pPr>
        <w:pStyle w:val="HeadingIbrahim2"/>
      </w:pPr>
      <w:bookmarkStart w:id="249" w:name="_Toc492046636"/>
      <w:r w:rsidRPr="002C4D0C">
        <w:t>1</w:t>
      </w:r>
      <w:r w:rsidR="00D101D2">
        <w:t>0</w:t>
      </w:r>
      <w:r w:rsidRPr="002C4D0C">
        <w:t xml:space="preserve">.5 </w:t>
      </w:r>
      <w:r w:rsidR="00934F7F" w:rsidRPr="009E50D2">
        <w:rPr>
          <w:rFonts w:ascii="メイリオ" w:eastAsia="メイリオ" w:hAnsi="メイリオ" w:cs="メイリオ" w:hint="eastAsia"/>
          <w:lang w:eastAsia="ja-JP"/>
        </w:rPr>
        <w:t>買収後のコンプライアンス改善計画を策定する（</w:t>
      </w:r>
      <w:r w:rsidR="00DC4D20" w:rsidRPr="002C4D0C">
        <w:t xml:space="preserve">Create </w:t>
      </w:r>
      <w:r w:rsidR="004C6B67" w:rsidRPr="002C4D0C">
        <w:t>a compliance improvement plan for post-acquisition</w:t>
      </w:r>
      <w:bookmarkEnd w:id="249"/>
      <w:r w:rsidR="00934F7F" w:rsidRPr="009E50D2">
        <w:rPr>
          <w:rFonts w:ascii="メイリオ" w:eastAsia="メイリオ" w:hAnsi="メイリオ" w:cs="メイリオ" w:hint="eastAsia"/>
          <w:lang w:eastAsia="ja-JP"/>
        </w:rPr>
        <w:t>）</w:t>
      </w:r>
    </w:p>
    <w:p w14:paraId="34936316" w14:textId="4DB4E926" w:rsidR="00597D3F" w:rsidRDefault="004C6B67" w:rsidP="00541FB0">
      <w:pPr>
        <w:pStyle w:val="bodyIbrahim1"/>
        <w:rPr>
          <w:rFonts w:eastAsia="ＭＳ Ｐゴシック"/>
          <w:lang w:eastAsia="ja-JP"/>
        </w:rPr>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405D799B" w14:textId="685BB199" w:rsidR="00934F7F" w:rsidRPr="00934F7F" w:rsidRDefault="00934F7F" w:rsidP="00934F7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w:t>
      </w:r>
      <w:r w:rsidR="00BA7B9C">
        <w:rPr>
          <w:rFonts w:ascii="メイリオ" w:eastAsia="メイリオ" w:hAnsi="メイリオ" w:cs="メイリオ" w:hint="eastAsia"/>
          <w:sz w:val="18"/>
          <w:szCs w:val="18"/>
          <w:lang w:eastAsia="ja-JP"/>
        </w:rPr>
        <w:t>が小さ</w:t>
      </w:r>
      <w:r w:rsidR="003326D5">
        <w:rPr>
          <w:rFonts w:ascii="メイリオ" w:eastAsia="メイリオ" w:hAnsi="メイリオ" w:cs="メイリオ" w:hint="eastAsia"/>
          <w:sz w:val="18"/>
          <w:szCs w:val="18"/>
          <w:lang w:eastAsia="ja-JP"/>
        </w:rPr>
        <w:t>いスタートアップを買収し、子会社として運営し続けるようなときこういった話が</w:t>
      </w:r>
      <w:r w:rsidR="00BA7B9C">
        <w:rPr>
          <w:rFonts w:ascii="メイリオ" w:eastAsia="メイリオ" w:hAnsi="メイリオ" w:cs="メイリオ" w:hint="eastAsia"/>
          <w:sz w:val="18"/>
          <w:szCs w:val="18"/>
          <w:lang w:eastAsia="ja-JP"/>
        </w:rPr>
        <w:t>大事になってきます。このシナリオでは買収元はしばしば買収先に対し、秩序だったコンプライアンス ポリシーやプロセスを確立することを支</w:t>
      </w:r>
      <w:r w:rsidR="003326D5">
        <w:rPr>
          <w:rFonts w:ascii="メイリオ" w:eastAsia="メイリオ" w:hAnsi="メイリオ" w:cs="メイリオ" w:hint="eastAsia"/>
          <w:sz w:val="18"/>
          <w:szCs w:val="18"/>
          <w:lang w:eastAsia="ja-JP"/>
        </w:rPr>
        <w:t>援し、実務者たちに向けたトレーニングを実施し、そして継続的指導・</w:t>
      </w:r>
      <w:r w:rsidR="00BA7B9C">
        <w:rPr>
          <w:rFonts w:ascii="メイリオ" w:eastAsia="メイリオ" w:hAnsi="メイリオ" w:cs="メイリオ" w:hint="eastAsia"/>
          <w:sz w:val="18"/>
          <w:szCs w:val="18"/>
          <w:lang w:eastAsia="ja-JP"/>
        </w:rPr>
        <w:t>支援を提供します。</w:t>
      </w:r>
    </w:p>
    <w:p w14:paraId="36F25C1B" w14:textId="73D7E6B9" w:rsidR="00597D3F" w:rsidRPr="002C4D0C" w:rsidRDefault="00541FB0" w:rsidP="00541FB0">
      <w:pPr>
        <w:pStyle w:val="HeadingIbrahim1"/>
      </w:pPr>
      <w:bookmarkStart w:id="250" w:name="_Toc492046637"/>
      <w:r>
        <w:rPr>
          <w:rFonts w:hint="eastAsia"/>
        </w:rPr>
        <w:lastRenderedPageBreak/>
        <w:t>11.</w:t>
      </w:r>
      <w:r w:rsidR="00CA1A13" w:rsidRPr="009E50D2">
        <w:rPr>
          <w:rFonts w:ascii="メイリオ" w:eastAsia="メイリオ" w:hAnsi="メイリオ" w:cs="メイリオ" w:hint="eastAsia"/>
          <w:lang w:eastAsia="ja-JP"/>
        </w:rPr>
        <w:t>コンプライアンス</w:t>
      </w:r>
      <w:r w:rsidR="009E50D2">
        <w:rPr>
          <w:rFonts w:ascii="メイリオ" w:eastAsia="メイリオ" w:hAnsi="メイリオ" w:cs="メイリオ" w:hint="eastAsia"/>
          <w:lang w:eastAsia="ja-JP"/>
        </w:rPr>
        <w:t>に関し推奨される開発</w:t>
      </w:r>
      <w:ins w:id="251" w:author="Fukuchi, Hiroyuki" w:date="2017-11-30T15:54:00Z">
        <w:r w:rsidR="00E6504A">
          <w:rPr>
            <w:rFonts w:ascii="メイリオ" w:eastAsia="メイリオ" w:hAnsi="メイリオ" w:cs="メイリオ" w:hint="eastAsia"/>
            <w:lang w:eastAsia="ja-JP"/>
          </w:rPr>
          <w:t>プラクティス</w:t>
        </w:r>
      </w:ins>
      <w:del w:id="252" w:author="Fukuchi, Hiroyuki" w:date="2017-11-30T15:54:00Z">
        <w:r w:rsidR="00CA1A13" w:rsidRPr="009E50D2" w:rsidDel="00E6504A">
          <w:rPr>
            <w:rFonts w:ascii="メイリオ" w:eastAsia="メイリオ" w:hAnsi="メイリオ" w:cs="メイリオ" w:hint="eastAsia"/>
            <w:lang w:eastAsia="ja-JP"/>
          </w:rPr>
          <w:delText>実務</w:delText>
        </w:r>
      </w:del>
      <w:r w:rsidR="00CA1A13" w:rsidRPr="009E50D2">
        <w:rPr>
          <w:rFonts w:ascii="メイリオ" w:eastAsia="メイリオ" w:hAnsi="メイリオ" w:cs="メイリオ" w:hint="eastAsia"/>
          <w:lang w:eastAsia="ja-JP"/>
        </w:rPr>
        <w:t>（</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250"/>
      <w:r w:rsidR="00875DB3" w:rsidRPr="002C4D0C">
        <w:t xml:space="preserve"> </w:t>
      </w:r>
      <w:r w:rsidR="00CA1A13" w:rsidRPr="009E50D2">
        <w:rPr>
          <w:rFonts w:ascii="メイリオ" w:eastAsia="メイリオ" w:hAnsi="メイリオ" w:cs="メイリオ" w:hint="eastAsia"/>
          <w:lang w:eastAsia="ja-JP"/>
        </w:rPr>
        <w:t>）</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1D415772" w14:textId="77777777" w:rsidR="00CA1A13" w:rsidRDefault="00CA1A13" w:rsidP="00CA1A13">
      <w:pPr>
        <w:pStyle w:val="bodyIbrahim1"/>
        <w:spacing w:line="240" w:lineRule="exact"/>
        <w:rPr>
          <w:rFonts w:ascii="メイリオ" w:eastAsia="メイリオ" w:hAnsi="メイリオ" w:cs="メイリオ"/>
          <w:sz w:val="18"/>
          <w:szCs w:val="18"/>
          <w:lang w:eastAsia="ja-JP"/>
        </w:rPr>
      </w:pPr>
    </w:p>
    <w:p w14:paraId="1CE0AACF" w14:textId="2834AE16" w:rsidR="00CA1A13" w:rsidRPr="00CA1A13" w:rsidRDefault="00CA1A13" w:rsidP="00CA1A13">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ライセンスのコンプライアンス活動を支援する開発業務の</w:t>
      </w:r>
      <w:ins w:id="253" w:author="Fukuchi, Hiroyuki" w:date="2017-11-30T15:54:00Z">
        <w:r w:rsidR="00E6504A">
          <w:rPr>
            <w:rFonts w:ascii="メイリオ" w:eastAsia="メイリオ" w:hAnsi="メイリオ" w:cs="メイリオ" w:hint="eastAsia"/>
            <w:sz w:val="18"/>
            <w:szCs w:val="18"/>
            <w:lang w:eastAsia="ja-JP"/>
          </w:rPr>
          <w:t>プラクティス</w:t>
        </w:r>
      </w:ins>
      <w:del w:id="254" w:author="Fukuchi, Hiroyuki" w:date="2017-11-30T15:54:00Z">
        <w:r w:rsidDel="00E6504A">
          <w:rPr>
            <w:rFonts w:ascii="メイリオ" w:eastAsia="メイリオ" w:hAnsi="メイリオ" w:cs="メイリオ" w:hint="eastAsia"/>
            <w:sz w:val="18"/>
            <w:szCs w:val="18"/>
            <w:lang w:eastAsia="ja-JP"/>
          </w:rPr>
          <w:delText>実務</w:delText>
        </w:r>
      </w:del>
      <w:r>
        <w:rPr>
          <w:rFonts w:ascii="メイリオ" w:eastAsia="メイリオ" w:hAnsi="メイリオ" w:cs="メイリオ" w:hint="eastAsia"/>
          <w:sz w:val="18"/>
          <w:szCs w:val="18"/>
          <w:lang w:eastAsia="ja-JP"/>
        </w:rPr>
        <w:t>を確立する上での推奨事項の詳細については、いくつかの文書が執筆されています。この節では、その中でも最も重要となるものに簡単に焦点を当てます。それら従うことでオープンソース ソフトウェアとともに仕事をしていく時に遭遇する共通的なコンプライアンス問題の多くを排除することが期待できます。</w:t>
      </w:r>
    </w:p>
    <w:p w14:paraId="3E7B1759" w14:textId="38F5F69D" w:rsidR="00443537" w:rsidRPr="002C4D0C" w:rsidRDefault="00D101D2" w:rsidP="00541FB0">
      <w:pPr>
        <w:pStyle w:val="HeadingIbrahim2"/>
      </w:pPr>
      <w:r>
        <w:t>11</w:t>
      </w:r>
      <w:r w:rsidR="00907CF2" w:rsidRPr="002C4D0C">
        <w:t xml:space="preserve">.1 </w:t>
      </w:r>
      <w:del w:id="255" w:author="Fukuchi, Hiroyuki" w:date="2017-11-30T15:55:00Z">
        <w:r w:rsidR="00BF67B6" w:rsidRPr="009E50D2" w:rsidDel="00E6504A">
          <w:rPr>
            <w:rFonts w:ascii="メイリオ" w:eastAsia="メイリオ" w:hAnsi="メイリオ" w:cs="メイリオ" w:hint="eastAsia"/>
            <w:lang w:eastAsia="ja-JP"/>
          </w:rPr>
          <w:delText>実務として</w:delText>
        </w:r>
      </w:del>
      <w:r w:rsidR="00BF67B6" w:rsidRPr="009E50D2">
        <w:rPr>
          <w:rFonts w:ascii="メイリオ" w:eastAsia="メイリオ" w:hAnsi="メイリオ" w:cs="メイリオ" w:hint="eastAsia"/>
          <w:lang w:eastAsia="ja-JP"/>
        </w:rPr>
        <w:t>推奨</w:t>
      </w:r>
      <w:ins w:id="256" w:author="Fukuchi, Hiroyuki" w:date="2017-11-30T15:55:00Z">
        <w:r w:rsidR="00E6504A">
          <w:rPr>
            <w:rFonts w:ascii="メイリオ" w:eastAsia="メイリオ" w:hAnsi="メイリオ" w:cs="メイリオ" w:hint="eastAsia"/>
            <w:lang w:eastAsia="ja-JP"/>
          </w:rPr>
          <w:t>プラクティス</w:t>
        </w:r>
      </w:ins>
      <w:del w:id="257" w:author="Fukuchi, Hiroyuki" w:date="2017-11-30T15:55:00Z">
        <w:r w:rsidR="00BF67B6" w:rsidRPr="009E50D2" w:rsidDel="00E6504A">
          <w:rPr>
            <w:rFonts w:ascii="メイリオ" w:eastAsia="メイリオ" w:hAnsi="メイリオ" w:cs="メイリオ" w:hint="eastAsia"/>
            <w:lang w:eastAsia="ja-JP"/>
          </w:rPr>
          <w:delText>されること</w:delText>
        </w:r>
      </w:del>
      <w:r w:rsidR="00BF67B6" w:rsidRPr="009E50D2">
        <w:rPr>
          <w:rFonts w:ascii="メイリオ" w:eastAsia="メイリオ" w:hAnsi="メイリオ" w:cs="メイリオ" w:hint="eastAsia"/>
          <w:lang w:eastAsia="ja-JP"/>
        </w:rPr>
        <w:t>（</w:t>
      </w:r>
      <w:r w:rsidR="00443537" w:rsidRPr="002C4D0C">
        <w:t>Recommended practices</w:t>
      </w:r>
      <w:r w:rsidR="00BF67B6" w:rsidRPr="009E50D2">
        <w:rPr>
          <w:rFonts w:ascii="メイリオ" w:eastAsia="メイリオ" w:hAnsi="メイリオ" w:cs="メイリオ" w:hint="eastAsia"/>
          <w:lang w:eastAsia="ja-JP"/>
        </w:rPr>
        <w:t>）</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BF67B6"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302F5C14" w14:textId="77777777" w:rsidR="00BF67B6" w:rsidRDefault="00BF67B6" w:rsidP="00BF67B6">
      <w:pPr>
        <w:pStyle w:val="ListIbrahim1"/>
        <w:numPr>
          <w:ilvl w:val="0"/>
          <w:numId w:val="0"/>
        </w:numPr>
        <w:ind w:left="720" w:hanging="360"/>
        <w:rPr>
          <w:rFonts w:eastAsia="ＭＳ Ｐゴシック"/>
          <w:lang w:eastAsia="ja-JP"/>
        </w:rPr>
      </w:pPr>
    </w:p>
    <w:p w14:paraId="2D3193D6" w14:textId="78410A27"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製品のレポジトリにコードをコミットする前に、オープンソース </w:t>
      </w:r>
      <w:r w:rsidR="003326D5">
        <w:rPr>
          <w:rFonts w:ascii="メイリオ" w:eastAsia="メイリオ" w:hAnsi="メイリオ" w:cs="メイリオ" w:hint="eastAsia"/>
          <w:sz w:val="18"/>
          <w:lang w:eastAsia="ja-JP"/>
        </w:rPr>
        <w:t>ソフトウェアを</w:t>
      </w:r>
      <w:r>
        <w:rPr>
          <w:rFonts w:ascii="メイリオ" w:eastAsia="メイリオ" w:hAnsi="メイリオ" w:cs="メイリオ" w:hint="eastAsia"/>
          <w:sz w:val="18"/>
          <w:lang w:eastAsia="ja-JP"/>
        </w:rPr>
        <w:t>使用するための承認を求める</w:t>
      </w:r>
    </w:p>
    <w:p w14:paraId="70F2E1DC" w14:textId="36838CF3" w:rsidR="00BF67B6" w:rsidRPr="00BF67B6" w:rsidRDefault="00BF67B6"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あるオープンソース ライブラリのコードのライセンスが企業のポリシーとして事前に承認されていない場合、プロプライエタリ コードをライブラリにリンクする、もしくはその逆のことをする前の段階で承認を求める</w:t>
      </w:r>
    </w:p>
    <w:p w14:paraId="6FC32249" w14:textId="32971FB5" w:rsidR="00BF67B6" w:rsidRPr="004E135A" w:rsidRDefault="004E135A"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適用された変更について、</w:t>
      </w:r>
      <w:r w:rsidR="00374761">
        <w:rPr>
          <w:rFonts w:ascii="メイリオ" w:eastAsia="メイリオ" w:hAnsi="メイリオ" w:cs="メイリオ" w:hint="eastAsia"/>
          <w:sz w:val="18"/>
          <w:lang w:eastAsia="ja-JP"/>
        </w:rPr>
        <w:t>変更日時</w:t>
      </w:r>
      <w:r>
        <w:rPr>
          <w:rFonts w:ascii="メイリオ" w:eastAsia="メイリオ" w:hAnsi="メイリオ" w:cs="メイリオ" w:hint="eastAsia"/>
          <w:sz w:val="18"/>
          <w:lang w:eastAsia="ja-JP"/>
        </w:rPr>
        <w:t>、変更者、一行程度の内容説明といった変更ログ（Changelog）をすべてのファイルについてアップデートする</w:t>
      </w:r>
    </w:p>
    <w:p w14:paraId="6AA83CD1" w14:textId="3939CDFF" w:rsidR="004E135A" w:rsidRPr="00924DC1" w:rsidRDefault="001A11B3"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作成している</w:t>
      </w:r>
      <w:r w:rsidR="004E135A">
        <w:rPr>
          <w:rFonts w:ascii="メイリオ" w:eastAsia="メイリオ" w:hAnsi="メイリオ" w:cs="メイリオ" w:hint="eastAsia"/>
          <w:sz w:val="18"/>
          <w:lang w:eastAsia="ja-JP"/>
        </w:rPr>
        <w:t>すべてのコード</w:t>
      </w:r>
      <w:r>
        <w:rPr>
          <w:rFonts w:ascii="メイリオ" w:eastAsia="メイリオ" w:hAnsi="メイリオ" w:cs="メイリオ" w:hint="eastAsia"/>
          <w:sz w:val="18"/>
          <w:lang w:eastAsia="ja-JP"/>
        </w:rPr>
        <w:t>とオープンソース ソフトウェアの間のインターフェースを文書化する。これにより他社が、（ソフトウェア間の）相互作用を理解し、コンプライアンス上の</w:t>
      </w:r>
      <w:r w:rsidR="00924DC1">
        <w:rPr>
          <w:rFonts w:ascii="メイリオ" w:eastAsia="メイリオ" w:hAnsi="メイリオ" w:cs="メイリオ" w:hint="eastAsia"/>
          <w:sz w:val="18"/>
          <w:lang w:eastAsia="ja-JP"/>
        </w:rPr>
        <w:t>関係性を明確にすることを促進する</w:t>
      </w:r>
    </w:p>
    <w:p w14:paraId="79A08E45" w14:textId="44A2E17C" w:rsidR="00924DC1" w:rsidRPr="00BF67B6" w:rsidRDefault="00924DC1" w:rsidP="00BF67B6">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ソースコード パッケージのライセンスが記載されているWebページをPDFで保管する。これによりパッケージをダウンロードした際のプロジェクトの状態を文書化することができる</w:t>
      </w:r>
    </w:p>
    <w:p w14:paraId="34171F3D" w14:textId="3AFE6107" w:rsidR="00BF67B6" w:rsidRPr="00924DC1" w:rsidRDefault="00924DC1" w:rsidP="00924DC1">
      <w:pPr>
        <w:pStyle w:val="ListIbrahim1"/>
        <w:spacing w:line="240" w:lineRule="exact"/>
        <w:ind w:left="714" w:hanging="357"/>
        <w:rPr>
          <w:rFonts w:ascii="メイリオ" w:eastAsia="メイリオ" w:hAnsi="メイリオ" w:cs="メイリオ"/>
          <w:lang w:eastAsia="ja-JP"/>
        </w:rPr>
      </w:pPr>
      <w:r w:rsidRPr="00924DC1">
        <w:rPr>
          <w:rFonts w:ascii="メイリオ" w:eastAsia="メイリオ" w:hAnsi="メイリオ" w:cs="メイリオ" w:hint="eastAsia"/>
          <w:sz w:val="18"/>
          <w:lang w:eastAsia="ja-JP"/>
        </w:rPr>
        <w:t>パッケージの変更されていない状態でのコピーをライセンス情報と合わせてバックアップしておく</w:t>
      </w:r>
    </w:p>
    <w:p w14:paraId="512E0E4F" w14:textId="5EB58528" w:rsidR="00924DC1" w:rsidRPr="00924DC1" w:rsidRDefault="00924DC1" w:rsidP="00924DC1">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オープンソース ソフトウェアのコンポーネントをアップグレードする際に、ライセンスが同じものかどうかを確認する。ライセンスはバージョン間で変わることがある</w:t>
      </w:r>
    </w:p>
    <w:p w14:paraId="1FC3C357" w14:textId="3C062AB9" w:rsidR="00BF67B6" w:rsidRPr="00BF67B6" w:rsidRDefault="00924DC1" w:rsidP="00BF67B6">
      <w:pPr>
        <w:pStyle w:val="ListIbrahim1"/>
        <w:spacing w:line="240" w:lineRule="exact"/>
        <w:ind w:left="714" w:hanging="357"/>
        <w:rPr>
          <w:lang w:eastAsia="ja-JP"/>
        </w:rPr>
      </w:pPr>
      <w:r w:rsidRPr="00924DC1">
        <w:rPr>
          <w:rFonts w:ascii="メイリオ" w:eastAsia="メイリオ" w:hAnsi="メイリオ" w:cs="メイリオ" w:hint="eastAsia"/>
          <w:sz w:val="18"/>
          <w:lang w:eastAsia="ja-JP"/>
        </w:rPr>
        <w:t>ソースコード パッケージにあるライセンスがプロジェクトWebサイトで記述されているものと合っているかどうかを確認する。差異がある場合、プロジェクトにコンタクトし明確にする</w:t>
      </w:r>
      <w:r w:rsidR="00BF67B6" w:rsidRPr="002C4D0C">
        <w:rPr>
          <w:lang w:eastAsia="ja-JP"/>
        </w:rPr>
        <w:t>.</w:t>
      </w:r>
    </w:p>
    <w:p w14:paraId="23EC396B" w14:textId="77777777" w:rsidR="00BF67B6" w:rsidRPr="002C4D0C" w:rsidRDefault="00BF67B6" w:rsidP="00BF67B6">
      <w:pPr>
        <w:pStyle w:val="ListIbrahim1"/>
        <w:numPr>
          <w:ilvl w:val="0"/>
          <w:numId w:val="0"/>
        </w:numPr>
        <w:ind w:left="720" w:hanging="360"/>
        <w:rPr>
          <w:lang w:eastAsia="ja-JP"/>
        </w:rPr>
      </w:pPr>
    </w:p>
    <w:p w14:paraId="4CAEB69E" w14:textId="5099B535" w:rsidR="00597D3F" w:rsidRPr="002C4D0C" w:rsidRDefault="00907CF2" w:rsidP="00541FB0">
      <w:pPr>
        <w:pStyle w:val="HeadingIbrahim2"/>
      </w:pPr>
      <w:r w:rsidRPr="002C4D0C">
        <w:lastRenderedPageBreak/>
        <w:t>1</w:t>
      </w:r>
      <w:r w:rsidR="00D101D2">
        <w:t>1</w:t>
      </w:r>
      <w:r w:rsidRPr="002C4D0C">
        <w:t xml:space="preserve">.2 </w:t>
      </w:r>
      <w:r w:rsidR="00924DC1" w:rsidRPr="009E50D2">
        <w:rPr>
          <w:rFonts w:ascii="メイリオ" w:eastAsia="メイリオ" w:hAnsi="メイリオ" w:cs="メイリオ" w:hint="eastAsia"/>
          <w:lang w:eastAsia="ja-JP"/>
        </w:rPr>
        <w:t>間違いを</w:t>
      </w:r>
      <w:r w:rsidR="00036532" w:rsidRPr="009E50D2">
        <w:rPr>
          <w:rFonts w:ascii="メイリオ" w:eastAsia="メイリオ" w:hAnsi="メイリオ" w:cs="メイリオ" w:hint="eastAsia"/>
          <w:lang w:eastAsia="ja-JP"/>
        </w:rPr>
        <w:t>回避する</w:t>
      </w:r>
      <w:r w:rsidR="00924DC1" w:rsidRPr="009E50D2">
        <w:rPr>
          <w:rFonts w:ascii="メイリオ" w:eastAsia="メイリオ" w:hAnsi="メイリオ" w:cs="メイリオ" w:hint="eastAsia"/>
          <w:lang w:eastAsia="ja-JP"/>
        </w:rPr>
        <w:t>（</w:t>
      </w:r>
      <w:r w:rsidR="00443537" w:rsidRPr="002C4D0C">
        <w:t xml:space="preserve">Avoid </w:t>
      </w:r>
      <w:r w:rsidR="005617EF">
        <w:t>these mistakes</w:t>
      </w:r>
      <w:r w:rsidR="00924DC1" w:rsidRPr="009E50D2">
        <w:rPr>
          <w:rFonts w:ascii="メイリオ" w:eastAsia="メイリオ" w:hAnsi="メイリオ" w:cs="メイリオ" w:hint="eastAsia"/>
          <w:lang w:eastAsia="ja-JP"/>
        </w:rPr>
        <w:t>）</w:t>
      </w:r>
      <w:r w:rsidR="005617EF">
        <w:t xml:space="preserve">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924DC1" w:rsidRDefault="001B269D" w:rsidP="00541FB0">
      <w:pPr>
        <w:pStyle w:val="ListIbrahim1"/>
      </w:pPr>
      <w:commentRangeStart w:id="258"/>
      <w:commentRangeStart w:id="259"/>
      <w:r w:rsidRPr="002C4D0C">
        <w:t xml:space="preserve">Do not discuss </w:t>
      </w:r>
      <w:r w:rsidR="004C6B67" w:rsidRPr="002C4D0C">
        <w:t>compliance practices with individuals outside of your company.</w:t>
      </w:r>
      <w:commentRangeEnd w:id="258"/>
      <w:r w:rsidR="00036532">
        <w:rPr>
          <w:rStyle w:val="af5"/>
          <w:rFonts w:asciiTheme="minorHAnsi" w:eastAsia="ＭＳ 明朝" w:hAnsiTheme="minorHAnsi"/>
          <w:color w:val="7F7F7F" w:themeColor="text1" w:themeTint="80"/>
          <w:lang w:eastAsia="ja-JP"/>
        </w:rPr>
        <w:commentReference w:id="258"/>
      </w:r>
      <w:commentRangeEnd w:id="259"/>
      <w:r w:rsidR="007C0899">
        <w:rPr>
          <w:rStyle w:val="af5"/>
          <w:rFonts w:asciiTheme="minorHAnsi" w:eastAsia="ＭＳ 明朝" w:hAnsiTheme="minorHAnsi"/>
          <w:color w:val="7F7F7F" w:themeColor="text1" w:themeTint="80"/>
          <w:lang w:eastAsia="ja-JP"/>
        </w:rPr>
        <w:commentReference w:id="259"/>
      </w:r>
    </w:p>
    <w:p w14:paraId="09FB11E7" w14:textId="77777777" w:rsidR="00924DC1" w:rsidRDefault="00924DC1" w:rsidP="00924DC1">
      <w:pPr>
        <w:pStyle w:val="ListIbrahim1"/>
        <w:numPr>
          <w:ilvl w:val="0"/>
          <w:numId w:val="0"/>
        </w:numPr>
        <w:ind w:left="720" w:hanging="360"/>
        <w:rPr>
          <w:rFonts w:eastAsia="ＭＳ Ｐゴシック"/>
          <w:lang w:eastAsia="ja-JP"/>
        </w:rPr>
      </w:pPr>
    </w:p>
    <w:p w14:paraId="002B58FB" w14:textId="6058C712" w:rsidR="00924DC1" w:rsidRPr="003F4257" w:rsidRDefault="003F4257" w:rsidP="003F4257">
      <w:pPr>
        <w:pStyle w:val="ListIbrahim1"/>
        <w:spacing w:line="240" w:lineRule="exact"/>
        <w:ind w:left="714" w:hanging="357"/>
        <w:rPr>
          <w:rFonts w:ascii="メイリオ" w:eastAsia="メイリオ" w:hAnsi="メイリオ" w:cs="メイリオ"/>
          <w:lang w:eastAsia="ja-JP"/>
        </w:rPr>
      </w:pPr>
      <w:r w:rsidRPr="003F4257">
        <w:rPr>
          <w:rFonts w:ascii="メイリオ" w:eastAsia="メイリオ" w:hAnsi="メイリオ" w:cs="メイリオ" w:hint="eastAsia"/>
          <w:sz w:val="18"/>
          <w:lang w:eastAsia="ja-JP"/>
        </w:rPr>
        <w:t>すでにあるライセン</w:t>
      </w:r>
      <w:r w:rsidR="003326D5">
        <w:rPr>
          <w:rFonts w:ascii="メイリオ" w:eastAsia="メイリオ" w:hAnsi="メイリオ" w:cs="メイリオ" w:hint="eastAsia"/>
          <w:sz w:val="18"/>
          <w:lang w:eastAsia="ja-JP"/>
        </w:rPr>
        <w:t>ス情報・著作権情報の削除や</w:t>
      </w:r>
      <w:r>
        <w:rPr>
          <w:rFonts w:ascii="メイリオ" w:eastAsia="メイリオ" w:hAnsi="メイリオ" w:cs="メイリオ" w:hint="eastAsia"/>
          <w:sz w:val="18"/>
          <w:lang w:eastAsia="ja-JP"/>
        </w:rPr>
        <w:t>配置換えをしないこと。こういった情報はすべて完全な状態にしておくこと</w:t>
      </w:r>
    </w:p>
    <w:p w14:paraId="62922918" w14:textId="2B0F2937" w:rsidR="003F4257" w:rsidRPr="00036532" w:rsidRDefault="003F4257"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 xml:space="preserve">オープンソース </w:t>
      </w:r>
      <w:r w:rsidR="003326D5">
        <w:rPr>
          <w:rFonts w:ascii="メイリオ" w:eastAsia="メイリオ" w:hAnsi="メイリオ" w:cs="メイリオ" w:hint="eastAsia"/>
          <w:sz w:val="18"/>
          <w:lang w:eastAsia="ja-JP"/>
        </w:rPr>
        <w:t>コンポーネントの名称を変更しないこと</w:t>
      </w:r>
    </w:p>
    <w:p w14:paraId="4B6CE2FC" w14:textId="70F0E0CC" w:rsidR="00036532" w:rsidRPr="00036532" w:rsidRDefault="00036532" w:rsidP="00036532">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w:t>
      </w:r>
      <w:r w:rsidRPr="00036532">
        <w:rPr>
          <w:rFonts w:ascii="メイリオ" w:eastAsia="メイリオ" w:hAnsi="メイリオ" w:cs="メイリオ" w:hint="eastAsia"/>
          <w:sz w:val="18"/>
          <w:lang w:eastAsia="ja-JP"/>
        </w:rPr>
        <w:t>オープンソース コードをプロプライエタリ、もしくはサードパーティのコードにコピー/ペーストしないこと（その逆もしかり）</w:t>
      </w:r>
    </w:p>
    <w:p w14:paraId="28302871" w14:textId="060E2475" w:rsidR="003F4257"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事前承認なくオープンソース、もしくはサード パーティのソースコードを製品のソース ツリーにコミットしないこと</w:t>
      </w:r>
    </w:p>
    <w:p w14:paraId="67994005" w14:textId="1F82D5BC" w:rsidR="00036532" w:rsidRPr="00036532" w:rsidRDefault="00036532" w:rsidP="003F4257">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事前承認なく外部からのライセンスが異なるコードを混合させないこと</w:t>
      </w:r>
    </w:p>
    <w:p w14:paraId="794E5D51" w14:textId="67AF52C5" w:rsidR="00036532" w:rsidRPr="002C4D0C" w:rsidRDefault="00036532" w:rsidP="00036532">
      <w:pPr>
        <w:pStyle w:val="ListIbrahim1"/>
        <w:spacing w:line="240" w:lineRule="exact"/>
        <w:ind w:left="714" w:hanging="357"/>
        <w:rPr>
          <w:lang w:eastAsia="ja-JP"/>
        </w:rPr>
      </w:pPr>
      <w:r>
        <w:rPr>
          <w:rFonts w:ascii="メイリオ" w:eastAsia="メイリオ" w:hAnsi="メイリオ" w:cs="メイリオ" w:hint="eastAsia"/>
          <w:sz w:val="18"/>
          <w:lang w:eastAsia="ja-JP"/>
        </w:rPr>
        <w:t>社外の人々と、コンプライアンスの</w:t>
      </w:r>
      <w:ins w:id="260" w:author="Fukuchi, Hiroyuki" w:date="2017-11-30T15:56:00Z">
        <w:r w:rsidR="00E6504A">
          <w:rPr>
            <w:rFonts w:ascii="メイリオ" w:eastAsia="メイリオ" w:hAnsi="メイリオ" w:cs="メイリオ" w:hint="eastAsia"/>
            <w:sz w:val="18"/>
            <w:lang w:eastAsia="ja-JP"/>
          </w:rPr>
          <w:t>プラクティス</w:t>
        </w:r>
      </w:ins>
      <w:del w:id="261" w:author="Fukuchi, Hiroyuki" w:date="2017-11-30T15:55:00Z">
        <w:r w:rsidDel="00E6504A">
          <w:rPr>
            <w:rFonts w:ascii="メイリオ" w:eastAsia="メイリオ" w:hAnsi="メイリオ" w:cs="メイリオ" w:hint="eastAsia"/>
            <w:sz w:val="18"/>
            <w:lang w:eastAsia="ja-JP"/>
          </w:rPr>
          <w:delText>実務</w:delText>
        </w:r>
      </w:del>
      <w:r>
        <w:rPr>
          <w:rFonts w:ascii="メイリオ" w:eastAsia="メイリオ" w:hAnsi="メイリオ" w:cs="メイリオ" w:hint="eastAsia"/>
          <w:sz w:val="18"/>
          <w:lang w:eastAsia="ja-JP"/>
        </w:rPr>
        <w:t>について議論しないこと</w:t>
      </w:r>
    </w:p>
    <w:p w14:paraId="33B17807" w14:textId="77777777" w:rsidR="00924DC1" w:rsidRPr="00924DC1" w:rsidRDefault="00924DC1" w:rsidP="00924DC1">
      <w:pPr>
        <w:pStyle w:val="ListIbrahim1"/>
        <w:numPr>
          <w:ilvl w:val="0"/>
          <w:numId w:val="0"/>
        </w:numPr>
        <w:ind w:left="720" w:hanging="360"/>
        <w:rPr>
          <w:rFonts w:eastAsia="ＭＳ Ｐゴシック"/>
          <w:lang w:eastAsia="ja-JP"/>
        </w:rPr>
      </w:pPr>
    </w:p>
    <w:p w14:paraId="6136DE0E" w14:textId="143624EF" w:rsidR="00597D3F" w:rsidRPr="009E50D2" w:rsidRDefault="00541FB0" w:rsidP="00541FB0">
      <w:pPr>
        <w:pStyle w:val="HeadingIbrahim1"/>
        <w:rPr>
          <w:rFonts w:ascii="メイリオ" w:eastAsia="メイリオ" w:hAnsi="メイリオ" w:cs="メイリオ"/>
        </w:rPr>
      </w:pPr>
      <w:bookmarkStart w:id="262" w:name="_Toc488161420"/>
      <w:bookmarkStart w:id="263" w:name="_Toc488161490"/>
      <w:bookmarkStart w:id="264" w:name="_Toc488161557"/>
      <w:bookmarkStart w:id="265" w:name="_Toc488161980"/>
      <w:bookmarkStart w:id="266" w:name="_Toc488162045"/>
      <w:bookmarkStart w:id="267" w:name="_Toc488162111"/>
      <w:bookmarkStart w:id="268" w:name="_Toc488316284"/>
      <w:bookmarkStart w:id="269" w:name="_Toc492046605"/>
      <w:bookmarkStart w:id="270" w:name="_Toc492046638"/>
      <w:bookmarkStart w:id="271" w:name="_Toc488161421"/>
      <w:bookmarkStart w:id="272" w:name="_Toc488161491"/>
      <w:bookmarkStart w:id="273" w:name="_Toc488161558"/>
      <w:bookmarkStart w:id="274" w:name="_Toc488161981"/>
      <w:bookmarkStart w:id="275" w:name="_Toc488162046"/>
      <w:bookmarkStart w:id="276" w:name="_Toc488162112"/>
      <w:bookmarkStart w:id="277" w:name="_Toc488316285"/>
      <w:bookmarkStart w:id="278" w:name="_Toc492046606"/>
      <w:bookmarkStart w:id="279" w:name="_Toc492046639"/>
      <w:bookmarkStart w:id="280" w:name="_Toc488161422"/>
      <w:bookmarkStart w:id="281" w:name="_Toc488161492"/>
      <w:bookmarkStart w:id="282" w:name="_Toc488161559"/>
      <w:bookmarkStart w:id="283" w:name="_Toc488161982"/>
      <w:bookmarkStart w:id="284" w:name="_Toc488162047"/>
      <w:bookmarkStart w:id="285" w:name="_Toc488162113"/>
      <w:bookmarkStart w:id="286" w:name="_Toc488316286"/>
      <w:bookmarkStart w:id="287" w:name="_Toc492046607"/>
      <w:bookmarkStart w:id="288" w:name="_Toc492046640"/>
      <w:bookmarkStart w:id="289" w:name="_Toc488161423"/>
      <w:bookmarkStart w:id="290" w:name="_Toc488161493"/>
      <w:bookmarkStart w:id="291" w:name="_Toc488161560"/>
      <w:bookmarkStart w:id="292" w:name="_Toc488161983"/>
      <w:bookmarkStart w:id="293" w:name="_Toc488162048"/>
      <w:bookmarkStart w:id="294" w:name="_Toc488162114"/>
      <w:bookmarkStart w:id="295" w:name="_Toc488316287"/>
      <w:bookmarkStart w:id="296" w:name="_Toc492046608"/>
      <w:bookmarkStart w:id="297" w:name="_Toc492046641"/>
      <w:bookmarkStart w:id="298" w:name="_Toc488161424"/>
      <w:bookmarkStart w:id="299" w:name="_Toc488161494"/>
      <w:bookmarkStart w:id="300" w:name="_Toc488161561"/>
      <w:bookmarkStart w:id="301" w:name="_Toc488161984"/>
      <w:bookmarkStart w:id="302" w:name="_Toc488162049"/>
      <w:bookmarkStart w:id="303" w:name="_Toc488162115"/>
      <w:bookmarkStart w:id="304" w:name="_Toc488316288"/>
      <w:bookmarkStart w:id="305" w:name="_Toc492046609"/>
      <w:bookmarkStart w:id="306" w:name="_Toc492046642"/>
      <w:bookmarkStart w:id="307" w:name="_Toc488161425"/>
      <w:bookmarkStart w:id="308" w:name="_Toc488161495"/>
      <w:bookmarkStart w:id="309" w:name="_Toc488161562"/>
      <w:bookmarkStart w:id="310" w:name="_Toc488161985"/>
      <w:bookmarkStart w:id="311" w:name="_Toc488162050"/>
      <w:bookmarkStart w:id="312" w:name="_Toc488162116"/>
      <w:bookmarkStart w:id="313" w:name="_Toc488316289"/>
      <w:bookmarkStart w:id="314" w:name="_Toc492046610"/>
      <w:bookmarkStart w:id="315" w:name="_Toc492046643"/>
      <w:bookmarkStart w:id="316" w:name="_Toc488161426"/>
      <w:bookmarkStart w:id="317" w:name="_Toc488161496"/>
      <w:bookmarkStart w:id="318" w:name="_Toc488161563"/>
      <w:bookmarkStart w:id="319" w:name="_Toc488161986"/>
      <w:bookmarkStart w:id="320" w:name="_Toc488162051"/>
      <w:bookmarkStart w:id="321" w:name="_Toc488162117"/>
      <w:bookmarkStart w:id="322" w:name="_Toc488316290"/>
      <w:bookmarkStart w:id="323" w:name="_Toc492046611"/>
      <w:bookmarkStart w:id="324" w:name="_Toc492046644"/>
      <w:bookmarkStart w:id="325" w:name="_Toc488161427"/>
      <w:bookmarkStart w:id="326" w:name="_Toc488161497"/>
      <w:bookmarkStart w:id="327" w:name="_Toc488161564"/>
      <w:bookmarkStart w:id="328" w:name="_Toc488161987"/>
      <w:bookmarkStart w:id="329" w:name="_Toc488162052"/>
      <w:bookmarkStart w:id="330" w:name="_Toc488162118"/>
      <w:bookmarkStart w:id="331" w:name="_Toc488316291"/>
      <w:bookmarkStart w:id="332" w:name="_Toc492046612"/>
      <w:bookmarkStart w:id="333" w:name="_Toc492046645"/>
      <w:bookmarkStart w:id="334" w:name="_Toc488161428"/>
      <w:bookmarkStart w:id="335" w:name="_Toc488161498"/>
      <w:bookmarkStart w:id="336" w:name="_Toc488161565"/>
      <w:bookmarkStart w:id="337" w:name="_Toc488161988"/>
      <w:bookmarkStart w:id="338" w:name="_Toc488162053"/>
      <w:bookmarkStart w:id="339" w:name="_Toc488162119"/>
      <w:bookmarkStart w:id="340" w:name="_Toc488316292"/>
      <w:bookmarkStart w:id="341" w:name="_Toc492046613"/>
      <w:bookmarkStart w:id="342" w:name="_Toc492046646"/>
      <w:bookmarkStart w:id="343" w:name="_Toc488161429"/>
      <w:bookmarkStart w:id="344" w:name="_Toc488161499"/>
      <w:bookmarkStart w:id="345" w:name="_Toc488161566"/>
      <w:bookmarkStart w:id="346" w:name="_Toc488161989"/>
      <w:bookmarkStart w:id="347" w:name="_Toc488162054"/>
      <w:bookmarkStart w:id="348" w:name="_Toc488162120"/>
      <w:bookmarkStart w:id="349" w:name="_Toc488316293"/>
      <w:bookmarkStart w:id="350" w:name="_Toc492046614"/>
      <w:bookmarkStart w:id="351" w:name="_Toc492046647"/>
      <w:bookmarkStart w:id="352" w:name="_Toc488161430"/>
      <w:bookmarkStart w:id="353" w:name="_Toc488161500"/>
      <w:bookmarkStart w:id="354" w:name="_Toc488161567"/>
      <w:bookmarkStart w:id="355" w:name="_Toc488161990"/>
      <w:bookmarkStart w:id="356" w:name="_Toc488162055"/>
      <w:bookmarkStart w:id="357" w:name="_Toc488162121"/>
      <w:bookmarkStart w:id="358" w:name="_Toc488316294"/>
      <w:bookmarkStart w:id="359" w:name="_Toc492046615"/>
      <w:bookmarkStart w:id="360" w:name="_Toc492046648"/>
      <w:bookmarkStart w:id="361" w:name="_Toc488161431"/>
      <w:bookmarkStart w:id="362" w:name="_Toc488161501"/>
      <w:bookmarkStart w:id="363" w:name="_Toc488161568"/>
      <w:bookmarkStart w:id="364" w:name="_Toc488161991"/>
      <w:bookmarkStart w:id="365" w:name="_Toc488162056"/>
      <w:bookmarkStart w:id="366" w:name="_Toc488162122"/>
      <w:bookmarkStart w:id="367" w:name="_Toc488316295"/>
      <w:bookmarkStart w:id="368" w:name="_Toc492046616"/>
      <w:bookmarkStart w:id="369" w:name="_Toc492046649"/>
      <w:bookmarkStart w:id="370" w:name="_Toc488161432"/>
      <w:bookmarkStart w:id="371" w:name="_Toc488161502"/>
      <w:bookmarkStart w:id="372" w:name="_Toc488161569"/>
      <w:bookmarkStart w:id="373" w:name="_Toc488161992"/>
      <w:bookmarkStart w:id="374" w:name="_Toc488162057"/>
      <w:bookmarkStart w:id="375" w:name="_Toc488162123"/>
      <w:bookmarkStart w:id="376" w:name="_Toc488316296"/>
      <w:bookmarkStart w:id="377" w:name="_Toc492046617"/>
      <w:bookmarkStart w:id="378" w:name="_Toc492046650"/>
      <w:bookmarkStart w:id="379" w:name="_Toc49204665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r>
        <w:rPr>
          <w:rFonts w:hint="eastAsia"/>
        </w:rPr>
        <w:t>12</w:t>
      </w:r>
      <w:r>
        <w:t xml:space="preserve">. </w:t>
      </w:r>
      <w:r w:rsidR="00036532" w:rsidRPr="009E50D2">
        <w:rPr>
          <w:rFonts w:ascii="メイリオ" w:eastAsia="メイリオ" w:hAnsi="メイリオ" w:cs="メイリオ" w:hint="eastAsia"/>
          <w:lang w:eastAsia="ja-JP"/>
        </w:rPr>
        <w:t>結論（</w:t>
      </w:r>
      <w:r w:rsidR="004C6B67" w:rsidRPr="002C4D0C">
        <w:t>Conclusion</w:t>
      </w:r>
      <w:bookmarkEnd w:id="379"/>
      <w:r w:rsidR="00036532" w:rsidRPr="009E50D2">
        <w:rPr>
          <w:rFonts w:ascii="メイリオ" w:eastAsia="メイリオ" w:hAnsi="メイリオ" w:cs="メイリオ" w:hint="eastAsia"/>
          <w:lang w:eastAsia="ja-JP"/>
        </w:rPr>
        <w:t>）</w:t>
      </w:r>
    </w:p>
    <w:p w14:paraId="39E47761" w14:textId="18BFA7F5" w:rsidR="005617EF" w:rsidRDefault="004C6B67" w:rsidP="00541FB0">
      <w:pPr>
        <w:pStyle w:val="bodyIbrahim1"/>
        <w:rPr>
          <w:rFonts w:eastAsia="ＭＳ Ｐゴシック"/>
          <w:lang w:eastAsia="ja-JP"/>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7C33AF86" w14:textId="1E4C5AD6" w:rsidR="00036532" w:rsidRPr="00036532" w:rsidRDefault="00036532" w:rsidP="00036532">
      <w:pPr>
        <w:pStyle w:val="bodyIbrahim1"/>
        <w:spacing w:line="240" w:lineRule="exact"/>
        <w:rPr>
          <w:rFonts w:ascii="メイリオ" w:eastAsia="メイリオ" w:hAnsi="メイリオ" w:cs="メイリオ"/>
          <w:sz w:val="18"/>
          <w:szCs w:val="18"/>
          <w:lang w:eastAsia="ja-JP"/>
        </w:rPr>
      </w:pPr>
      <w:r w:rsidRPr="00036532">
        <w:rPr>
          <w:rFonts w:ascii="メイリオ" w:eastAsia="メイリオ" w:hAnsi="メイリオ" w:cs="メイリオ" w:hint="eastAsia"/>
          <w:sz w:val="18"/>
          <w:szCs w:val="18"/>
          <w:lang w:eastAsia="ja-JP"/>
        </w:rPr>
        <w:t>オープンソースの</w:t>
      </w:r>
      <w:ins w:id="380" w:author="Fukuchi, Hiroyuki" w:date="2017-11-30T15:56:00Z">
        <w:r w:rsidR="00E6504A">
          <w:rPr>
            <w:rFonts w:ascii="メイリオ" w:eastAsia="メイリオ" w:hAnsi="メイリオ" w:cs="メイリオ" w:hint="eastAsia"/>
            <w:sz w:val="18"/>
            <w:szCs w:val="18"/>
            <w:lang w:eastAsia="ja-JP"/>
          </w:rPr>
          <w:t>精査</w:t>
        </w:r>
      </w:ins>
      <w:del w:id="381" w:author="Fukuchi, Hiroyuki" w:date="2017-11-30T15:56:00Z">
        <w:r w:rsidRPr="00036532" w:rsidDel="00E6504A">
          <w:rPr>
            <w:rFonts w:ascii="メイリオ" w:eastAsia="メイリオ" w:hAnsi="メイリオ" w:cs="メイリオ" w:hint="eastAsia"/>
            <w:sz w:val="18"/>
            <w:szCs w:val="18"/>
            <w:lang w:eastAsia="ja-JP"/>
          </w:rPr>
          <w:delText>デューデリジェンス</w:delText>
        </w:r>
      </w:del>
      <w:r w:rsidRPr="00036532">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一般的に、</w:t>
      </w:r>
      <w:r w:rsidRPr="00036532">
        <w:rPr>
          <w:rFonts w:ascii="メイリオ" w:eastAsia="メイリオ" w:hAnsi="メイリオ" w:cs="メイリオ" w:hint="eastAsia"/>
          <w:sz w:val="18"/>
          <w:szCs w:val="18"/>
          <w:lang w:eastAsia="ja-JP"/>
        </w:rPr>
        <w:t>M&amp;A取引</w:t>
      </w:r>
      <w:r>
        <w:rPr>
          <w:rFonts w:ascii="メイリオ" w:eastAsia="メイリオ" w:hAnsi="メイリオ" w:cs="メイリオ" w:hint="eastAsia"/>
          <w:sz w:val="18"/>
          <w:szCs w:val="18"/>
          <w:lang w:eastAsia="ja-JP"/>
        </w:rPr>
        <w:t>を成功裏に完了させるために必要な長いタスクリストの中の一つにすぎません。しかし、そうはいってもソフトウェアの中核的な役割と潜在的な知財リスクを考えると、</w:t>
      </w:r>
      <w:r w:rsidR="00F83052">
        <w:rPr>
          <w:rFonts w:ascii="メイリオ" w:eastAsia="メイリオ" w:hAnsi="メイリオ" w:cs="メイリオ" w:hint="eastAsia"/>
          <w:sz w:val="18"/>
          <w:szCs w:val="18"/>
          <w:lang w:eastAsia="ja-JP"/>
        </w:rPr>
        <w:t>全面的に</w:t>
      </w:r>
      <w:ins w:id="382" w:author="Fukuchi, Hiroyuki" w:date="2017-11-30T15:56:00Z">
        <w:r w:rsidR="00E6504A">
          <w:rPr>
            <w:rFonts w:ascii="メイリオ" w:eastAsia="メイリオ" w:hAnsi="メイリオ" w:cs="メイリオ" w:hint="eastAsia"/>
            <w:sz w:val="18"/>
            <w:szCs w:val="18"/>
            <w:lang w:eastAsia="ja-JP"/>
          </w:rPr>
          <w:t>精査</w:t>
        </w:r>
      </w:ins>
      <w:del w:id="383" w:author="Fukuchi, Hiroyuki" w:date="2017-11-30T15:56:00Z">
        <w:r w:rsidDel="00E6504A">
          <w:rPr>
            <w:rFonts w:ascii="メイリオ" w:eastAsia="メイリオ" w:hAnsi="メイリオ" w:cs="メイリオ" w:hint="eastAsia"/>
            <w:sz w:val="18"/>
            <w:szCs w:val="18"/>
            <w:lang w:eastAsia="ja-JP"/>
          </w:rPr>
          <w:delText>デューデリジェンス</w:delText>
        </w:r>
      </w:del>
      <w:r w:rsidR="003326D5">
        <w:rPr>
          <w:rFonts w:ascii="メイリオ" w:eastAsia="メイリオ" w:hAnsi="メイリオ" w:cs="メイリオ" w:hint="eastAsia"/>
          <w:sz w:val="18"/>
          <w:szCs w:val="18"/>
          <w:lang w:eastAsia="ja-JP"/>
        </w:rPr>
        <w:t>を実践していくのは</w:t>
      </w:r>
      <w:r w:rsidR="00F83052">
        <w:rPr>
          <w:rFonts w:ascii="メイリオ" w:eastAsia="メイリオ" w:hAnsi="メイリオ" w:cs="メイリオ" w:hint="eastAsia"/>
          <w:sz w:val="18"/>
          <w:szCs w:val="18"/>
          <w:lang w:eastAsia="ja-JP"/>
        </w:rPr>
        <w:t>重</w:t>
      </w:r>
      <w:r w:rsidR="003326D5">
        <w:rPr>
          <w:rFonts w:ascii="メイリオ" w:eastAsia="メイリオ" w:hAnsi="メイリオ" w:cs="メイリオ" w:hint="eastAsia"/>
          <w:sz w:val="18"/>
          <w:szCs w:val="18"/>
          <w:lang w:eastAsia="ja-JP"/>
        </w:rPr>
        <w:t>要なことです。オープンソースの</w:t>
      </w:r>
      <w:ins w:id="384" w:author="Fukuchi, Hiroyuki" w:date="2017-11-30T15:56:00Z">
        <w:r w:rsidR="00E6504A">
          <w:rPr>
            <w:rFonts w:ascii="メイリオ" w:eastAsia="メイリオ" w:hAnsi="メイリオ" w:cs="メイリオ" w:hint="eastAsia"/>
            <w:sz w:val="18"/>
            <w:szCs w:val="18"/>
            <w:lang w:eastAsia="ja-JP"/>
          </w:rPr>
          <w:t>精査</w:t>
        </w:r>
      </w:ins>
      <w:del w:id="385" w:author="Fukuchi, Hiroyuki" w:date="2017-11-30T15:56:00Z">
        <w:r w:rsidR="003326D5" w:rsidDel="00E6504A">
          <w:rPr>
            <w:rFonts w:ascii="メイリオ" w:eastAsia="メイリオ" w:hAnsi="メイリオ" w:cs="メイリオ" w:hint="eastAsia"/>
            <w:sz w:val="18"/>
            <w:szCs w:val="18"/>
            <w:lang w:eastAsia="ja-JP"/>
          </w:rPr>
          <w:delText>デューデリジェンス</w:delText>
        </w:r>
      </w:del>
      <w:r w:rsidR="003326D5">
        <w:rPr>
          <w:rFonts w:ascii="メイリオ" w:eastAsia="メイリオ" w:hAnsi="メイリオ" w:cs="メイリオ" w:hint="eastAsia"/>
          <w:sz w:val="18"/>
          <w:szCs w:val="18"/>
          <w:lang w:eastAsia="ja-JP"/>
        </w:rPr>
        <w:t>は、長期にわたる</w:t>
      </w:r>
      <w:r w:rsidR="00F83052">
        <w:rPr>
          <w:rFonts w:ascii="メイリオ" w:eastAsia="メイリオ" w:hAnsi="メイリオ" w:cs="メイリオ" w:hint="eastAsia"/>
          <w:sz w:val="18"/>
          <w:szCs w:val="18"/>
          <w:lang w:eastAsia="ja-JP"/>
        </w:rPr>
        <w:t>プロセスに感じられるかもしれませんが、特に両社が準備をしていて</w:t>
      </w:r>
      <w:r w:rsidR="003326D5">
        <w:rPr>
          <w:rFonts w:ascii="メイリオ" w:eastAsia="メイリオ" w:hAnsi="メイリオ" w:cs="メイリオ" w:hint="eastAsia"/>
          <w:sz w:val="18"/>
          <w:szCs w:val="18"/>
          <w:lang w:eastAsia="ja-JP"/>
        </w:rPr>
        <w:t>かつ</w:t>
      </w:r>
      <w:r w:rsidR="00F83052">
        <w:rPr>
          <w:rFonts w:ascii="メイリオ" w:eastAsia="メイリオ" w:hAnsi="メイリオ" w:cs="メイリオ" w:hint="eastAsia"/>
          <w:sz w:val="18"/>
          <w:szCs w:val="18"/>
          <w:lang w:eastAsia="ja-JP"/>
        </w:rPr>
        <w:t xml:space="preserve">対応の早いコンプライアンス </w:t>
      </w:r>
      <w:r w:rsidR="003326D5">
        <w:rPr>
          <w:rFonts w:ascii="メイリオ" w:eastAsia="メイリオ" w:hAnsi="メイリオ" w:cs="メイリオ" w:hint="eastAsia"/>
          <w:sz w:val="18"/>
          <w:szCs w:val="18"/>
          <w:lang w:eastAsia="ja-JP"/>
        </w:rPr>
        <w:t>サービスプロバイダと一緒に取り組む場合は</w:t>
      </w:r>
      <w:r w:rsidR="00F83052">
        <w:rPr>
          <w:rFonts w:ascii="メイリオ" w:eastAsia="メイリオ" w:hAnsi="メイリオ" w:cs="メイリオ" w:hint="eastAsia"/>
          <w:sz w:val="18"/>
          <w:szCs w:val="18"/>
          <w:lang w:eastAsia="ja-JP"/>
        </w:rPr>
        <w:t>、しばしば迅速にこれを完了させることができるのです。</w:t>
      </w:r>
    </w:p>
    <w:p w14:paraId="35C4C68E" w14:textId="45A2FC8E" w:rsidR="000511D7" w:rsidRDefault="00A533E8" w:rsidP="00541FB0">
      <w:pPr>
        <w:pStyle w:val="bodyIbrahim1"/>
        <w:rPr>
          <w:rFonts w:eastAsia="ＭＳ Ｐゴシック"/>
          <w:lang w:eastAsia="ja-JP"/>
        </w:rPr>
      </w:pPr>
      <w:r>
        <w:t>How can you be prepared?</w:t>
      </w:r>
    </w:p>
    <w:p w14:paraId="01ED775A" w14:textId="36D997E1" w:rsidR="00F83052" w:rsidRPr="0008715F" w:rsidRDefault="0008715F" w:rsidP="0008715F">
      <w:pPr>
        <w:pStyle w:val="bodyIbrahim1"/>
        <w:spacing w:line="240" w:lineRule="exact"/>
        <w:rPr>
          <w:rFonts w:ascii="メイリオ" w:eastAsia="メイリオ" w:hAnsi="メイリオ" w:cs="メイリオ"/>
          <w:sz w:val="18"/>
          <w:szCs w:val="18"/>
          <w:lang w:eastAsia="ja-JP"/>
        </w:rPr>
      </w:pPr>
      <w:r w:rsidRPr="0008715F">
        <w:rPr>
          <w:rFonts w:ascii="メイリオ" w:eastAsia="メイリオ" w:hAnsi="メイリオ" w:cs="メイリオ" w:hint="eastAsia"/>
          <w:sz w:val="18"/>
          <w:szCs w:val="18"/>
          <w:lang w:eastAsia="ja-JP"/>
        </w:rPr>
        <w:t>どう</w:t>
      </w:r>
      <w:r>
        <w:rPr>
          <w:rFonts w:ascii="メイリオ" w:eastAsia="メイリオ" w:hAnsi="メイリオ" w:cs="メイリオ" w:hint="eastAsia"/>
          <w:sz w:val="18"/>
          <w:szCs w:val="18"/>
          <w:lang w:eastAsia="ja-JP"/>
        </w:rPr>
        <w:t>やれば準備しておくことができるのでしょうか？</w:t>
      </w:r>
    </w:p>
    <w:p w14:paraId="3DAD51C0" w14:textId="0B9B29B7" w:rsidR="00597D3F" w:rsidRDefault="004C6B67" w:rsidP="00541FB0">
      <w:pPr>
        <w:pStyle w:val="bodyIbrahim1"/>
        <w:rPr>
          <w:rFonts w:eastAsia="ＭＳ Ｐゴシック"/>
          <w:lang w:eastAsia="ja-JP"/>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54A46EE6" w14:textId="6994F2A4" w:rsidR="0008715F" w:rsidRPr="0008715F" w:rsidRDefault="0008715F" w:rsidP="0008715F">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買収対象であれば、</w:t>
      </w:r>
      <w:r w:rsidR="00D44074">
        <w:rPr>
          <w:rFonts w:ascii="メイリオ" w:eastAsia="メイリオ" w:hAnsi="メイリオ" w:cs="メイリオ" w:hint="eastAsia"/>
          <w:sz w:val="18"/>
          <w:szCs w:val="18"/>
          <w:lang w:eastAsia="ja-JP"/>
        </w:rPr>
        <w:t>開発プロセスとビジネス プロセスが以下のような点に</w:t>
      </w:r>
      <w:r>
        <w:rPr>
          <w:rFonts w:ascii="メイリオ" w:eastAsia="メイリオ" w:hAnsi="メイリオ" w:cs="メイリオ" w:hint="eastAsia"/>
          <w:sz w:val="18"/>
          <w:szCs w:val="18"/>
          <w:lang w:eastAsia="ja-JP"/>
        </w:rPr>
        <w:t>確実</w:t>
      </w:r>
      <w:r w:rsidR="00D44074">
        <w:rPr>
          <w:rFonts w:ascii="メイリオ" w:eastAsia="メイリオ" w:hAnsi="メイリオ" w:cs="メイリオ" w:hint="eastAsia"/>
          <w:sz w:val="18"/>
          <w:szCs w:val="18"/>
          <w:lang w:eastAsia="ja-JP"/>
        </w:rPr>
        <w:t>に対応する</w:t>
      </w:r>
      <w:r>
        <w:rPr>
          <w:rFonts w:ascii="メイリオ" w:eastAsia="メイリオ" w:hAnsi="メイリオ" w:cs="メイリオ" w:hint="eastAsia"/>
          <w:sz w:val="18"/>
          <w:szCs w:val="18"/>
          <w:lang w:eastAsia="ja-JP"/>
        </w:rPr>
        <w:t>ことで、適切なオープンソース コンプライアンスの</w:t>
      </w:r>
      <w:ins w:id="386" w:author="Fukuchi, Hiroyuki" w:date="2017-11-30T15:57:00Z">
        <w:r w:rsidR="00E6504A">
          <w:rPr>
            <w:rFonts w:ascii="メイリオ" w:eastAsia="メイリオ" w:hAnsi="メイリオ" w:cs="メイリオ" w:hint="eastAsia"/>
            <w:sz w:val="18"/>
            <w:szCs w:val="18"/>
            <w:lang w:eastAsia="ja-JP"/>
          </w:rPr>
          <w:t>プラクティス</w:t>
        </w:r>
      </w:ins>
      <w:del w:id="387" w:author="Fukuchi, Hiroyuki" w:date="2017-11-30T15:57:00Z">
        <w:r w:rsidDel="00E6504A">
          <w:rPr>
            <w:rFonts w:ascii="メイリオ" w:eastAsia="メイリオ" w:hAnsi="メイリオ" w:cs="メイリオ" w:hint="eastAsia"/>
            <w:sz w:val="18"/>
            <w:szCs w:val="18"/>
            <w:lang w:eastAsia="ja-JP"/>
          </w:rPr>
          <w:delText>実務</w:delText>
        </w:r>
      </w:del>
      <w:r>
        <w:rPr>
          <w:rFonts w:ascii="メイリオ" w:eastAsia="メイリオ" w:hAnsi="メイリオ" w:cs="メイリオ" w:hint="eastAsia"/>
          <w:sz w:val="18"/>
          <w:szCs w:val="18"/>
          <w:lang w:eastAsia="ja-JP"/>
        </w:rPr>
        <w:t>を維持することができます。</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08715F"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593A19A2" w14:textId="77777777" w:rsidR="0008715F" w:rsidRDefault="0008715F" w:rsidP="0008715F">
      <w:pPr>
        <w:pStyle w:val="ListIbrahim1"/>
        <w:numPr>
          <w:ilvl w:val="0"/>
          <w:numId w:val="0"/>
        </w:numPr>
        <w:ind w:left="720" w:hanging="360"/>
        <w:rPr>
          <w:rFonts w:eastAsia="ＭＳ Ｐゴシック"/>
          <w:lang w:eastAsia="ja-JP"/>
        </w:rPr>
      </w:pPr>
    </w:p>
    <w:p w14:paraId="6492E15A" w14:textId="4C7949F9"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社内、社外のソフトウェアすべてについて起源とライセンスを明確にする</w:t>
      </w:r>
    </w:p>
    <w:p w14:paraId="0C2C753D" w14:textId="347ABEB0" w:rsidR="00D44074" w:rsidRPr="00D44074"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lastRenderedPageBreak/>
        <w:t>開発プロセスの中でオープンソースのコンポーネント、スニペットを追跡する</w:t>
      </w:r>
    </w:p>
    <w:p w14:paraId="0E934DC9" w14:textId="2AB1FCF9" w:rsidR="0008715F"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ビルドの中で</w:t>
      </w:r>
      <w:r w:rsidRPr="00D44074">
        <w:rPr>
          <w:rFonts w:ascii="メイリオ" w:eastAsia="メイリオ" w:hAnsi="メイリオ" w:cs="メイリオ" w:hint="eastAsia"/>
          <w:sz w:val="18"/>
          <w:lang w:eastAsia="ja-JP"/>
        </w:rPr>
        <w:t>新規</w:t>
      </w:r>
      <w:r w:rsidR="000E3640">
        <w:rPr>
          <w:rFonts w:ascii="メイリオ" w:eastAsia="メイリオ" w:hAnsi="メイリオ" w:cs="メイリオ" w:hint="eastAsia"/>
          <w:sz w:val="18"/>
          <w:lang w:eastAsia="ja-JP"/>
        </w:rPr>
        <w:t>採用、アップデートされる</w:t>
      </w:r>
      <w:r>
        <w:rPr>
          <w:rFonts w:ascii="メイリオ" w:eastAsia="メイリオ" w:hAnsi="メイリオ" w:cs="メイリオ" w:hint="eastAsia"/>
          <w:sz w:val="18"/>
          <w:lang w:eastAsia="ja-JP"/>
        </w:rPr>
        <w:t>コードに対し</w:t>
      </w:r>
      <w:r w:rsidRPr="00D44074">
        <w:rPr>
          <w:rFonts w:ascii="メイリオ" w:eastAsia="メイリオ" w:hAnsi="メイリオ" w:cs="メイリオ" w:hint="eastAsia"/>
          <w:sz w:val="18"/>
          <w:lang w:eastAsia="ja-JP"/>
        </w:rPr>
        <w:t>ソースコード レビューを</w:t>
      </w:r>
      <w:r>
        <w:rPr>
          <w:rFonts w:ascii="メイリオ" w:eastAsia="メイリオ" w:hAnsi="メイリオ" w:cs="メイリオ" w:hint="eastAsia"/>
          <w:sz w:val="18"/>
          <w:lang w:eastAsia="ja-JP"/>
        </w:rPr>
        <w:t>実施する</w:t>
      </w:r>
    </w:p>
    <w:p w14:paraId="17708EFE" w14:textId="6A3898C5" w:rsidR="00D44074" w:rsidRPr="00D44074" w:rsidRDefault="00D44074" w:rsidP="00D44074">
      <w:pPr>
        <w:pStyle w:val="ListIbrahim1"/>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製品が出荷されるとき、ソフトウェアがアップデートされるときにライセンスの義務を履行する</w:t>
      </w:r>
    </w:p>
    <w:p w14:paraId="24F63B3D" w14:textId="3BFF0818" w:rsidR="0008715F" w:rsidRPr="002C4D0C" w:rsidRDefault="00D44074" w:rsidP="00D44074">
      <w:pPr>
        <w:pStyle w:val="ListIbrahim1"/>
        <w:spacing w:line="240" w:lineRule="exact"/>
        <w:ind w:left="714" w:hanging="357"/>
        <w:rPr>
          <w:lang w:eastAsia="ja-JP"/>
        </w:rPr>
      </w:pPr>
      <w:r>
        <w:rPr>
          <w:rFonts w:ascii="メイリオ" w:eastAsia="メイリオ" w:hAnsi="メイリオ" w:cs="メイリオ" w:hint="eastAsia"/>
          <w:sz w:val="18"/>
          <w:lang w:eastAsia="ja-JP"/>
        </w:rPr>
        <w:t>従業員に対しオープンソース コンプライアンスのトレーニングを提供する</w:t>
      </w:r>
    </w:p>
    <w:p w14:paraId="0D472629" w14:textId="581FF850" w:rsidR="00597D3F"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41E64295" w14:textId="77777777" w:rsidR="00D44074" w:rsidRDefault="00D44074">
      <w:pPr>
        <w:spacing w:after="0" w:line="240" w:lineRule="auto"/>
        <w:rPr>
          <w:rFonts w:ascii="Calibri" w:hAnsi="Calibri" w:cs="ProximaNova-Regular"/>
          <w:color w:val="000000"/>
        </w:rPr>
      </w:pP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w:t>
      </w:r>
      <w:commentRangeStart w:id="388"/>
      <w:commentRangeStart w:id="389"/>
      <w:r w:rsidRPr="00541FB0">
        <w:t>at target and acquirer</w:t>
      </w:r>
      <w:commentRangeEnd w:id="388"/>
      <w:r w:rsidR="00972D7C">
        <w:rPr>
          <w:rStyle w:val="af5"/>
          <w:rFonts w:asciiTheme="minorHAnsi" w:hAnsiTheme="minorHAnsi" w:cstheme="minorBidi"/>
          <w:color w:val="7F7F7F" w:themeColor="text1" w:themeTint="80"/>
        </w:rPr>
        <w:commentReference w:id="388"/>
      </w:r>
      <w:commentRangeEnd w:id="389"/>
      <w:r w:rsidR="007C0899">
        <w:rPr>
          <w:rStyle w:val="af5"/>
          <w:rFonts w:asciiTheme="minorHAnsi" w:hAnsiTheme="minorHAnsi" w:cstheme="minorBidi"/>
          <w:color w:val="7F7F7F" w:themeColor="text1" w:themeTint="80"/>
        </w:rPr>
        <w:commentReference w:id="389"/>
      </w:r>
      <w:r w:rsidRPr="00541FB0">
        <w:t xml:space="preserve">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7ADE4363" w14:textId="77777777" w:rsidR="008D169E" w:rsidRPr="00D44074" w:rsidRDefault="008D169E" w:rsidP="008D169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買収元であれば、探すべきものを知り、迅速に問題に取り組むためのスキルを手近にもっておくことが必要でしょう。</w:t>
      </w:r>
    </w:p>
    <w:p w14:paraId="051B9B2E" w14:textId="51CABF8C" w:rsidR="00AF4C27" w:rsidRPr="009E09A2" w:rsidRDefault="00AF4C27" w:rsidP="00AF4C27">
      <w:pPr>
        <w:pStyle w:val="ListIbrahim1"/>
        <w:numPr>
          <w:ilvl w:val="0"/>
          <w:numId w:val="3"/>
        </w:numPr>
        <w:spacing w:line="240" w:lineRule="exact"/>
        <w:ind w:left="714" w:hanging="357"/>
        <w:rPr>
          <w:rFonts w:ascii="メイリオ" w:eastAsia="メイリオ" w:hAnsi="メイリオ" w:cs="メイリオ"/>
          <w:lang w:eastAsia="ja-JP"/>
        </w:rPr>
      </w:pPr>
      <w:r>
        <w:rPr>
          <w:rFonts w:ascii="メイリオ" w:eastAsia="メイリオ" w:hAnsi="メイリオ" w:cs="メイリオ" w:hint="eastAsia"/>
          <w:sz w:val="18"/>
          <w:lang w:eastAsia="ja-JP"/>
        </w:rPr>
        <w:t>買収対象の企業とともに、</w:t>
      </w:r>
      <w:r w:rsidR="009E09A2">
        <w:rPr>
          <w:rFonts w:ascii="メイリオ" w:eastAsia="メイリオ" w:hAnsi="メイリオ" w:cs="メイリオ" w:hint="eastAsia"/>
          <w:sz w:val="18"/>
          <w:lang w:eastAsia="ja-JP"/>
        </w:rPr>
        <w:t>用いるべき妥当な監査手法とその監査に関与するサードパーティの企業を決定する。ただし、ブラインド</w:t>
      </w:r>
      <w:ins w:id="390" w:author="Fukuchi, Hiroyuki" w:date="2017-11-30T15:57:00Z">
        <w:r w:rsidR="00E6504A">
          <w:rPr>
            <w:rFonts w:ascii="メイリオ" w:eastAsia="メイリオ" w:hAnsi="メイリオ" w:cs="メイリオ" w:hint="eastAsia"/>
            <w:sz w:val="18"/>
            <w:lang w:eastAsia="ja-JP"/>
          </w:rPr>
          <w:t>監査</w:t>
        </w:r>
      </w:ins>
      <w:del w:id="391" w:author="Fukuchi, Hiroyuki" w:date="2017-11-30T15:57:00Z">
        <w:r w:rsidR="009E09A2" w:rsidDel="00E6504A">
          <w:rPr>
            <w:rFonts w:ascii="メイリオ" w:eastAsia="メイリオ" w:hAnsi="メイリオ" w:cs="メイリオ" w:hint="eastAsia"/>
            <w:sz w:val="18"/>
            <w:lang w:eastAsia="ja-JP"/>
          </w:rPr>
          <w:delText xml:space="preserve"> テスト</w:delText>
        </w:r>
      </w:del>
      <w:r w:rsidR="009E09A2">
        <w:rPr>
          <w:rFonts w:ascii="メイリオ" w:eastAsia="メイリオ" w:hAnsi="メイリオ" w:cs="メイリオ" w:hint="eastAsia"/>
          <w:sz w:val="18"/>
          <w:lang w:eastAsia="ja-JP"/>
        </w:rPr>
        <w:t>を実施できないところもあれば、DIY監査に対応していないところもあり、またスニペットまでは発見できないところもあるので留意が必要</w:t>
      </w:r>
      <w:r w:rsidR="000E3640">
        <w:rPr>
          <w:rFonts w:ascii="メイリオ" w:eastAsia="メイリオ" w:hAnsi="メイリオ" w:cs="メイリオ" w:hint="eastAsia"/>
          <w:sz w:val="18"/>
          <w:lang w:eastAsia="ja-JP"/>
        </w:rPr>
        <w:t>となる</w:t>
      </w:r>
    </w:p>
    <w:p w14:paraId="7DA3BABC" w14:textId="2CE0F4CF" w:rsidR="00AF4C27" w:rsidRPr="002C4D0C" w:rsidRDefault="009E09A2" w:rsidP="00AF4C27">
      <w:pPr>
        <w:pStyle w:val="ListIbrahim1"/>
        <w:numPr>
          <w:ilvl w:val="0"/>
          <w:numId w:val="3"/>
        </w:numPr>
        <w:spacing w:line="240" w:lineRule="exact"/>
        <w:rPr>
          <w:lang w:eastAsia="ja-JP"/>
        </w:rPr>
      </w:pPr>
      <w:r w:rsidRPr="00D13BD3">
        <w:rPr>
          <w:rFonts w:ascii="メイリオ" w:eastAsia="メイリオ" w:hAnsi="メイリオ" w:cs="メイリオ" w:hint="eastAsia"/>
          <w:sz w:val="18"/>
          <w:lang w:eastAsia="ja-JP"/>
        </w:rPr>
        <w:t>可能であれば、監査を複数社からの入札</w:t>
      </w:r>
      <w:r w:rsidR="000E3640">
        <w:rPr>
          <w:rFonts w:ascii="メイリオ" w:eastAsia="メイリオ" w:hAnsi="メイリオ" w:cs="メイリオ" w:hint="eastAsia"/>
          <w:sz w:val="18"/>
          <w:lang w:eastAsia="ja-JP"/>
        </w:rPr>
        <w:t>と</w:t>
      </w:r>
      <w:r w:rsidR="005C0B7D" w:rsidRPr="00D13BD3">
        <w:rPr>
          <w:rFonts w:ascii="メイリオ" w:eastAsia="メイリオ" w:hAnsi="メイリオ" w:cs="メイリオ" w:hint="eastAsia"/>
          <w:sz w:val="18"/>
          <w:lang w:eastAsia="ja-JP"/>
        </w:rPr>
        <w:t>し、監査サービス プロバイダについて学ぶ。単純に費用の話だけではなく、買収元としての取り組みを支援する、きちんとしたアウトプットを出せるかどうかも重要となる。各社の入札を公平に比較</w:t>
      </w:r>
      <w:r w:rsidR="00D13BD3" w:rsidRPr="00D13BD3">
        <w:rPr>
          <w:rFonts w:ascii="メイリオ" w:eastAsia="メイリオ" w:hAnsi="メイリオ" w:cs="メイリオ" w:hint="eastAsia"/>
          <w:sz w:val="18"/>
          <w:lang w:eastAsia="ja-JP"/>
        </w:rPr>
        <w:t>するための</w:t>
      </w:r>
      <w:r w:rsidR="005C0B7D" w:rsidRPr="00D13BD3">
        <w:rPr>
          <w:rFonts w:ascii="メイリオ" w:eastAsia="メイリオ" w:hAnsi="メイリオ" w:cs="メイリオ" w:hint="eastAsia"/>
          <w:sz w:val="18"/>
          <w:lang w:eastAsia="ja-JP"/>
        </w:rPr>
        <w:t>社内専門家</w:t>
      </w:r>
      <w:r w:rsidR="00D13BD3" w:rsidRPr="00D13BD3">
        <w:rPr>
          <w:rFonts w:ascii="メイリオ" w:eastAsia="メイリオ" w:hAnsi="メイリオ" w:cs="メイリオ" w:hint="eastAsia"/>
          <w:sz w:val="18"/>
          <w:lang w:eastAsia="ja-JP"/>
        </w:rPr>
        <w:t>を確保した上で、各社の入札</w:t>
      </w:r>
      <w:r w:rsidR="00972D7C">
        <w:rPr>
          <w:rFonts w:ascii="メイリオ" w:eastAsia="メイリオ" w:hAnsi="メイリオ" w:cs="メイリオ" w:hint="eastAsia"/>
          <w:sz w:val="18"/>
          <w:lang w:eastAsia="ja-JP"/>
        </w:rPr>
        <w:t>内容</w:t>
      </w:r>
      <w:r w:rsidR="00D13BD3" w:rsidRPr="00D13BD3">
        <w:rPr>
          <w:rFonts w:ascii="メイリオ" w:eastAsia="メイリオ" w:hAnsi="メイリオ" w:cs="メイリオ" w:hint="eastAsia"/>
          <w:sz w:val="18"/>
          <w:lang w:eastAsia="ja-JP"/>
        </w:rPr>
        <w:t>が以下監査パラメータすべてを含んでいることを確認する</w:t>
      </w:r>
    </w:p>
    <w:p w14:paraId="0E934A28" w14:textId="47579CC7" w:rsidR="00D13BD3" w:rsidRPr="00D13BD3" w:rsidRDefault="00D8670A"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監査手法、インプットとアウトプット</w:t>
      </w:r>
    </w:p>
    <w:p w14:paraId="4095655A" w14:textId="6B126E97" w:rsidR="00D13BD3" w:rsidRPr="00972D7C" w:rsidRDefault="00A16210"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問題が生じた際の</w:t>
      </w:r>
      <w:r w:rsidR="008D169E">
        <w:rPr>
          <w:rFonts w:ascii="メイリオ" w:eastAsia="メイリオ" w:hAnsi="メイリオ" w:cs="メイリオ" w:hint="eastAsia"/>
          <w:sz w:val="18"/>
        </w:rPr>
        <w:t>議論</w:t>
      </w:r>
      <w:r w:rsidR="00972D7C">
        <w:rPr>
          <w:rFonts w:ascii="メイリオ" w:eastAsia="メイリオ" w:hAnsi="メイリオ" w:cs="メイリオ" w:hint="eastAsia"/>
          <w:sz w:val="18"/>
        </w:rPr>
        <w:t>迅速化のための買収元と買収対象に対する一次窓口担当者</w:t>
      </w:r>
    </w:p>
    <w:p w14:paraId="7334DA73" w14:textId="20BC3375" w:rsidR="00972D7C" w:rsidRPr="00972D7C"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スケジュールと物流（実地訪問が絡む場合は特に）</w:t>
      </w:r>
    </w:p>
    <w:p w14:paraId="6F0ED483" w14:textId="3D1B8051" w:rsidR="00972D7C" w:rsidRPr="001A4DF1" w:rsidRDefault="00972D7C"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機密事項</w:t>
      </w:r>
      <w:r w:rsidR="001A4DF1">
        <w:rPr>
          <w:rFonts w:ascii="メイリオ" w:eastAsia="メイリオ" w:hAnsi="メイリオ" w:cs="メイリオ" w:hint="eastAsia"/>
          <w:sz w:val="18"/>
        </w:rPr>
        <w:t>に関するパラメータ</w:t>
      </w:r>
    </w:p>
    <w:p w14:paraId="6316865E" w14:textId="1CD8AB0B" w:rsidR="001A4DF1" w:rsidRPr="001A4DF1" w:rsidRDefault="001A4DF1" w:rsidP="00D13BD3">
      <w:pPr>
        <w:pStyle w:val="ListIbrahim2"/>
        <w:spacing w:line="240" w:lineRule="exact"/>
        <w:ind w:left="1434" w:hanging="357"/>
        <w:rPr>
          <w:rFonts w:ascii="メイリオ" w:eastAsia="メイリオ" w:hAnsi="メイリオ" w:cs="メイリオ"/>
        </w:rPr>
      </w:pPr>
      <w:r>
        <w:rPr>
          <w:rFonts w:ascii="メイリオ" w:eastAsia="メイリオ" w:hAnsi="メイリオ" w:cs="メイリオ" w:hint="eastAsia"/>
          <w:sz w:val="18"/>
        </w:rPr>
        <w:t>コードの脆弱性とバージョン コントロールに関する分析</w:t>
      </w:r>
    </w:p>
    <w:p w14:paraId="41FBFEA9" w14:textId="55E2F6A4" w:rsidR="00AF4C27" w:rsidRPr="00541FB0" w:rsidRDefault="001A4DF1" w:rsidP="00541FB0">
      <w:pPr>
        <w:pStyle w:val="ListIbrahim2"/>
        <w:spacing w:after="160" w:line="240" w:lineRule="exact"/>
        <w:ind w:left="1434" w:hanging="357"/>
      </w:pPr>
      <w:r w:rsidRPr="001A4DF1">
        <w:rPr>
          <w:rFonts w:ascii="メイリオ" w:eastAsia="メイリオ" w:hAnsi="メイリオ" w:cs="メイリオ" w:hint="eastAsia"/>
          <w:sz w:val="18"/>
        </w:rPr>
        <w:t>費用、通常プロセスと簡易</w:t>
      </w:r>
      <w:r w:rsidR="000E3640">
        <w:rPr>
          <w:rFonts w:ascii="メイリオ" w:eastAsia="メイリオ" w:hAnsi="メイリオ" w:cs="メイリオ" w:hint="eastAsia"/>
          <w:sz w:val="18"/>
        </w:rPr>
        <w:t>版</w:t>
      </w:r>
      <w:r w:rsidRPr="001A4DF1">
        <w:rPr>
          <w:rFonts w:ascii="メイリオ" w:eastAsia="メイリオ" w:hAnsi="メイリオ" w:cs="メイリオ" w:hint="eastAsia"/>
          <w:sz w:val="18"/>
        </w:rPr>
        <w:t>プロセス</w:t>
      </w:r>
    </w:p>
    <w:p w14:paraId="56470773" w14:textId="7856DCBA" w:rsidR="00691E56" w:rsidRDefault="00FF3F0F" w:rsidP="00541FB0">
      <w:pPr>
        <w:pStyle w:val="bodyIbrahim1"/>
        <w:rPr>
          <w:rFonts w:eastAsia="ＭＳ Ｐゴシック"/>
          <w:lang w:eastAsia="ja-JP"/>
        </w:rPr>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77696A09" w14:textId="2ED42771" w:rsidR="001A4DF1" w:rsidRPr="001A4DF1" w:rsidRDefault="001A4DF1" w:rsidP="001A4DF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コンプライアンスは継続して行われるプロセスであり、到着地点ではありません。よいオープンソース コンプライアンスの</w:t>
      </w:r>
      <w:ins w:id="392" w:author="Fukuchi, Hiroyuki" w:date="2017-11-30T15:58:00Z">
        <w:r w:rsidR="00E6504A">
          <w:rPr>
            <w:rFonts w:ascii="メイリオ" w:eastAsia="メイリオ" w:hAnsi="メイリオ" w:cs="メイリオ" w:hint="eastAsia"/>
            <w:sz w:val="18"/>
            <w:szCs w:val="18"/>
            <w:lang w:eastAsia="ja-JP"/>
          </w:rPr>
          <w:t>プラクティス</w:t>
        </w:r>
      </w:ins>
      <w:del w:id="393" w:author="Fukuchi, Hiroyuki" w:date="2017-11-30T15:58:00Z">
        <w:r w:rsidDel="00E6504A">
          <w:rPr>
            <w:rFonts w:ascii="メイリオ" w:eastAsia="メイリオ" w:hAnsi="メイリオ" w:cs="メイリオ" w:hint="eastAsia"/>
            <w:sz w:val="18"/>
            <w:szCs w:val="18"/>
            <w:lang w:eastAsia="ja-JP"/>
          </w:rPr>
          <w:delText>実務</w:delText>
        </w:r>
      </w:del>
      <w:r>
        <w:rPr>
          <w:rFonts w:ascii="メイリオ" w:eastAsia="メイリオ" w:hAnsi="メイリオ" w:cs="メイリオ" w:hint="eastAsia"/>
          <w:sz w:val="18"/>
          <w:szCs w:val="18"/>
          <w:lang w:eastAsia="ja-JP"/>
        </w:rPr>
        <w:t>を維持していくことで、企業は、起こりうる買収、売却、はたまた製品・サービスのリリースといったソフトウェアの持ち主が変わる、あらゆるシナリオに対し用意ができるようになります。こういった理由からオープンソース コンプライアンス プログラムの構築、改善へ投資することが企業に高く推奨されているのです。</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headerReference w:type="even" r:id="rId30"/>
          <w:headerReference w:type="default" r:id="rId31"/>
          <w:footerReference w:type="even" r:id="rId32"/>
          <w:footerReference w:type="default" r:id="rId33"/>
          <w:headerReference w:type="first" r:id="rId34"/>
          <w:footerReference w:type="first" r:id="rId35"/>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7FD891AA" w:rsidR="00597D3F" w:rsidRPr="002C4D0C" w:rsidRDefault="00955CAF" w:rsidP="00541FB0">
      <w:pPr>
        <w:pStyle w:val="HeadingIbrahim1"/>
      </w:pPr>
      <w:bookmarkStart w:id="394" w:name="_Toc492046652"/>
      <w:r w:rsidRPr="009E50D2">
        <w:rPr>
          <w:rFonts w:ascii="メイリオ" w:eastAsia="メイリオ" w:hAnsi="メイリオ" w:cs="メイリオ" w:hint="eastAsia"/>
          <w:lang w:eastAsia="ja-JP"/>
        </w:rPr>
        <w:lastRenderedPageBreak/>
        <w:t>参考文献（</w:t>
      </w:r>
      <w:r w:rsidR="004C6B67" w:rsidRPr="002C4D0C">
        <w:t>Resources</w:t>
      </w:r>
      <w:bookmarkEnd w:id="394"/>
      <w:r w:rsidRPr="009E50D2">
        <w:rPr>
          <w:rFonts w:ascii="メイリオ" w:eastAsia="メイリオ" w:hAnsi="メイリオ" w:cs="メイリオ" w:hint="eastAsia"/>
          <w:lang w:eastAsia="ja-JP"/>
        </w:rPr>
        <w:t>）</w:t>
      </w:r>
    </w:p>
    <w:p w14:paraId="4DF09D4C" w14:textId="4A33378E" w:rsidR="00197BB6" w:rsidRPr="00197BB6" w:rsidRDefault="004C6B67" w:rsidP="00197BB6">
      <w:pPr>
        <w:pStyle w:val="bodyIbrahimResources"/>
      </w:pPr>
      <w:r w:rsidRPr="002C4D0C">
        <w:t>Open Source Compliance in the Enterprise</w:t>
      </w:r>
      <w:r w:rsidR="00955CAF">
        <w:rPr>
          <w:rFonts w:hint="eastAsia"/>
          <w:lang w:eastAsia="ja-JP"/>
        </w:rPr>
        <w:t>（企業におけるオープンソース</w:t>
      </w:r>
      <w:r w:rsidR="00955CAF">
        <w:rPr>
          <w:rFonts w:hint="eastAsia"/>
          <w:lang w:eastAsia="ja-JP"/>
        </w:rPr>
        <w:t xml:space="preserve"> </w:t>
      </w:r>
      <w:r w:rsidR="00955CAF">
        <w:rPr>
          <w:rFonts w:hint="eastAsia"/>
          <w:lang w:eastAsia="ja-JP"/>
        </w:rPr>
        <w:t>コンプライアンス）</w:t>
      </w:r>
    </w:p>
    <w:p w14:paraId="394AC3C1" w14:textId="4E96F934" w:rsidR="00597D3F" w:rsidRDefault="004C6B67" w:rsidP="00F16C1E">
      <w:pPr>
        <w:pStyle w:val="bodyIbrahim1"/>
        <w:rPr>
          <w:rFonts w:eastAsia="ＭＳ Ｐゴシック"/>
          <w:lang w:eastAsia="ja-JP"/>
        </w:rPr>
      </w:pPr>
      <w:r w:rsidRPr="002C4D0C">
        <w:t xml:space="preserve">Published by The Linux Foundation, </w:t>
      </w:r>
      <w:hyperlink r:id="rId36"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30A4DE97" w14:textId="0F1F8C66" w:rsidR="002732F9" w:rsidRPr="002732F9" w:rsidRDefault="002732F9" w:rsidP="002732F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r w:rsidR="00B17D75">
        <w:fldChar w:fldCharType="begin"/>
      </w:r>
      <w:r w:rsidR="00B17D75">
        <w:rPr>
          <w:lang w:eastAsia="ja-JP"/>
        </w:rPr>
        <w:instrText xml:space="preserve"> HYPERLINK "https://www.linux.com/publications/open-source-compliance-enterprise" </w:instrText>
      </w:r>
      <w:r w:rsidR="00B17D75">
        <w:fldChar w:fldCharType="separate"/>
      </w:r>
      <w:r w:rsidRPr="002732F9">
        <w:rPr>
          <w:rStyle w:val="affd"/>
          <w:rFonts w:ascii="メイリオ" w:eastAsia="メイリオ" w:hAnsi="メイリオ" w:cs="メイリオ"/>
          <w:sz w:val="18"/>
          <w:lang w:eastAsia="ja-JP"/>
        </w:rPr>
        <w:t>Open Source Compliance in the Enterprise</w:t>
      </w:r>
      <w:r w:rsidR="00B17D75">
        <w:rPr>
          <w:rStyle w:val="affd"/>
          <w:rFonts w:ascii="メイリオ" w:eastAsia="メイリオ" w:hAnsi="メイリオ" w:cs="メイリオ"/>
          <w:sz w:val="18"/>
          <w:lang w:eastAsia="ja-JP"/>
        </w:rPr>
        <w:fldChar w:fldCharType="end"/>
      </w:r>
      <w:r>
        <w:rPr>
          <w:rFonts w:ascii="メイリオ" w:eastAsia="メイリオ" w:hAnsi="メイリオ" w:cs="メイリオ" w:hint="eastAsia"/>
          <w:sz w:val="18"/>
          <w:szCs w:val="18"/>
          <w:lang w:eastAsia="ja-JP"/>
        </w:rPr>
        <w:t>（企業におけるオープンソース</w:t>
      </w:r>
      <w:r w:rsidR="007A37AC">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コンプライアンス）</w:t>
      </w:r>
      <w:r w:rsidR="007A37AC">
        <w:rPr>
          <w:rFonts w:ascii="メイリオ" w:eastAsia="メイリオ" w:hAnsi="メイリオ" w:cs="メイリオ" w:hint="eastAsia"/>
          <w:sz w:val="18"/>
          <w:szCs w:val="18"/>
          <w:lang w:eastAsia="ja-JP"/>
        </w:rPr>
        <w:t>」は、実践ガイドとして企業が製品やサービスにオープンソースをうまく活用し、法的責任を果たす形でオープンソース コミュニティに参加するする方法について触れています。</w:t>
      </w:r>
    </w:p>
    <w:p w14:paraId="56E73294" w14:textId="5D56580D" w:rsidR="00597D3F" w:rsidRPr="002C4D0C" w:rsidRDefault="004C6B67" w:rsidP="00197BB6">
      <w:pPr>
        <w:pStyle w:val="bodyIbrahimResources"/>
        <w:rPr>
          <w:lang w:eastAsia="ja-JP"/>
        </w:rPr>
      </w:pPr>
      <w:r w:rsidRPr="002C4D0C">
        <w:t xml:space="preserve">Practical GPL Compliance </w:t>
      </w:r>
      <w:r w:rsidR="00955CAF">
        <w:rPr>
          <w:rFonts w:hint="eastAsia"/>
          <w:lang w:eastAsia="ja-JP"/>
        </w:rPr>
        <w:t>（実践</w:t>
      </w:r>
      <w:r w:rsidR="00955CAF">
        <w:rPr>
          <w:rFonts w:hint="eastAsia"/>
          <w:lang w:eastAsia="ja-JP"/>
        </w:rPr>
        <w:t>GPL</w:t>
      </w:r>
      <w:r w:rsidR="00955CAF">
        <w:rPr>
          <w:rFonts w:hint="eastAsia"/>
          <w:lang w:eastAsia="ja-JP"/>
        </w:rPr>
        <w:t>コンプライアンス）</w:t>
      </w:r>
    </w:p>
    <w:p w14:paraId="7E8C460E" w14:textId="74F89258" w:rsidR="00597D3F" w:rsidRDefault="004C6B67" w:rsidP="00F16C1E">
      <w:pPr>
        <w:pStyle w:val="bodyIbrahim1"/>
        <w:rPr>
          <w:rFonts w:eastAsia="ＭＳ Ｐゴシック"/>
          <w:lang w:eastAsia="ja-JP"/>
        </w:rPr>
      </w:pPr>
      <w:r w:rsidRPr="002C4D0C">
        <w:t xml:space="preserve">Published by The Linux Foundation, </w:t>
      </w:r>
      <w:hyperlink r:id="rId37"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4859CF9D" w14:textId="17A5C8C4" w:rsidR="007A37AC" w:rsidRPr="007A37AC" w:rsidRDefault="007A37AC" w:rsidP="007A37AC">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Foundationで公開されている「</w:t>
      </w:r>
      <w:r w:rsidR="00B17D75">
        <w:fldChar w:fldCharType="begin"/>
      </w:r>
      <w:r w:rsidR="00B17D75">
        <w:instrText xml:space="preserve"> HYPERLINK "https://www.linuxfoundation.org/news-media/research/practical-gpl-compliance" </w:instrText>
      </w:r>
      <w:r w:rsidR="00B17D75">
        <w:fldChar w:fldCharType="separate"/>
      </w:r>
      <w:r w:rsidRPr="007A37AC">
        <w:rPr>
          <w:rStyle w:val="affd"/>
          <w:rFonts w:ascii="メイリオ" w:eastAsia="メイリオ" w:hAnsi="メイリオ" w:cs="メイリオ"/>
          <w:sz w:val="18"/>
          <w:lang w:eastAsia="ja-JP"/>
        </w:rPr>
        <w:t>Practical GPL Compliance</w:t>
      </w:r>
      <w:r w:rsidR="00B17D75">
        <w:rPr>
          <w:rStyle w:val="affd"/>
          <w:rFonts w:ascii="メイリオ" w:eastAsia="メイリオ" w:hAnsi="メイリオ" w:cs="メイリオ"/>
          <w:sz w:val="18"/>
          <w:lang w:eastAsia="ja-JP"/>
        </w:rPr>
        <w:fldChar w:fldCharType="end"/>
      </w:r>
      <w:r>
        <w:rPr>
          <w:rFonts w:ascii="メイリオ" w:eastAsia="メイリオ" w:hAnsi="メイリオ" w:cs="メイリオ" w:hint="eastAsia"/>
          <w:sz w:val="18"/>
          <w:szCs w:val="18"/>
          <w:lang w:eastAsia="ja-JP"/>
        </w:rPr>
        <w:t>（実践GPLコンプライアンス）」は、スタートアップや小規模事業者、そして技術者向けのコンプライアンス ガイドで、特に</w:t>
      </w:r>
      <w:r w:rsidRPr="007A37AC">
        <w:rPr>
          <w:rFonts w:ascii="メイリオ" w:eastAsia="メイリオ" w:hAnsi="メイリオ" w:cs="メイリオ"/>
          <w:sz w:val="18"/>
          <w:szCs w:val="18"/>
          <w:lang w:eastAsia="ja-JP"/>
        </w:rPr>
        <w:t>G</w:t>
      </w:r>
      <w:r>
        <w:rPr>
          <w:rFonts w:ascii="メイリオ" w:eastAsia="メイリオ" w:hAnsi="メイリオ" w:cs="メイリオ"/>
          <w:sz w:val="18"/>
          <w:szCs w:val="18"/>
          <w:lang w:eastAsia="ja-JP"/>
        </w:rPr>
        <w:t>NU General Public License (GPL)</w:t>
      </w:r>
      <w:r w:rsidR="00881D57">
        <w:rPr>
          <w:rFonts w:ascii="メイリオ" w:eastAsia="メイリオ" w:hAnsi="メイリオ" w:cs="メイリオ" w:hint="eastAsia"/>
          <w:sz w:val="18"/>
          <w:szCs w:val="18"/>
          <w:lang w:eastAsia="ja-JP"/>
        </w:rPr>
        <w:t>の各バージョンを順守することに焦点を当てています。</w:t>
      </w:r>
      <w:ins w:id="395" w:author="Fukuchi, Hiroyuki" w:date="2017-11-30T15:58:00Z">
        <w:r w:rsidR="00E6504A">
          <w:rPr>
            <w:rFonts w:ascii="メイリオ" w:eastAsia="メイリオ" w:hAnsi="メイリオ" w:cs="メイリオ" w:hint="eastAsia"/>
            <w:sz w:val="18"/>
            <w:szCs w:val="18"/>
            <w:lang w:eastAsia="ja-JP"/>
          </w:rPr>
          <w:t>その目的は、共通に抱える問題に絞った実際的な情報を提供することです。</w:t>
        </w:r>
      </w:ins>
    </w:p>
    <w:p w14:paraId="5542DACC" w14:textId="3F4D6CE8" w:rsidR="00597D3F" w:rsidRPr="002C4D0C" w:rsidRDefault="004C6B67" w:rsidP="00197BB6">
      <w:pPr>
        <w:pStyle w:val="bodyIbrahimResources"/>
        <w:rPr>
          <w:lang w:eastAsia="ja-JP"/>
        </w:rPr>
      </w:pPr>
      <w:proofErr w:type="spellStart"/>
      <w:r w:rsidRPr="002C4D0C">
        <w:t>OpenChain</w:t>
      </w:r>
      <w:proofErr w:type="spellEnd"/>
      <w:r w:rsidRPr="002C4D0C">
        <w:t xml:space="preserve"> Curriculum </w:t>
      </w:r>
      <w:r w:rsidR="00955CAF">
        <w:rPr>
          <w:rFonts w:hint="eastAsia"/>
          <w:lang w:eastAsia="ja-JP"/>
        </w:rPr>
        <w:t>（</w:t>
      </w:r>
      <w:proofErr w:type="spellStart"/>
      <w:r w:rsidR="00955CAF">
        <w:rPr>
          <w:rFonts w:hint="eastAsia"/>
          <w:lang w:eastAsia="ja-JP"/>
        </w:rPr>
        <w:t>OpenChain</w:t>
      </w:r>
      <w:proofErr w:type="spellEnd"/>
      <w:r w:rsidR="00955CAF">
        <w:rPr>
          <w:rFonts w:hint="eastAsia"/>
          <w:lang w:eastAsia="ja-JP"/>
        </w:rPr>
        <w:t xml:space="preserve"> </w:t>
      </w:r>
      <w:r w:rsidR="00955CAF">
        <w:rPr>
          <w:rFonts w:hint="eastAsia"/>
          <w:lang w:eastAsia="ja-JP"/>
        </w:rPr>
        <w:t>カリキュラム）</w:t>
      </w:r>
    </w:p>
    <w:p w14:paraId="00D0B2DC" w14:textId="7F13330D" w:rsidR="00597D3F" w:rsidRDefault="004C6B67" w:rsidP="00F16C1E">
      <w:pPr>
        <w:pStyle w:val="bodyIbrahim1"/>
        <w:rPr>
          <w:rFonts w:eastAsia="ＭＳ Ｐゴシック"/>
          <w:lang w:eastAsia="ja-JP"/>
        </w:rPr>
      </w:pPr>
      <w:r w:rsidRPr="002C4D0C">
        <w:t xml:space="preserve">The </w:t>
      </w:r>
      <w:hyperlink r:id="rId38"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693D45DE" w14:textId="5C063315"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w:t>
      </w:r>
      <w:r w:rsidR="00B17D75">
        <w:fldChar w:fldCharType="begin"/>
      </w:r>
      <w:r w:rsidR="00B17D75">
        <w:rPr>
          <w:lang w:eastAsia="ja-JP"/>
        </w:rPr>
        <w:instrText xml:space="preserve"> HYPERLINK "https://wiki.linuxfoundation.org/openchain/curriculum" </w:instrText>
      </w:r>
      <w:r w:rsidR="00B17D75">
        <w:fldChar w:fldCharType="separate"/>
      </w:r>
      <w:r w:rsidRPr="007E3550">
        <w:rPr>
          <w:rStyle w:val="affd"/>
          <w:rFonts w:ascii="メイリオ" w:eastAsia="メイリオ" w:hAnsi="メイリオ" w:cs="メイリオ"/>
          <w:sz w:val="18"/>
          <w:lang w:eastAsia="ja-JP"/>
        </w:rPr>
        <w:t>OpenChain Curriculum</w:t>
      </w:r>
      <w:r w:rsidR="00B17D75">
        <w:rPr>
          <w:rStyle w:val="affd"/>
          <w:rFonts w:ascii="メイリオ" w:eastAsia="メイリオ" w:hAnsi="メイリオ" w:cs="メイリオ"/>
          <w:sz w:val="18"/>
          <w:lang w:eastAsia="ja-JP"/>
        </w:rPr>
        <w:fldChar w:fldCharType="end"/>
      </w:r>
      <w:r>
        <w:rPr>
          <w:rFonts w:ascii="メイリオ" w:eastAsia="メイリオ" w:hAnsi="メイリオ" w:cs="メイリオ" w:hint="eastAsia"/>
          <w:sz w:val="18"/>
          <w:szCs w:val="18"/>
          <w:lang w:eastAsia="ja-JP"/>
        </w:rPr>
        <w:t>（</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カリキュラム）は、組織が</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 xml:space="preserve"> Specification（</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仕様書）</w:t>
      </w:r>
      <w:ins w:id="396" w:author="Fukuchi, Hiroyuki" w:date="2017-11-30T15:59:00Z">
        <w:r w:rsidR="00D55360">
          <w:rPr>
            <w:rFonts w:ascii="メイリオ" w:eastAsia="メイリオ" w:hAnsi="メイリオ" w:cs="メイリオ" w:hint="eastAsia"/>
            <w:sz w:val="18"/>
            <w:szCs w:val="18"/>
            <w:lang w:eastAsia="ja-JP"/>
          </w:rPr>
          <w:t>で定義された</w:t>
        </w:r>
      </w:ins>
      <w:del w:id="397" w:author="Fukuchi, Hiroyuki" w:date="2017-11-30T15:59:00Z">
        <w:r w:rsidDel="00D55360">
          <w:rPr>
            <w:rFonts w:ascii="メイリオ" w:eastAsia="メイリオ" w:hAnsi="メイリオ" w:cs="メイリオ" w:hint="eastAsia"/>
            <w:sz w:val="18"/>
            <w:szCs w:val="18"/>
            <w:lang w:eastAsia="ja-JP"/>
          </w:rPr>
          <w:delText>の</w:delText>
        </w:r>
      </w:del>
      <w:r>
        <w:rPr>
          <w:rFonts w:ascii="メイリオ" w:eastAsia="メイリオ" w:hAnsi="メイリオ" w:cs="メイリオ" w:hint="eastAsia"/>
          <w:sz w:val="18"/>
          <w:szCs w:val="18"/>
          <w:lang w:eastAsia="ja-JP"/>
        </w:rPr>
        <w:t>トレーニングやプロセス</w:t>
      </w:r>
      <w:del w:id="398" w:author="Fukuchi, Hiroyuki" w:date="2017-11-30T15:59:00Z">
        <w:r w:rsidDel="00D55360">
          <w:rPr>
            <w:rFonts w:ascii="メイリオ" w:eastAsia="メイリオ" w:hAnsi="メイリオ" w:cs="メイリオ" w:hint="eastAsia"/>
            <w:sz w:val="18"/>
            <w:szCs w:val="18"/>
            <w:lang w:eastAsia="ja-JP"/>
          </w:rPr>
          <w:delText>として</w:delText>
        </w:r>
      </w:del>
      <w:r>
        <w:rPr>
          <w:rFonts w:ascii="メイリオ" w:eastAsia="メイリオ" w:hAnsi="メイリオ" w:cs="メイリオ" w:hint="eastAsia"/>
          <w:sz w:val="18"/>
          <w:szCs w:val="18"/>
          <w:lang w:eastAsia="ja-JP"/>
        </w:rPr>
        <w:t>の要求事項へ準拠することを支援するために設計されています。一般的なオープンソースのトレーニングでも使用可能ですし、パブリックドメインのライセンスであることから部分的にでもすべてでも制約なく組織内外で再利用することができます。</w:t>
      </w:r>
    </w:p>
    <w:p w14:paraId="44475F2A" w14:textId="6F40C7B9" w:rsidR="00597D3F" w:rsidRPr="002C4D0C" w:rsidRDefault="004C6B67" w:rsidP="00197BB6">
      <w:pPr>
        <w:pStyle w:val="bodyIbrahimResources"/>
        <w:spacing w:before="160"/>
      </w:pPr>
      <w:r w:rsidRPr="002C4D0C">
        <w:t xml:space="preserve">Compliance Basics for Developers </w:t>
      </w:r>
      <w:r w:rsidR="00955CAF">
        <w:rPr>
          <w:rFonts w:hint="eastAsia"/>
          <w:lang w:eastAsia="ja-JP"/>
        </w:rPr>
        <w:t>（開発者向けコンプライアンスの基礎）</w:t>
      </w:r>
    </w:p>
    <w:p w14:paraId="08556683" w14:textId="1E9A67F2" w:rsidR="00443537" w:rsidRDefault="004C6B67" w:rsidP="00197BB6">
      <w:pPr>
        <w:pStyle w:val="bodyIbrahim1"/>
        <w:rPr>
          <w:rFonts w:eastAsia="ＭＳ Ｐゴシック"/>
          <w:lang w:eastAsia="ja-JP"/>
        </w:rPr>
      </w:pPr>
      <w:r w:rsidRPr="002C4D0C">
        <w:t xml:space="preserve">A </w:t>
      </w:r>
      <w:hyperlink r:id="rId39" w:history="1">
        <w:r w:rsidRPr="002C4D0C">
          <w:rPr>
            <w:rStyle w:val="affd"/>
          </w:rPr>
          <w:t>free open source compliance course</w:t>
        </w:r>
      </w:hyperlink>
      <w:r w:rsidRPr="002C4D0C">
        <w:t xml:space="preserve"> from the Linux Foundation targeted for developers.</w:t>
      </w:r>
    </w:p>
    <w:p w14:paraId="19CC9189" w14:textId="2D3AF076" w:rsidR="007E3550" w:rsidRPr="007E3550" w:rsidRDefault="007E3550" w:rsidP="007E355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The Linux Foundationによる開発者を対象とした</w:t>
      </w:r>
      <w:r w:rsidR="00B17D75">
        <w:fldChar w:fldCharType="begin"/>
      </w:r>
      <w:r w:rsidR="00B17D75">
        <w:rPr>
          <w:lang w:eastAsia="ja-JP"/>
        </w:rPr>
        <w:instrText xml:space="preserve"> HYPERLINK "https://training.linuxfoundation.org/linux-courses/open-source-compliance-courses/compliance-basics-for-developers" </w:instrText>
      </w:r>
      <w:r w:rsidR="00B17D75">
        <w:fldChar w:fldCharType="separate"/>
      </w:r>
      <w:r w:rsidRPr="007E3550">
        <w:rPr>
          <w:rStyle w:val="affd"/>
          <w:rFonts w:ascii="メイリオ" w:eastAsia="メイリオ" w:hAnsi="メイリオ" w:cs="メイリオ" w:hint="eastAsia"/>
          <w:sz w:val="18"/>
          <w:szCs w:val="18"/>
          <w:lang w:eastAsia="ja-JP"/>
        </w:rPr>
        <w:t>無償のオープンソース コンプライアンスコース</w:t>
      </w:r>
      <w:r w:rsidR="00B17D75">
        <w:rPr>
          <w:rStyle w:val="affd"/>
          <w:rFonts w:ascii="メイリオ" w:eastAsia="メイリオ" w:hAnsi="メイリオ" w:cs="メイリオ"/>
          <w:sz w:val="18"/>
          <w:szCs w:val="18"/>
          <w:lang w:eastAsia="ja-JP"/>
        </w:rPr>
        <w:fldChar w:fldCharType="end"/>
      </w:r>
      <w:r>
        <w:rPr>
          <w:rFonts w:ascii="メイリオ" w:eastAsia="メイリオ" w:hAnsi="メイリオ" w:cs="メイリオ" w:hint="eastAsia"/>
          <w:sz w:val="18"/>
          <w:szCs w:val="18"/>
          <w:lang w:eastAsia="ja-JP"/>
        </w:rPr>
        <w:t>です。</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Default="00B17D75" w:rsidP="00F16C1E">
      <w:pPr>
        <w:pStyle w:val="bodyIbrahim1"/>
        <w:rPr>
          <w:rFonts w:eastAsia="ＭＳ Ｐゴシック"/>
          <w:lang w:eastAsia="ja-JP"/>
        </w:rPr>
      </w:pPr>
      <w:hyperlink r:id="rId40"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4927987D" w14:textId="0246BD91" w:rsidR="007E3550" w:rsidRPr="007E3550" w:rsidRDefault="00B17D75" w:rsidP="007E3550">
      <w:pPr>
        <w:pStyle w:val="bodyIbrahim1"/>
        <w:spacing w:line="240" w:lineRule="exact"/>
        <w:rPr>
          <w:rFonts w:ascii="メイリオ" w:eastAsia="メイリオ" w:hAnsi="メイリオ" w:cs="メイリオ"/>
          <w:sz w:val="18"/>
          <w:szCs w:val="18"/>
          <w:lang w:eastAsia="ja-JP"/>
        </w:rPr>
      </w:pPr>
      <w:hyperlink r:id="rId41" w:history="1">
        <w:r w:rsidR="007E3550" w:rsidRPr="007E3550">
          <w:rPr>
            <w:rStyle w:val="affd"/>
            <w:rFonts w:ascii="メイリオ" w:eastAsia="メイリオ" w:hAnsi="メイリオ" w:cs="メイリオ" w:hint="eastAsia"/>
            <w:sz w:val="18"/>
            <w:szCs w:val="18"/>
            <w:lang w:eastAsia="ja-JP"/>
          </w:rPr>
          <w:t>SPDX</w:t>
        </w:r>
      </w:hyperlink>
      <w:r w:rsidR="007E3550">
        <w:rPr>
          <w:rFonts w:ascii="メイリオ" w:eastAsia="メイリオ" w:hAnsi="メイリオ" w:cs="メイリオ" w:hint="eastAsia"/>
          <w:sz w:val="18"/>
          <w:szCs w:val="18"/>
          <w:lang w:eastAsia="ja-JP"/>
        </w:rPr>
        <w:t>は、</w:t>
      </w:r>
      <w:r w:rsidR="00AC72F8">
        <w:rPr>
          <w:rFonts w:ascii="メイリオ" w:eastAsia="メイリオ" w:hAnsi="メイリオ" w:cs="メイリオ" w:hint="eastAsia"/>
          <w:sz w:val="18"/>
          <w:szCs w:val="18"/>
          <w:lang w:eastAsia="ja-JP"/>
        </w:rPr>
        <w:t>ソフトウェア パッケージのコンポーネント、ライセンスおよび著作権を伝達していくための一連の標準フォーマットになります。</w:t>
      </w:r>
    </w:p>
    <w:p w14:paraId="75148B3F" w14:textId="151B8592" w:rsidR="00597D3F" w:rsidRPr="002C4D0C" w:rsidRDefault="00955CAF" w:rsidP="001368BC">
      <w:pPr>
        <w:pStyle w:val="bodyIbrahimResources"/>
        <w:keepNext/>
      </w:pPr>
      <w:r w:rsidRPr="00677C0D">
        <w:rPr>
          <w:rFonts w:ascii="メイリオ" w:eastAsia="メイリオ" w:hAnsi="メイリオ" w:cs="メイリオ" w:hint="eastAsia"/>
          <w:lang w:eastAsia="ja-JP"/>
        </w:rPr>
        <w:lastRenderedPageBreak/>
        <w:t>オープンソース コンプライアンス ソリューションを提供している商用プロバイダー一覧（</w:t>
      </w:r>
      <w:r w:rsidR="000438AC"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of Open Source Compliance Solutions</w:t>
      </w:r>
      <w:r w:rsidR="006A5765" w:rsidRPr="00677C0D">
        <w:rPr>
          <w:rFonts w:ascii="メイリオ" w:eastAsia="メイリオ" w:hAnsi="メイリオ" w:cs="メイリオ"/>
        </w:rPr>
        <w:t xml:space="preserve"> </w:t>
      </w:r>
      <w:r w:rsidRPr="00677C0D">
        <w:rPr>
          <w:rFonts w:ascii="メイリオ" w:eastAsia="メイリオ" w:hAnsi="メイリオ" w:cs="メイリオ" w:hint="eastAsia"/>
          <w:lang w:eastAsia="ja-JP"/>
        </w:rPr>
        <w:t>）</w:t>
      </w:r>
    </w:p>
    <w:p w14:paraId="0A6E85B6" w14:textId="0B1407D4" w:rsidR="00291C10" w:rsidRPr="002C4D0C" w:rsidRDefault="00B17D75" w:rsidP="00F16C1E">
      <w:pPr>
        <w:pStyle w:val="ListIbrahim1"/>
      </w:pPr>
      <w:hyperlink r:id="rId42" w:history="1">
        <w:r w:rsidR="00291C10" w:rsidRPr="002C4D0C">
          <w:rPr>
            <w:rStyle w:val="affd"/>
          </w:rPr>
          <w:t>Black Duck Software</w:t>
        </w:r>
      </w:hyperlink>
    </w:p>
    <w:p w14:paraId="113C33B5" w14:textId="0FC1F140" w:rsidR="00291C10" w:rsidRPr="002C4D0C" w:rsidRDefault="00B17D75" w:rsidP="00F16C1E">
      <w:pPr>
        <w:pStyle w:val="ListIbrahim1"/>
      </w:pPr>
      <w:hyperlink r:id="rId43"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B17D75" w:rsidP="00F16C1E">
      <w:pPr>
        <w:pStyle w:val="ListIbrahim1"/>
      </w:pPr>
      <w:hyperlink r:id="rId44" w:history="1">
        <w:r w:rsidR="006A5765" w:rsidRPr="002C4D0C">
          <w:rPr>
            <w:rStyle w:val="affd"/>
          </w:rPr>
          <w:t>FOSSA</w:t>
        </w:r>
      </w:hyperlink>
    </w:p>
    <w:p w14:paraId="6D04F4C9" w14:textId="7935EBA4" w:rsidR="00291C10" w:rsidRPr="002C4D0C" w:rsidRDefault="00B17D75" w:rsidP="00F16C1E">
      <w:pPr>
        <w:pStyle w:val="ListIbrahim1"/>
      </w:pPr>
      <w:hyperlink r:id="rId45" w:history="1">
        <w:r w:rsidR="00291C10" w:rsidRPr="002C4D0C">
          <w:rPr>
            <w:rStyle w:val="affd"/>
          </w:rPr>
          <w:t>FOSSID AB</w:t>
        </w:r>
      </w:hyperlink>
    </w:p>
    <w:p w14:paraId="5B4BC591" w14:textId="27EAFDCD" w:rsidR="00291C10" w:rsidRPr="002C4D0C" w:rsidRDefault="00B17D75" w:rsidP="00F16C1E">
      <w:pPr>
        <w:pStyle w:val="ListIbrahim1"/>
      </w:pPr>
      <w:hyperlink r:id="rId46" w:history="1">
        <w:r w:rsidR="00291C10" w:rsidRPr="002C4D0C">
          <w:rPr>
            <w:rStyle w:val="affd"/>
          </w:rPr>
          <w:t>nexB</w:t>
        </w:r>
      </w:hyperlink>
    </w:p>
    <w:p w14:paraId="04E74297" w14:textId="7CE24668" w:rsidR="00291C10" w:rsidRPr="002C4D0C" w:rsidRDefault="00B17D75" w:rsidP="00F16C1E">
      <w:pPr>
        <w:pStyle w:val="ListIbrahim1"/>
      </w:pPr>
      <w:hyperlink r:id="rId47" w:history="1">
        <w:r w:rsidR="00291C10" w:rsidRPr="002C4D0C">
          <w:rPr>
            <w:rStyle w:val="affd"/>
          </w:rPr>
          <w:t>Protecode</w:t>
        </w:r>
      </w:hyperlink>
      <w:r w:rsidR="00875DB3" w:rsidRPr="002C4D0C">
        <w:t xml:space="preserve"> (Synopsys)</w:t>
      </w:r>
    </w:p>
    <w:p w14:paraId="3F8AE522" w14:textId="1FEEE21F" w:rsidR="00291C10" w:rsidRPr="002C4D0C" w:rsidRDefault="00B17D75" w:rsidP="00F16C1E">
      <w:pPr>
        <w:pStyle w:val="ListIbrahim1"/>
      </w:pPr>
      <w:hyperlink r:id="rId48" w:history="1">
        <w:r w:rsidR="00291C10" w:rsidRPr="002C4D0C">
          <w:rPr>
            <w:rStyle w:val="affd"/>
          </w:rPr>
          <w:t>Rogue Wave Software</w:t>
        </w:r>
      </w:hyperlink>
    </w:p>
    <w:p w14:paraId="3F92F3AD" w14:textId="3CF3C08B" w:rsidR="00291C10" w:rsidRPr="002C4D0C" w:rsidRDefault="00B17D75" w:rsidP="00F16C1E">
      <w:pPr>
        <w:pStyle w:val="ListIbrahim1"/>
      </w:pPr>
      <w:hyperlink r:id="rId49" w:history="1">
        <w:r w:rsidR="00291C10" w:rsidRPr="002C4D0C">
          <w:rPr>
            <w:rStyle w:val="affd"/>
          </w:rPr>
          <w:t>WhiteSource Software</w:t>
        </w:r>
      </w:hyperlink>
      <w:r w:rsidR="00291C10" w:rsidRPr="002C4D0C">
        <w:t xml:space="preserve"> </w:t>
      </w:r>
    </w:p>
    <w:p w14:paraId="42436C47" w14:textId="76EF3B76" w:rsidR="006C718F" w:rsidRPr="002C4D0C" w:rsidRDefault="00AC72F8" w:rsidP="00197BB6">
      <w:pPr>
        <w:pStyle w:val="bodyIbrahimResources"/>
      </w:pPr>
      <w:r w:rsidRPr="00677C0D">
        <w:rPr>
          <w:rFonts w:ascii="メイリオ" w:eastAsia="メイリオ" w:hAnsi="メイリオ" w:cs="メイリオ" w:hint="eastAsia"/>
          <w:lang w:eastAsia="ja-JP"/>
        </w:rPr>
        <w:t>オープンソース コンプライアンスツール（</w:t>
      </w:r>
      <w:r w:rsidR="006C718F" w:rsidRPr="002C4D0C">
        <w:t>Open Source Compliance Tool</w:t>
      </w:r>
      <w:r w:rsidR="00F923E9" w:rsidRPr="002C4D0C">
        <w:t>s</w:t>
      </w:r>
      <w:r w:rsidR="00853F21" w:rsidRPr="002C4D0C">
        <w:rPr>
          <w:color w:val="FF0000"/>
        </w:rPr>
        <w:t>*</w:t>
      </w:r>
      <w:r w:rsidRPr="00677C0D">
        <w:rPr>
          <w:rFonts w:ascii="メイリオ" w:eastAsia="メイリオ" w:hAnsi="メイリオ" w:cs="メイリオ" w:hint="eastAsia"/>
          <w:color w:val="000000" w:themeColor="text1"/>
          <w:lang w:eastAsia="ja-JP"/>
        </w:rPr>
        <w:t>）</w:t>
      </w:r>
    </w:p>
    <w:p w14:paraId="5ED7A154" w14:textId="4B146FCB" w:rsidR="006C718F" w:rsidRPr="002C4D0C" w:rsidRDefault="00B17D75" w:rsidP="00F16C1E">
      <w:pPr>
        <w:pStyle w:val="ListIbrahim1"/>
      </w:pPr>
      <w:hyperlink r:id="rId50"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Pr="00AC72F8" w:rsidRDefault="00B17D75" w:rsidP="00F16C1E">
      <w:pPr>
        <w:pStyle w:val="ListIbrahim1"/>
      </w:pPr>
      <w:hyperlink r:id="rId51"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05A821C4" w14:textId="77777777" w:rsidR="00AC72F8" w:rsidRDefault="00AC72F8" w:rsidP="00AC72F8">
      <w:pPr>
        <w:pStyle w:val="ListIbrahim1"/>
        <w:numPr>
          <w:ilvl w:val="0"/>
          <w:numId w:val="0"/>
        </w:numPr>
        <w:ind w:left="720" w:hanging="360"/>
        <w:rPr>
          <w:rFonts w:eastAsia="ＭＳ Ｐゴシック"/>
          <w:lang w:eastAsia="ja-JP"/>
        </w:rPr>
      </w:pPr>
    </w:p>
    <w:p w14:paraId="1ABEDD47" w14:textId="57F6204D" w:rsidR="00AC72F8" w:rsidRPr="00AC72F8" w:rsidRDefault="00B17D75" w:rsidP="00AC72F8">
      <w:pPr>
        <w:pStyle w:val="ListIbrahim1"/>
        <w:spacing w:line="240" w:lineRule="exact"/>
        <w:ind w:left="714" w:hanging="357"/>
        <w:rPr>
          <w:rFonts w:ascii="メイリオ" w:eastAsia="メイリオ" w:hAnsi="メイリオ" w:cs="メイリオ"/>
          <w:lang w:eastAsia="ja-JP"/>
        </w:rPr>
      </w:pPr>
      <w:hyperlink r:id="rId52" w:history="1">
        <w:r w:rsidR="00AC72F8" w:rsidRPr="00AC72F8">
          <w:rPr>
            <w:rStyle w:val="affd"/>
            <w:rFonts w:ascii="メイリオ" w:eastAsia="メイリオ" w:hAnsi="メイリオ" w:cs="メイリオ"/>
            <w:sz w:val="18"/>
            <w:lang w:eastAsia="ja-JP"/>
          </w:rPr>
          <w:t>FOSSology</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w:t>
      </w:r>
      <w:ins w:id="399" w:author="Fukuchi, Hiroyuki" w:date="2017-11-30T16:00:00Z">
        <w:r w:rsidR="00D55360">
          <w:rPr>
            <w:rFonts w:ascii="メイリオ" w:eastAsia="メイリオ" w:hAnsi="メイリオ" w:cs="メイリオ" w:hint="eastAsia"/>
            <w:sz w:val="18"/>
            <w:lang w:eastAsia="ja-JP"/>
          </w:rPr>
          <w:t xml:space="preserve">オープンソース </w:t>
        </w:r>
      </w:ins>
      <w:r w:rsidR="00AC72F8" w:rsidRPr="00AC72F8">
        <w:rPr>
          <w:rFonts w:ascii="メイリオ" w:eastAsia="メイリオ" w:hAnsi="メイリオ" w:cs="メイリオ" w:hint="eastAsia"/>
          <w:sz w:val="18"/>
          <w:lang w:eastAsia="ja-JP"/>
        </w:rPr>
        <w:t>ライセンス コンプライアンスのための</w:t>
      </w:r>
      <w:del w:id="400" w:author="Fukuchi, Hiroyuki" w:date="2017-11-30T16:00:00Z">
        <w:r w:rsidR="00AC72F8" w:rsidRPr="00AC72F8" w:rsidDel="00D55360">
          <w:rPr>
            <w:rFonts w:ascii="メイリオ" w:eastAsia="メイリオ" w:hAnsi="メイリオ" w:cs="メイリオ" w:hint="eastAsia"/>
            <w:sz w:val="18"/>
            <w:lang w:eastAsia="ja-JP"/>
          </w:rPr>
          <w:delText>オープンソース</w:delText>
        </w:r>
        <w:r w:rsidR="00AC72F8" w:rsidDel="00D55360">
          <w:rPr>
            <w:rFonts w:ascii="メイリオ" w:eastAsia="メイリオ" w:hAnsi="メイリオ" w:cs="メイリオ" w:hint="eastAsia"/>
            <w:sz w:val="18"/>
            <w:lang w:eastAsia="ja-JP"/>
          </w:rPr>
          <w:delText>の</w:delText>
        </w:r>
      </w:del>
      <w:r w:rsidR="00AC72F8" w:rsidRPr="00AC72F8">
        <w:rPr>
          <w:rFonts w:ascii="メイリオ" w:eastAsia="メイリオ" w:hAnsi="メイリオ" w:cs="メイリオ" w:hint="eastAsia"/>
          <w:sz w:val="18"/>
          <w:lang w:eastAsia="ja-JP"/>
        </w:rPr>
        <w:t>ソフトウェアシステムとツールキットです。</w:t>
      </w:r>
      <w:r w:rsidR="00AC72F8" w:rsidRPr="00AC72F8">
        <w:rPr>
          <w:rFonts w:ascii="メイリオ" w:eastAsia="メイリオ" w:hAnsi="メイリオ" w:cs="メイリオ"/>
          <w:lang w:eastAsia="ja-JP"/>
        </w:rPr>
        <w:t xml:space="preserve"> </w:t>
      </w:r>
    </w:p>
    <w:p w14:paraId="273BAE82" w14:textId="7E3F30A2" w:rsidR="00AC72F8" w:rsidRPr="00AC72F8" w:rsidRDefault="00B17D75" w:rsidP="00AC72F8">
      <w:pPr>
        <w:pStyle w:val="ListIbrahim1"/>
        <w:spacing w:line="240" w:lineRule="exact"/>
        <w:ind w:left="714" w:hanging="357"/>
        <w:rPr>
          <w:rFonts w:ascii="メイリオ" w:eastAsia="メイリオ" w:hAnsi="メイリオ" w:cs="メイリオ"/>
          <w:lang w:eastAsia="ja-JP"/>
        </w:rPr>
      </w:pPr>
      <w:hyperlink r:id="rId53" w:history="1">
        <w:r w:rsidR="00AC72F8" w:rsidRPr="00AC72F8">
          <w:rPr>
            <w:rStyle w:val="affd"/>
            <w:rFonts w:ascii="メイリオ" w:eastAsia="メイリオ" w:hAnsi="メイリオ" w:cs="メイリオ"/>
            <w:sz w:val="18"/>
            <w:lang w:eastAsia="ja-JP"/>
          </w:rPr>
          <w:t>Binary Analysis Tool</w:t>
        </w:r>
      </w:hyperlink>
      <w:r w:rsidR="00AC72F8" w:rsidRPr="00AC72F8">
        <w:rPr>
          <w:rFonts w:ascii="メイリオ" w:eastAsia="メイリオ" w:hAnsi="メイリオ" w:cs="メイリオ"/>
          <w:sz w:val="18"/>
          <w:lang w:eastAsia="ja-JP"/>
        </w:rPr>
        <w:t xml:space="preserve"> </w:t>
      </w:r>
      <w:r w:rsidR="00AC72F8" w:rsidRPr="00AC72F8">
        <w:rPr>
          <w:rFonts w:ascii="メイリオ" w:eastAsia="メイリオ" w:hAnsi="メイリオ" w:cs="メイリオ" w:hint="eastAsia"/>
          <w:sz w:val="18"/>
          <w:lang w:eastAsia="ja-JP"/>
        </w:rPr>
        <w:t>は、コンプライアンスのための活動を支援するオープンソースのツールです。バイナリ コードを試験し、コンプライアンスの問題を</w:t>
      </w:r>
      <w:ins w:id="401" w:author="Fukuchi, Hiroyuki" w:date="2017-11-30T16:00:00Z">
        <w:r w:rsidR="00D55360">
          <w:rPr>
            <w:rFonts w:ascii="メイリオ" w:eastAsia="メイリオ" w:hAnsi="メイリオ" w:cs="メイリオ" w:hint="eastAsia"/>
            <w:sz w:val="18"/>
            <w:lang w:eastAsia="ja-JP"/>
          </w:rPr>
          <w:t>検出</w:t>
        </w:r>
      </w:ins>
      <w:del w:id="402" w:author="Fukuchi, Hiroyuki" w:date="2017-11-30T16:00:00Z">
        <w:r w:rsidR="00AC72F8" w:rsidRPr="00AC72F8" w:rsidDel="00D55360">
          <w:rPr>
            <w:rFonts w:ascii="メイリオ" w:eastAsia="メイリオ" w:hAnsi="メイリオ" w:cs="メイリオ" w:hint="eastAsia"/>
            <w:sz w:val="18"/>
            <w:lang w:eastAsia="ja-JP"/>
          </w:rPr>
          <w:delText>探索</w:delText>
        </w:r>
      </w:del>
      <w:r w:rsidR="00AC72F8" w:rsidRPr="00AC72F8">
        <w:rPr>
          <w:rFonts w:ascii="メイリオ" w:eastAsia="メイリオ" w:hAnsi="メイリオ" w:cs="メイリオ" w:hint="eastAsia"/>
          <w:sz w:val="18"/>
          <w:lang w:eastAsia="ja-JP"/>
        </w:rPr>
        <w:t>します。</w:t>
      </w:r>
    </w:p>
    <w:p w14:paraId="1E24057E" w14:textId="77777777" w:rsidR="00AC72F8" w:rsidRDefault="00AC72F8" w:rsidP="00AC72F8">
      <w:pPr>
        <w:pStyle w:val="ListIbrahim1"/>
        <w:numPr>
          <w:ilvl w:val="0"/>
          <w:numId w:val="0"/>
        </w:numPr>
        <w:ind w:left="720" w:hanging="360"/>
        <w:rPr>
          <w:lang w:eastAsia="ja-JP"/>
        </w:rPr>
      </w:pPr>
    </w:p>
    <w:p w14:paraId="5EDC0959" w14:textId="77777777" w:rsidR="00AC72F8" w:rsidRDefault="00853F21" w:rsidP="00F16C1E">
      <w:pPr>
        <w:pStyle w:val="bodyIbrahim1"/>
        <w:rPr>
          <w:rFonts w:eastAsia="ＭＳ Ｐゴシック"/>
          <w:lang w:eastAsia="ja-JP"/>
        </w:rPr>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54"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p>
    <w:p w14:paraId="7D411215" w14:textId="5DDA35C0" w:rsidR="00AC72F8" w:rsidRPr="00AC72F8" w:rsidRDefault="00AC72F8" w:rsidP="00AC72F8">
      <w:pPr>
        <w:pStyle w:val="bodyIbrahim1"/>
        <w:spacing w:line="240" w:lineRule="exact"/>
        <w:rPr>
          <w:rFonts w:eastAsia="ＭＳ Ｐゴシック"/>
          <w:lang w:eastAsia="ja-JP"/>
        </w:rPr>
      </w:pPr>
      <w:r w:rsidRPr="009C2C96">
        <w:rPr>
          <w:color w:val="FF0000"/>
          <w:lang w:eastAsia="ja-JP"/>
        </w:rPr>
        <w:t>*</w:t>
      </w:r>
      <w:r w:rsidRPr="009C2C96">
        <w:rPr>
          <w:lang w:eastAsia="ja-JP"/>
        </w:rPr>
        <w:t xml:space="preserve"> </w:t>
      </w:r>
      <w:r w:rsidRPr="00AC72F8">
        <w:rPr>
          <w:rFonts w:ascii="メイリオ" w:eastAsia="メイリオ" w:hAnsi="メイリオ" w:cs="メイリオ" w:hint="eastAsia"/>
          <w:sz w:val="18"/>
          <w:szCs w:val="18"/>
          <w:lang w:eastAsia="ja-JP"/>
        </w:rPr>
        <w:t>事前のお詫び：このリストに</w:t>
      </w:r>
      <w:r>
        <w:rPr>
          <w:rFonts w:ascii="メイリオ" w:eastAsia="メイリオ" w:hAnsi="メイリオ" w:cs="メイリオ" w:hint="eastAsia"/>
          <w:sz w:val="18"/>
          <w:szCs w:val="18"/>
          <w:lang w:eastAsia="ja-JP"/>
        </w:rPr>
        <w:t>記載したプロバイダやツールに</w:t>
      </w:r>
      <w:r w:rsidRPr="00AC72F8">
        <w:rPr>
          <w:rFonts w:ascii="メイリオ" w:eastAsia="メイリオ" w:hAnsi="メイリオ" w:cs="メイリオ" w:hint="eastAsia"/>
          <w:sz w:val="18"/>
          <w:szCs w:val="18"/>
          <w:lang w:eastAsia="ja-JP"/>
        </w:rPr>
        <w:t>不備がありましたら</w:t>
      </w:r>
      <w:r>
        <w:rPr>
          <w:rFonts w:ascii="メイリオ" w:eastAsia="メイリオ" w:hAnsi="メイリオ" w:cs="メイリオ" w:hint="eastAsia"/>
          <w:sz w:val="18"/>
          <w:szCs w:val="18"/>
          <w:lang w:eastAsia="ja-JP"/>
        </w:rPr>
        <w:t>お詫びいたします。またその際にはお手数ですが適切なリストとして追加</w:t>
      </w:r>
      <w:r w:rsidR="008F5539">
        <w:rPr>
          <w:rFonts w:ascii="メイリオ" w:eastAsia="メイリオ" w:hAnsi="メイリオ" w:cs="メイリオ" w:hint="eastAsia"/>
          <w:sz w:val="18"/>
          <w:szCs w:val="18"/>
          <w:lang w:eastAsia="ja-JP"/>
        </w:rPr>
        <w:t>いたしますので</w:t>
      </w:r>
      <w:r>
        <w:rPr>
          <w:rFonts w:ascii="メイリオ" w:eastAsia="メイリオ" w:hAnsi="メイリオ" w:cs="メイリオ" w:hint="eastAsia"/>
          <w:sz w:val="18"/>
          <w:szCs w:val="18"/>
          <w:lang w:eastAsia="ja-JP"/>
        </w:rPr>
        <w:t>以下に電子メールでご連絡ください（ただし英語で）</w:t>
      </w:r>
      <w:hyperlink r:id="rId55" w:history="1">
        <w:r w:rsidRPr="00F16C1E">
          <w:rPr>
            <w:rStyle w:val="affd"/>
            <w:i/>
            <w:lang w:eastAsia="ja-JP"/>
          </w:rPr>
          <w:t>info@linuxfoundation.org</w:t>
        </w:r>
      </w:hyperlink>
      <w:r w:rsidRPr="009C2C96">
        <w:rPr>
          <w:lang w:eastAsia="ja-JP"/>
        </w:rPr>
        <w:t xml:space="preserve"> </w:t>
      </w:r>
    </w:p>
    <w:p w14:paraId="1B327CD4" w14:textId="3A5F8368" w:rsidR="00197BB6" w:rsidRDefault="00197BB6" w:rsidP="00F16C1E">
      <w:pPr>
        <w:pStyle w:val="bodyIbrahim1"/>
        <w:rPr>
          <w:lang w:eastAsia="ja-JP"/>
        </w:rPr>
      </w:pPr>
      <w:r>
        <w:rPr>
          <w:lang w:eastAsia="ja-JP"/>
        </w:rPr>
        <w:br w:type="page"/>
      </w:r>
    </w:p>
    <w:p w14:paraId="302ED724" w14:textId="0B6B03AD" w:rsidR="00597D3F" w:rsidRPr="002C4D0C" w:rsidRDefault="00091FE8" w:rsidP="00F16C1E">
      <w:pPr>
        <w:pStyle w:val="HeadingIbrahim1"/>
      </w:pPr>
      <w:bookmarkStart w:id="403" w:name="_Toc492046653"/>
      <w:r w:rsidRPr="00677C0D">
        <w:rPr>
          <w:rFonts w:ascii="メイリオ" w:eastAsia="メイリオ" w:hAnsi="メイリオ" w:cs="メイリオ" w:hint="eastAsia"/>
          <w:lang w:eastAsia="ja-JP"/>
        </w:rPr>
        <w:lastRenderedPageBreak/>
        <w:t>謝辞（</w:t>
      </w:r>
      <w:r w:rsidR="004C6B67" w:rsidRPr="002C4D0C">
        <w:t>Acknowledgments</w:t>
      </w:r>
      <w:bookmarkEnd w:id="403"/>
      <w:r w:rsidRPr="00677C0D">
        <w:rPr>
          <w:rFonts w:ascii="メイリオ" w:eastAsia="メイリオ" w:hAnsi="メイリオ" w:cs="メイリオ" w:hint="eastAsia"/>
          <w:lang w:eastAsia="ja-JP"/>
        </w:rPr>
        <w:t>）</w:t>
      </w:r>
    </w:p>
    <w:p w14:paraId="763BF86C" w14:textId="1B740909" w:rsidR="00597D3F" w:rsidRPr="002C4D0C" w:rsidRDefault="00B17D75" w:rsidP="00F16C1E">
      <w:pPr>
        <w:pStyle w:val="bodyIbrahim1"/>
      </w:pPr>
      <w:hyperlink r:id="rId56"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3FB450AD" w:rsidR="00983310" w:rsidRDefault="00ED7123" w:rsidP="00F16C1E">
      <w:pPr>
        <w:pStyle w:val="bodyIbrahim1"/>
      </w:pPr>
      <w:r w:rsidRPr="000438AC">
        <w:t xml:space="preserve">Shane Coughlan (Program </w:t>
      </w:r>
      <w:r w:rsidR="00F81F17">
        <w:t>Director</w:t>
      </w:r>
      <w:r w:rsidRPr="000438AC">
        <w:t xml:space="preserve">,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3D298F91" w14:textId="77777777" w:rsidR="00A16210" w:rsidRDefault="00A16210" w:rsidP="00F16C1E">
      <w:pPr>
        <w:pStyle w:val="bodyIbrahim1"/>
        <w:rPr>
          <w:rFonts w:eastAsia="ＭＳ Ｐゴシック"/>
          <w:lang w:eastAsia="ja-JP"/>
        </w:rPr>
      </w:pPr>
    </w:p>
    <w:p w14:paraId="2378CA6F" w14:textId="78AA2C85" w:rsidR="00091FE8" w:rsidRDefault="00B17D75" w:rsidP="008F5539">
      <w:pPr>
        <w:pStyle w:val="bodyIbrahim1"/>
        <w:spacing w:line="240" w:lineRule="exact"/>
        <w:rPr>
          <w:rFonts w:ascii="メイリオ" w:eastAsia="メイリオ" w:hAnsi="メイリオ" w:cs="メイリオ"/>
          <w:sz w:val="18"/>
          <w:szCs w:val="18"/>
          <w:lang w:eastAsia="ja-JP"/>
        </w:rPr>
      </w:pPr>
      <w:hyperlink r:id="rId57" w:history="1">
        <w:r w:rsidR="008F5539" w:rsidRPr="008F5539">
          <w:rPr>
            <w:rStyle w:val="affd"/>
            <w:rFonts w:ascii="メイリオ" w:eastAsia="メイリオ" w:hAnsi="メイリオ" w:cs="メイリオ" w:hint="eastAsia"/>
            <w:sz w:val="18"/>
            <w:szCs w:val="18"/>
            <w:lang w:eastAsia="ja-JP"/>
          </w:rPr>
          <w:t>OpenChanプロジェクト</w:t>
        </w:r>
      </w:hyperlink>
      <w:r w:rsidR="008F5539">
        <w:rPr>
          <w:rFonts w:ascii="メイリオ" w:eastAsia="メイリオ" w:hAnsi="メイリオ" w:cs="メイリオ" w:hint="eastAsia"/>
          <w:sz w:val="18"/>
          <w:szCs w:val="18"/>
          <w:lang w:eastAsia="ja-JP"/>
        </w:rPr>
        <w:t>へ。2章で紹介した図使用し、改良することを許可してくれたことに対して。</w:t>
      </w:r>
    </w:p>
    <w:p w14:paraId="337AF59C" w14:textId="583F0E36" w:rsidR="008F5539" w:rsidRDefault="008F5539" w:rsidP="008F5539">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Brian Warner（Samsung、</w:t>
      </w:r>
      <w:r w:rsidRPr="008F5539">
        <w:rPr>
          <w:rFonts w:ascii="メイリオ" w:eastAsia="メイリオ" w:hAnsi="メイリオ" w:cs="メイリオ"/>
          <w:sz w:val="18"/>
          <w:szCs w:val="18"/>
          <w:lang w:eastAsia="ja-JP"/>
        </w:rPr>
        <w:t>Open Source Strategy and Engineering</w:t>
      </w:r>
      <w:r>
        <w:rPr>
          <w:rFonts w:ascii="メイリオ" w:eastAsia="メイリオ" w:hAnsi="メイリオ" w:cs="メイリオ" w:hint="eastAsia"/>
          <w:sz w:val="18"/>
          <w:szCs w:val="18"/>
          <w:lang w:eastAsia="ja-JP"/>
        </w:rPr>
        <w:t>シニアマネージャ）へ。編集、構成対応に対して。</w:t>
      </w:r>
    </w:p>
    <w:p w14:paraId="28E37E75" w14:textId="007FB51E"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 xml:space="preserve">Phil </w:t>
      </w:r>
      <w:proofErr w:type="spellStart"/>
      <w:r w:rsidRPr="008F5539">
        <w:rPr>
          <w:rFonts w:ascii="メイリオ" w:eastAsia="メイリオ" w:hAnsi="メイリオ" w:cs="メイリオ"/>
          <w:sz w:val="18"/>
          <w:szCs w:val="18"/>
          <w:lang w:eastAsia="ja-JP"/>
        </w:rPr>
        <w:t>Odence</w:t>
      </w:r>
      <w:proofErr w:type="spellEnd"/>
      <w:r>
        <w:rPr>
          <w:rFonts w:ascii="メイリオ" w:eastAsia="メイリオ" w:hAnsi="メイリオ" w:cs="メイリオ" w:hint="eastAsia"/>
          <w:sz w:val="18"/>
          <w:szCs w:val="18"/>
          <w:lang w:eastAsia="ja-JP"/>
        </w:rPr>
        <w:t>（Black Duck Software、VP&amp;GM）へ。M&amp;A監査プロセスについての議論に対して。</w:t>
      </w:r>
    </w:p>
    <w:p w14:paraId="385128DB" w14:textId="27DA8BC9" w:rsidR="008F5539" w:rsidRDefault="008F5539" w:rsidP="008F5539">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 xml:space="preserve">Jon </w:t>
      </w:r>
      <w:proofErr w:type="spellStart"/>
      <w:r w:rsidRPr="008F5539">
        <w:rPr>
          <w:rFonts w:ascii="メイリオ" w:eastAsia="メイリオ" w:hAnsi="メイリオ" w:cs="メイリオ"/>
          <w:sz w:val="18"/>
          <w:szCs w:val="18"/>
          <w:lang w:eastAsia="ja-JP"/>
        </w:rPr>
        <w:t>Aldama</w:t>
      </w:r>
      <w:proofErr w:type="spellEnd"/>
      <w:r>
        <w:rPr>
          <w:rFonts w:ascii="メイリオ" w:eastAsia="メイリオ" w:hAnsi="メイリオ" w:cs="メイリオ" w:hint="eastAsia"/>
          <w:sz w:val="18"/>
          <w:szCs w:val="18"/>
          <w:lang w:eastAsia="ja-JP"/>
        </w:rPr>
        <w:t>（FOSSID AB、製品対応VP）へ。ブラインド監査、DIY監査プロセスについての議論に対して。</w:t>
      </w:r>
    </w:p>
    <w:p w14:paraId="6BFABBD8" w14:textId="4BE9D607" w:rsidR="00091FE8" w:rsidRDefault="008F5539" w:rsidP="003E4554">
      <w:pPr>
        <w:pStyle w:val="bodyIbrahim1"/>
        <w:spacing w:line="240" w:lineRule="exact"/>
        <w:rPr>
          <w:rFonts w:ascii="メイリオ" w:eastAsia="メイリオ" w:hAnsi="メイリオ" w:cs="メイリオ"/>
          <w:sz w:val="18"/>
          <w:szCs w:val="18"/>
          <w:lang w:eastAsia="ja-JP"/>
        </w:rPr>
      </w:pPr>
      <w:r w:rsidRPr="008F5539">
        <w:rPr>
          <w:rFonts w:ascii="メイリオ" w:eastAsia="メイリオ" w:hAnsi="メイリオ" w:cs="メイリオ"/>
          <w:sz w:val="18"/>
          <w:szCs w:val="18"/>
          <w:lang w:eastAsia="ja-JP"/>
        </w:rPr>
        <w:t>Jose L. Lopez (</w:t>
      </w:r>
      <w:proofErr w:type="spellStart"/>
      <w:r w:rsidRPr="008F5539">
        <w:rPr>
          <w:rFonts w:ascii="メイリオ" w:eastAsia="メイリオ" w:hAnsi="メイリオ" w:cs="メイリオ"/>
          <w:sz w:val="18"/>
          <w:szCs w:val="18"/>
          <w:lang w:eastAsia="ja-JP"/>
        </w:rPr>
        <w:t>SamsungNEXT</w:t>
      </w:r>
      <w:proofErr w:type="spellEnd"/>
      <w:r>
        <w:rPr>
          <w:rFonts w:ascii="メイリオ" w:eastAsia="メイリオ" w:hAnsi="メイリオ" w:cs="メイリオ" w:hint="eastAsia"/>
          <w:sz w:val="18"/>
          <w:szCs w:val="18"/>
          <w:lang w:eastAsia="ja-JP"/>
        </w:rPr>
        <w:t>、シニア コーポレート カウンシル</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r w:rsidRPr="008F5539">
        <w:rPr>
          <w:rFonts w:ascii="メイリオ" w:eastAsia="メイリオ" w:hAnsi="メイリオ" w:cs="メイリオ"/>
          <w:sz w:val="18"/>
          <w:szCs w:val="18"/>
          <w:lang w:eastAsia="ja-JP"/>
        </w:rPr>
        <w:t>David Marr (Qualcomm</w:t>
      </w:r>
      <w:r>
        <w:rPr>
          <w:rFonts w:ascii="メイリオ" w:eastAsia="メイリオ" w:hAnsi="メイリオ" w:cs="メイリオ" w:hint="eastAsia"/>
          <w:sz w:val="18"/>
          <w:szCs w:val="18"/>
          <w:lang w:eastAsia="ja-JP"/>
        </w:rPr>
        <w:t>、法令対応VP</w:t>
      </w:r>
      <w:r>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w:t>
      </w:r>
      <w:proofErr w:type="spellStart"/>
      <w:r w:rsidRPr="008F5539">
        <w:rPr>
          <w:rFonts w:ascii="メイリオ" w:eastAsia="メイリオ" w:hAnsi="メイリオ" w:cs="メイリオ"/>
          <w:sz w:val="18"/>
          <w:szCs w:val="18"/>
          <w:lang w:eastAsia="ja-JP"/>
        </w:rPr>
        <w:t>Nithya</w:t>
      </w:r>
      <w:proofErr w:type="spellEnd"/>
      <w:r w:rsidRPr="008F5539">
        <w:rPr>
          <w:rFonts w:ascii="メイリオ" w:eastAsia="メイリオ" w:hAnsi="メイリオ" w:cs="メイリオ"/>
          <w:sz w:val="18"/>
          <w:szCs w:val="18"/>
          <w:lang w:eastAsia="ja-JP"/>
        </w:rPr>
        <w:t xml:space="preserve"> Ruff (</w:t>
      </w:r>
      <w:r>
        <w:rPr>
          <w:rFonts w:ascii="メイリオ" w:eastAsia="メイリオ" w:hAnsi="メイリオ" w:cs="メイリオ" w:hint="eastAsia"/>
          <w:sz w:val="18"/>
          <w:szCs w:val="18"/>
          <w:lang w:eastAsia="ja-JP"/>
        </w:rPr>
        <w:t>Comcast、</w:t>
      </w:r>
      <w:r>
        <w:rPr>
          <w:rFonts w:ascii="メイリオ" w:eastAsia="メイリオ" w:hAnsi="メイリオ" w:cs="メイリオ"/>
          <w:sz w:val="18"/>
          <w:szCs w:val="18"/>
          <w:lang w:eastAsia="ja-JP"/>
        </w:rPr>
        <w:t>Open Source Practice</w:t>
      </w:r>
      <w:r>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 and Gil Yehuda (</w:t>
      </w:r>
      <w:r w:rsidR="003E4554">
        <w:rPr>
          <w:rFonts w:ascii="メイリオ" w:eastAsia="メイリオ" w:hAnsi="メイリオ" w:cs="メイリオ" w:hint="eastAsia"/>
          <w:sz w:val="18"/>
          <w:szCs w:val="18"/>
          <w:lang w:eastAsia="ja-JP"/>
        </w:rPr>
        <w:t>Oath、</w:t>
      </w:r>
      <w:r w:rsidRPr="008F5539">
        <w:rPr>
          <w:rFonts w:ascii="メイリオ" w:eastAsia="メイリオ" w:hAnsi="メイリオ" w:cs="メイリオ"/>
          <w:sz w:val="18"/>
          <w:szCs w:val="18"/>
          <w:lang w:eastAsia="ja-JP"/>
        </w:rPr>
        <w:t>Open Source</w:t>
      </w:r>
      <w:r w:rsidR="003E4554">
        <w:rPr>
          <w:rFonts w:ascii="メイリオ" w:eastAsia="メイリオ" w:hAnsi="メイリオ" w:cs="メイリオ" w:hint="eastAsia"/>
          <w:sz w:val="18"/>
          <w:szCs w:val="18"/>
          <w:lang w:eastAsia="ja-JP"/>
        </w:rPr>
        <w:t>シニアダイレクタ</w:t>
      </w:r>
      <w:r w:rsidRPr="008F5539">
        <w:rPr>
          <w:rFonts w:ascii="メイリオ" w:eastAsia="メイリオ" w:hAnsi="メイリオ" w:cs="メイリオ"/>
          <w:sz w:val="18"/>
          <w:szCs w:val="18"/>
          <w:lang w:eastAsia="ja-JP"/>
        </w:rPr>
        <w:t>)</w:t>
      </w:r>
      <w:r>
        <w:rPr>
          <w:rFonts w:ascii="メイリオ" w:eastAsia="メイリオ" w:hAnsi="メイリオ" w:cs="メイリオ" w:hint="eastAsia"/>
          <w:sz w:val="18"/>
          <w:szCs w:val="18"/>
          <w:lang w:eastAsia="ja-JP"/>
        </w:rPr>
        <w:t>へ</w:t>
      </w:r>
      <w:r w:rsidR="001368BC">
        <w:rPr>
          <w:rFonts w:ascii="メイリオ" w:eastAsia="メイリオ" w:hAnsi="メイリオ" w:cs="メイリオ" w:hint="eastAsia"/>
          <w:sz w:val="18"/>
          <w:szCs w:val="18"/>
          <w:lang w:eastAsia="ja-JP"/>
        </w:rPr>
        <w:t>。レビューや貴重なフィードバックを通じて</w:t>
      </w:r>
      <w:r w:rsidR="003E4554">
        <w:rPr>
          <w:rFonts w:ascii="メイリオ" w:eastAsia="メイリオ" w:hAnsi="メイリオ" w:cs="メイリオ" w:hint="eastAsia"/>
          <w:sz w:val="18"/>
          <w:szCs w:val="18"/>
          <w:lang w:eastAsia="ja-JP"/>
        </w:rPr>
        <w:t>詳細</w:t>
      </w:r>
      <w:r w:rsidR="001368BC">
        <w:rPr>
          <w:rFonts w:ascii="メイリオ" w:eastAsia="メイリオ" w:hAnsi="メイリオ" w:cs="メイリオ" w:hint="eastAsia"/>
          <w:sz w:val="18"/>
          <w:szCs w:val="18"/>
          <w:lang w:eastAsia="ja-JP"/>
        </w:rPr>
        <w:t>情報が</w:t>
      </w:r>
      <w:r w:rsidR="003E4554">
        <w:rPr>
          <w:rFonts w:ascii="メイリオ" w:eastAsia="メイリオ" w:hAnsi="メイリオ" w:cs="メイリオ" w:hint="eastAsia"/>
          <w:sz w:val="18"/>
          <w:szCs w:val="18"/>
          <w:lang w:eastAsia="ja-JP"/>
        </w:rPr>
        <w:t>不足してことを気づかせてくれたこと、本書を改善してくれたことに対して。</w:t>
      </w:r>
    </w:p>
    <w:p w14:paraId="08213DF3" w14:textId="4387F455" w:rsidR="003E4554" w:rsidRPr="003E4554" w:rsidRDefault="003E4554" w:rsidP="003E455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Shane Coughlan（</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w:t>
      </w:r>
      <w:r w:rsidR="00F81F17">
        <w:rPr>
          <w:rFonts w:ascii="メイリオ" w:eastAsia="メイリオ" w:hAnsi="メイリオ" w:cs="メイリオ" w:hint="eastAsia"/>
          <w:sz w:val="18"/>
          <w:szCs w:val="18"/>
          <w:lang w:eastAsia="ja-JP"/>
        </w:rPr>
        <w:t xml:space="preserve">Program </w:t>
      </w:r>
      <w:r w:rsidR="00F81F17">
        <w:rPr>
          <w:rFonts w:ascii="メイリオ" w:eastAsia="メイリオ" w:hAnsi="メイリオ" w:cs="メイリオ"/>
          <w:sz w:val="18"/>
          <w:szCs w:val="18"/>
          <w:lang w:eastAsia="ja-JP"/>
        </w:rPr>
        <w:t>Director</w:t>
      </w:r>
      <w:r>
        <w:rPr>
          <w:rFonts w:ascii="メイリオ" w:eastAsia="メイリオ" w:hAnsi="メイリオ" w:cs="メイリオ" w:hint="eastAsia"/>
          <w:sz w:val="18"/>
          <w:szCs w:val="18"/>
          <w:lang w:eastAsia="ja-JP"/>
        </w:rPr>
        <w:t>）へ。彼のレビューと</w:t>
      </w:r>
      <w:proofErr w:type="spellStart"/>
      <w:r>
        <w:rPr>
          <w:rFonts w:ascii="メイリオ" w:eastAsia="メイリオ" w:hAnsi="メイリオ" w:cs="メイリオ" w:hint="eastAsia"/>
          <w:sz w:val="18"/>
          <w:szCs w:val="18"/>
          <w:lang w:eastAsia="ja-JP"/>
        </w:rPr>
        <w:t>OpenChain</w:t>
      </w:r>
      <w:proofErr w:type="spellEnd"/>
      <w:r>
        <w:rPr>
          <w:rFonts w:ascii="メイリオ" w:eastAsia="メイリオ" w:hAnsi="メイリオ" w:cs="メイリオ" w:hint="eastAsia"/>
          <w:sz w:val="18"/>
          <w:szCs w:val="18"/>
          <w:lang w:eastAsia="ja-JP"/>
        </w:rPr>
        <w:t>について</w:t>
      </w:r>
      <w:r w:rsidR="001368BC">
        <w:rPr>
          <w:rFonts w:ascii="メイリオ" w:eastAsia="メイリオ" w:hAnsi="メイリオ" w:cs="メイリオ" w:hint="eastAsia"/>
          <w:sz w:val="18"/>
          <w:szCs w:val="18"/>
          <w:lang w:eastAsia="ja-JP"/>
        </w:rPr>
        <w:t>の記述が</w:t>
      </w:r>
      <w:r>
        <w:rPr>
          <w:rFonts w:ascii="メイリオ" w:eastAsia="メイリオ" w:hAnsi="メイリオ" w:cs="メイリオ" w:hint="eastAsia"/>
          <w:sz w:val="18"/>
          <w:szCs w:val="18"/>
          <w:lang w:eastAsia="ja-JP"/>
        </w:rPr>
        <w:t>正確であることを確認してくれたことに対して。</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61340D85" w:rsidR="00597D3F" w:rsidRPr="002C4D0C" w:rsidRDefault="0067142B" w:rsidP="00F16C1E">
      <w:pPr>
        <w:pStyle w:val="HeadingIbrahim1"/>
      </w:pPr>
      <w:bookmarkStart w:id="404" w:name="_Toc492046654"/>
      <w:r w:rsidRPr="00677C0D">
        <w:rPr>
          <w:rFonts w:ascii="メイリオ" w:eastAsia="メイリオ" w:hAnsi="メイリオ" w:cs="メイリオ" w:hint="eastAsia"/>
          <w:lang w:eastAsia="ja-JP"/>
        </w:rPr>
        <w:lastRenderedPageBreak/>
        <w:t>著者について（</w:t>
      </w:r>
      <w:r w:rsidR="004C6B67" w:rsidRPr="002C4D0C">
        <w:t>About the author</w:t>
      </w:r>
      <w:bookmarkEnd w:id="404"/>
      <w:r w:rsidRPr="00677C0D">
        <w:rPr>
          <w:rFonts w:ascii="メイリオ" w:eastAsia="メイリオ" w:hAnsi="メイリオ" w:cs="メイリオ" w:hint="eastAsia"/>
          <w:lang w:eastAsia="ja-JP"/>
        </w:rPr>
        <w:t>）</w:t>
      </w:r>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58"/>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0E8BA0DF"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59" w:history="1">
        <w:r w:rsidRPr="0058190F">
          <w:rPr>
            <w:rStyle w:val="affd"/>
          </w:rPr>
          <w:t>http://www.ibrahimatlinux.com/</w:t>
        </w:r>
      </w:hyperlink>
    </w:p>
    <w:p w14:paraId="55ED1978" w14:textId="38D386F2" w:rsidR="00597D3F" w:rsidRDefault="004C6B67" w:rsidP="00F16C1E">
      <w:pPr>
        <w:pStyle w:val="bodyIbrahim1"/>
        <w:rPr>
          <w:rStyle w:val="affd"/>
          <w:rFonts w:eastAsia="ＭＳ Ｐゴシック"/>
          <w:lang w:eastAsia="ja-JP"/>
        </w:rPr>
      </w:pPr>
      <w:r w:rsidRPr="00A65710">
        <w:t>Twitter:</w:t>
      </w:r>
      <w:hyperlink r:id="rId60" w:history="1">
        <w:r w:rsidRPr="00243C26">
          <w:rPr>
            <w:rStyle w:val="affd"/>
          </w:rPr>
          <w:t xml:space="preserve"> @IbrahimAtLinux</w:t>
        </w:r>
      </w:hyperlink>
    </w:p>
    <w:p w14:paraId="2FAF88C1" w14:textId="7750F470" w:rsidR="00B219DF" w:rsidRPr="00B219DF" w:rsidRDefault="00B219DF" w:rsidP="000D46B2">
      <w:pPr>
        <w:pStyle w:val="bodyIbrahim1"/>
        <w:spacing w:line="240" w:lineRule="exact"/>
        <w:rPr>
          <w:rFonts w:ascii="メイリオ" w:eastAsia="メイリオ" w:hAnsi="メイリオ" w:cs="メイリオ"/>
          <w:sz w:val="18"/>
          <w:szCs w:val="18"/>
          <w:lang w:eastAsia="ja-JP"/>
        </w:rPr>
      </w:pPr>
      <w:r w:rsidRPr="00B219DF">
        <w:rPr>
          <w:rFonts w:ascii="メイリオ" w:eastAsia="メイリオ" w:hAnsi="メイリオ" w:cs="メイリオ"/>
          <w:sz w:val="18"/>
          <w:szCs w:val="18"/>
        </w:rPr>
        <w:t xml:space="preserve">Ibrahim Haddad (Ph.D.) </w:t>
      </w:r>
      <w:r>
        <w:rPr>
          <w:rFonts w:ascii="メイリオ" w:eastAsia="メイリオ" w:hAnsi="メイリオ" w:cs="メイリオ" w:hint="eastAsia"/>
          <w:sz w:val="18"/>
          <w:szCs w:val="18"/>
          <w:lang w:eastAsia="ja-JP"/>
        </w:rPr>
        <w:t>はSamsung Research America のR&amp;D部門のVPおよびOpen Source Group（OSG）の長として一翼を担っています。</w:t>
      </w:r>
      <w:r w:rsidR="00D14032">
        <w:rPr>
          <w:rFonts w:ascii="メイリオ" w:eastAsia="メイリオ" w:hAnsi="メイリオ" w:cs="メイリオ" w:hint="eastAsia"/>
          <w:sz w:val="18"/>
          <w:szCs w:val="18"/>
          <w:lang w:eastAsia="ja-JP"/>
        </w:rPr>
        <w:t>また彼は、企業が製品・サービスでオープンソースを活用し、法的に責任のある形で</w:t>
      </w:r>
      <w:r w:rsidR="000D46B2">
        <w:rPr>
          <w:rFonts w:ascii="メイリオ" w:eastAsia="メイリオ" w:hAnsi="メイリオ" w:cs="メイリオ" w:hint="eastAsia"/>
          <w:sz w:val="18"/>
          <w:szCs w:val="18"/>
          <w:lang w:eastAsia="ja-JP"/>
        </w:rPr>
        <w:t>オープンソース コミュニティに参加するための</w:t>
      </w:r>
      <w:r w:rsidR="00D14032">
        <w:rPr>
          <w:rFonts w:ascii="メイリオ" w:eastAsia="メイリオ" w:hAnsi="メイリオ" w:cs="メイリオ" w:hint="eastAsia"/>
          <w:sz w:val="18"/>
          <w:szCs w:val="18"/>
          <w:lang w:eastAsia="ja-JP"/>
        </w:rPr>
        <w:t>最</w:t>
      </w:r>
      <w:ins w:id="405" w:author="Fukuchi, Hiroyuki" w:date="2017-11-30T16:01:00Z">
        <w:r w:rsidR="00D55360">
          <w:rPr>
            <w:rFonts w:ascii="メイリオ" w:eastAsia="メイリオ" w:hAnsi="メイリオ" w:cs="メイリオ" w:hint="eastAsia"/>
            <w:sz w:val="18"/>
            <w:szCs w:val="18"/>
            <w:lang w:eastAsia="ja-JP"/>
          </w:rPr>
          <w:t>善</w:t>
        </w:r>
      </w:ins>
      <w:bookmarkStart w:id="406" w:name="_GoBack"/>
      <w:bookmarkEnd w:id="406"/>
      <w:del w:id="407" w:author="Fukuchi, Hiroyuki" w:date="2017-11-30T16:01:00Z">
        <w:r w:rsidR="00D14032" w:rsidDel="00D55360">
          <w:rPr>
            <w:rFonts w:ascii="メイリオ" w:eastAsia="メイリオ" w:hAnsi="メイリオ" w:cs="メイリオ" w:hint="eastAsia"/>
            <w:sz w:val="18"/>
            <w:szCs w:val="18"/>
            <w:lang w:eastAsia="ja-JP"/>
          </w:rPr>
          <w:delText>前</w:delText>
        </w:r>
      </w:del>
      <w:r w:rsidR="00D14032">
        <w:rPr>
          <w:rFonts w:ascii="メイリオ" w:eastAsia="メイリオ" w:hAnsi="メイリオ" w:cs="メイリオ" w:hint="eastAsia"/>
          <w:sz w:val="18"/>
          <w:szCs w:val="18"/>
          <w:lang w:eastAsia="ja-JP"/>
        </w:rPr>
        <w:t>の方法</w:t>
      </w:r>
      <w:r w:rsidR="000D46B2">
        <w:rPr>
          <w:rFonts w:ascii="メイリオ" w:eastAsia="メイリオ" w:hAnsi="メイリオ" w:cs="メイリオ" w:hint="eastAsia"/>
          <w:sz w:val="18"/>
          <w:szCs w:val="18"/>
          <w:lang w:eastAsia="ja-JP"/>
        </w:rPr>
        <w:t>についての実践ガイドである</w:t>
      </w:r>
      <w:r w:rsidR="00D14032">
        <w:rPr>
          <w:rFonts w:ascii="メイリオ" w:eastAsia="メイリオ" w:hAnsi="メイリオ" w:cs="メイリオ" w:hint="eastAsia"/>
          <w:sz w:val="18"/>
          <w:szCs w:val="18"/>
          <w:lang w:eastAsia="ja-JP"/>
        </w:rPr>
        <w:t>「Open Source Compliance in the Enterprise（企業におけるオープンソース コンプライアンス）」の著者で</w:t>
      </w:r>
      <w:r w:rsidR="000D46B2">
        <w:rPr>
          <w:rFonts w:ascii="メイリオ" w:eastAsia="メイリオ" w:hAnsi="メイリオ" w:cs="メイリオ" w:hint="eastAsia"/>
          <w:sz w:val="18"/>
          <w:szCs w:val="18"/>
          <w:lang w:eastAsia="ja-JP"/>
        </w:rPr>
        <w:t>もあります。</w:t>
      </w:r>
    </w:p>
    <w:p w14:paraId="7C1E21D0" w14:textId="5A7FC2F9" w:rsidR="00B219DF" w:rsidRDefault="00B219DF" w:rsidP="00B219DF">
      <w:pPr>
        <w:pStyle w:val="bodyIbrahim1"/>
        <w:contextualSpacing/>
      </w:pPr>
      <w:r>
        <w:t xml:space="preserve">Web: </w:t>
      </w:r>
      <w:hyperlink r:id="rId61" w:history="1">
        <w:r w:rsidRPr="0058190F">
          <w:rPr>
            <w:rStyle w:val="affd"/>
          </w:rPr>
          <w:t>http://www.ibrahimatlinux.com/</w:t>
        </w:r>
      </w:hyperlink>
    </w:p>
    <w:p w14:paraId="2B042745" w14:textId="77777777" w:rsidR="00B219DF" w:rsidRDefault="00B219DF" w:rsidP="00B219DF">
      <w:pPr>
        <w:pStyle w:val="bodyIbrahim1"/>
        <w:rPr>
          <w:rStyle w:val="affd"/>
          <w:rFonts w:eastAsia="ＭＳ Ｐゴシック"/>
          <w:lang w:eastAsia="ja-JP"/>
        </w:rPr>
      </w:pPr>
      <w:r w:rsidRPr="00A65710">
        <w:t>Twitter:</w:t>
      </w:r>
      <w:hyperlink r:id="rId62" w:history="1">
        <w:r w:rsidRPr="00243C26">
          <w:rPr>
            <w:rStyle w:val="affd"/>
          </w:rPr>
          <w:t xml:space="preserve"> @IbrahimAtLinux</w:t>
        </w:r>
      </w:hyperlink>
    </w:p>
    <w:p w14:paraId="2958AA4E" w14:textId="77777777" w:rsidR="00B219DF" w:rsidRPr="00B219DF" w:rsidRDefault="00B219DF" w:rsidP="00F16C1E">
      <w:pPr>
        <w:pStyle w:val="bodyIbrahim1"/>
        <w:rPr>
          <w:rFonts w:eastAsia="ＭＳ Ｐゴシック"/>
          <w:lang w:eastAsia="ja-JP"/>
        </w:rPr>
      </w:pPr>
    </w:p>
    <w:sectPr w:rsidR="00B219DF" w:rsidRPr="00B219DF" w:rsidSect="001368BC">
      <w:pgSz w:w="12240" w:h="15840"/>
      <w:pgMar w:top="1901" w:right="1008" w:bottom="1440" w:left="1008" w:header="0" w:footer="432"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Fukuchi, Hiroyuki (SGMO) [2]" w:date="2017-11-30T15:12:00Z" w:initials="FH">
    <w:p w14:paraId="6C4691BA" w14:textId="35B00F67" w:rsidR="00B17D75" w:rsidRDefault="00B17D75">
      <w:pPr>
        <w:pStyle w:val="af7"/>
      </w:pPr>
      <w:r>
        <w:rPr>
          <w:rStyle w:val="af5"/>
        </w:rPr>
        <w:annotationRef/>
      </w:r>
      <w:r w:rsidRPr="00B17D75">
        <w:rPr>
          <w:rFonts w:hint="eastAsia"/>
        </w:rPr>
        <w:t>例えば自社開発ソフトウエアをプロプライエタリなソースコードにしておきたいのに、</w:t>
      </w:r>
      <w:r w:rsidRPr="00B17D75">
        <w:rPr>
          <w:rFonts w:hint="eastAsia"/>
        </w:rPr>
        <w:t>OSS</w:t>
      </w:r>
      <w:r w:rsidRPr="00B17D75">
        <w:rPr>
          <w:rFonts w:hint="eastAsia"/>
        </w:rPr>
        <w:t>ライセンスの影響で公開するなどして、そのプロプライエタリ性に影響が出てしまうという意味では。</w:t>
      </w:r>
    </w:p>
  </w:comment>
  <w:comment w:id="27" w:author="tani" w:date="2017-11-27T09:39:00Z" w:initials="AIC">
    <w:p w14:paraId="0B8CE1BB" w14:textId="4B75FD25" w:rsidR="00B17D75" w:rsidRDefault="00B17D75">
      <w:pPr>
        <w:pStyle w:val="af7"/>
      </w:pPr>
      <w:r>
        <w:rPr>
          <w:rStyle w:val="af5"/>
        </w:rPr>
        <w:annotationRef/>
      </w:r>
      <w:r>
        <w:rPr>
          <w:rFonts w:hint="eastAsia"/>
        </w:rPr>
        <w:t>原文にはドットがありませんが、色の識別がしづらい方のためにドットを加えました。</w:t>
      </w:r>
    </w:p>
  </w:comment>
  <w:comment w:id="37" w:author="Fukuchi, Hiroyuki (SGMO) [3]" w:date="2017-11-30T15:17:00Z" w:initials="FH">
    <w:p w14:paraId="1263F00F" w14:textId="1554540E" w:rsidR="00B17D75" w:rsidRDefault="00B17D75">
      <w:pPr>
        <w:pStyle w:val="af7"/>
      </w:pPr>
      <w:r>
        <w:rPr>
          <w:rStyle w:val="af5"/>
        </w:rPr>
        <w:annotationRef/>
      </w:r>
      <w:r>
        <w:rPr>
          <w:rFonts w:hint="eastAsia"/>
        </w:rPr>
        <w:t>「</w:t>
      </w:r>
      <w:r>
        <w:rPr>
          <w:rFonts w:hint="eastAsia"/>
        </w:rPr>
        <w:t>~</w:t>
      </w:r>
      <w:r>
        <w:rPr>
          <w:rFonts w:hint="eastAsia"/>
        </w:rPr>
        <w:t>に違いない」という意味では。</w:t>
      </w:r>
    </w:p>
  </w:comment>
  <w:comment w:id="53" w:author="Fukuchi, Hiroyuki (SGMO) [4]" w:date="2017-11-30T15:18:00Z" w:initials="FH">
    <w:p w14:paraId="0D69EE2D" w14:textId="1390BCC8" w:rsidR="0087007B" w:rsidRDefault="0087007B">
      <w:pPr>
        <w:pStyle w:val="af7"/>
      </w:pPr>
      <w:r>
        <w:rPr>
          <w:rStyle w:val="af5"/>
        </w:rPr>
        <w:annotationRef/>
      </w:r>
      <w:r w:rsidRPr="0087007B">
        <w:rPr>
          <w:rFonts w:hint="eastAsia"/>
        </w:rPr>
        <w:t>風評被害だと、本当は悪くないのに評判が悪くなったという意味を受け取ります。実際には適切でないことをやっているので、この言葉は合わないかなと思います。</w:t>
      </w:r>
    </w:p>
  </w:comment>
  <w:comment w:id="120" w:author="The Linux Foundation Japan" w:date="2017-11-19T09:15:00Z" w:initials="tani">
    <w:p w14:paraId="3E94A7BF" w14:textId="394ED432" w:rsidR="00B17D75" w:rsidRDefault="00B17D75">
      <w:pPr>
        <w:pStyle w:val="af7"/>
      </w:pPr>
      <w:r>
        <w:rPr>
          <w:rStyle w:val="af5"/>
        </w:rPr>
        <w:annotationRef/>
      </w:r>
      <w:r>
        <w:rPr>
          <w:rFonts w:hint="eastAsia"/>
        </w:rPr>
        <w:t>たぶん</w:t>
      </w:r>
      <w:r>
        <w:rPr>
          <w:rFonts w:hint="eastAsia"/>
        </w:rPr>
        <w:t>Fig,6,7,8</w:t>
      </w:r>
      <w:r>
        <w:rPr>
          <w:rFonts w:hint="eastAsia"/>
        </w:rPr>
        <w:t>なので訳文では直しておく。</w:t>
      </w:r>
    </w:p>
  </w:comment>
  <w:comment w:id="182" w:author="The Linux Foundation Japan" w:date="2017-11-23T13:56:00Z" w:initials="tani">
    <w:p w14:paraId="252E08A6" w14:textId="1D4D7BEE" w:rsidR="00B17D75" w:rsidRDefault="00B17D75">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215" w:author="The Linux Foundation Japan" w:date="2017-11-24T18:10:00Z" w:initials="tani">
    <w:p w14:paraId="5EFFFBDD" w14:textId="1BF995F9" w:rsidR="00B17D75" w:rsidRDefault="00B17D75">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 w:id="216" w:author="tani" w:date="2017-11-30T13:23:00Z" w:initials="tani">
    <w:p w14:paraId="356872BE" w14:textId="77777777" w:rsidR="00B17D75" w:rsidRDefault="00B17D75" w:rsidP="002B1933">
      <w:pPr>
        <w:pStyle w:val="af7"/>
      </w:pPr>
      <w:r>
        <w:rPr>
          <w:rStyle w:val="af5"/>
        </w:rPr>
        <w:annotationRef/>
      </w:r>
      <w:r>
        <w:rPr>
          <w:rFonts w:hint="eastAsia"/>
        </w:rPr>
        <w:t>Ibrahim</w:t>
      </w:r>
      <w:r>
        <w:rPr>
          <w:rFonts w:hint="eastAsia"/>
        </w:rPr>
        <w:t>回答：「</w:t>
      </w:r>
      <w:r>
        <w:t xml:space="preserve">"It" refers to Education. </w:t>
      </w:r>
    </w:p>
    <w:p w14:paraId="255A12D5" w14:textId="46E09642" w:rsidR="00B17D75" w:rsidRDefault="00B17D75" w:rsidP="002B1933">
      <w:pPr>
        <w:pStyle w:val="af7"/>
      </w:pPr>
      <w:r>
        <w:t xml:space="preserve">Please rephrase </w:t>
      </w:r>
      <w:proofErr w:type="spellStart"/>
      <w:r>
        <w:t>to:Training</w:t>
      </w:r>
      <w:proofErr w:type="spellEnd"/>
      <w:r>
        <w:t xml:space="preserve"> should also cover ...</w:t>
      </w:r>
      <w:r>
        <w:rPr>
          <w:rFonts w:hint="eastAsia"/>
        </w:rPr>
        <w:t>」</w:t>
      </w:r>
    </w:p>
  </w:comment>
  <w:comment w:id="218" w:author="The Linux Foundation Japan" w:date="2017-11-24T20:47:00Z" w:initials="tani">
    <w:p w14:paraId="4D71B9C3" w14:textId="3F17E388" w:rsidR="00B17D75" w:rsidRDefault="00B17D75">
      <w:pPr>
        <w:pStyle w:val="af7"/>
      </w:pPr>
      <w:r>
        <w:rPr>
          <w:rStyle w:val="af5"/>
        </w:rPr>
        <w:annotationRef/>
      </w:r>
      <w:r>
        <w:rPr>
          <w:rFonts w:hint="eastAsia"/>
        </w:rPr>
        <w:t>ここは訳しづらいです。</w:t>
      </w:r>
    </w:p>
  </w:comment>
  <w:comment w:id="230" w:author="The Linux Foundation Japan" w:date="2017-11-25T09:34:00Z" w:initials="tani">
    <w:p w14:paraId="4B8A7EC6" w14:textId="6F6B2518" w:rsidR="00B17D75" w:rsidRDefault="00B17D75">
      <w:pPr>
        <w:pStyle w:val="af7"/>
      </w:pPr>
      <w:r>
        <w:rPr>
          <w:rStyle w:val="af5"/>
        </w:rPr>
        <w:annotationRef/>
      </w:r>
      <w:r>
        <w:rPr>
          <w:rFonts w:hint="eastAsia"/>
        </w:rPr>
        <w:t>リンクがない。どうもリンク切れみたい。</w:t>
      </w:r>
      <w:r>
        <w:rPr>
          <w:rFonts w:hint="eastAsia"/>
        </w:rPr>
        <w:t>LF</w:t>
      </w:r>
      <w:r>
        <w:rPr>
          <w:rFonts w:hint="eastAsia"/>
        </w:rPr>
        <w:t>に聞くべきか？和訳では仮置き。</w:t>
      </w:r>
    </w:p>
  </w:comment>
  <w:comment w:id="231" w:author="tani" w:date="2017-11-30T12:52:00Z" w:initials="tani">
    <w:p w14:paraId="1750DF9E" w14:textId="4E7B766F" w:rsidR="00B17D75" w:rsidRDefault="00B17D75">
      <w:pPr>
        <w:pStyle w:val="af7"/>
      </w:pPr>
      <w:r>
        <w:rPr>
          <w:rStyle w:val="af5"/>
        </w:rPr>
        <w:annotationRef/>
      </w:r>
      <w:r>
        <w:rPr>
          <w:rFonts w:hint="eastAsia"/>
        </w:rPr>
        <w:t>原文はリンクがないが、読者がロストしないよう翻訳版はリンクを挿入。</w:t>
      </w:r>
    </w:p>
  </w:comment>
  <w:comment w:id="236" w:author="The Linux Foundation Japan" w:date="2017-11-25T17:47:00Z" w:initials="tani">
    <w:p w14:paraId="695572EF" w14:textId="6E036ED0" w:rsidR="00B17D75" w:rsidRDefault="00B17D75">
      <w:pPr>
        <w:pStyle w:val="af7"/>
      </w:pPr>
      <w:r>
        <w:rPr>
          <w:rStyle w:val="af5"/>
        </w:rPr>
        <w:annotationRef/>
      </w:r>
      <w:r>
        <w:t>A</w:t>
      </w:r>
      <w:r>
        <w:rPr>
          <w:rFonts w:hint="eastAsia"/>
        </w:rPr>
        <w:t>lign with</w:t>
      </w:r>
      <w:r>
        <w:rPr>
          <w:rFonts w:hint="eastAsia"/>
        </w:rPr>
        <w:t>では？</w:t>
      </w:r>
    </w:p>
  </w:comment>
  <w:comment w:id="238" w:author="The Linux Foundation Japan" w:date="2017-11-25T18:03:00Z" w:initials="tani">
    <w:p w14:paraId="040CE6AE" w14:textId="24D680A3" w:rsidR="00B17D75" w:rsidRDefault="00B17D75">
      <w:pPr>
        <w:pStyle w:val="af7"/>
      </w:pPr>
      <w:r>
        <w:rPr>
          <w:rStyle w:val="af5"/>
        </w:rPr>
        <w:annotationRef/>
      </w:r>
      <w:r>
        <w:t>W</w:t>
      </w:r>
      <w:r>
        <w:rPr>
          <w:rFonts w:hint="eastAsia"/>
        </w:rPr>
        <w:t>hich</w:t>
      </w:r>
      <w:r>
        <w:rPr>
          <w:rFonts w:hint="eastAsia"/>
        </w:rPr>
        <w:t>は関係代名詞？いまいちわかりづらい。</w:t>
      </w:r>
    </w:p>
  </w:comment>
  <w:comment w:id="239" w:author="tani" w:date="2017-11-30T13:22:00Z" w:initials="tani">
    <w:p w14:paraId="6C9AAF73" w14:textId="4910D221" w:rsidR="00B17D75" w:rsidRDefault="00B17D75" w:rsidP="002B1933">
      <w:pPr>
        <w:pStyle w:val="af7"/>
      </w:pPr>
      <w:r>
        <w:rPr>
          <w:rStyle w:val="af5"/>
        </w:rPr>
        <w:annotationRef/>
      </w:r>
      <w:r>
        <w:rPr>
          <w:rFonts w:hint="eastAsia"/>
        </w:rPr>
        <w:t>Ibrahim</w:t>
      </w:r>
      <w:r>
        <w:rPr>
          <w:rFonts w:hint="eastAsia"/>
        </w:rPr>
        <w:t>回答「</w:t>
      </w:r>
      <w:r>
        <w:t xml:space="preserve">You can rephrase </w:t>
      </w:r>
      <w:proofErr w:type="spellStart"/>
      <w:r>
        <w:t>to:Then</w:t>
      </w:r>
      <w:proofErr w:type="spellEnd"/>
      <w:r>
        <w:t>, the acquirer, ...</w:t>
      </w:r>
      <w:r>
        <w:rPr>
          <w:rFonts w:hint="eastAsia"/>
        </w:rPr>
        <w:t>」</w:t>
      </w:r>
    </w:p>
  </w:comment>
  <w:comment w:id="258" w:author="The Linux Foundation Japan" w:date="2017-11-26T09:31:00Z" w:initials="tani">
    <w:p w14:paraId="702373C6" w14:textId="560F36FD" w:rsidR="00B17D75" w:rsidRDefault="00B17D75">
      <w:pPr>
        <w:pStyle w:val="af7"/>
      </w:pPr>
      <w:r>
        <w:rPr>
          <w:rStyle w:val="af5"/>
        </w:rPr>
        <w:annotationRef/>
      </w:r>
      <w:r>
        <w:rPr>
          <w:rFonts w:hint="eastAsia"/>
        </w:rPr>
        <w:t>ここの意味は確認したい</w:t>
      </w:r>
    </w:p>
  </w:comment>
  <w:comment w:id="259" w:author="tani" w:date="2017-11-30T13:05:00Z" w:initials="tani">
    <w:p w14:paraId="791433E9" w14:textId="1832E163" w:rsidR="00B17D75" w:rsidRDefault="00B17D75">
      <w:pPr>
        <w:pStyle w:val="af7"/>
      </w:pPr>
      <w:r>
        <w:rPr>
          <w:rStyle w:val="af5"/>
        </w:rPr>
        <w:annotationRef/>
      </w:r>
      <w:r>
        <w:rPr>
          <w:rFonts w:hint="eastAsia"/>
        </w:rPr>
        <w:t>Ibrahim</w:t>
      </w:r>
      <w:r>
        <w:rPr>
          <w:rFonts w:hint="eastAsia"/>
        </w:rPr>
        <w:t>にした質問の答え「</w:t>
      </w:r>
      <w:r w:rsidRPr="007C0899">
        <w:t>Because if you have a problem, you don't want to publicize it and potentially get more scrutiny</w:t>
      </w:r>
      <w:r>
        <w:rPr>
          <w:rFonts w:hint="eastAsia"/>
        </w:rPr>
        <w:t>」</w:t>
      </w:r>
    </w:p>
  </w:comment>
  <w:comment w:id="388" w:author="The Linux Foundation Japan" w:date="2017-11-26T13:51:00Z" w:initials="tani">
    <w:p w14:paraId="0269B938" w14:textId="18CC5DBD" w:rsidR="00B17D75" w:rsidRDefault="00B17D75">
      <w:pPr>
        <w:pStyle w:val="af7"/>
      </w:pPr>
      <w:r>
        <w:rPr>
          <w:rStyle w:val="af5"/>
        </w:rPr>
        <w:annotationRef/>
      </w:r>
      <w:r>
        <w:rPr>
          <w:rFonts w:hint="eastAsia"/>
        </w:rPr>
        <w:t>文脈から、買収先と買収元からみた監査サービス企業の窓口という意味だと思うが、これだと買収先と買収元の窓口の意味にとれる。</w:t>
      </w:r>
    </w:p>
  </w:comment>
  <w:comment w:id="389" w:author="tani" w:date="2017-11-30T13:03:00Z" w:initials="tani">
    <w:p w14:paraId="02E802DF" w14:textId="0F251181" w:rsidR="00B17D75" w:rsidRDefault="00B17D75">
      <w:pPr>
        <w:pStyle w:val="af7"/>
      </w:pPr>
      <w:r>
        <w:rPr>
          <w:rStyle w:val="af5"/>
        </w:rPr>
        <w:annotationRef/>
      </w:r>
      <w:r>
        <w:rPr>
          <w:rFonts w:hint="eastAsia"/>
        </w:rPr>
        <w:t>Ibrahim</w:t>
      </w:r>
      <w:r>
        <w:rPr>
          <w:rFonts w:hint="eastAsia"/>
        </w:rPr>
        <w:t>の回答：「</w:t>
      </w:r>
      <w:r w:rsidRPr="007C0899">
        <w:t>Each company, seller and buyer, need to have a primary contact to discuss about open source compliance.</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4691BA" w15:done="0"/>
  <w15:commentEx w15:paraId="0B8CE1BB" w15:done="0"/>
  <w15:commentEx w15:paraId="1263F00F" w15:done="0"/>
  <w15:commentEx w15:paraId="0D69EE2D" w15:done="0"/>
  <w15:commentEx w15:paraId="3E94A7BF" w15:done="0"/>
  <w15:commentEx w15:paraId="252E08A6" w15:done="0"/>
  <w15:commentEx w15:paraId="5EFFFBDD" w15:done="0"/>
  <w15:commentEx w15:paraId="255A12D5" w15:paraIdParent="5EFFFBDD" w15:done="0"/>
  <w15:commentEx w15:paraId="4D71B9C3" w15:done="0"/>
  <w15:commentEx w15:paraId="4B8A7EC6" w15:done="0"/>
  <w15:commentEx w15:paraId="1750DF9E" w15:paraIdParent="4B8A7EC6" w15:done="0"/>
  <w15:commentEx w15:paraId="695572EF" w15:done="0"/>
  <w15:commentEx w15:paraId="040CE6AE" w15:done="0"/>
  <w15:commentEx w15:paraId="6C9AAF73" w15:paraIdParent="040CE6AE" w15:done="0"/>
  <w15:commentEx w15:paraId="702373C6" w15:done="0"/>
  <w15:commentEx w15:paraId="791433E9" w15:paraIdParent="702373C6" w15:done="0"/>
  <w15:commentEx w15:paraId="0269B938" w15:done="0"/>
  <w15:commentEx w15:paraId="02E802DF" w15:paraIdParent="0269B938"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782B34" w14:textId="77777777" w:rsidR="0071271E" w:rsidRDefault="0071271E">
      <w:pPr>
        <w:spacing w:after="0" w:line="240" w:lineRule="auto"/>
      </w:pPr>
      <w:r>
        <w:separator/>
      </w:r>
    </w:p>
  </w:endnote>
  <w:endnote w:type="continuationSeparator" w:id="0">
    <w:p w14:paraId="36381F25" w14:textId="77777777" w:rsidR="0071271E" w:rsidRDefault="00712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sig w:usb0="E0000AFF" w:usb1="500078FF" w:usb2="00000021" w:usb3="00000000" w:csb0="000001BF" w:csb1="00000000"/>
  </w:font>
  <w:font w:name="Arial Unicode MS">
    <w:altName w:val="Malgun Gothic Semilight"/>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E7349" w14:textId="77777777" w:rsidR="00B17D75" w:rsidRDefault="00B17D75">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18"/>
      </w:rPr>
      <w:id w:val="308659512"/>
      <w:docPartObj>
        <w:docPartGallery w:val="Page Numbers (Bottom of Page)"/>
        <w:docPartUnique/>
      </w:docPartObj>
    </w:sdtPr>
    <w:sdtContent>
      <w:p w14:paraId="3E34F02D" w14:textId="3D97D0FF" w:rsidR="00B17D75" w:rsidRPr="002C4D0C" w:rsidRDefault="00B17D75">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D55360">
          <w:rPr>
            <w:b/>
            <w:noProof/>
            <w:sz w:val="18"/>
          </w:rPr>
          <w:t>30</w:t>
        </w:r>
        <w:r w:rsidRPr="002C4D0C">
          <w:rPr>
            <w:b/>
            <w:sz w:val="1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223A5" w14:textId="77777777" w:rsidR="00B17D75" w:rsidRDefault="00B17D75" w:rsidP="00A2398A">
    <w:pPr>
      <w:spacing w:after="0"/>
      <w:rPr>
        <w:rFonts w:ascii="Calibri" w:hAnsi="Calibri"/>
        <w:sz w:val="16"/>
      </w:rPr>
    </w:pPr>
    <w:r w:rsidRPr="00A2398A">
      <w:rPr>
        <w:rFonts w:ascii="Calibri" w:hAnsi="Calibri"/>
        <w:sz w:val="16"/>
      </w:rPr>
      <w:t>Disclaimer: The author is not a legal counsel and nothing in this paper should be considered as offering legal advice. This paper expresses the author’s own views, and do not necessarily reflect those of his current or any of his previous employers.</w:t>
    </w:r>
  </w:p>
  <w:p w14:paraId="5104A6BE" w14:textId="543E623B" w:rsidR="00B17D75" w:rsidRPr="003D1D8A" w:rsidRDefault="00B17D75"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12A84A" w14:textId="77777777" w:rsidR="0071271E" w:rsidRDefault="0071271E">
      <w:pPr>
        <w:spacing w:after="0" w:line="240" w:lineRule="auto"/>
      </w:pPr>
      <w:r>
        <w:separator/>
      </w:r>
    </w:p>
  </w:footnote>
  <w:footnote w:type="continuationSeparator" w:id="0">
    <w:p w14:paraId="0DD1B8CC" w14:textId="77777777" w:rsidR="0071271E" w:rsidRDefault="0071271E">
      <w:pPr>
        <w:spacing w:after="0" w:line="240" w:lineRule="auto"/>
      </w:pPr>
      <w:r>
        <w:continuationSeparator/>
      </w:r>
    </w:p>
  </w:footnote>
  <w:footnote w:id="1">
    <w:p w14:paraId="365BF982" w14:textId="598EB6F1" w:rsidR="00B17D75" w:rsidRDefault="00B17D75">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B17D75" w:rsidRDefault="00B17D75">
      <w:pPr>
        <w:pStyle w:val="aff"/>
      </w:pPr>
      <w:r>
        <w:rPr>
          <w:rStyle w:val="afff1"/>
        </w:rPr>
        <w:footnoteRef/>
      </w:r>
      <w:r>
        <w:t xml:space="preserve"> </w:t>
      </w:r>
      <w:r w:rsidRPr="00801561">
        <w:rPr>
          <w:rFonts w:ascii="メイリオ" w:eastAsia="メイリオ" w:hAnsi="メイリオ" w:cs="メイリオ" w:hint="eastAsia"/>
          <w:sz w:val="16"/>
        </w:rPr>
        <w:t>FOSSID AB</w:t>
      </w:r>
      <w:r w:rsidRPr="00801561">
        <w:rPr>
          <w:rFonts w:ascii="メイリオ" w:eastAsia="メイリオ" w:hAnsi="メイリオ" w:cs="メイリオ" w:hint="eastAsia"/>
          <w:sz w:val="16"/>
        </w:rPr>
        <w:t>が会社名で、FOSSIDはツールの名前です。</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A6285" w14:textId="77777777" w:rsidR="00B17D75" w:rsidRDefault="00B17D7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BB3A8" w14:textId="77777777" w:rsidR="00B17D75" w:rsidRDefault="00B17D75">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2B12" w14:textId="77777777" w:rsidR="00B17D75" w:rsidRDefault="00B17D7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 w:numId="9">
    <w:abstractNumId w:val="1"/>
    <w:lvlOverride w:ilvl="0">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kuchi, Hiroyuki (SGMO)">
    <w15:presenceInfo w15:providerId="AD" w15:userId="S-1-5-21-1202660629-1425521274-1801674531-5604"/>
  </w15:person>
  <w15:person w15:author="Fukuchi, Hiroyuki (SGMO) [2]">
    <w15:presenceInfo w15:providerId="AD" w15:userId="S-1-5-21-1202660629-1425521274-1801674531-5604"/>
  </w15:person>
  <w15:person w15:author="tani">
    <w15:presenceInfo w15:providerId="None" w15:userId="tani"/>
  </w15:person>
  <w15:person w15:author="Fukuchi, Hiroyuki (SGMO) [3]">
    <w15:presenceInfo w15:providerId="AD" w15:userId="S-1-5-21-1202660629-1425521274-1801674531-5604"/>
  </w15:person>
  <w15:person w15:author="Fukuchi, Hiroyuki (SGMO) [4]">
    <w15:presenceInfo w15:providerId="AD" w15:userId="S-1-5-21-1202660629-1425521274-1801674531-5604"/>
  </w15:person>
  <w15:person w15:author="Fukuchi, Hiroyuki">
    <w15:presenceInfo w15:providerId="AD" w15:userId="S-1-5-21-1202660629-1425521274-1801674531-5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15561"/>
    <w:rsid w:val="000254BF"/>
    <w:rsid w:val="00032DD2"/>
    <w:rsid w:val="00032E3D"/>
    <w:rsid w:val="00033E0E"/>
    <w:rsid w:val="00036532"/>
    <w:rsid w:val="000438AC"/>
    <w:rsid w:val="00044D12"/>
    <w:rsid w:val="000511D7"/>
    <w:rsid w:val="00060A8A"/>
    <w:rsid w:val="00061DE2"/>
    <w:rsid w:val="0006295A"/>
    <w:rsid w:val="0007415F"/>
    <w:rsid w:val="000864BA"/>
    <w:rsid w:val="0008715F"/>
    <w:rsid w:val="00090971"/>
    <w:rsid w:val="00091FE8"/>
    <w:rsid w:val="00093380"/>
    <w:rsid w:val="000A5F75"/>
    <w:rsid w:val="000B0972"/>
    <w:rsid w:val="000B308C"/>
    <w:rsid w:val="000B59EF"/>
    <w:rsid w:val="000C0CFB"/>
    <w:rsid w:val="000C4467"/>
    <w:rsid w:val="000C6CAA"/>
    <w:rsid w:val="000D2B55"/>
    <w:rsid w:val="000D46B2"/>
    <w:rsid w:val="000D4E50"/>
    <w:rsid w:val="000D6EA3"/>
    <w:rsid w:val="000E3640"/>
    <w:rsid w:val="000F5D0B"/>
    <w:rsid w:val="00106C52"/>
    <w:rsid w:val="00107050"/>
    <w:rsid w:val="00111537"/>
    <w:rsid w:val="00121BAB"/>
    <w:rsid w:val="001310C3"/>
    <w:rsid w:val="001368BC"/>
    <w:rsid w:val="00142802"/>
    <w:rsid w:val="001428E0"/>
    <w:rsid w:val="00152FE5"/>
    <w:rsid w:val="00156959"/>
    <w:rsid w:val="0016469F"/>
    <w:rsid w:val="00197BB6"/>
    <w:rsid w:val="001A11B3"/>
    <w:rsid w:val="001A19BA"/>
    <w:rsid w:val="001A4DF1"/>
    <w:rsid w:val="001B269D"/>
    <w:rsid w:val="001B2C7F"/>
    <w:rsid w:val="001B5CE8"/>
    <w:rsid w:val="001C1021"/>
    <w:rsid w:val="001D03E3"/>
    <w:rsid w:val="001D2C2A"/>
    <w:rsid w:val="001E516E"/>
    <w:rsid w:val="001E6258"/>
    <w:rsid w:val="001E6762"/>
    <w:rsid w:val="001E727D"/>
    <w:rsid w:val="001F23DD"/>
    <w:rsid w:val="001F2403"/>
    <w:rsid w:val="001F25A8"/>
    <w:rsid w:val="001F4E11"/>
    <w:rsid w:val="001F7865"/>
    <w:rsid w:val="0020084E"/>
    <w:rsid w:val="00206098"/>
    <w:rsid w:val="0022070C"/>
    <w:rsid w:val="00224A23"/>
    <w:rsid w:val="00230DF4"/>
    <w:rsid w:val="002319E7"/>
    <w:rsid w:val="00243C26"/>
    <w:rsid w:val="002502FB"/>
    <w:rsid w:val="00251D01"/>
    <w:rsid w:val="002559DE"/>
    <w:rsid w:val="002569DB"/>
    <w:rsid w:val="00260210"/>
    <w:rsid w:val="00265082"/>
    <w:rsid w:val="00266C89"/>
    <w:rsid w:val="002679C0"/>
    <w:rsid w:val="002714E6"/>
    <w:rsid w:val="00273069"/>
    <w:rsid w:val="002732F9"/>
    <w:rsid w:val="00274A90"/>
    <w:rsid w:val="00277146"/>
    <w:rsid w:val="00284F11"/>
    <w:rsid w:val="00286F2B"/>
    <w:rsid w:val="002906F0"/>
    <w:rsid w:val="00291C10"/>
    <w:rsid w:val="0029252A"/>
    <w:rsid w:val="00293720"/>
    <w:rsid w:val="0029469F"/>
    <w:rsid w:val="00297890"/>
    <w:rsid w:val="00297A92"/>
    <w:rsid w:val="002A2D19"/>
    <w:rsid w:val="002A3FAE"/>
    <w:rsid w:val="002A5384"/>
    <w:rsid w:val="002A6E10"/>
    <w:rsid w:val="002B1933"/>
    <w:rsid w:val="002C16CB"/>
    <w:rsid w:val="002C449F"/>
    <w:rsid w:val="002C4D0C"/>
    <w:rsid w:val="002D261B"/>
    <w:rsid w:val="002D5CBB"/>
    <w:rsid w:val="002E13DF"/>
    <w:rsid w:val="00311A39"/>
    <w:rsid w:val="00324E02"/>
    <w:rsid w:val="00325D07"/>
    <w:rsid w:val="003326D5"/>
    <w:rsid w:val="00332B9F"/>
    <w:rsid w:val="00332D6C"/>
    <w:rsid w:val="00332ECA"/>
    <w:rsid w:val="00334A37"/>
    <w:rsid w:val="00334ECF"/>
    <w:rsid w:val="00336925"/>
    <w:rsid w:val="003369AD"/>
    <w:rsid w:val="003412FE"/>
    <w:rsid w:val="003516EA"/>
    <w:rsid w:val="00351C93"/>
    <w:rsid w:val="00360057"/>
    <w:rsid w:val="00361C20"/>
    <w:rsid w:val="0036512D"/>
    <w:rsid w:val="00367A81"/>
    <w:rsid w:val="003713C0"/>
    <w:rsid w:val="003743FA"/>
    <w:rsid w:val="00374761"/>
    <w:rsid w:val="003769EA"/>
    <w:rsid w:val="00376B5C"/>
    <w:rsid w:val="00382132"/>
    <w:rsid w:val="0038769F"/>
    <w:rsid w:val="003919AF"/>
    <w:rsid w:val="003935BD"/>
    <w:rsid w:val="00395A36"/>
    <w:rsid w:val="00395EB2"/>
    <w:rsid w:val="00396D9B"/>
    <w:rsid w:val="003A30D4"/>
    <w:rsid w:val="003B0794"/>
    <w:rsid w:val="003B3C93"/>
    <w:rsid w:val="003C05EC"/>
    <w:rsid w:val="003C0EDC"/>
    <w:rsid w:val="003D1D8A"/>
    <w:rsid w:val="003D580B"/>
    <w:rsid w:val="003E4554"/>
    <w:rsid w:val="003F12FC"/>
    <w:rsid w:val="003F1357"/>
    <w:rsid w:val="003F4257"/>
    <w:rsid w:val="003F6E87"/>
    <w:rsid w:val="003F7C6D"/>
    <w:rsid w:val="00403B4E"/>
    <w:rsid w:val="00404B30"/>
    <w:rsid w:val="004058E0"/>
    <w:rsid w:val="0041120C"/>
    <w:rsid w:val="0041128E"/>
    <w:rsid w:val="0041206A"/>
    <w:rsid w:val="00413556"/>
    <w:rsid w:val="0041382C"/>
    <w:rsid w:val="00415F29"/>
    <w:rsid w:val="00422481"/>
    <w:rsid w:val="00424089"/>
    <w:rsid w:val="0042618F"/>
    <w:rsid w:val="00430361"/>
    <w:rsid w:val="00435549"/>
    <w:rsid w:val="00435AC4"/>
    <w:rsid w:val="0044168A"/>
    <w:rsid w:val="00443537"/>
    <w:rsid w:val="00444006"/>
    <w:rsid w:val="00444017"/>
    <w:rsid w:val="00447B01"/>
    <w:rsid w:val="00460507"/>
    <w:rsid w:val="004608EA"/>
    <w:rsid w:val="00463E3D"/>
    <w:rsid w:val="004666F8"/>
    <w:rsid w:val="004779F5"/>
    <w:rsid w:val="00477AAD"/>
    <w:rsid w:val="004813E1"/>
    <w:rsid w:val="00482AE1"/>
    <w:rsid w:val="00483436"/>
    <w:rsid w:val="00484925"/>
    <w:rsid w:val="00490B04"/>
    <w:rsid w:val="004970EE"/>
    <w:rsid w:val="004A2870"/>
    <w:rsid w:val="004A494D"/>
    <w:rsid w:val="004B554E"/>
    <w:rsid w:val="004C184C"/>
    <w:rsid w:val="004C6B67"/>
    <w:rsid w:val="004D1A16"/>
    <w:rsid w:val="004D31D9"/>
    <w:rsid w:val="004E135A"/>
    <w:rsid w:val="004E2786"/>
    <w:rsid w:val="004E6994"/>
    <w:rsid w:val="00502318"/>
    <w:rsid w:val="00504EA9"/>
    <w:rsid w:val="00530D11"/>
    <w:rsid w:val="00534FC6"/>
    <w:rsid w:val="00535D5A"/>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0B7D"/>
    <w:rsid w:val="005C31FC"/>
    <w:rsid w:val="005C4446"/>
    <w:rsid w:val="005C4F50"/>
    <w:rsid w:val="005C577B"/>
    <w:rsid w:val="005D36EF"/>
    <w:rsid w:val="005D6FC7"/>
    <w:rsid w:val="005E56E9"/>
    <w:rsid w:val="005F1EA1"/>
    <w:rsid w:val="005F5C58"/>
    <w:rsid w:val="00605C1A"/>
    <w:rsid w:val="0061388D"/>
    <w:rsid w:val="00633306"/>
    <w:rsid w:val="006371F1"/>
    <w:rsid w:val="00641E78"/>
    <w:rsid w:val="00646F76"/>
    <w:rsid w:val="0065313E"/>
    <w:rsid w:val="00653CB9"/>
    <w:rsid w:val="00656CC4"/>
    <w:rsid w:val="0066000C"/>
    <w:rsid w:val="00660EFF"/>
    <w:rsid w:val="00666F78"/>
    <w:rsid w:val="0067142B"/>
    <w:rsid w:val="006722A9"/>
    <w:rsid w:val="00675AE1"/>
    <w:rsid w:val="00677C0D"/>
    <w:rsid w:val="0068346A"/>
    <w:rsid w:val="00691E56"/>
    <w:rsid w:val="00692A9A"/>
    <w:rsid w:val="0069314E"/>
    <w:rsid w:val="0069693D"/>
    <w:rsid w:val="006A5765"/>
    <w:rsid w:val="006B10C3"/>
    <w:rsid w:val="006B25A1"/>
    <w:rsid w:val="006B3AD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271E"/>
    <w:rsid w:val="0071780D"/>
    <w:rsid w:val="00724FE1"/>
    <w:rsid w:val="00732081"/>
    <w:rsid w:val="007372B1"/>
    <w:rsid w:val="00742319"/>
    <w:rsid w:val="00750783"/>
    <w:rsid w:val="00760F38"/>
    <w:rsid w:val="007669CB"/>
    <w:rsid w:val="0076793F"/>
    <w:rsid w:val="007754E7"/>
    <w:rsid w:val="00777891"/>
    <w:rsid w:val="00794E5E"/>
    <w:rsid w:val="00795409"/>
    <w:rsid w:val="00795D9F"/>
    <w:rsid w:val="00797195"/>
    <w:rsid w:val="007A37AC"/>
    <w:rsid w:val="007A4A22"/>
    <w:rsid w:val="007B0D22"/>
    <w:rsid w:val="007B7A24"/>
    <w:rsid w:val="007C0899"/>
    <w:rsid w:val="007C558E"/>
    <w:rsid w:val="007C69E4"/>
    <w:rsid w:val="007E3550"/>
    <w:rsid w:val="007E3AFF"/>
    <w:rsid w:val="007E5729"/>
    <w:rsid w:val="007E7CE3"/>
    <w:rsid w:val="007F350C"/>
    <w:rsid w:val="007F5EFA"/>
    <w:rsid w:val="00801561"/>
    <w:rsid w:val="0080380C"/>
    <w:rsid w:val="00804BEC"/>
    <w:rsid w:val="00810B39"/>
    <w:rsid w:val="00810D3B"/>
    <w:rsid w:val="008156F2"/>
    <w:rsid w:val="00825AD9"/>
    <w:rsid w:val="00825CB9"/>
    <w:rsid w:val="00831CA1"/>
    <w:rsid w:val="00835272"/>
    <w:rsid w:val="0083578B"/>
    <w:rsid w:val="008403C6"/>
    <w:rsid w:val="00840CBF"/>
    <w:rsid w:val="008441CF"/>
    <w:rsid w:val="00853F21"/>
    <w:rsid w:val="00855B91"/>
    <w:rsid w:val="008616B4"/>
    <w:rsid w:val="00863431"/>
    <w:rsid w:val="008669FE"/>
    <w:rsid w:val="0087007B"/>
    <w:rsid w:val="00871A1A"/>
    <w:rsid w:val="00875DB3"/>
    <w:rsid w:val="008812B6"/>
    <w:rsid w:val="00881D57"/>
    <w:rsid w:val="00885506"/>
    <w:rsid w:val="008947BD"/>
    <w:rsid w:val="00896E2A"/>
    <w:rsid w:val="008A057B"/>
    <w:rsid w:val="008A26C3"/>
    <w:rsid w:val="008A3837"/>
    <w:rsid w:val="008A54DB"/>
    <w:rsid w:val="008B1862"/>
    <w:rsid w:val="008B2010"/>
    <w:rsid w:val="008B31D5"/>
    <w:rsid w:val="008B7386"/>
    <w:rsid w:val="008C3AEA"/>
    <w:rsid w:val="008C5A2A"/>
    <w:rsid w:val="008D05E8"/>
    <w:rsid w:val="008D169E"/>
    <w:rsid w:val="008D5DDD"/>
    <w:rsid w:val="008E6339"/>
    <w:rsid w:val="008F0FD9"/>
    <w:rsid w:val="008F5539"/>
    <w:rsid w:val="00903825"/>
    <w:rsid w:val="00905B48"/>
    <w:rsid w:val="00905D11"/>
    <w:rsid w:val="00905E92"/>
    <w:rsid w:val="00907CF2"/>
    <w:rsid w:val="00912693"/>
    <w:rsid w:val="00915E13"/>
    <w:rsid w:val="00924DC1"/>
    <w:rsid w:val="00926626"/>
    <w:rsid w:val="00926772"/>
    <w:rsid w:val="009313BA"/>
    <w:rsid w:val="00934F7F"/>
    <w:rsid w:val="00935D34"/>
    <w:rsid w:val="00936928"/>
    <w:rsid w:val="00936E27"/>
    <w:rsid w:val="0093714E"/>
    <w:rsid w:val="00945EE5"/>
    <w:rsid w:val="00954E05"/>
    <w:rsid w:val="009558CF"/>
    <w:rsid w:val="00955CAF"/>
    <w:rsid w:val="009560AD"/>
    <w:rsid w:val="0096539F"/>
    <w:rsid w:val="0097200C"/>
    <w:rsid w:val="00972D7C"/>
    <w:rsid w:val="00976FFA"/>
    <w:rsid w:val="00983310"/>
    <w:rsid w:val="009927F4"/>
    <w:rsid w:val="009946B7"/>
    <w:rsid w:val="009963FE"/>
    <w:rsid w:val="009964B0"/>
    <w:rsid w:val="009A21D2"/>
    <w:rsid w:val="009A6972"/>
    <w:rsid w:val="009A7D8B"/>
    <w:rsid w:val="009C016F"/>
    <w:rsid w:val="009C026F"/>
    <w:rsid w:val="009C273C"/>
    <w:rsid w:val="009C2C96"/>
    <w:rsid w:val="009C44B7"/>
    <w:rsid w:val="009D3CFB"/>
    <w:rsid w:val="009D6DC4"/>
    <w:rsid w:val="009E09A2"/>
    <w:rsid w:val="009E2A37"/>
    <w:rsid w:val="009E3316"/>
    <w:rsid w:val="009E50D2"/>
    <w:rsid w:val="009E5DFC"/>
    <w:rsid w:val="009F2538"/>
    <w:rsid w:val="009F49A3"/>
    <w:rsid w:val="00A00FB0"/>
    <w:rsid w:val="00A0559A"/>
    <w:rsid w:val="00A1002F"/>
    <w:rsid w:val="00A11D84"/>
    <w:rsid w:val="00A1552E"/>
    <w:rsid w:val="00A16210"/>
    <w:rsid w:val="00A16688"/>
    <w:rsid w:val="00A178FD"/>
    <w:rsid w:val="00A22215"/>
    <w:rsid w:val="00A2398A"/>
    <w:rsid w:val="00A24EDF"/>
    <w:rsid w:val="00A251AC"/>
    <w:rsid w:val="00A40268"/>
    <w:rsid w:val="00A477E0"/>
    <w:rsid w:val="00A5151D"/>
    <w:rsid w:val="00A517FB"/>
    <w:rsid w:val="00A51F9F"/>
    <w:rsid w:val="00A533E8"/>
    <w:rsid w:val="00A53A30"/>
    <w:rsid w:val="00A53F60"/>
    <w:rsid w:val="00A548AB"/>
    <w:rsid w:val="00A64C29"/>
    <w:rsid w:val="00A65710"/>
    <w:rsid w:val="00A660DB"/>
    <w:rsid w:val="00A662C1"/>
    <w:rsid w:val="00A679A6"/>
    <w:rsid w:val="00A70572"/>
    <w:rsid w:val="00A71F58"/>
    <w:rsid w:val="00A74B57"/>
    <w:rsid w:val="00A862FC"/>
    <w:rsid w:val="00A86A80"/>
    <w:rsid w:val="00A92675"/>
    <w:rsid w:val="00A9373F"/>
    <w:rsid w:val="00AA01D7"/>
    <w:rsid w:val="00AA6DA0"/>
    <w:rsid w:val="00AB211E"/>
    <w:rsid w:val="00AC2BE4"/>
    <w:rsid w:val="00AC342D"/>
    <w:rsid w:val="00AC72F8"/>
    <w:rsid w:val="00AD2403"/>
    <w:rsid w:val="00AD71F3"/>
    <w:rsid w:val="00AE3E71"/>
    <w:rsid w:val="00AE5E52"/>
    <w:rsid w:val="00AE601F"/>
    <w:rsid w:val="00AF4C27"/>
    <w:rsid w:val="00B11315"/>
    <w:rsid w:val="00B17D75"/>
    <w:rsid w:val="00B20084"/>
    <w:rsid w:val="00B219DF"/>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438C"/>
    <w:rsid w:val="00BA6C74"/>
    <w:rsid w:val="00BA78CF"/>
    <w:rsid w:val="00BA7B9C"/>
    <w:rsid w:val="00BB143C"/>
    <w:rsid w:val="00BB1A92"/>
    <w:rsid w:val="00BC4D85"/>
    <w:rsid w:val="00BC53B5"/>
    <w:rsid w:val="00BC6241"/>
    <w:rsid w:val="00BD581D"/>
    <w:rsid w:val="00BE62FF"/>
    <w:rsid w:val="00BF2D77"/>
    <w:rsid w:val="00BF4259"/>
    <w:rsid w:val="00BF4D80"/>
    <w:rsid w:val="00BF67B6"/>
    <w:rsid w:val="00BF7C96"/>
    <w:rsid w:val="00C05989"/>
    <w:rsid w:val="00C0716F"/>
    <w:rsid w:val="00C248FF"/>
    <w:rsid w:val="00C36B33"/>
    <w:rsid w:val="00C3775D"/>
    <w:rsid w:val="00C37F84"/>
    <w:rsid w:val="00C42AB9"/>
    <w:rsid w:val="00C43BFB"/>
    <w:rsid w:val="00C513B2"/>
    <w:rsid w:val="00C57BB9"/>
    <w:rsid w:val="00C60293"/>
    <w:rsid w:val="00C73CA9"/>
    <w:rsid w:val="00C73D6E"/>
    <w:rsid w:val="00C8062E"/>
    <w:rsid w:val="00C81F05"/>
    <w:rsid w:val="00C829B2"/>
    <w:rsid w:val="00C87EF0"/>
    <w:rsid w:val="00C91292"/>
    <w:rsid w:val="00C9433B"/>
    <w:rsid w:val="00CA1A13"/>
    <w:rsid w:val="00CA2133"/>
    <w:rsid w:val="00CA3C6E"/>
    <w:rsid w:val="00CA754D"/>
    <w:rsid w:val="00CB0023"/>
    <w:rsid w:val="00CB2114"/>
    <w:rsid w:val="00CB6987"/>
    <w:rsid w:val="00CC0FC9"/>
    <w:rsid w:val="00CC3010"/>
    <w:rsid w:val="00CC7635"/>
    <w:rsid w:val="00CD0F9D"/>
    <w:rsid w:val="00CD4035"/>
    <w:rsid w:val="00CD7F8A"/>
    <w:rsid w:val="00CE6C71"/>
    <w:rsid w:val="00D016A1"/>
    <w:rsid w:val="00D0263A"/>
    <w:rsid w:val="00D05AD9"/>
    <w:rsid w:val="00D101D2"/>
    <w:rsid w:val="00D103B8"/>
    <w:rsid w:val="00D11512"/>
    <w:rsid w:val="00D120C2"/>
    <w:rsid w:val="00D12685"/>
    <w:rsid w:val="00D1367D"/>
    <w:rsid w:val="00D13BD3"/>
    <w:rsid w:val="00D14032"/>
    <w:rsid w:val="00D21CCA"/>
    <w:rsid w:val="00D27A43"/>
    <w:rsid w:val="00D31F80"/>
    <w:rsid w:val="00D3496F"/>
    <w:rsid w:val="00D4167D"/>
    <w:rsid w:val="00D425FB"/>
    <w:rsid w:val="00D437A0"/>
    <w:rsid w:val="00D44074"/>
    <w:rsid w:val="00D46A28"/>
    <w:rsid w:val="00D54CFB"/>
    <w:rsid w:val="00D55360"/>
    <w:rsid w:val="00D60F66"/>
    <w:rsid w:val="00D66301"/>
    <w:rsid w:val="00D6710C"/>
    <w:rsid w:val="00D82309"/>
    <w:rsid w:val="00D8670A"/>
    <w:rsid w:val="00D86DD4"/>
    <w:rsid w:val="00D91049"/>
    <w:rsid w:val="00D952EC"/>
    <w:rsid w:val="00DA2AD4"/>
    <w:rsid w:val="00DA6F6F"/>
    <w:rsid w:val="00DB067F"/>
    <w:rsid w:val="00DB756E"/>
    <w:rsid w:val="00DC1F76"/>
    <w:rsid w:val="00DC4D20"/>
    <w:rsid w:val="00DC789D"/>
    <w:rsid w:val="00DD2A27"/>
    <w:rsid w:val="00DD2BD3"/>
    <w:rsid w:val="00DE1039"/>
    <w:rsid w:val="00DE3ADE"/>
    <w:rsid w:val="00DF7488"/>
    <w:rsid w:val="00DF7A6D"/>
    <w:rsid w:val="00E03C4A"/>
    <w:rsid w:val="00E06D90"/>
    <w:rsid w:val="00E0749F"/>
    <w:rsid w:val="00E100C5"/>
    <w:rsid w:val="00E15650"/>
    <w:rsid w:val="00E2797B"/>
    <w:rsid w:val="00E30CC4"/>
    <w:rsid w:val="00E325AA"/>
    <w:rsid w:val="00E364AE"/>
    <w:rsid w:val="00E436EF"/>
    <w:rsid w:val="00E46068"/>
    <w:rsid w:val="00E523EE"/>
    <w:rsid w:val="00E53188"/>
    <w:rsid w:val="00E55C24"/>
    <w:rsid w:val="00E57AF5"/>
    <w:rsid w:val="00E6504A"/>
    <w:rsid w:val="00E653F0"/>
    <w:rsid w:val="00E667C3"/>
    <w:rsid w:val="00E71A65"/>
    <w:rsid w:val="00E77F39"/>
    <w:rsid w:val="00E838CA"/>
    <w:rsid w:val="00E87B91"/>
    <w:rsid w:val="00E908ED"/>
    <w:rsid w:val="00E91749"/>
    <w:rsid w:val="00E933A6"/>
    <w:rsid w:val="00E94A9D"/>
    <w:rsid w:val="00EA08A6"/>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1C17"/>
    <w:rsid w:val="00EF292C"/>
    <w:rsid w:val="00EF6931"/>
    <w:rsid w:val="00F0185C"/>
    <w:rsid w:val="00F1243D"/>
    <w:rsid w:val="00F167A2"/>
    <w:rsid w:val="00F16C1E"/>
    <w:rsid w:val="00F20510"/>
    <w:rsid w:val="00F2323D"/>
    <w:rsid w:val="00F3158A"/>
    <w:rsid w:val="00F33449"/>
    <w:rsid w:val="00F35469"/>
    <w:rsid w:val="00F43A1D"/>
    <w:rsid w:val="00F45C0E"/>
    <w:rsid w:val="00F47D7E"/>
    <w:rsid w:val="00F52445"/>
    <w:rsid w:val="00F53F54"/>
    <w:rsid w:val="00F7165C"/>
    <w:rsid w:val="00F73BD0"/>
    <w:rsid w:val="00F81D54"/>
    <w:rsid w:val="00F81F17"/>
    <w:rsid w:val="00F83052"/>
    <w:rsid w:val="00F848AB"/>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CD790074-DB44-4E9D-924A-2815A168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iki.linuxfoundation.org/_media/openchain/openchain_conformance_conformance_check_1.1.pdf" TargetMode="External"/><Relationship Id="rId39" Type="http://schemas.openxmlformats.org/officeDocument/2006/relationships/hyperlink" Target="https://training.linuxfoundation.org/linux-courses/open-source-compliance-courses/compliance-basics-for-developers" TargetMode="External"/><Relationship Id="rId21" Type="http://schemas.openxmlformats.org/officeDocument/2006/relationships/image" Target="media/image12.png"/><Relationship Id="rId34" Type="http://schemas.openxmlformats.org/officeDocument/2006/relationships/header" Target="header3.xml"/><Relationship Id="rId42" Type="http://schemas.openxmlformats.org/officeDocument/2006/relationships/hyperlink" Target="https://www.blackducksoftware.com/" TargetMode="External"/><Relationship Id="rId47" Type="http://schemas.openxmlformats.org/officeDocument/2006/relationships/hyperlink" Target="http://www.protecode.com/" TargetMode="External"/><Relationship Id="rId50" Type="http://schemas.openxmlformats.org/officeDocument/2006/relationships/hyperlink" Target="https://www.fossology.org/" TargetMode="External"/><Relationship Id="rId55" Type="http://schemas.openxmlformats.org/officeDocument/2006/relationships/hyperlink" Target="mailto:info@linuxfoundation.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inuxfoundation.org/publications/self-assessment-checklist/" TargetMode="External"/><Relationship Id="rId41" Type="http://schemas.openxmlformats.org/officeDocument/2006/relationships/hyperlink" Target="https://spdx.org/" TargetMode="External"/><Relationship Id="rId54" Type="http://schemas.openxmlformats.org/officeDocument/2006/relationships/hyperlink" Target="mailto:info@linuxfoundation.org" TargetMode="External"/><Relationship Id="rId62" Type="http://schemas.openxmlformats.org/officeDocument/2006/relationships/hyperlink" Target="https://twitter.com/ibrahimatlin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linux.com/publications/open-source-compliance-enterprise" TargetMode="External"/><Relationship Id="rId32" Type="http://schemas.openxmlformats.org/officeDocument/2006/relationships/footer" Target="footer1.xml"/><Relationship Id="rId37" Type="http://schemas.openxmlformats.org/officeDocument/2006/relationships/hyperlink" Target="https://www.linuxfoundation.org/news-media/research/practical-gpl-compliance" TargetMode="External"/><Relationship Id="rId40" Type="http://schemas.openxmlformats.org/officeDocument/2006/relationships/hyperlink" Target="https://spdx.org/" TargetMode="External"/><Relationship Id="rId45" Type="http://schemas.openxmlformats.org/officeDocument/2006/relationships/hyperlink" Target="http://www.fossid.com" TargetMode="External"/><Relationship Id="rId53" Type="http://schemas.openxmlformats.org/officeDocument/2006/relationships/hyperlink" Target="http://www.binaryanalysis.org/" TargetMode="External"/><Relationship Id="rId58"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iki.linuxfoundation.org/_media/openchain/openchain_conformance_conformance_check_1.1.pdf" TargetMode="External"/><Relationship Id="rId36" Type="http://schemas.openxmlformats.org/officeDocument/2006/relationships/hyperlink" Target="https://www.linux.com/publications/open-source-compliance-enterprise" TargetMode="External"/><Relationship Id="rId49" Type="http://schemas.openxmlformats.org/officeDocument/2006/relationships/hyperlink" Target="https://www.whitesourcesoftware.com/" TargetMode="External"/><Relationship Id="rId57" Type="http://schemas.openxmlformats.org/officeDocument/2006/relationships/hyperlink" Target="https://www.openchainproject.org/" TargetMode="External"/><Relationship Id="rId61" Type="http://schemas.openxmlformats.org/officeDocument/2006/relationships/hyperlink" Target="http://www.ibrahimatlinux.co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4" Type="http://schemas.openxmlformats.org/officeDocument/2006/relationships/hyperlink" Target="http://fossa.io/" TargetMode="External"/><Relationship Id="rId52" Type="http://schemas.openxmlformats.org/officeDocument/2006/relationships/hyperlink" Target="https://www.fossology.org/" TargetMode="External"/><Relationship Id="rId60" Type="http://schemas.openxmlformats.org/officeDocument/2006/relationships/hyperlink" Target="https://twitter.com/ibrahimatlinux" TargetMode="Externa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ertification.openchainproject.org/" TargetMode="External"/><Relationship Id="rId30" Type="http://schemas.openxmlformats.org/officeDocument/2006/relationships/header" Target="header1.xml"/><Relationship Id="rId35" Type="http://schemas.openxmlformats.org/officeDocument/2006/relationships/footer" Target="footer3.xml"/><Relationship Id="rId43" Type="http://schemas.openxmlformats.org/officeDocument/2006/relationships/hyperlink" Target="https://www.flexerasoftware.com/" TargetMode="External"/><Relationship Id="rId48" Type="http://schemas.openxmlformats.org/officeDocument/2006/relationships/hyperlink" Target="https://www.roguewave.com/" TargetMode="External"/><Relationship Id="rId56" Type="http://schemas.openxmlformats.org/officeDocument/2006/relationships/hyperlink" Target="https://www.openchainproject.org/" TargetMode="External"/><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www.binaryanalysis.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ertification.openchainproject.org/" TargetMode="External"/><Relationship Id="rId33" Type="http://schemas.openxmlformats.org/officeDocument/2006/relationships/footer" Target="footer2.xml"/><Relationship Id="rId38" Type="http://schemas.openxmlformats.org/officeDocument/2006/relationships/hyperlink" Target="https://wiki.linuxfoundation.org/openchain/curriculum" TargetMode="External"/><Relationship Id="rId46" Type="http://schemas.openxmlformats.org/officeDocument/2006/relationships/hyperlink" Target="https://www.nexb.com/" TargetMode="External"/><Relationship Id="rId59" Type="http://schemas.openxmlformats.org/officeDocument/2006/relationships/hyperlink" Target="http://www.ibrahimatlinux.com/"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5335E-CC46-4712-9AC8-3EA67E2EE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3112</TotalTime>
  <Pages>31</Pages>
  <Words>8693</Words>
  <Characters>49554</Characters>
  <Application>Microsoft Office Word</Application>
  <DocSecurity>0</DocSecurity>
  <Lines>412</Lines>
  <Paragraphs>116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58131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Fukuchi, Hiroyuki</cp:lastModifiedBy>
  <cp:revision>77</cp:revision>
  <cp:lastPrinted>2017-09-07T19:25:00Z</cp:lastPrinted>
  <dcterms:created xsi:type="dcterms:W3CDTF">2017-11-23T08:36:00Z</dcterms:created>
  <dcterms:modified xsi:type="dcterms:W3CDTF">2017-11-30T07:01:00Z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