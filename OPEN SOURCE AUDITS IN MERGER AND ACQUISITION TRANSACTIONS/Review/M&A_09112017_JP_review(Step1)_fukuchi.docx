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49A01173" w:rsidR="00675AE1" w:rsidRPr="002C4D0C" w:rsidRDefault="00156959" w:rsidP="008A3837">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r w:rsidR="008A3837">
        <w:rPr>
          <w:rFonts w:ascii="Calibri" w:eastAsiaTheme="majorEastAsia" w:hAnsi="Calibri" w:cstheme="majorBidi"/>
          <w:color w:val="0072C6" w:themeColor="accent1"/>
          <w:sz w:val="32"/>
        </w:rPr>
        <w:br/>
      </w:r>
      <w:r w:rsidR="008A3837" w:rsidRPr="008A3837">
        <w:rPr>
          <w:rFonts w:ascii="メイリオ" w:eastAsia="メイリオ" w:hAnsi="メイリオ" w:cs="メイリオ" w:hint="eastAsia"/>
          <w:color w:val="0072C6" w:themeColor="accent1"/>
          <w:sz w:val="24"/>
        </w:rPr>
        <w:t>イブラヒム ハダド、P</w:t>
      </w:r>
      <w:r w:rsidR="008A3837" w:rsidRPr="008A3837">
        <w:rPr>
          <w:rFonts w:ascii="メイリオ" w:eastAsia="メイリオ" w:hAnsi="メイリオ" w:cs="メイリオ"/>
          <w:color w:val="0072C6" w:themeColor="accent1"/>
          <w:sz w:val="24"/>
        </w:rPr>
        <w:t>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59EF75D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w:t>
      </w:r>
      <w:del w:id="6" w:author="Fukuchi, Hiroyuki (SGMO)" w:date="2017-11-30T15:08:00Z">
        <w:r w:rsidDel="00B17D75">
          <w:rPr>
            <w:rFonts w:ascii="ＭＳ Ｐゴシック" w:eastAsia="ＭＳ Ｐゴシック" w:hAnsi="ＭＳ Ｐゴシック" w:cstheme="majorBidi" w:hint="eastAsia"/>
            <w:i/>
            <w:iCs/>
            <w:color w:val="0072C6" w:themeColor="accent1"/>
            <w:sz w:val="22"/>
            <w:szCs w:val="22"/>
          </w:rPr>
          <w:delText>として</w:delText>
        </w:r>
        <w:r w:rsidR="00A679A6" w:rsidDel="00B17D75">
          <w:rPr>
            <w:rFonts w:ascii="ＭＳ Ｐゴシック" w:eastAsia="ＭＳ Ｐゴシック" w:hAnsi="ＭＳ Ｐゴシック" w:cstheme="majorBidi" w:hint="eastAsia"/>
            <w:i/>
            <w:iCs/>
            <w:color w:val="0072C6" w:themeColor="accent1"/>
            <w:sz w:val="22"/>
            <w:szCs w:val="22"/>
          </w:rPr>
          <w:delText>の</w:delText>
        </w:r>
      </w:del>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w:t>
      </w:r>
      <w:ins w:id="7" w:author="Fukuchi, Hiroyuki (SGMO)" w:date="2017-11-30T15:08:00Z">
        <w:r w:rsidR="00B17D75">
          <w:rPr>
            <w:rFonts w:ascii="ＭＳ Ｐゴシック" w:eastAsia="ＭＳ Ｐゴシック" w:hAnsi="ＭＳ Ｐゴシック" w:cstheme="majorBidi" w:hint="eastAsia"/>
            <w:i/>
            <w:iCs/>
            <w:color w:val="0072C6" w:themeColor="accent1"/>
            <w:sz w:val="22"/>
            <w:szCs w:val="22"/>
          </w:rPr>
          <w:t>への備え</w:t>
        </w:r>
      </w:ins>
      <w:r>
        <w:rPr>
          <w:rFonts w:ascii="ＭＳ Ｐゴシック" w:eastAsia="ＭＳ Ｐゴシック" w:hAnsi="ＭＳ Ｐゴシック" w:cstheme="majorBidi" w:hint="eastAsia"/>
          <w:i/>
          <w:iCs/>
          <w:color w:val="0072C6" w:themeColor="accent1"/>
          <w:sz w:val="22"/>
          <w:szCs w:val="22"/>
        </w:rPr>
        <w:t>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8"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8"/>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9"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9"/>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26C9E9BE"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w:t>
      </w:r>
      <w:ins w:id="10" w:author="Fukuchi, Hiroyuki (SGMO)" w:date="2017-11-30T15:08:00Z">
        <w:r w:rsidR="00B17D75">
          <w:rPr>
            <w:rFonts w:ascii="メイリオ" w:eastAsia="メイリオ" w:hAnsi="メイリオ" w:cs="メイリオ" w:hint="eastAsia"/>
            <w:sz w:val="18"/>
            <w:szCs w:val="18"/>
            <w:lang w:eastAsia="ja-JP"/>
          </w:rPr>
          <w:t>精査</w:t>
        </w:r>
      </w:ins>
      <w:del w:id="11" w:author="Fukuchi, Hiroyuki (SGMO)" w:date="2017-11-30T15:08:00Z">
        <w:r w:rsidRPr="00107050" w:rsidDel="00B17D75">
          <w:rPr>
            <w:rFonts w:ascii="メイリオ" w:eastAsia="メイリオ" w:hAnsi="メイリオ" w:cs="メイリオ" w:hint="eastAsia"/>
            <w:sz w:val="18"/>
            <w:szCs w:val="18"/>
            <w:lang w:eastAsia="ja-JP"/>
          </w:rPr>
          <w:delText>デューデリジェンス</w:delText>
        </w:r>
      </w:del>
      <w:r w:rsidRPr="00107050">
        <w:rPr>
          <w:rFonts w:ascii="メイリオ" w:eastAsia="メイリオ" w:hAnsi="メイリオ" w:cs="メイリオ" w:hint="eastAsia"/>
          <w:sz w:val="18"/>
          <w:szCs w:val="18"/>
          <w:lang w:eastAsia="ja-JP"/>
        </w:rPr>
        <w:t>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w:t>
      </w:r>
      <w:ins w:id="12" w:author="Fukuchi, Hiroyuki (SGMO)" w:date="2017-11-30T15:08:00Z">
        <w:r w:rsidR="00B17D75">
          <w:rPr>
            <w:rFonts w:ascii="メイリオ" w:eastAsia="メイリオ" w:hAnsi="メイリオ" w:cs="メイリオ" w:hint="eastAsia"/>
            <w:sz w:val="18"/>
            <w:szCs w:val="18"/>
            <w:lang w:eastAsia="ja-JP"/>
          </w:rPr>
          <w:t>て</w:t>
        </w:r>
      </w:ins>
      <w:ins w:id="13" w:author="Fukuchi, Hiroyuki (SGMO)" w:date="2017-11-30T15:09:00Z">
        <w:r w:rsidR="00B17D75">
          <w:rPr>
            <w:rFonts w:ascii="メイリオ" w:eastAsia="メイリオ" w:hAnsi="メイリオ" w:cs="メイリオ" w:hint="eastAsia"/>
            <w:sz w:val="18"/>
            <w:szCs w:val="18"/>
            <w:lang w:eastAsia="ja-JP"/>
          </w:rPr>
          <w:t>も</w:t>
        </w:r>
      </w:ins>
      <w:r w:rsidRPr="00107050">
        <w:rPr>
          <w:rFonts w:ascii="メイリオ" w:eastAsia="メイリオ" w:hAnsi="メイリオ" w:cs="メイリオ" w:hint="eastAsia"/>
          <w:sz w:val="18"/>
          <w:szCs w:val="18"/>
          <w:lang w:eastAsia="ja-JP"/>
        </w:rPr>
        <w:t>、自らの義務</w:t>
      </w:r>
      <w:ins w:id="14" w:author="Fukuchi, Hiroyuki (SGMO)" w:date="2017-11-30T15:09:00Z">
        <w:r w:rsidR="00B17D75">
          <w:rPr>
            <w:rFonts w:ascii="メイリオ" w:eastAsia="メイリオ" w:hAnsi="メイリオ" w:cs="メイリオ" w:hint="eastAsia"/>
            <w:sz w:val="18"/>
            <w:szCs w:val="18"/>
            <w:lang w:eastAsia="ja-JP"/>
          </w:rPr>
          <w:t>不履行は許されないのですから</w:t>
        </w:r>
      </w:ins>
      <w:ins w:id="15" w:author="Fukuchi, Hiroyuki (SGMO)" w:date="2017-11-30T15:10:00Z">
        <w:r w:rsidR="00B17D75">
          <w:rPr>
            <w:rFonts w:ascii="メイリオ" w:eastAsia="メイリオ" w:hAnsi="メイリオ" w:cs="メイリオ" w:hint="eastAsia"/>
            <w:sz w:val="18"/>
            <w:szCs w:val="18"/>
            <w:lang w:eastAsia="ja-JP"/>
          </w:rPr>
          <w:t>、</w:t>
        </w:r>
      </w:ins>
      <w:del w:id="16" w:author="Fukuchi, Hiroyuki (SGMO)" w:date="2017-11-30T15:10:00Z">
        <w:r w:rsidRPr="00107050" w:rsidDel="00B17D75">
          <w:rPr>
            <w:rFonts w:ascii="メイリオ" w:eastAsia="メイリオ" w:hAnsi="メイリオ" w:cs="メイリオ" w:hint="eastAsia"/>
            <w:sz w:val="18"/>
            <w:szCs w:val="18"/>
            <w:lang w:eastAsia="ja-JP"/>
          </w:rPr>
          <w:delText>を知らなかったといっても言い訳にはなりません。</w:delText>
        </w:r>
      </w:del>
      <w:del w:id="17" w:author="Fukuchi, Hiroyuki (SGMO)" w:date="2017-11-30T15:11:00Z">
        <w:r w:rsidRPr="00107050" w:rsidDel="00B17D75">
          <w:rPr>
            <w:rFonts w:ascii="メイリオ" w:eastAsia="メイリオ" w:hAnsi="メイリオ" w:cs="メイリオ" w:hint="eastAsia"/>
            <w:sz w:val="18"/>
            <w:szCs w:val="18"/>
            <w:lang w:eastAsia="ja-JP"/>
          </w:rPr>
          <w:delText>これと同じ</w:delText>
        </w:r>
      </w:del>
      <w:ins w:id="18" w:author="Fukuchi, Hiroyuki (SGMO)" w:date="2017-11-30T15:11:00Z">
        <w:r w:rsidR="00B17D75">
          <w:rPr>
            <w:rFonts w:ascii="メイリオ" w:eastAsia="メイリオ" w:hAnsi="メイリオ" w:cs="メイリオ" w:hint="eastAsia"/>
            <w:sz w:val="18"/>
            <w:szCs w:val="18"/>
            <w:lang w:eastAsia="ja-JP"/>
          </w:rPr>
          <w:t>（違反を起こさない</w:t>
        </w:r>
      </w:ins>
      <w:r w:rsidRPr="00107050">
        <w:rPr>
          <w:rFonts w:ascii="メイリオ" w:eastAsia="メイリオ" w:hAnsi="メイリオ" w:cs="メイリオ" w:hint="eastAsia"/>
          <w:sz w:val="18"/>
          <w:szCs w:val="18"/>
          <w:lang w:eastAsia="ja-JP"/>
        </w:rPr>
        <w:t>ように</w:t>
      </w:r>
      <w:ins w:id="19" w:author="Fukuchi, Hiroyuki (SGMO)" w:date="2017-11-30T15:11:00Z">
        <w:r w:rsidR="00B17D75">
          <w:rPr>
            <w:rFonts w:ascii="メイリオ" w:eastAsia="メイリオ" w:hAnsi="メイリオ" w:cs="メイリオ" w:hint="eastAsia"/>
            <w:sz w:val="18"/>
            <w:szCs w:val="18"/>
            <w:lang w:eastAsia="ja-JP"/>
          </w:rPr>
          <w:t>）</w:t>
        </w:r>
      </w:ins>
      <w:r w:rsidRPr="00107050">
        <w:rPr>
          <w:rFonts w:ascii="メイリオ" w:eastAsia="メイリオ" w:hAnsi="メイリオ" w:cs="メイリオ" w:hint="eastAsia"/>
          <w:sz w:val="18"/>
          <w:szCs w:val="18"/>
          <w:lang w:eastAsia="ja-JP"/>
        </w:rPr>
        <w:t>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0C8F1971"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オープンソースのコンポーネントに変更を加えることや、オープンソースのコードをサード パーティのプロプライエタリコードに注入（Inject）することは、監査サービス プロバイダのコード発見・報告手法に影響</w:t>
      </w:r>
      <w:ins w:id="20" w:author="Fukuchi, Hiroyuki (SGMO)" w:date="2017-11-30T15:11:00Z">
        <w:r w:rsidR="00B17D75">
          <w:rPr>
            <w:rFonts w:ascii="メイリオ" w:eastAsia="メイリオ" w:hAnsi="メイリオ" w:cs="メイリオ" w:hint="eastAsia"/>
            <w:sz w:val="18"/>
            <w:szCs w:val="18"/>
            <w:lang w:eastAsia="ja-JP"/>
          </w:rPr>
          <w:t>を与える</w:t>
        </w:r>
      </w:ins>
      <w:del w:id="21" w:author="Fukuchi, Hiroyuki (SGMO)" w:date="2017-11-30T15:12:00Z">
        <w:r w:rsidRPr="00107050" w:rsidDel="00B17D75">
          <w:rPr>
            <w:rFonts w:ascii="メイリオ" w:eastAsia="メイリオ" w:hAnsi="メイリオ" w:cs="メイリオ" w:hint="eastAsia"/>
            <w:sz w:val="18"/>
            <w:szCs w:val="18"/>
            <w:lang w:eastAsia="ja-JP"/>
          </w:rPr>
          <w:delText>してくる</w:delText>
        </w:r>
      </w:del>
      <w:r w:rsidRPr="00107050">
        <w:rPr>
          <w:rFonts w:ascii="メイリオ" w:eastAsia="メイリオ" w:hAnsi="メイリオ" w:cs="メイリオ" w:hint="eastAsia"/>
          <w:sz w:val="18"/>
          <w:szCs w:val="18"/>
          <w:lang w:eastAsia="ja-JP"/>
        </w:rPr>
        <w:t>可能性があります。オープンソースの監査実施者と関わる際に、彼らがどうやってオープンソースのコードを発見し、捕えるか、そのアプローチを理解することはしばしば</w:t>
      </w:r>
      <w:del w:id="22" w:author="Fukuchi, Hiroyuki (SGMO)" w:date="2017-11-30T15:12:00Z">
        <w:r w:rsidRPr="00107050" w:rsidDel="00B17D75">
          <w:rPr>
            <w:rFonts w:ascii="メイリオ" w:eastAsia="メイリオ" w:hAnsi="メイリオ" w:cs="メイリオ" w:hint="eastAsia"/>
            <w:sz w:val="18"/>
            <w:szCs w:val="18"/>
            <w:lang w:eastAsia="ja-JP"/>
          </w:rPr>
          <w:delText>と</w:delText>
        </w:r>
      </w:del>
      <w:r w:rsidRPr="00107050">
        <w:rPr>
          <w:rFonts w:ascii="メイリオ" w:eastAsia="メイリオ" w:hAnsi="メイリオ" w:cs="メイリオ" w:hint="eastAsia"/>
          <w:sz w:val="18"/>
          <w:szCs w:val="18"/>
          <w:lang w:eastAsia="ja-JP"/>
        </w:rPr>
        <w:t>助けとなってくれるのです。</w:t>
      </w:r>
    </w:p>
    <w:p w14:paraId="2DC80A67" w14:textId="0676CF71" w:rsidR="00BF7C96" w:rsidRPr="001F25A8" w:rsidRDefault="00444017" w:rsidP="001F25A8">
      <w:pPr>
        <w:pStyle w:val="HeadingIbrahim2"/>
      </w:pPr>
      <w:bookmarkStart w:id="23" w:name="_Toc492046553"/>
      <w:r w:rsidRPr="002C4D0C">
        <w:t xml:space="preserve">2.1 </w:t>
      </w:r>
      <w:r w:rsidR="00BA6C74" w:rsidRPr="009E50D2">
        <w:rPr>
          <w:rFonts w:ascii="メイリオ" w:eastAsia="メイリオ" w:hAnsi="メイリオ" w:cs="メイリオ" w:hint="eastAsia"/>
          <w:lang w:eastAsia="ja-JP"/>
        </w:rPr>
        <w:t>取り込む（</w:t>
      </w:r>
      <w:r w:rsidR="004C6B67" w:rsidRPr="002C4D0C">
        <w:t>Incorporation</w:t>
      </w:r>
      <w:bookmarkEnd w:id="23"/>
      <w:r w:rsidR="00BA6C74" w:rsidRPr="009E50D2">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4B9EE558"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ins w:id="24" w:author="Fukuchi, Hiroyuki (SGMO)" w:date="2017-11-30T15:12:00Z">
        <w:r w:rsidR="00B17D75">
          <w:rPr>
            <w:rFonts w:ascii="メイリオ" w:eastAsia="メイリオ" w:hAnsi="メイリオ" w:cs="メイリオ" w:hint="eastAsia"/>
            <w:sz w:val="18"/>
            <w:szCs w:val="18"/>
            <w:lang w:eastAsia="ja-JP"/>
          </w:rPr>
          <w:t>プロプライエタリ性</w:t>
        </w:r>
      </w:ins>
      <w:commentRangeStart w:id="25"/>
      <w:del w:id="26" w:author="Fukuchi, Hiroyuki (SGMO)" w:date="2017-11-30T15:12:00Z">
        <w:r w:rsidR="00905E92" w:rsidRPr="004E2786" w:rsidDel="00B17D75">
          <w:rPr>
            <w:rFonts w:ascii="メイリオ" w:eastAsia="メイリオ" w:hAnsi="メイリオ" w:cs="メイリオ" w:hint="eastAsia"/>
            <w:sz w:val="18"/>
            <w:szCs w:val="18"/>
            <w:lang w:eastAsia="ja-JP"/>
          </w:rPr>
          <w:delText>商用的特徴</w:delText>
        </w:r>
      </w:del>
      <w:commentRangeEnd w:id="25"/>
      <w:r w:rsidR="00B17D75">
        <w:rPr>
          <w:rStyle w:val="af5"/>
          <w:rFonts w:asciiTheme="minorHAnsi" w:eastAsia="ＭＳ 明朝" w:hAnsiTheme="minorHAnsi"/>
          <w:color w:val="7F7F7F" w:themeColor="text1" w:themeTint="80"/>
          <w:lang w:eastAsia="ja-JP"/>
        </w:rPr>
        <w:commentReference w:id="25"/>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27"/>
      <w:r w:rsidR="008A54DB">
        <w:rPr>
          <w:rFonts w:ascii="メイリオ" w:eastAsia="メイリオ" w:hAnsi="メイリオ" w:cs="メイリオ" w:hint="eastAsia"/>
          <w:sz w:val="14"/>
        </w:rPr>
        <w:t>緑色ドット</w:t>
      </w:r>
      <w:commentRangeEnd w:id="27"/>
      <w:r w:rsidR="00605C1A">
        <w:rPr>
          <w:rStyle w:val="af5"/>
          <w:rFonts w:asciiTheme="minorHAnsi" w:hAnsiTheme="minorHAnsi" w:cstheme="minorBidi"/>
          <w:b w:val="0"/>
          <w:color w:val="7F7F7F" w:themeColor="text1" w:themeTint="80"/>
        </w:rPr>
        <w:commentReference w:id="27"/>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1190A19D"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w:t>
      </w:r>
      <w:ins w:id="28" w:author="Fukuchi, Hiroyuki (SGMO)" w:date="2017-11-30T15:13:00Z">
        <w:r w:rsidR="00B17D75">
          <w:rPr>
            <w:rFonts w:ascii="メイリオ" w:eastAsia="メイリオ" w:hAnsi="メイリオ" w:cs="メイリオ" w:hint="eastAsia"/>
            <w:sz w:val="18"/>
            <w:szCs w:val="18"/>
            <w:lang w:eastAsia="ja-JP"/>
          </w:rPr>
          <w:t>、</w:t>
        </w:r>
      </w:ins>
      <w:r w:rsidR="00107050">
        <w:rPr>
          <w:rFonts w:ascii="メイリオ" w:eastAsia="メイリオ" w:hAnsi="メイリオ" w:cs="メイリオ" w:hint="eastAsia"/>
          <w:sz w:val="18"/>
          <w:szCs w:val="18"/>
          <w:lang w:eastAsia="ja-JP"/>
        </w:rPr>
        <w:t>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w:t>
      </w:r>
      <w:ins w:id="29" w:author="Fukuchi, Hiroyuki (SGMO)" w:date="2017-11-30T15:13:00Z">
        <w:r w:rsidR="00B17D75">
          <w:rPr>
            <w:rFonts w:ascii="メイリオ" w:eastAsia="メイリオ" w:hAnsi="メイリオ" w:cs="メイリオ" w:hint="eastAsia"/>
            <w:sz w:val="18"/>
            <w:szCs w:val="18"/>
            <w:lang w:eastAsia="ja-JP"/>
          </w:rPr>
          <w:t>にわたる</w:t>
        </w:r>
      </w:ins>
      <w:del w:id="30" w:author="Fukuchi, Hiroyuki (SGMO)" w:date="2017-11-30T15:13:00Z">
        <w:r w:rsidR="004E2786" w:rsidRPr="004E2786" w:rsidDel="00B17D75">
          <w:rPr>
            <w:rFonts w:ascii="メイリオ" w:eastAsia="メイリオ" w:hAnsi="メイリオ" w:cs="メイリオ" w:hint="eastAsia"/>
            <w:sz w:val="18"/>
            <w:szCs w:val="18"/>
            <w:lang w:eastAsia="ja-JP"/>
          </w:rPr>
          <w:delText>的記録</w:delText>
        </w:r>
      </w:del>
      <w:ins w:id="31" w:author="Fukuchi, Hiroyuki (SGMO)" w:date="2017-11-30T15:14:00Z">
        <w:r w:rsidR="00B17D75">
          <w:rPr>
            <w:rFonts w:ascii="メイリオ" w:eastAsia="メイリオ" w:hAnsi="メイリオ" w:cs="メイリオ" w:hint="eastAsia"/>
            <w:sz w:val="18"/>
            <w:szCs w:val="18"/>
            <w:lang w:eastAsia="ja-JP"/>
          </w:rPr>
          <w:t>データ</w:t>
        </w:r>
      </w:ins>
      <w:r w:rsidR="004E2786" w:rsidRPr="004E2786">
        <w:rPr>
          <w:rFonts w:ascii="メイリオ" w:eastAsia="メイリオ" w:hAnsi="メイリオ" w:cs="メイリオ" w:hint="eastAsia"/>
          <w:sz w:val="18"/>
          <w:szCs w:val="18"/>
          <w:lang w:eastAsia="ja-JP"/>
        </w:rPr>
        <w:t>管理を行わない期間</w:t>
      </w:r>
      <w:ins w:id="32" w:author="Fukuchi, Hiroyuki (SGMO)" w:date="2017-11-30T15:14:00Z">
        <w:r w:rsidR="00B17D75">
          <w:rPr>
            <w:rFonts w:ascii="メイリオ" w:eastAsia="メイリオ" w:hAnsi="メイリオ" w:cs="メイリオ" w:hint="eastAsia"/>
            <w:sz w:val="18"/>
            <w:szCs w:val="18"/>
            <w:lang w:eastAsia="ja-JP"/>
          </w:rPr>
          <w:t>作業</w:t>
        </w:r>
      </w:ins>
      <w:del w:id="33" w:author="Fukuchi, Hiroyuki (SGMO)" w:date="2017-11-30T15:14:00Z">
        <w:r w:rsidR="004E2786" w:rsidRPr="004E2786" w:rsidDel="00B17D75">
          <w:rPr>
            <w:rFonts w:ascii="メイリオ" w:eastAsia="メイリオ" w:hAnsi="メイリオ" w:cs="メイリオ" w:hint="eastAsia"/>
            <w:sz w:val="18"/>
            <w:szCs w:val="18"/>
            <w:lang w:eastAsia="ja-JP"/>
          </w:rPr>
          <w:delText>労働</w:delText>
        </w:r>
      </w:del>
      <w:r w:rsidR="004E2786" w:rsidRPr="004E2786">
        <w:rPr>
          <w:rFonts w:ascii="メイリオ" w:eastAsia="メイリオ" w:hAnsi="メイリオ" w:cs="メイリオ" w:hint="eastAsia"/>
          <w:sz w:val="18"/>
          <w:szCs w:val="18"/>
          <w:lang w:eastAsia="ja-JP"/>
        </w:rPr>
        <w:t>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lastRenderedPageBreak/>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34" w:name="_Toc492046554"/>
      <w:r w:rsidRPr="002C4D0C">
        <w:rPr>
          <w:lang w:eastAsia="ja-JP"/>
        </w:rPr>
        <w:t xml:space="preserve">2.2 </w:t>
      </w:r>
      <w:r w:rsidR="0022070C" w:rsidRPr="009E50D2">
        <w:rPr>
          <w:rFonts w:ascii="メイリオ" w:eastAsia="メイリオ" w:hAnsi="メイリオ" w:cs="メイリオ" w:hint="eastAsia"/>
          <w:lang w:eastAsia="ja-JP"/>
        </w:rPr>
        <w:t>リンクする</w:t>
      </w:r>
      <w:r w:rsidR="003769EA" w:rsidRPr="009E50D2">
        <w:rPr>
          <w:rFonts w:ascii="メイリオ" w:eastAsia="メイリオ" w:hAnsi="メイリオ" w:cs="メイリオ" w:hint="eastAsia"/>
          <w:lang w:eastAsia="ja-JP"/>
        </w:rPr>
        <w:t>（</w:t>
      </w:r>
      <w:r w:rsidR="004C6B67" w:rsidRPr="002C4D0C">
        <w:rPr>
          <w:lang w:eastAsia="ja-JP"/>
        </w:rPr>
        <w:t>Linking</w:t>
      </w:r>
      <w:bookmarkEnd w:id="34"/>
      <w:r w:rsidR="003769EA" w:rsidRPr="009E50D2">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35" w:name="_Toc492046555"/>
      <w:r w:rsidRPr="002C4D0C">
        <w:rPr>
          <w:lang w:eastAsia="ja-JP"/>
        </w:rPr>
        <w:t xml:space="preserve">2.3 </w:t>
      </w:r>
      <w:r w:rsidR="001F2403" w:rsidRPr="009E50D2">
        <w:rPr>
          <w:rFonts w:ascii="メイリオ" w:eastAsia="メイリオ" w:hAnsi="メイリオ" w:cs="メイリオ" w:hint="eastAsia"/>
          <w:lang w:eastAsia="ja-JP"/>
        </w:rPr>
        <w:t>改変（</w:t>
      </w:r>
      <w:r w:rsidR="004C6B67" w:rsidRPr="002C4D0C">
        <w:rPr>
          <w:lang w:eastAsia="ja-JP"/>
        </w:rPr>
        <w:t>Modification</w:t>
      </w:r>
      <w:bookmarkEnd w:id="35"/>
      <w:r w:rsidR="001F2403" w:rsidRPr="009E50D2">
        <w:rPr>
          <w:rFonts w:ascii="メイリオ" w:eastAsia="メイリオ" w:hAnsi="メイリオ" w:cs="メイリオ"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lastRenderedPageBreak/>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690EC9E5" w:rsidR="00597D3F" w:rsidRPr="002C4D0C" w:rsidRDefault="00444017" w:rsidP="004A494D">
      <w:pPr>
        <w:pStyle w:val="HeadingIbrahim2"/>
      </w:pPr>
      <w:bookmarkStart w:id="36" w:name="_Toc492046556"/>
      <w:r w:rsidRPr="002C4D0C">
        <w:lastRenderedPageBreak/>
        <w:t xml:space="preserve">2.4 </w:t>
      </w:r>
      <w:r w:rsidR="00810B39">
        <w:rPr>
          <w:rFonts w:hint="eastAsia"/>
          <w:lang w:eastAsia="ja-JP"/>
        </w:rPr>
        <w:t>注記：</w:t>
      </w:r>
      <w:r w:rsidR="00F7165C">
        <w:rPr>
          <w:rFonts w:hint="eastAsia"/>
          <w:lang w:eastAsia="ja-JP"/>
        </w:rPr>
        <w:t>開発ツールについて（</w:t>
      </w:r>
      <w:r w:rsidR="004C6B67" w:rsidRPr="002C4D0C">
        <w:t>Note on development tools</w:t>
      </w:r>
      <w:bookmarkEnd w:id="36"/>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commentRangeStart w:id="37"/>
      <w:r w:rsidR="004A2870" w:rsidRPr="002C4D0C">
        <w:t>must</w:t>
      </w:r>
      <w:commentRangeEnd w:id="37"/>
      <w:r w:rsidR="00B17D75">
        <w:rPr>
          <w:rStyle w:val="af5"/>
          <w:rFonts w:asciiTheme="minorHAnsi" w:eastAsia="ＭＳ 明朝" w:hAnsiTheme="minorHAnsi"/>
          <w:color w:val="7F7F7F" w:themeColor="text1" w:themeTint="80"/>
          <w:lang w:eastAsia="ja-JP"/>
        </w:rPr>
        <w:commentReference w:id="37"/>
      </w:r>
      <w:r w:rsidR="004A2870" w:rsidRPr="002C4D0C">
        <w:t xml:space="preserve">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AFD8152"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w:t>
      </w:r>
      <w:ins w:id="38" w:author="Fukuchi, Hiroyuki (SGMO)" w:date="2017-11-30T15:15:00Z">
        <w:r w:rsidR="00B17D75">
          <w:rPr>
            <w:rFonts w:ascii="メイリオ" w:eastAsia="メイリオ" w:hAnsi="メイリオ" w:cs="メイリオ" w:hint="eastAsia"/>
            <w:sz w:val="18"/>
            <w:szCs w:val="18"/>
            <w:lang w:eastAsia="ja-JP"/>
          </w:rPr>
          <w:t>気づかれないように</w:t>
        </w:r>
      </w:ins>
      <w:del w:id="39" w:author="Fukuchi, Hiroyuki (SGMO)" w:date="2017-11-30T15:15:00Z">
        <w:r w:rsidDel="00B17D75">
          <w:rPr>
            <w:rFonts w:ascii="メイリオ" w:eastAsia="メイリオ" w:hAnsi="メイリオ" w:cs="メイリオ" w:hint="eastAsia"/>
            <w:sz w:val="18"/>
            <w:szCs w:val="18"/>
            <w:lang w:eastAsia="ja-JP"/>
          </w:rPr>
          <w:delText>透過的に</w:delText>
        </w:r>
      </w:del>
      <w:r>
        <w:rPr>
          <w:rFonts w:ascii="メイリオ" w:eastAsia="メイリオ" w:hAnsi="メイリオ" w:cs="メイリオ" w:hint="eastAsia"/>
          <w:sz w:val="18"/>
          <w:szCs w:val="18"/>
          <w:lang w:eastAsia="ja-JP"/>
        </w:rPr>
        <w:t>実施して</w:t>
      </w:r>
      <w:ins w:id="40" w:author="Fukuchi, Hiroyuki (SGMO)" w:date="2017-11-30T15:16:00Z">
        <w:r w:rsidR="00B17D75">
          <w:rPr>
            <w:rFonts w:ascii="メイリオ" w:eastAsia="メイリオ" w:hAnsi="メイリオ" w:cs="メイリオ" w:hint="eastAsia"/>
            <w:sz w:val="18"/>
            <w:szCs w:val="18"/>
            <w:lang w:eastAsia="ja-JP"/>
          </w:rPr>
          <w:t>しまう</w:t>
        </w:r>
      </w:ins>
      <w:del w:id="41" w:author="Fukuchi, Hiroyuki (SGMO)" w:date="2017-11-30T15:16:00Z">
        <w:r w:rsidDel="00B17D75">
          <w:rPr>
            <w:rFonts w:ascii="メイリオ" w:eastAsia="メイリオ" w:hAnsi="メイリオ" w:cs="メイリオ" w:hint="eastAsia"/>
            <w:sz w:val="18"/>
            <w:szCs w:val="18"/>
            <w:lang w:eastAsia="ja-JP"/>
          </w:rPr>
          <w:delText>くれる</w:delText>
        </w:r>
      </w:del>
      <w:r>
        <w:rPr>
          <w:rFonts w:ascii="メイリオ" w:eastAsia="メイリオ" w:hAnsi="メイリオ" w:cs="メイリオ" w:hint="eastAsia"/>
          <w:sz w:val="18"/>
          <w:szCs w:val="18"/>
          <w:lang w:eastAsia="ja-JP"/>
        </w:rPr>
        <w:t>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w:t>
      </w:r>
      <w:del w:id="42" w:author="Fukuchi, Hiroyuki (SGMO)" w:date="2017-11-30T15:17:00Z">
        <w:r w:rsidR="004D31D9" w:rsidDel="0087007B">
          <w:rPr>
            <w:rFonts w:ascii="メイリオ" w:eastAsia="メイリオ" w:hAnsi="メイリオ" w:cs="メイリオ" w:hint="eastAsia"/>
            <w:sz w:val="18"/>
            <w:szCs w:val="18"/>
            <w:lang w:eastAsia="ja-JP"/>
          </w:rPr>
          <w:delText>は</w:delText>
        </w:r>
      </w:del>
      <w:r w:rsidR="004D31D9">
        <w:rPr>
          <w:rFonts w:ascii="メイリオ" w:eastAsia="メイリオ" w:hAnsi="メイリオ" w:cs="メイリオ" w:hint="eastAsia"/>
          <w:sz w:val="18"/>
          <w:szCs w:val="18"/>
          <w:lang w:eastAsia="ja-JP"/>
        </w:rPr>
        <w:t>、これらの処理を提供するため開発ツールの</w:t>
      </w:r>
      <w:r w:rsidR="003369AD">
        <w:rPr>
          <w:rFonts w:ascii="メイリオ" w:eastAsia="メイリオ" w:hAnsi="メイリオ" w:cs="メイリオ" w:hint="eastAsia"/>
          <w:sz w:val="18"/>
          <w:szCs w:val="18"/>
          <w:lang w:eastAsia="ja-JP"/>
        </w:rPr>
        <w:t>コードの一部</w:t>
      </w:r>
      <w:ins w:id="43" w:author="Fukuchi, Hiroyuki (SGMO)" w:date="2017-11-30T15:16:00Z">
        <w:r w:rsidR="00B17D75">
          <w:rPr>
            <w:rFonts w:ascii="メイリオ" w:eastAsia="メイリオ" w:hAnsi="メイリオ" w:cs="メイリオ" w:hint="eastAsia"/>
            <w:sz w:val="18"/>
            <w:szCs w:val="18"/>
            <w:lang w:eastAsia="ja-JP"/>
          </w:rPr>
          <w:t>が</w:t>
        </w:r>
      </w:ins>
      <w:del w:id="44" w:author="Fukuchi, Hiroyuki (SGMO)" w:date="2017-11-30T15:16:00Z">
        <w:r w:rsidR="003369AD" w:rsidDel="00B17D75">
          <w:rPr>
            <w:rFonts w:ascii="メイリオ" w:eastAsia="メイリオ" w:hAnsi="メイリオ" w:cs="メイリオ" w:hint="eastAsia"/>
            <w:sz w:val="18"/>
            <w:szCs w:val="18"/>
            <w:lang w:eastAsia="ja-JP"/>
          </w:rPr>
          <w:delText>を</w:delText>
        </w:r>
      </w:del>
      <w:r w:rsidR="003369AD">
        <w:rPr>
          <w:rFonts w:ascii="メイリオ" w:eastAsia="メイリオ" w:hAnsi="メイリオ" w:cs="メイリオ" w:hint="eastAsia"/>
          <w:sz w:val="18"/>
          <w:szCs w:val="18"/>
          <w:lang w:eastAsia="ja-JP"/>
        </w:rPr>
        <w:t>注入</w:t>
      </w:r>
      <w:ins w:id="45" w:author="Fukuchi, Hiroyuki (SGMO)" w:date="2017-11-30T15:16:00Z">
        <w:r w:rsidR="00B17D75">
          <w:rPr>
            <w:rFonts w:ascii="メイリオ" w:eastAsia="メイリオ" w:hAnsi="メイリオ" w:cs="メイリオ" w:hint="eastAsia"/>
            <w:sz w:val="18"/>
            <w:szCs w:val="18"/>
            <w:lang w:eastAsia="ja-JP"/>
          </w:rPr>
          <w:t>されるのでしょう</w:t>
        </w:r>
      </w:ins>
      <w:del w:id="46" w:author="Fukuchi, Hiroyuki (SGMO)" w:date="2017-11-30T15:16:00Z">
        <w:r w:rsidR="003369AD" w:rsidDel="00B17D75">
          <w:rPr>
            <w:rFonts w:ascii="メイリオ" w:eastAsia="メイリオ" w:hAnsi="メイリオ" w:cs="メイリオ" w:hint="eastAsia"/>
            <w:sz w:val="18"/>
            <w:szCs w:val="18"/>
            <w:lang w:eastAsia="ja-JP"/>
          </w:rPr>
          <w:delText>しなければなりません</w:delText>
        </w:r>
      </w:del>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ins w:id="47" w:author="Fukuchi, Hiroyuki (SGMO)" w:date="2017-11-30T15:17:00Z">
        <w:r w:rsidR="0087007B">
          <w:rPr>
            <w:rFonts w:ascii="メイリオ" w:eastAsia="メイリオ" w:hAnsi="メイリオ" w:cs="メイリオ" w:hint="eastAsia"/>
            <w:sz w:val="18"/>
            <w:szCs w:val="18"/>
            <w:lang w:eastAsia="ja-JP"/>
          </w:rPr>
          <w:t>確認</w:t>
        </w:r>
      </w:ins>
      <w:del w:id="48" w:author="Fukuchi, Hiroyuki (SGMO)" w:date="2017-11-30T15:17:00Z">
        <w:r w:rsidR="004D31D9" w:rsidDel="0087007B">
          <w:rPr>
            <w:rFonts w:ascii="メイリオ" w:eastAsia="メイリオ" w:hAnsi="メイリオ" w:cs="メイリオ" w:hint="eastAsia"/>
            <w:sz w:val="18"/>
            <w:szCs w:val="18"/>
            <w:lang w:eastAsia="ja-JP"/>
          </w:rPr>
          <w:delText>検証</w:delText>
        </w:r>
      </w:del>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49" w:name="_Toc492046557"/>
      <w:r w:rsidR="00FA02EB" w:rsidRPr="009E50D2">
        <w:rPr>
          <w:rFonts w:ascii="メイリオ" w:eastAsia="メイリオ" w:hAnsi="メイリオ" w:cs="メイリオ" w:hint="eastAsia"/>
          <w:lang w:eastAsia="ja-JP"/>
        </w:rPr>
        <w:t>オープンソース監査（</w:t>
      </w:r>
      <w:r w:rsidR="004C6B67" w:rsidRPr="002C4D0C">
        <w:t>Open source audits</w:t>
      </w:r>
      <w:bookmarkEnd w:id="49"/>
      <w:r w:rsidR="00FA02EB" w:rsidRPr="009E50D2">
        <w:rPr>
          <w:rFonts w:ascii="メイリオ" w:eastAsia="メイリオ" w:hAnsi="メイリオ" w:cs="メイリオ"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6BA8B319"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w:t>
      </w:r>
      <w:ins w:id="50" w:author="Fukuchi, Hiroyuki (SGMO)" w:date="2017-11-30T15:18:00Z">
        <w:r w:rsidR="0087007B">
          <w:rPr>
            <w:rFonts w:ascii="メイリオ" w:eastAsia="メイリオ" w:hAnsi="メイリオ" w:cs="メイリオ" w:hint="eastAsia"/>
            <w:sz w:val="18"/>
            <w:szCs w:val="18"/>
            <w:lang w:eastAsia="ja-JP"/>
          </w:rPr>
          <w:t>引き受ける</w:t>
        </w:r>
      </w:ins>
      <w:del w:id="51" w:author="Fukuchi, Hiroyuki (SGMO)" w:date="2017-11-30T15:18:00Z">
        <w:r w:rsidDel="0087007B">
          <w:rPr>
            <w:rFonts w:ascii="メイリオ" w:eastAsia="メイリオ" w:hAnsi="メイリオ" w:cs="メイリオ" w:hint="eastAsia"/>
            <w:sz w:val="18"/>
            <w:szCs w:val="18"/>
            <w:lang w:eastAsia="ja-JP"/>
          </w:rPr>
          <w:delText>獲得する</w:delText>
        </w:r>
      </w:del>
      <w:r>
        <w:rPr>
          <w:rFonts w:ascii="メイリオ" w:eastAsia="メイリオ" w:hAnsi="メイリオ" w:cs="メイリオ" w:hint="eastAsia"/>
          <w:sz w:val="18"/>
          <w:szCs w:val="18"/>
          <w:lang w:eastAsia="ja-JP"/>
        </w:rPr>
        <w:t>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sidRPr="009E50D2">
        <w:rPr>
          <w:rFonts w:ascii="メイリオ" w:eastAsia="メイリオ" w:hAnsi="メイリオ" w:cs="メイリオ" w:hint="eastAsia"/>
          <w:lang w:eastAsia="ja-JP"/>
        </w:rPr>
        <w:t>なぜオープンソース監査を行うのか？（</w:t>
      </w:r>
      <w:r w:rsidRPr="002C4D0C">
        <w:t>Why conduct an open source audit?</w:t>
      </w:r>
      <w:r w:rsidR="00CB0023" w:rsidRPr="009E50D2">
        <w:rPr>
          <w:rFonts w:ascii="メイリオ" w:eastAsia="メイリオ" w:hAnsi="メイリオ" w:cs="メイリオ"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227552C8"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lastRenderedPageBreak/>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ins w:id="52" w:author="Fukuchi, Hiroyuki (SGMO)" w:date="2017-11-30T15:18:00Z">
        <w:r w:rsidR="0087007B">
          <w:rPr>
            <w:rFonts w:ascii="メイリオ" w:eastAsia="メイリオ" w:hAnsi="メイリオ" w:cs="メイリオ" w:hint="eastAsia"/>
            <w:sz w:val="18"/>
            <w:szCs w:val="18"/>
            <w:lang w:eastAsia="ja-JP"/>
          </w:rPr>
          <w:t>悪評</w:t>
        </w:r>
      </w:ins>
      <w:commentRangeStart w:id="53"/>
      <w:del w:id="54" w:author="Fukuchi, Hiroyuki (SGMO)" w:date="2017-11-30T15:18:00Z">
        <w:r w:rsidR="00152FE5" w:rsidDel="0087007B">
          <w:rPr>
            <w:rFonts w:ascii="メイリオ" w:eastAsia="メイリオ" w:hAnsi="メイリオ" w:cs="メイリオ" w:hint="eastAsia"/>
            <w:sz w:val="18"/>
            <w:szCs w:val="18"/>
            <w:lang w:eastAsia="ja-JP"/>
          </w:rPr>
          <w:delText>風評被害</w:delText>
        </w:r>
      </w:del>
      <w:commentRangeEnd w:id="53"/>
      <w:r w:rsidR="0087007B">
        <w:rPr>
          <w:rStyle w:val="af5"/>
          <w:rFonts w:asciiTheme="minorHAnsi" w:eastAsia="ＭＳ 明朝" w:hAnsiTheme="minorHAnsi"/>
          <w:color w:val="7F7F7F" w:themeColor="text1" w:themeTint="80"/>
          <w:lang w:eastAsia="ja-JP"/>
        </w:rPr>
        <w:commentReference w:id="53"/>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sidRPr="009E50D2">
        <w:rPr>
          <w:rFonts w:ascii="メイリオ" w:eastAsia="メイリオ" w:hAnsi="メイリオ" w:cs="メイリオ" w:hint="eastAsia"/>
          <w:lang w:eastAsia="ja-JP"/>
        </w:rPr>
        <w:t>オープンソース監査を委託すべきか？（</w:t>
      </w:r>
      <w:r w:rsidRPr="002C4D0C">
        <w:t>Should you commission an open source audit?</w:t>
      </w:r>
      <w:r w:rsidR="00332ECA" w:rsidRPr="009E50D2">
        <w:rPr>
          <w:rFonts w:ascii="メイリオ" w:eastAsia="メイリオ" w:hAnsi="メイリオ" w:cs="メイリオ"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53F6DD5A"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w:t>
      </w:r>
      <w:ins w:id="55" w:author="Fukuchi, Hiroyuki" w:date="2017-11-30T15:21:00Z">
        <w:r w:rsidR="0087007B">
          <w:rPr>
            <w:rFonts w:ascii="メイリオ" w:eastAsia="メイリオ" w:hAnsi="メイリオ" w:cs="メイリオ" w:hint="eastAsia"/>
            <w:sz w:val="18"/>
            <w:szCs w:val="18"/>
            <w:lang w:eastAsia="ja-JP"/>
          </w:rPr>
          <w:t>一覧</w:t>
        </w:r>
      </w:ins>
      <w:del w:id="56" w:author="Fukuchi, Hiroyuki" w:date="2017-11-30T15:21:00Z">
        <w:r w:rsidR="00795409" w:rsidDel="0087007B">
          <w:rPr>
            <w:rFonts w:ascii="メイリオ" w:eastAsia="メイリオ" w:hAnsi="メイリオ" w:cs="メイリオ" w:hint="eastAsia"/>
            <w:sz w:val="18"/>
            <w:szCs w:val="18"/>
            <w:lang w:eastAsia="ja-JP"/>
          </w:rPr>
          <w:delText>部品</w:delText>
        </w:r>
      </w:del>
      <w:r w:rsidR="00795409">
        <w:rPr>
          <w:rFonts w:ascii="メイリオ" w:eastAsia="メイリオ" w:hAnsi="メイリオ" w:cs="メイリオ" w:hint="eastAsia"/>
          <w:sz w:val="18"/>
          <w:szCs w:val="18"/>
          <w:lang w:eastAsia="ja-JP"/>
        </w:rPr>
        <w:t>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w:t>
      </w:r>
      <w:ins w:id="57" w:author="Fukuchi, Hiroyuki" w:date="2017-11-30T15:20:00Z">
        <w:r w:rsidR="0087007B">
          <w:rPr>
            <w:rFonts w:ascii="メイリオ" w:eastAsia="メイリオ" w:hAnsi="メイリオ" w:cs="メイリオ" w:hint="eastAsia"/>
            <w:sz w:val="18"/>
            <w:szCs w:val="18"/>
            <w:lang w:eastAsia="ja-JP"/>
          </w:rPr>
          <w:t>し</w:t>
        </w:r>
      </w:ins>
      <w:del w:id="58" w:author="Fukuchi, Hiroyuki" w:date="2017-11-30T15:20:00Z">
        <w:r w:rsidR="00DE3ADE" w:rsidDel="0087007B">
          <w:rPr>
            <w:rFonts w:ascii="メイリオ" w:eastAsia="メイリオ" w:hAnsi="メイリオ" w:cs="メイリオ" w:hint="eastAsia"/>
            <w:sz w:val="18"/>
            <w:szCs w:val="18"/>
            <w:lang w:eastAsia="ja-JP"/>
          </w:rPr>
          <w:delText>するだけの対応を好む企業もあ</w:delText>
        </w:r>
      </w:del>
      <w:del w:id="59" w:author="Fukuchi, Hiroyuki" w:date="2017-11-30T15:19:00Z">
        <w:r w:rsidR="00795409" w:rsidDel="0087007B">
          <w:rPr>
            <w:rFonts w:ascii="メイリオ" w:eastAsia="メイリオ" w:hAnsi="メイリオ" w:cs="メイリオ" w:hint="eastAsia"/>
            <w:sz w:val="18"/>
            <w:szCs w:val="18"/>
            <w:lang w:eastAsia="ja-JP"/>
          </w:rPr>
          <w:delText>れば</w:delText>
        </w:r>
      </w:del>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ins w:id="60" w:author="Fukuchi, Hiroyuki" w:date="2017-11-30T15:20:00Z">
        <w:r w:rsidR="0087007B">
          <w:rPr>
            <w:rFonts w:ascii="メイリオ" w:eastAsia="メイリオ" w:hAnsi="メイリオ" w:cs="メイリオ" w:hint="eastAsia"/>
            <w:sz w:val="18"/>
            <w:szCs w:val="18"/>
            <w:lang w:eastAsia="ja-JP"/>
          </w:rPr>
          <w:t>だけの</w:t>
        </w:r>
      </w:ins>
      <w:r w:rsidR="009A7D8B">
        <w:rPr>
          <w:rFonts w:ascii="メイリオ" w:eastAsia="メイリオ" w:hAnsi="メイリオ" w:cs="メイリオ" w:hint="eastAsia"/>
          <w:sz w:val="18"/>
          <w:szCs w:val="18"/>
          <w:lang w:eastAsia="ja-JP"/>
        </w:rPr>
        <w:t>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121BAB">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sidRPr="009E50D2">
        <w:rPr>
          <w:rFonts w:ascii="メイリオ" w:eastAsia="メイリオ" w:hAnsi="メイリオ" w:cs="メイリオ" w:hint="eastAsia"/>
          <w:lang w:eastAsia="ja-JP"/>
        </w:rPr>
        <w:t>インプットとアウトプット（</w:t>
      </w:r>
      <w:r w:rsidRPr="002C4D0C">
        <w:rPr>
          <w:lang w:eastAsia="ja-JP"/>
        </w:rPr>
        <w:t>Inputs and outputs</w:t>
      </w:r>
      <w:r w:rsidR="004666F8" w:rsidRPr="009E50D2">
        <w:rPr>
          <w:rFonts w:ascii="メイリオ" w:eastAsia="メイリオ" w:hAnsi="メイリオ" w:cs="メイリオ" w:hint="eastAsia"/>
          <w:lang w:eastAsia="ja-JP"/>
        </w:rPr>
        <w:t>）</w:t>
      </w:r>
    </w:p>
    <w:p w14:paraId="0E2EFC2A" w14:textId="4C30034E" w:rsidR="00597D3F" w:rsidRPr="002C4D0C" w:rsidRDefault="00D437A0" w:rsidP="000B59EF">
      <w:pPr>
        <w:pStyle w:val="bodyIbrahim1"/>
      </w:pPr>
      <w:r w:rsidRPr="002C4D0C">
        <w:rPr>
          <w:rStyle w:val="ListLabel10"/>
        </w:rPr>
        <w:t xml:space="preserve">The audit process </w:t>
      </w:r>
      <w:r>
        <w:rPr>
          <w:rStyle w:val="ListLabel10"/>
        </w:rPr>
        <w:t>has one primary input and one primary output (Fig</w:t>
      </w:r>
      <w:r w:rsidR="00121BAB">
        <w:rPr>
          <w:rStyle w:val="ListLabel10"/>
        </w:rPr>
        <w:t xml:space="preserve">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pPr>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p>
    <w:p w14:paraId="7DBF9139" w14:textId="05F0DA93" w:rsidR="008A3837" w:rsidRDefault="008A3837" w:rsidP="008A3837">
      <w:pPr>
        <w:pStyle w:val="FigureCaption"/>
      </w:pPr>
      <w:r w:rsidRPr="008A3837">
        <w:t>Figure 4: Primary input and output of the audit process</w:t>
      </w:r>
    </w:p>
    <w:p w14:paraId="4F909CA8" w14:textId="76D72AD4"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sidR="008A3837">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w:t>
      </w:r>
      <w:ins w:id="61" w:author="Fukuchi, Hiroyuki" w:date="2017-11-30T15:22:00Z">
        <w:r w:rsidR="0087007B">
          <w:rPr>
            <w:rFonts w:ascii="メイリオ" w:eastAsia="メイリオ" w:hAnsi="メイリオ" w:cs="メイリオ" w:hint="eastAsia"/>
            <w:sz w:val="18"/>
            <w:szCs w:val="18"/>
            <w:lang w:eastAsia="ja-JP"/>
          </w:rPr>
          <w:t>関係する</w:t>
        </w:r>
      </w:ins>
      <w:del w:id="62" w:author="Fukuchi, Hiroyuki" w:date="2017-11-30T15:22:00Z">
        <w:r w:rsidR="00015561" w:rsidDel="0087007B">
          <w:rPr>
            <w:rFonts w:ascii="メイリオ" w:eastAsia="メイリオ" w:hAnsi="メイリオ" w:cs="メイリオ" w:hint="eastAsia"/>
            <w:sz w:val="18"/>
            <w:szCs w:val="18"/>
            <w:lang w:eastAsia="ja-JP"/>
          </w:rPr>
          <w:delText>さらされる</w:delText>
        </w:r>
      </w:del>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w:t>
      </w:r>
      <w:ins w:id="63" w:author="Fukuchi, Hiroyuki" w:date="2017-11-30T15:22:00Z">
        <w:r w:rsidR="0087007B">
          <w:rPr>
            <w:rFonts w:ascii="メイリオ" w:eastAsia="メイリオ" w:hAnsi="メイリオ" w:cs="メイリオ" w:hint="eastAsia"/>
            <w:sz w:val="18"/>
            <w:szCs w:val="18"/>
            <w:lang w:eastAsia="ja-JP"/>
          </w:rPr>
          <w:t>出力</w:t>
        </w:r>
      </w:ins>
      <w:del w:id="64" w:author="Fukuchi, Hiroyuki" w:date="2017-11-30T15:22:00Z">
        <w:r w:rsidR="00DC1F76" w:rsidDel="0087007B">
          <w:rPr>
            <w:rFonts w:ascii="メイリオ" w:eastAsia="メイリオ" w:hAnsi="メイリオ" w:cs="メイリオ" w:hint="eastAsia"/>
            <w:sz w:val="18"/>
            <w:szCs w:val="18"/>
            <w:lang w:eastAsia="ja-JP"/>
          </w:rPr>
          <w:delText>反対</w:delText>
        </w:r>
      </w:del>
      <w:r w:rsidR="00DC1F76">
        <w:rPr>
          <w:rFonts w:ascii="メイリオ" w:eastAsia="メイリオ" w:hAnsi="メイリオ" w:cs="メイリオ" w:hint="eastAsia"/>
          <w:sz w:val="18"/>
          <w:szCs w:val="18"/>
          <w:lang w:eastAsia="ja-JP"/>
        </w:rPr>
        <w:t>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lastRenderedPageBreak/>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183BE169" w:rsidR="007F350C" w:rsidRPr="007F350C" w:rsidRDefault="007F350C" w:rsidP="007F350C">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8A3837">
        <w:rPr>
          <w:rFonts w:ascii="メイリオ" w:eastAsia="メイリオ" w:hAnsi="メイリオ" w:cs="メイリオ" w:hint="eastAsia"/>
          <w:sz w:val="16"/>
        </w:rPr>
        <w:t>：監査プロセスにおいて主となるインプット、アウトプット</w:t>
      </w:r>
    </w:p>
    <w:p w14:paraId="74E85FB8" w14:textId="2DB45075" w:rsidR="007669CB" w:rsidRPr="002C4D0C" w:rsidRDefault="008B1862" w:rsidP="004A494D">
      <w:pPr>
        <w:pStyle w:val="HeadingIbrahim1"/>
      </w:pPr>
      <w:bookmarkStart w:id="65" w:name="_Toc488161383"/>
      <w:bookmarkStart w:id="66" w:name="_Toc488161454"/>
      <w:bookmarkStart w:id="67" w:name="_Toc488161524"/>
      <w:bookmarkStart w:id="68" w:name="_Toc488161948"/>
      <w:bookmarkStart w:id="69" w:name="_Toc488162013"/>
      <w:bookmarkStart w:id="70" w:name="_Toc488162079"/>
      <w:bookmarkStart w:id="71" w:name="_Toc488316252"/>
      <w:bookmarkStart w:id="72" w:name="_Toc492046578"/>
      <w:bookmarkStart w:id="73" w:name="_Toc492046558"/>
      <w:bookmarkEnd w:id="65"/>
      <w:bookmarkEnd w:id="66"/>
      <w:bookmarkEnd w:id="67"/>
      <w:bookmarkEnd w:id="68"/>
      <w:bookmarkEnd w:id="69"/>
      <w:bookmarkEnd w:id="70"/>
      <w:bookmarkEnd w:id="71"/>
      <w:bookmarkEnd w:id="72"/>
      <w:bookmarkEnd w:id="73"/>
      <w:r w:rsidRPr="0071780D">
        <w:rPr>
          <w:rFonts w:cs="ProximaNova-Regular"/>
          <w:szCs w:val="36"/>
        </w:rPr>
        <w:t>4.</w:t>
      </w:r>
      <w:r w:rsidRPr="002C4D0C">
        <w:rPr>
          <w:rFonts w:cs="ProximaNova-Regular"/>
          <w:sz w:val="32"/>
          <w:szCs w:val="36"/>
        </w:rPr>
        <w:t xml:space="preserve"> </w:t>
      </w:r>
      <w:bookmarkStart w:id="74" w:name="_Toc488161384"/>
      <w:bookmarkStart w:id="75" w:name="_Toc488161455"/>
      <w:bookmarkStart w:id="76" w:name="_Toc488161525"/>
      <w:bookmarkStart w:id="77" w:name="_Toc488161949"/>
      <w:bookmarkStart w:id="78" w:name="_Toc488162014"/>
      <w:bookmarkStart w:id="79" w:name="_Toc488162080"/>
      <w:bookmarkStart w:id="80" w:name="_Toc488316253"/>
      <w:bookmarkStart w:id="81" w:name="_Toc492046579"/>
      <w:bookmarkStart w:id="82" w:name="_Toc492046559"/>
      <w:bookmarkStart w:id="83" w:name="_Toc492046560"/>
      <w:bookmarkEnd w:id="74"/>
      <w:bookmarkEnd w:id="75"/>
      <w:bookmarkEnd w:id="76"/>
      <w:bookmarkEnd w:id="77"/>
      <w:bookmarkEnd w:id="78"/>
      <w:bookmarkEnd w:id="79"/>
      <w:bookmarkEnd w:id="80"/>
      <w:bookmarkEnd w:id="81"/>
      <w:bookmarkEnd w:id="82"/>
      <w:r w:rsidR="003F12FC" w:rsidRPr="009E50D2">
        <w:rPr>
          <w:rFonts w:ascii="メイリオ" w:eastAsia="メイリオ" w:hAnsi="メイリオ" w:cs="メイリオ" w:hint="eastAsia"/>
          <w:sz w:val="32"/>
          <w:szCs w:val="36"/>
          <w:lang w:eastAsia="ja-JP"/>
        </w:rPr>
        <w:t>監査業務のスコープを評価する（</w:t>
      </w:r>
      <w:r w:rsidR="003F12FC" w:rsidRPr="002C4D0C">
        <w:t>Assessing the scope of an audit job</w:t>
      </w:r>
      <w:bookmarkEnd w:id="83"/>
      <w:r w:rsidR="003F12FC" w:rsidRPr="009E50D2">
        <w:rPr>
          <w:rFonts w:ascii="メイリオ" w:eastAsia="メイリオ" w:hAnsi="メイリオ" w:cs="メイリオ"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w:t>
      </w:r>
      <w:r w:rsidR="007669CB" w:rsidRPr="002C4D0C">
        <w:lastRenderedPageBreak/>
        <w:t xml:space="preserve">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740C45B4"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w:t>
      </w:r>
      <w:ins w:id="84" w:author="Fukuchi, Hiroyuki" w:date="2017-11-30T15:23:00Z">
        <w:r w:rsidR="0087007B">
          <w:rPr>
            <w:rFonts w:ascii="メイリオ" w:eastAsia="メイリオ" w:hAnsi="メイリオ" w:cs="メイリオ" w:hint="eastAsia"/>
            <w:sz w:val="18"/>
            <w:szCs w:val="18"/>
            <w:lang w:eastAsia="ja-JP"/>
          </w:rPr>
          <w:t>費用</w:t>
        </w:r>
      </w:ins>
      <w:del w:id="85" w:author="Fukuchi, Hiroyuki" w:date="2017-11-30T15:23:00Z">
        <w:r w:rsidDel="0087007B">
          <w:rPr>
            <w:rFonts w:ascii="メイリオ" w:eastAsia="メイリオ" w:hAnsi="メイリオ" w:cs="メイリオ" w:hint="eastAsia"/>
            <w:sz w:val="18"/>
            <w:szCs w:val="18"/>
            <w:lang w:eastAsia="ja-JP"/>
          </w:rPr>
          <w:delText>価格</w:delText>
        </w:r>
      </w:del>
      <w:r>
        <w:rPr>
          <w:rFonts w:ascii="メイリオ" w:eastAsia="メイリオ" w:hAnsi="メイリオ" w:cs="メイリオ" w:hint="eastAsia"/>
          <w:sz w:val="18"/>
          <w:szCs w:val="18"/>
          <w:lang w:eastAsia="ja-JP"/>
        </w:rPr>
        <w:t>の議論が</w:t>
      </w:r>
      <w:r w:rsidR="00A53A30">
        <w:rPr>
          <w:rFonts w:ascii="メイリオ" w:eastAsia="メイリオ" w:hAnsi="メイリオ" w:cs="メイリオ" w:hint="eastAsia"/>
          <w:sz w:val="18"/>
          <w:szCs w:val="18"/>
          <w:lang w:eastAsia="ja-JP"/>
        </w:rPr>
        <w:t>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ins w:id="86" w:author="Fukuchi, Hiroyuki" w:date="2017-11-30T15:24:00Z">
        <w:r w:rsidR="0087007B">
          <w:rPr>
            <w:rFonts w:ascii="メイリオ" w:eastAsia="メイリオ" w:hAnsi="メイリオ" w:cs="メイリオ" w:hint="eastAsia"/>
            <w:sz w:val="18"/>
            <w:szCs w:val="18"/>
            <w:lang w:eastAsia="ja-JP"/>
          </w:rPr>
          <w:t>を</w:t>
        </w:r>
      </w:ins>
      <w:del w:id="87" w:author="Fukuchi, Hiroyuki" w:date="2017-11-30T15:24:00Z">
        <w:r w:rsidDel="0087007B">
          <w:rPr>
            <w:rFonts w:ascii="メイリオ" w:eastAsia="メイリオ" w:hAnsi="メイリオ" w:cs="メイリオ" w:hint="eastAsia"/>
            <w:sz w:val="18"/>
            <w:szCs w:val="18"/>
            <w:lang w:eastAsia="ja-JP"/>
          </w:rPr>
          <w:delText>も</w:delText>
        </w:r>
      </w:del>
      <w:r>
        <w:rPr>
          <w:rFonts w:ascii="メイリオ" w:eastAsia="メイリオ" w:hAnsi="メイリオ" w:cs="メイリオ" w:hint="eastAsia"/>
          <w:sz w:val="18"/>
          <w:szCs w:val="18"/>
          <w:lang w:eastAsia="ja-JP"/>
        </w:rPr>
        <w:t>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88" w:name="_Toc488161386"/>
      <w:bookmarkStart w:id="89" w:name="_Toc488161457"/>
      <w:bookmarkStart w:id="90" w:name="_Toc488161527"/>
      <w:bookmarkStart w:id="91" w:name="_Toc488161951"/>
      <w:bookmarkStart w:id="92" w:name="_Toc488162016"/>
      <w:bookmarkStart w:id="93" w:name="_Toc488162082"/>
      <w:bookmarkStart w:id="94" w:name="_Toc488316255"/>
      <w:bookmarkStart w:id="95" w:name="_Toc492046581"/>
      <w:bookmarkStart w:id="96" w:name="_Toc488161387"/>
      <w:bookmarkStart w:id="97" w:name="_Toc488161458"/>
      <w:bookmarkStart w:id="98" w:name="_Toc488161528"/>
      <w:bookmarkStart w:id="99" w:name="_Toc488161952"/>
      <w:bookmarkStart w:id="100" w:name="_Toc488162017"/>
      <w:bookmarkStart w:id="101" w:name="_Toc488162083"/>
      <w:bookmarkStart w:id="102" w:name="_Toc488316256"/>
      <w:bookmarkStart w:id="103" w:name="_Toc492046582"/>
      <w:bookmarkStart w:id="104" w:name="_ga5vqqw3ovz7" w:colFirst="0" w:colLast="0"/>
      <w:bookmarkStart w:id="105" w:name="_t0bybq44xvpf" w:colFirst="0" w:colLast="0"/>
      <w:bookmarkStart w:id="106" w:name="_dscng153ix2u" w:colFirst="0" w:colLast="0"/>
      <w:bookmarkStart w:id="107" w:name="_fv5afzxndjg" w:colFirst="0" w:colLast="0"/>
      <w:bookmarkStart w:id="108" w:name="_Toc49204656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2C4D0C">
        <w:rPr>
          <w:lang w:eastAsia="ja-JP"/>
        </w:rPr>
        <w:t xml:space="preserve">5. </w:t>
      </w:r>
      <w:r w:rsidR="00692A9A" w:rsidRPr="009E50D2">
        <w:rPr>
          <w:rFonts w:ascii="メイリオ" w:eastAsia="メイリオ" w:hAnsi="メイリオ" w:cs="メイリオ" w:hint="eastAsia"/>
          <w:lang w:eastAsia="ja-JP"/>
        </w:rPr>
        <w:t>監査手法（</w:t>
      </w:r>
      <w:r w:rsidR="007669CB" w:rsidRPr="002C4D0C">
        <w:rPr>
          <w:lang w:eastAsia="ja-JP"/>
        </w:rPr>
        <w:t>Audit methods</w:t>
      </w:r>
      <w:bookmarkEnd w:id="108"/>
      <w:r w:rsidR="00692A9A" w:rsidRPr="009E50D2">
        <w:rPr>
          <w:rFonts w:ascii="メイリオ" w:eastAsia="メイリオ" w:hAnsi="メイリオ" w:cs="メイリオ"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30F12FD4" w14:textId="3A15BE67" w:rsidR="002B1933" w:rsidRPr="00AC2BE4" w:rsidRDefault="00AE5E52" w:rsidP="002B1933">
      <w:pPr>
        <w:pStyle w:val="ListIbrahimNum1"/>
      </w:pPr>
      <w:r w:rsidRPr="000B59EF">
        <w:t xml:space="preserve"> </w:t>
      </w:r>
      <w:r w:rsidR="002B1933" w:rsidRPr="000B59EF">
        <w:t>“</w:t>
      </w:r>
      <w:r w:rsidR="002B1933" w:rsidRPr="002B1933">
        <w:t>Do It Yourself” audit, where the target company or the acquirer performs most of the actual audit work themselves using the tools with the option for a 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03ECCED3"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w:t>
      </w:r>
      <w:ins w:id="109" w:author="Fukuchi, Hiroyuki" w:date="2017-11-30T15:24:00Z">
        <w:r w:rsidR="0087007B">
          <w:rPr>
            <w:rFonts w:ascii="メイリオ" w:eastAsia="メイリオ" w:hAnsi="メイリオ" w:cs="メイリオ" w:hint="eastAsia"/>
            <w:sz w:val="18"/>
            <w:lang w:eastAsia="ja-JP"/>
          </w:rPr>
          <w:t>コードにアクセスしない</w:t>
        </w:r>
      </w:ins>
      <w:del w:id="110" w:author="Fukuchi, Hiroyuki" w:date="2017-11-30T15:24:00Z">
        <w:r w:rsidR="009964B0" w:rsidDel="0087007B">
          <w:rPr>
            <w:rFonts w:ascii="メイリオ" w:eastAsia="メイリオ" w:hAnsi="メイリオ" w:cs="メイリオ" w:hint="eastAsia"/>
            <w:sz w:val="18"/>
            <w:lang w:eastAsia="ja-JP"/>
          </w:rPr>
          <w:delText>見えない状態の、手探りの</w:delText>
        </w:r>
      </w:del>
      <w:r w:rsidR="009964B0">
        <w:rPr>
          <w:rFonts w:ascii="メイリオ" w:eastAsia="メイリオ" w:hAnsi="メイリオ" w:cs="メイリオ" w:hint="eastAsia"/>
          <w:sz w:val="18"/>
          <w:lang w:eastAsia="ja-JP"/>
        </w:rPr>
        <w:t>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0AD9F69A" w14:textId="72966CC4" w:rsidR="002B1933" w:rsidRPr="002B1933" w:rsidRDefault="002B1933" w:rsidP="00B17D75">
      <w:pPr>
        <w:pStyle w:val="ListIbrahimNum1"/>
        <w:spacing w:line="240" w:lineRule="exact"/>
        <w:ind w:left="714" w:hanging="357"/>
        <w:rPr>
          <w:lang w:eastAsia="ja-JP"/>
        </w:rPr>
      </w:pPr>
      <w:r w:rsidRPr="002B1933">
        <w:rPr>
          <w:rFonts w:hint="eastAsia"/>
          <w:lang w:eastAsia="ja-JP"/>
        </w:rPr>
        <w:t>DIY</w:t>
      </w:r>
      <w:r w:rsidRPr="002B1933">
        <w:rPr>
          <w:rFonts w:ascii="ＭＳ ゴシック" w:eastAsia="ＭＳ ゴシック" w:hAnsi="ＭＳ ゴシック" w:cs="ＭＳ ゴシック" w:hint="eastAsia"/>
          <w:lang w:eastAsia="ja-JP"/>
        </w:rPr>
        <w:t>（</w:t>
      </w:r>
      <w:r w:rsidRPr="002B1933">
        <w:rPr>
          <w:rFonts w:hint="eastAsia"/>
          <w:lang w:eastAsia="ja-JP"/>
        </w:rPr>
        <w:t>Do It Yourself</w:t>
      </w:r>
      <w:r w:rsidRPr="002B1933">
        <w:rPr>
          <w:rFonts w:ascii="ＭＳ ゴシック" w:eastAsia="ＭＳ ゴシック" w:hAnsi="ＭＳ ゴシック" w:cs="ＭＳ ゴシック" w:hint="eastAsia"/>
          <w:lang w:eastAsia="ja-JP"/>
        </w:rPr>
        <w:t>）監査。買収先企業もしくは買収元が自分自身で</w:t>
      </w:r>
      <w:r>
        <w:rPr>
          <w:rFonts w:ascii="ＭＳ ゴシック" w:eastAsia="ＭＳ ゴシック" w:hAnsi="ＭＳ ゴシック" w:cs="ＭＳ ゴシック" w:hint="eastAsia"/>
          <w:lang w:eastAsia="ja-JP"/>
        </w:rPr>
        <w:t>、</w:t>
      </w:r>
      <w:r w:rsidRPr="002B1933">
        <w:rPr>
          <w:rFonts w:ascii="ＭＳ ゴシック" w:eastAsia="ＭＳ ゴシック" w:hAnsi="ＭＳ ゴシック" w:cs="ＭＳ ゴシック" w:hint="eastAsia"/>
          <w:lang w:eastAsia="ja-JP"/>
        </w:rPr>
        <w:t>監査作業の大半をツールを用い</w:t>
      </w:r>
      <w:r>
        <w:rPr>
          <w:rFonts w:ascii="ＭＳ ゴシック" w:eastAsia="ＭＳ ゴシック" w:hAnsi="ＭＳ ゴシック" w:cs="ＭＳ ゴシック" w:hint="eastAsia"/>
          <w:lang w:eastAsia="ja-JP"/>
        </w:rPr>
        <w:t>て</w:t>
      </w:r>
      <w:r w:rsidRPr="002B1933">
        <w:rPr>
          <w:rFonts w:ascii="ＭＳ ゴシック" w:eastAsia="ＭＳ ゴシック" w:hAnsi="ＭＳ ゴシック" w:cs="ＭＳ ゴシック" w:hint="eastAsia"/>
          <w:lang w:eastAsia="ja-JP"/>
        </w:rPr>
        <w:t>実際に行います。この監査では監査企業から</w:t>
      </w:r>
      <w:ins w:id="111" w:author="Fukuchi, Hiroyuki" w:date="2017-11-30T15:27:00Z">
        <w:r w:rsidR="0087007B">
          <w:rPr>
            <w:rFonts w:ascii="ＭＳ ゴシック" w:eastAsia="ＭＳ ゴシック" w:hAnsi="ＭＳ ゴシック" w:cs="ＭＳ ゴシック" w:hint="eastAsia"/>
            <w:lang w:eastAsia="ja-JP"/>
          </w:rPr>
          <w:t>ツール、サポート、</w:t>
        </w:r>
      </w:ins>
      <w:del w:id="112" w:author="Fukuchi, Hiroyuki" w:date="2017-11-30T15:27:00Z">
        <w:r w:rsidRPr="002B1933" w:rsidDel="0087007B">
          <w:rPr>
            <w:rFonts w:ascii="ＭＳ ゴシック" w:eastAsia="ＭＳ ゴシック" w:hAnsi="ＭＳ ゴシック" w:cs="ＭＳ ゴシック" w:hint="eastAsia"/>
            <w:lang w:eastAsia="ja-JP"/>
          </w:rPr>
          <w:delText>提供される</w:delText>
        </w:r>
      </w:del>
      <w:ins w:id="113" w:author="Fukuchi, Hiroyuki" w:date="2017-11-30T15:27:00Z">
        <w:r w:rsidR="003516EA">
          <w:rPr>
            <w:rFonts w:ascii="ＭＳ ゴシック" w:eastAsia="ＭＳ ゴシック" w:hAnsi="ＭＳ ゴシック" w:cs="ＭＳ ゴシック" w:hint="eastAsia"/>
            <w:lang w:eastAsia="ja-JP"/>
          </w:rPr>
          <w:t>さらに</w:t>
        </w:r>
      </w:ins>
      <w:r w:rsidRPr="002B1933">
        <w:rPr>
          <w:rFonts w:ascii="ＭＳ ゴシック" w:eastAsia="ＭＳ ゴシック" w:hAnsi="ＭＳ ゴシック" w:cs="ＭＳ ゴシック" w:hint="eastAsia"/>
          <w:lang w:eastAsia="ja-JP"/>
        </w:rPr>
        <w:t>無作為的な検証結果</w:t>
      </w:r>
      <w:ins w:id="114" w:author="Fukuchi, Hiroyuki" w:date="2017-11-30T15:27:00Z">
        <w:r w:rsidR="003516EA">
          <w:rPr>
            <w:rFonts w:ascii="ＭＳ ゴシック" w:eastAsia="ＭＳ ゴシック" w:hAnsi="ＭＳ ゴシック" w:cs="ＭＳ ゴシック" w:hint="eastAsia"/>
            <w:lang w:eastAsia="ja-JP"/>
          </w:rPr>
          <w:t>が提供</w:t>
        </w:r>
      </w:ins>
      <w:ins w:id="115" w:author="Fukuchi, Hiroyuki" w:date="2017-11-30T15:28:00Z">
        <w:r w:rsidR="003516EA">
          <w:rPr>
            <w:rFonts w:ascii="ＭＳ ゴシック" w:eastAsia="ＭＳ ゴシック" w:hAnsi="ＭＳ ゴシック" w:cs="ＭＳ ゴシック" w:hint="eastAsia"/>
            <w:lang w:eastAsia="ja-JP"/>
          </w:rPr>
          <w:t>される</w:t>
        </w:r>
      </w:ins>
      <w:del w:id="116" w:author="Fukuchi, Hiroyuki" w:date="2017-11-30T15:28:00Z">
        <w:r w:rsidRPr="002B1933" w:rsidDel="003516EA">
          <w:rPr>
            <w:rFonts w:ascii="ＭＳ ゴシック" w:eastAsia="ＭＳ ゴシック" w:hAnsi="ＭＳ ゴシック" w:cs="ＭＳ ゴシック" w:hint="eastAsia"/>
            <w:lang w:eastAsia="ja-JP"/>
          </w:rPr>
          <w:delText>を活用する</w:delText>
        </w:r>
      </w:del>
      <w:r w:rsidRPr="002B1933">
        <w:rPr>
          <w:rFonts w:ascii="ＭＳ ゴシック" w:eastAsia="ＭＳ ゴシック" w:hAnsi="ＭＳ ゴシック" w:cs="ＭＳ ゴシック" w:hint="eastAsia"/>
          <w:lang w:eastAsia="ja-JP"/>
        </w:rPr>
        <w:t>こと</w:t>
      </w:r>
      <w:ins w:id="117" w:author="Fukuchi, Hiroyuki" w:date="2017-11-30T15:28:00Z">
        <w:r w:rsidR="003516EA">
          <w:rPr>
            <w:rFonts w:ascii="ＭＳ ゴシック" w:eastAsia="ＭＳ ゴシック" w:hAnsi="ＭＳ ゴシック" w:cs="ＭＳ ゴシック" w:hint="eastAsia"/>
            <w:lang w:eastAsia="ja-JP"/>
          </w:rPr>
          <w:t>があります</w:t>
        </w:r>
      </w:ins>
      <w:del w:id="118" w:author="Fukuchi, Hiroyuki" w:date="2017-11-30T15:28:00Z">
        <w:r w:rsidRPr="002B1933" w:rsidDel="003516EA">
          <w:rPr>
            <w:rFonts w:ascii="ＭＳ ゴシック" w:eastAsia="ＭＳ ゴシック" w:hAnsi="ＭＳ ゴシック" w:cs="ＭＳ ゴシック" w:hint="eastAsia"/>
            <w:lang w:eastAsia="ja-JP"/>
          </w:rPr>
          <w:delText>もできます</w:delText>
        </w:r>
      </w:del>
      <w:r w:rsidRPr="002B1933">
        <w:rPr>
          <w:rFonts w:ascii="ＭＳ ゴシック" w:eastAsia="ＭＳ ゴシック" w:hAnsi="ＭＳ ゴシック" w:cs="ＭＳ ゴシック" w:hint="eastAsia"/>
          <w:lang w:eastAsia="ja-JP"/>
        </w:rPr>
        <w:t>。</w:t>
      </w:r>
    </w:p>
    <w:p w14:paraId="5D6AC508" w14:textId="456752F8" w:rsidR="00AD71F3" w:rsidRPr="00382132" w:rsidRDefault="00E0749F" w:rsidP="00382132">
      <w:pPr>
        <w:pStyle w:val="HeadingIbrahim2"/>
      </w:pPr>
      <w:bookmarkStart w:id="119"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119"/>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4E6C8623" w:rsidR="00A53F60" w:rsidRPr="0016469F" w:rsidRDefault="00810B39" w:rsidP="0016469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私</w:t>
      </w:r>
      <w:r w:rsidR="00A53F60" w:rsidRPr="0016469F">
        <w:rPr>
          <w:rFonts w:ascii="メイリオ" w:eastAsia="メイリオ" w:hAnsi="メイリオ" w:cs="メイリオ" w:hint="eastAsia"/>
          <w:sz w:val="18"/>
          <w:szCs w:val="18"/>
          <w:lang w:eastAsia="ja-JP"/>
        </w:rPr>
        <w:t>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00A53F60"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00A53F60"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00A53F60"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49A6C720" w:rsidR="00F2323D" w:rsidRPr="002C4D0C" w:rsidRDefault="008A3837" w:rsidP="00197BB6">
      <w:pPr>
        <w:pStyle w:val="Figure1"/>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4813A16F"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5654A5D8"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：M&amp;A取引における伝統的な監査手法</w:t>
      </w:r>
    </w:p>
    <w:p w14:paraId="0D34FA3F" w14:textId="13A09BEA"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120"/>
      <w:r w:rsidRPr="00702291">
        <w:rPr>
          <w:rFonts w:ascii="Calibri" w:hAnsi="Calibri"/>
          <w:sz w:val="22"/>
        </w:rPr>
        <w:t>7, 8, and 9,</w:t>
      </w:r>
      <w:commentRangeEnd w:id="120"/>
      <w:r w:rsidR="007F350C">
        <w:rPr>
          <w:rStyle w:val="af5"/>
          <w:rFonts w:asciiTheme="minorHAnsi" w:hAnsiTheme="minorHAnsi"/>
          <w:i w:val="0"/>
          <w:iCs w:val="0"/>
          <w:color w:val="7F7F7F" w:themeColor="text1" w:themeTint="80"/>
        </w:rPr>
        <w:commentReference w:id="12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5E60D84"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1E28C51E"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ins w:id="121" w:author="Fukuchi, Hiroyuki" w:date="2017-11-30T15:29:00Z">
        <w:r w:rsidR="003516EA">
          <w:rPr>
            <w:rFonts w:ascii="メイリオ" w:eastAsia="メイリオ" w:hAnsi="メイリオ" w:cs="メイリオ" w:hint="eastAsia"/>
            <w:sz w:val="21"/>
          </w:rPr>
          <w:t>開始</w:t>
        </w:r>
      </w:ins>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1DA7C6B5"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w:t>
      </w:r>
      <w:ins w:id="122" w:author="Fukuchi, Hiroyuki" w:date="2017-11-30T15:31:00Z">
        <w:r w:rsidR="003516EA">
          <w:rPr>
            <w:rFonts w:ascii="メイリオ" w:eastAsia="メイリオ" w:hAnsi="メイリオ" w:cs="メイリオ" w:hint="eastAsia"/>
            <w:sz w:val="18"/>
            <w:szCs w:val="18"/>
            <w:lang w:eastAsia="ja-JP"/>
          </w:rPr>
          <w:t>を</w:t>
        </w:r>
      </w:ins>
      <w:r>
        <w:rPr>
          <w:rFonts w:ascii="メイリオ" w:eastAsia="メイリオ" w:hAnsi="メイリオ" w:cs="メイリオ" w:hint="eastAsia"/>
          <w:sz w:val="18"/>
          <w:szCs w:val="18"/>
          <w:lang w:eastAsia="ja-JP"/>
        </w:rPr>
        <w:t>集め、要求に合った最良の入札者を選択することもできます。このモデルで</w:t>
      </w:r>
      <w:ins w:id="123" w:author="Fukuchi, Hiroyuki" w:date="2017-11-30T15:30:00Z">
        <w:r w:rsidR="003516EA">
          <w:rPr>
            <w:rFonts w:ascii="メイリオ" w:eastAsia="メイリオ" w:hAnsi="メイリオ" w:cs="メイリオ" w:hint="eastAsia"/>
            <w:sz w:val="18"/>
            <w:szCs w:val="18"/>
            <w:lang w:eastAsia="ja-JP"/>
          </w:rPr>
          <w:t>は、</w:t>
        </w:r>
      </w:ins>
      <w:del w:id="124" w:author="Fukuchi, Hiroyuki" w:date="2017-11-30T15:30:00Z">
        <w:r w:rsidDel="003516EA">
          <w:rPr>
            <w:rFonts w:ascii="メイリオ" w:eastAsia="メイリオ" w:hAnsi="メイリオ" w:cs="メイリオ" w:hint="eastAsia"/>
            <w:sz w:val="18"/>
            <w:szCs w:val="18"/>
            <w:lang w:eastAsia="ja-JP"/>
          </w:rPr>
          <w:delText>あれば</w:delText>
        </w:r>
      </w:del>
      <w:r>
        <w:rPr>
          <w:rFonts w:ascii="メイリオ" w:eastAsia="メイリオ" w:hAnsi="メイリオ" w:cs="メイリオ" w:hint="eastAsia"/>
          <w:sz w:val="18"/>
          <w:szCs w:val="18"/>
          <w:lang w:eastAsia="ja-JP"/>
        </w:rPr>
        <w:t>買収対象の企業</w:t>
      </w:r>
      <w:ins w:id="125" w:author="Fukuchi, Hiroyuki" w:date="2017-11-30T15:31:00Z">
        <w:r w:rsidR="003516EA">
          <w:rPr>
            <w:rFonts w:ascii="メイリオ" w:eastAsia="メイリオ" w:hAnsi="メイリオ" w:cs="メイリオ" w:hint="eastAsia"/>
            <w:sz w:val="18"/>
            <w:szCs w:val="18"/>
            <w:lang w:eastAsia="ja-JP"/>
          </w:rPr>
          <w:t>は</w:t>
        </w:r>
      </w:ins>
      <w:del w:id="126" w:author="Fukuchi, Hiroyuki" w:date="2017-11-30T15:31:00Z">
        <w:r w:rsidDel="003516EA">
          <w:rPr>
            <w:rFonts w:ascii="メイリオ" w:eastAsia="メイリオ" w:hAnsi="メイリオ" w:cs="メイリオ" w:hint="eastAsia"/>
            <w:sz w:val="18"/>
            <w:szCs w:val="18"/>
            <w:lang w:eastAsia="ja-JP"/>
          </w:rPr>
          <w:delText>としても</w:delText>
        </w:r>
      </w:del>
      <w:r>
        <w:rPr>
          <w:rFonts w:ascii="メイリオ" w:eastAsia="メイリオ" w:hAnsi="メイリオ" w:cs="メイリオ" w:hint="eastAsia"/>
          <w:sz w:val="18"/>
          <w:szCs w:val="18"/>
          <w:lang w:eastAsia="ja-JP"/>
        </w:rPr>
        <w:t>コードを監査人へ送付し</w:t>
      </w:r>
      <w:del w:id="127" w:author="Fukuchi, Hiroyuki" w:date="2017-11-30T15:31:00Z">
        <w:r w:rsidDel="003516EA">
          <w:rPr>
            <w:rFonts w:ascii="メイリオ" w:eastAsia="メイリオ" w:hAnsi="メイリオ" w:cs="メイリオ" w:hint="eastAsia"/>
            <w:sz w:val="18"/>
            <w:szCs w:val="18"/>
            <w:lang w:eastAsia="ja-JP"/>
          </w:rPr>
          <w:delText>たり</w:delText>
        </w:r>
      </w:del>
      <w:r>
        <w:rPr>
          <w:rFonts w:ascii="メイリオ" w:eastAsia="メイリオ" w:hAnsi="メイリオ" w:cs="メイリオ" w:hint="eastAsia"/>
          <w:sz w:val="18"/>
          <w:szCs w:val="18"/>
          <w:lang w:eastAsia="ja-JP"/>
        </w:rPr>
        <w:t>、監査人が実地に訪れたりすること</w:t>
      </w:r>
      <w:ins w:id="128" w:author="Fukuchi, Hiroyuki" w:date="2017-11-30T15:31:00Z">
        <w:r w:rsidR="003516EA">
          <w:rPr>
            <w:rFonts w:ascii="メイリオ" w:eastAsia="メイリオ" w:hAnsi="メイリオ" w:cs="メイリオ" w:hint="eastAsia"/>
            <w:sz w:val="18"/>
            <w:szCs w:val="18"/>
            <w:lang w:eastAsia="ja-JP"/>
          </w:rPr>
          <w:t>を</w:t>
        </w:r>
      </w:ins>
      <w:ins w:id="129" w:author="Fukuchi, Hiroyuki" w:date="2017-11-30T15:32:00Z">
        <w:r w:rsidR="003516EA">
          <w:rPr>
            <w:rFonts w:ascii="メイリオ" w:eastAsia="メイリオ" w:hAnsi="メイリオ" w:cs="メイリオ" w:hint="eastAsia"/>
            <w:sz w:val="18"/>
            <w:szCs w:val="18"/>
            <w:lang w:eastAsia="ja-JP"/>
          </w:rPr>
          <w:t>受け入</w:t>
        </w:r>
      </w:ins>
      <w:ins w:id="130" w:author="Fukuchi, Hiroyuki" w:date="2017-11-30T15:31:00Z">
        <w:r w:rsidR="003516EA">
          <w:rPr>
            <w:rFonts w:ascii="メイリオ" w:eastAsia="メイリオ" w:hAnsi="メイリオ" w:cs="メイリオ" w:hint="eastAsia"/>
            <w:sz w:val="18"/>
            <w:szCs w:val="18"/>
            <w:lang w:eastAsia="ja-JP"/>
          </w:rPr>
          <w:t>れなければな</w:t>
        </w:r>
      </w:ins>
      <w:ins w:id="131" w:author="Fukuchi, Hiroyuki" w:date="2017-11-30T15:32:00Z">
        <w:r w:rsidR="003516EA">
          <w:rPr>
            <w:rFonts w:ascii="メイリオ" w:eastAsia="メイリオ" w:hAnsi="メイリオ" w:cs="メイリオ" w:hint="eastAsia"/>
            <w:sz w:val="18"/>
            <w:szCs w:val="18"/>
            <w:lang w:eastAsia="ja-JP"/>
          </w:rPr>
          <w:t>りません</w:t>
        </w:r>
      </w:ins>
      <w:del w:id="132" w:author="Fukuchi, Hiroyuki" w:date="2017-11-30T15:31:00Z">
        <w:r w:rsidDel="003516EA">
          <w:rPr>
            <w:rFonts w:ascii="メイリオ" w:eastAsia="メイリオ" w:hAnsi="メイリオ" w:cs="メイリオ" w:hint="eastAsia"/>
            <w:sz w:val="18"/>
            <w:szCs w:val="18"/>
            <w:lang w:eastAsia="ja-JP"/>
          </w:rPr>
          <w:delText>もいとわないでしょう</w:delText>
        </w:r>
      </w:del>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133" w:name="_Toc492046563"/>
      <w:r w:rsidRPr="002C4D0C">
        <w:t>5</w:t>
      </w:r>
      <w:r w:rsidR="00444017" w:rsidRPr="002C4D0C">
        <w:t xml:space="preserve">.2 </w:t>
      </w:r>
      <w:r w:rsidR="00483436" w:rsidRPr="009E50D2">
        <w:rPr>
          <w:rFonts w:ascii="メイリオ" w:eastAsia="メイリオ" w:hAnsi="メイリオ" w:cs="メイリオ" w:hint="eastAsia"/>
          <w:lang w:eastAsia="ja-JP"/>
        </w:rPr>
        <w:t>ブラインド監査（</w:t>
      </w:r>
      <w:r w:rsidR="004C6B67" w:rsidRPr="002C4D0C">
        <w:t>Blind audit</w:t>
      </w:r>
      <w:bookmarkEnd w:id="133"/>
      <w:r w:rsidR="00483436" w:rsidRPr="009E50D2">
        <w:rPr>
          <w:rFonts w:ascii="メイリオ" w:eastAsia="メイリオ" w:hAnsi="メイリオ" w:cs="メイリオ"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266141C5"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31A09734"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51F747F7"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w:t>
      </w:r>
      <w:r w:rsidR="008A3837">
        <w:rPr>
          <w:rFonts w:ascii="メイリオ" w:eastAsia="メイリオ" w:hAnsi="メイリオ" w:cs="メイリオ" w:hint="eastAsia"/>
          <w:sz w:val="18"/>
          <w:szCs w:val="18"/>
          <w:lang w:eastAsia="ja-JP"/>
        </w:rPr>
        <w:t>6</w:t>
      </w:r>
      <w:r>
        <w:rPr>
          <w:rFonts w:ascii="メイリオ" w:eastAsia="メイリオ" w:hAnsi="メイリオ" w:cs="メイリオ" w:hint="eastAsia"/>
          <w:sz w:val="18"/>
          <w:szCs w:val="18"/>
          <w:lang w:eastAsia="ja-JP"/>
        </w:rPr>
        <w:t>に、FOSSID AB</w:t>
      </w:r>
      <w:ins w:id="134" w:author="Fukuchi, Hiroyuki" w:date="2017-11-30T15:32:00Z">
        <w:r w:rsidR="003516EA">
          <w:rPr>
            <w:rFonts w:ascii="メイリオ" w:eastAsia="メイリオ" w:hAnsi="メイリオ" w:cs="メイリオ" w:hint="eastAsia"/>
            <w:sz w:val="18"/>
            <w:szCs w:val="18"/>
            <w:lang w:eastAsia="ja-JP"/>
          </w:rPr>
          <w:t>によって提供される</w:t>
        </w:r>
      </w:ins>
      <w:del w:id="135" w:author="Fukuchi, Hiroyuki" w:date="2017-11-30T15:32:00Z">
        <w:r w:rsidDel="003516EA">
          <w:rPr>
            <w:rFonts w:ascii="メイリオ" w:eastAsia="メイリオ" w:hAnsi="メイリオ" w:cs="メイリオ" w:hint="eastAsia"/>
            <w:sz w:val="18"/>
            <w:szCs w:val="18"/>
            <w:lang w:eastAsia="ja-JP"/>
          </w:rPr>
          <w:delText>を用い</w:delText>
        </w:r>
      </w:del>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w:t>
      </w:r>
      <w:ins w:id="136" w:author="Fukuchi, Hiroyuki" w:date="2017-11-30T15:33:00Z">
        <w:r w:rsidR="003516EA">
          <w:rPr>
            <w:rFonts w:ascii="メイリオ" w:eastAsia="メイリオ" w:hAnsi="メイリオ" w:cs="メイリオ" w:hint="eastAsia"/>
            <w:sz w:val="18"/>
            <w:szCs w:val="18"/>
            <w:lang w:eastAsia="ja-JP"/>
          </w:rPr>
          <w:t>、</w:t>
        </w:r>
      </w:ins>
      <w:r w:rsidR="00CD7F8A">
        <w:rPr>
          <w:rFonts w:ascii="メイリオ" w:eastAsia="メイリオ" w:hAnsi="メイリオ" w:cs="メイリオ" w:hint="eastAsia"/>
          <w:sz w:val="18"/>
          <w:szCs w:val="18"/>
          <w:lang w:eastAsia="ja-JP"/>
        </w:rPr>
        <w:t>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ins w:id="137" w:author="Fukuchi, Hiroyuki" w:date="2017-11-30T15:33:00Z">
        <w:r w:rsidR="003516EA">
          <w:rPr>
            <w:rFonts w:ascii="メイリオ" w:eastAsia="メイリオ" w:hAnsi="メイリオ" w:cs="メイリオ" w:hint="eastAsia"/>
            <w:sz w:val="18"/>
            <w:szCs w:val="18"/>
            <w:lang w:eastAsia="ja-JP"/>
          </w:rPr>
          <w:t>することで、</w:t>
        </w:r>
      </w:ins>
      <w:del w:id="138" w:author="Fukuchi, Hiroyuki" w:date="2017-11-30T15:33:00Z">
        <w:r w:rsidR="004E6994" w:rsidDel="003516EA">
          <w:rPr>
            <w:rFonts w:ascii="メイリオ" w:eastAsia="メイリオ" w:hAnsi="メイリオ" w:cs="メイリオ" w:hint="eastAsia"/>
            <w:sz w:val="18"/>
            <w:szCs w:val="18"/>
            <w:lang w:eastAsia="ja-JP"/>
          </w:rPr>
          <w:delText>し</w:delText>
        </w:r>
      </w:del>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w:t>
      </w:r>
      <w:ins w:id="139" w:author="Fukuchi, Hiroyuki" w:date="2017-11-30T15:33:00Z">
        <w:r w:rsidR="003516EA">
          <w:rPr>
            <w:rFonts w:ascii="メイリオ" w:eastAsia="メイリオ" w:hAnsi="メイリオ" w:cs="メイリオ" w:hint="eastAsia"/>
            <w:sz w:val="18"/>
            <w:szCs w:val="18"/>
            <w:lang w:eastAsia="ja-JP"/>
          </w:rPr>
          <w:t>著者</w:t>
        </w:r>
      </w:ins>
      <w:del w:id="140" w:author="Fukuchi, Hiroyuki" w:date="2017-11-30T15:33:00Z">
        <w:r w:rsidR="00D91049" w:rsidDel="003516EA">
          <w:rPr>
            <w:rFonts w:ascii="メイリオ" w:eastAsia="メイリオ" w:hAnsi="メイリオ" w:cs="メイリオ" w:hint="eastAsia"/>
            <w:sz w:val="18"/>
            <w:szCs w:val="18"/>
            <w:lang w:eastAsia="ja-JP"/>
          </w:rPr>
          <w:delText>私</w:delText>
        </w:r>
      </w:del>
      <w:r w:rsidR="00D91049">
        <w:rPr>
          <w:rFonts w:ascii="メイリオ" w:eastAsia="メイリオ" w:hAnsi="メイリオ" w:cs="メイリオ" w:hint="eastAsia"/>
          <w:sz w:val="18"/>
          <w:szCs w:val="18"/>
          <w:lang w:eastAsia="ja-JP"/>
        </w:rPr>
        <w:t>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141" w:name="_Toc492046622"/>
      <w:r w:rsidRPr="002C4D0C">
        <w:rPr>
          <w:lang w:eastAsia="ja-JP"/>
        </w:rPr>
        <w:t>5</w:t>
      </w:r>
      <w:r w:rsidR="00444017" w:rsidRPr="002C4D0C">
        <w:rPr>
          <w:lang w:eastAsia="ja-JP"/>
        </w:rPr>
        <w:t xml:space="preserve">.3 </w:t>
      </w:r>
      <w:r w:rsidR="004E6994" w:rsidRPr="009E50D2">
        <w:rPr>
          <w:rFonts w:ascii="メイリオ" w:eastAsia="メイリオ" w:hAnsi="メイリオ" w:cs="メイリオ" w:hint="eastAsia"/>
          <w:lang w:eastAsia="ja-JP"/>
        </w:rPr>
        <w:t>DIY監査（</w:t>
      </w:r>
      <w:r w:rsidR="00444017" w:rsidRPr="002C4D0C">
        <w:rPr>
          <w:lang w:eastAsia="ja-JP"/>
        </w:rPr>
        <w:t>D</w:t>
      </w:r>
      <w:r w:rsidR="004C6B67" w:rsidRPr="002C4D0C">
        <w:rPr>
          <w:lang w:eastAsia="ja-JP"/>
        </w:rPr>
        <w:t>IY audit</w:t>
      </w:r>
      <w:bookmarkEnd w:id="141"/>
      <w:r w:rsidR="004E6994" w:rsidRPr="009E50D2">
        <w:rPr>
          <w:rFonts w:ascii="メイリオ" w:eastAsia="メイリオ" w:hAnsi="メイリオ" w:cs="メイリオ"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008C8D93"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w:t>
      </w:r>
      <w:ins w:id="142" w:author="Fukuchi, Hiroyuki" w:date="2017-11-30T15:34:00Z">
        <w:r w:rsidR="003516EA">
          <w:rPr>
            <w:rFonts w:ascii="メイリオ" w:eastAsia="メイリオ" w:hAnsi="メイリオ" w:cs="メイリオ" w:hint="eastAsia"/>
            <w:sz w:val="18"/>
            <w:szCs w:val="18"/>
            <w:lang w:eastAsia="ja-JP"/>
          </w:rPr>
          <w:t>確認</w:t>
        </w:r>
      </w:ins>
      <w:del w:id="143" w:author="Fukuchi, Hiroyuki" w:date="2017-11-30T15:34:00Z">
        <w:r w:rsidR="00871A1A" w:rsidDel="003516EA">
          <w:rPr>
            <w:rFonts w:ascii="メイリオ" w:eastAsia="メイリオ" w:hAnsi="メイリオ" w:cs="メイリオ" w:hint="eastAsia"/>
            <w:sz w:val="18"/>
            <w:szCs w:val="18"/>
            <w:lang w:eastAsia="ja-JP"/>
          </w:rPr>
          <w:delText>検証</w:delText>
        </w:r>
      </w:del>
      <w:r w:rsidR="00871A1A">
        <w:rPr>
          <w:rFonts w:ascii="メイリオ" w:eastAsia="メイリオ" w:hAnsi="メイリオ" w:cs="メイリオ" w:hint="eastAsia"/>
          <w:sz w:val="18"/>
          <w:szCs w:val="18"/>
          <w:lang w:eastAsia="ja-JP"/>
        </w:rPr>
        <w:t>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w:t>
      </w:r>
      <w:ins w:id="144" w:author="Fukuchi, Hiroyuki" w:date="2017-11-30T15:34:00Z">
        <w:r w:rsidR="003516EA">
          <w:rPr>
            <w:rFonts w:ascii="メイリオ" w:eastAsia="メイリオ" w:hAnsi="メイリオ" w:cs="メイリオ" w:hint="eastAsia"/>
            <w:sz w:val="18"/>
            <w:szCs w:val="18"/>
            <w:lang w:eastAsia="ja-JP"/>
          </w:rPr>
          <w:t>検証</w:t>
        </w:r>
      </w:ins>
      <w:del w:id="145" w:author="Fukuchi, Hiroyuki" w:date="2017-11-30T15:34:00Z">
        <w:r w:rsidR="00BC53B5" w:rsidDel="003516EA">
          <w:rPr>
            <w:rFonts w:ascii="メイリオ" w:eastAsia="メイリオ" w:hAnsi="メイリオ" w:cs="メイリオ" w:hint="eastAsia"/>
            <w:sz w:val="18"/>
            <w:szCs w:val="18"/>
            <w:lang w:eastAsia="ja-JP"/>
          </w:rPr>
          <w:delText>認定</w:delText>
        </w:r>
      </w:del>
      <w:r w:rsidR="00BC53B5">
        <w:rPr>
          <w:rFonts w:ascii="メイリオ" w:eastAsia="メイリオ" w:hAnsi="メイリオ" w:cs="メイリオ" w:hint="eastAsia"/>
          <w:sz w:val="18"/>
          <w:szCs w:val="18"/>
          <w:lang w:eastAsia="ja-JP"/>
        </w:rPr>
        <w:t>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3B5CBD34"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67CA614" w:rsidR="00E325AA" w:rsidRPr="00E325AA" w:rsidRDefault="00E325AA" w:rsidP="00BE62FF">
      <w:pPr>
        <w:pStyle w:val="FigureCaption"/>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2D4E2E42"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w:t>
      </w:r>
      <w:ins w:id="146" w:author="Fukuchi, Hiroyuki" w:date="2017-11-30T15:34:00Z">
        <w:r w:rsidR="003516EA">
          <w:rPr>
            <w:rFonts w:ascii="メイリオ" w:eastAsia="メイリオ" w:hAnsi="メイリオ" w:cs="メイリオ" w:hint="eastAsia"/>
            <w:sz w:val="18"/>
            <w:szCs w:val="18"/>
            <w:lang w:eastAsia="ja-JP"/>
          </w:rPr>
          <w:t>抽出</w:t>
        </w:r>
      </w:ins>
      <w:r w:rsidR="00742319">
        <w:rPr>
          <w:rFonts w:ascii="メイリオ" w:eastAsia="メイリオ" w:hAnsi="メイリオ" w:cs="メイリオ" w:hint="eastAsia"/>
          <w:sz w:val="18"/>
          <w:szCs w:val="18"/>
          <w:lang w:eastAsia="ja-JP"/>
        </w:rPr>
        <w:t>検証が提供されています。</w:t>
      </w:r>
    </w:p>
    <w:p w14:paraId="3DA47D78" w14:textId="217CBE6B"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9E50D2" w:rsidRPr="009E50D2">
        <w:rPr>
          <w:rFonts w:ascii="メイリオ" w:eastAsia="メイリオ" w:hAnsi="メイリオ" w:cs="メイリオ" w:hint="eastAsia"/>
          <w:lang w:val="en" w:eastAsia="ja-JP"/>
        </w:rPr>
        <w:t>注記：最終レポートについて</w:t>
      </w:r>
      <w:r w:rsidR="00794E5E" w:rsidRPr="009E50D2">
        <w:rPr>
          <w:rFonts w:ascii="メイリオ" w:eastAsia="メイリオ" w:hAnsi="メイリオ" w:cs="メイリオ" w:hint="eastAsia"/>
          <w:lang w:val="en" w:eastAsia="ja-JP"/>
        </w:rPr>
        <w:t>（</w:t>
      </w:r>
      <w:r w:rsidR="00367A81" w:rsidRPr="002C4D0C">
        <w:rPr>
          <w:lang w:val="en"/>
        </w:rPr>
        <w:t>Note on the final report</w:t>
      </w:r>
      <w:r w:rsidR="00794E5E" w:rsidRPr="009E50D2">
        <w:rPr>
          <w:rFonts w:ascii="メイリオ" w:eastAsia="メイリオ" w:hAnsi="メイリオ" w:cs="メイリオ"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792BFEC6"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w:t>
      </w:r>
      <w:ins w:id="147" w:author="Fukuchi, Hiroyuki" w:date="2017-11-30T15:35:00Z">
        <w:r w:rsidR="003516EA">
          <w:rPr>
            <w:rFonts w:ascii="メイリオ" w:eastAsia="メイリオ" w:hAnsi="メイリオ" w:cs="メイリオ" w:hint="eastAsia"/>
            <w:sz w:val="18"/>
            <w:szCs w:val="18"/>
            <w:lang w:eastAsia="ja-JP"/>
          </w:rPr>
          <w:t>最初の</w:t>
        </w:r>
      </w:ins>
      <w:r w:rsidR="00404B30">
        <w:rPr>
          <w:rFonts w:ascii="メイリオ" w:eastAsia="メイリオ" w:hAnsi="メイリオ" w:cs="メイリオ" w:hint="eastAsia"/>
          <w:sz w:val="18"/>
          <w:szCs w:val="18"/>
          <w:lang w:eastAsia="ja-JP"/>
        </w:rPr>
        <w:t>レポート</w:t>
      </w:r>
      <w:del w:id="148" w:author="Fukuchi, Hiroyuki" w:date="2017-11-30T15:35:00Z">
        <w:r w:rsidR="00404B30" w:rsidDel="003516EA">
          <w:rPr>
            <w:rFonts w:ascii="メイリオ" w:eastAsia="メイリオ" w:hAnsi="メイリオ" w:cs="メイリオ" w:hint="eastAsia"/>
            <w:sz w:val="18"/>
            <w:szCs w:val="18"/>
            <w:lang w:eastAsia="ja-JP"/>
          </w:rPr>
          <w:delText>で</w:delText>
        </w:r>
      </w:del>
      <w:r w:rsidR="00404B30">
        <w:rPr>
          <w:rFonts w:ascii="メイリオ" w:eastAsia="メイリオ" w:hAnsi="メイリオ" w:cs="メイリオ" w:hint="eastAsia"/>
          <w:sz w:val="18"/>
          <w:szCs w:val="18"/>
          <w:lang w:eastAsia="ja-JP"/>
        </w:rPr>
        <w:t>は</w:t>
      </w:r>
      <w:del w:id="149" w:author="Fukuchi, Hiroyuki" w:date="2017-11-30T15:35:00Z">
        <w:r w:rsidR="00C42AB9" w:rsidDel="003516EA">
          <w:rPr>
            <w:rFonts w:ascii="メイリオ" w:eastAsia="メイリオ" w:hAnsi="メイリオ" w:cs="メイリオ" w:hint="eastAsia"/>
            <w:sz w:val="18"/>
            <w:szCs w:val="18"/>
            <w:lang w:eastAsia="ja-JP"/>
          </w:rPr>
          <w:delText>最初に</w:delText>
        </w:r>
      </w:del>
      <w:r w:rsidR="00C42AB9">
        <w:rPr>
          <w:rFonts w:ascii="メイリオ" w:eastAsia="メイリオ" w:hAnsi="メイリオ" w:cs="メイリオ" w:hint="eastAsia"/>
          <w:sz w:val="18"/>
          <w:szCs w:val="18"/>
          <w:lang w:eastAsia="ja-JP"/>
        </w:rPr>
        <w:t>長</w:t>
      </w:r>
      <w:ins w:id="150" w:author="Fukuchi, Hiroyuki" w:date="2017-11-30T15:35:00Z">
        <w:r w:rsidR="003516EA">
          <w:rPr>
            <w:rFonts w:ascii="メイリオ" w:eastAsia="メイリオ" w:hAnsi="メイリオ" w:cs="メイリオ" w:hint="eastAsia"/>
            <w:sz w:val="18"/>
            <w:szCs w:val="18"/>
            <w:lang w:eastAsia="ja-JP"/>
          </w:rPr>
          <w:t>文で</w:t>
        </w:r>
      </w:ins>
      <w:del w:id="151" w:author="Fukuchi, Hiroyuki" w:date="2017-11-30T15:35:00Z">
        <w:r w:rsidR="00C42AB9" w:rsidDel="003516EA">
          <w:rPr>
            <w:rFonts w:ascii="メイリオ" w:eastAsia="メイリオ" w:hAnsi="メイリオ" w:cs="メイリオ" w:hint="eastAsia"/>
            <w:sz w:val="18"/>
            <w:szCs w:val="18"/>
            <w:lang w:eastAsia="ja-JP"/>
          </w:rPr>
          <w:delText>く</w:delText>
        </w:r>
      </w:del>
      <w:ins w:id="152" w:author="Fukuchi, Hiroyuki" w:date="2017-11-30T15:35:00Z">
        <w:r w:rsidR="003516EA">
          <w:rPr>
            <w:rFonts w:ascii="メイリオ" w:eastAsia="メイリオ" w:hAnsi="メイリオ" w:cs="メイリオ" w:hint="eastAsia"/>
            <w:sz w:val="18"/>
            <w:szCs w:val="18"/>
            <w:lang w:eastAsia="ja-JP"/>
          </w:rPr>
          <w:t>しかもスクリーニング</w:t>
        </w:r>
      </w:ins>
      <w:ins w:id="153" w:author="Fukuchi, Hiroyuki" w:date="2017-11-30T15:36:00Z">
        <w:r w:rsidR="003516EA">
          <w:rPr>
            <w:rFonts w:ascii="メイリオ" w:eastAsia="メイリオ" w:hAnsi="メイリオ" w:cs="メイリオ" w:hint="eastAsia"/>
            <w:sz w:val="18"/>
            <w:szCs w:val="18"/>
            <w:lang w:eastAsia="ja-JP"/>
          </w:rPr>
          <w:t>されて</w:t>
        </w:r>
      </w:ins>
      <w:del w:id="154" w:author="Fukuchi, Hiroyuki" w:date="2017-11-30T15:36:00Z">
        <w:r w:rsidR="00C42AB9" w:rsidDel="003516EA">
          <w:rPr>
            <w:rFonts w:ascii="メイリオ" w:eastAsia="メイリオ" w:hAnsi="メイリオ" w:cs="メイリオ" w:hint="eastAsia"/>
            <w:sz w:val="18"/>
            <w:szCs w:val="18"/>
            <w:lang w:eastAsia="ja-JP"/>
          </w:rPr>
          <w:delText>フィルターがかかって</w:delText>
        </w:r>
      </w:del>
      <w:r w:rsidR="00C42AB9">
        <w:rPr>
          <w:rFonts w:ascii="メイリオ" w:eastAsia="メイリオ" w:hAnsi="メイリオ" w:cs="メイリオ" w:hint="eastAsia"/>
          <w:sz w:val="18"/>
          <w:szCs w:val="18"/>
          <w:lang w:eastAsia="ja-JP"/>
        </w:rPr>
        <w:t>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w:t>
      </w:r>
      <w:ins w:id="155" w:author="Fukuchi, Hiroyuki" w:date="2017-11-30T15:36:00Z">
        <w:r w:rsidR="003516EA">
          <w:rPr>
            <w:rFonts w:ascii="メイリオ" w:eastAsia="メイリオ" w:hAnsi="メイリオ" w:cs="メイリオ" w:hint="eastAsia"/>
            <w:sz w:val="18"/>
            <w:szCs w:val="18"/>
            <w:lang w:eastAsia="ja-JP"/>
          </w:rPr>
          <w:t>スクリーニングする</w:t>
        </w:r>
      </w:ins>
      <w:del w:id="156" w:author="Fukuchi, Hiroyuki" w:date="2017-11-30T15:36:00Z">
        <w:r w:rsidR="00404B30" w:rsidDel="003516EA">
          <w:rPr>
            <w:rFonts w:ascii="メイリオ" w:eastAsia="メイリオ" w:hAnsi="メイリオ" w:cs="メイリオ" w:hint="eastAsia"/>
            <w:sz w:val="18"/>
            <w:szCs w:val="18"/>
            <w:lang w:eastAsia="ja-JP"/>
          </w:rPr>
          <w:delText>フィルターを用意しておく</w:delText>
        </w:r>
      </w:del>
      <w:r w:rsidR="00C42AB9">
        <w:rPr>
          <w:rFonts w:ascii="メイリオ" w:eastAsia="メイリオ" w:hAnsi="メイリオ" w:cs="メイリオ" w:hint="eastAsia"/>
          <w:sz w:val="18"/>
          <w:szCs w:val="18"/>
          <w:lang w:eastAsia="ja-JP"/>
        </w:rPr>
        <w:t>べき</w:t>
      </w:r>
      <w:del w:id="157" w:author="Fukuchi, Hiroyuki" w:date="2017-11-30T15:36:00Z">
        <w:r w:rsidR="00404B30" w:rsidDel="003516EA">
          <w:rPr>
            <w:rFonts w:ascii="メイリオ" w:eastAsia="メイリオ" w:hAnsi="メイリオ" w:cs="メイリオ" w:hint="eastAsia"/>
            <w:sz w:val="18"/>
            <w:szCs w:val="18"/>
            <w:lang w:eastAsia="ja-JP"/>
          </w:rPr>
          <w:delText>なの</w:delText>
        </w:r>
      </w:del>
      <w:r w:rsidR="00404B30">
        <w:rPr>
          <w:rFonts w:ascii="メイリオ" w:eastAsia="メイリオ" w:hAnsi="メイリオ" w:cs="メイリオ" w:hint="eastAsia"/>
          <w:sz w:val="18"/>
          <w:szCs w:val="18"/>
          <w:lang w:eastAsia="ja-JP"/>
        </w:rPr>
        <w:t>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158" w:name="_Toc492046588"/>
      <w:bookmarkStart w:id="159" w:name="_Toc488161394"/>
      <w:bookmarkStart w:id="160" w:name="_Toc488161464"/>
      <w:bookmarkStart w:id="161" w:name="_Toc488161534"/>
      <w:bookmarkStart w:id="162" w:name="_Toc488161958"/>
      <w:bookmarkStart w:id="163" w:name="_Toc488162023"/>
      <w:bookmarkStart w:id="164" w:name="_Toc488162089"/>
      <w:bookmarkStart w:id="165" w:name="_Toc488316262"/>
      <w:bookmarkStart w:id="166" w:name="_Toc492046589"/>
      <w:bookmarkStart w:id="167" w:name="_Toc492046623"/>
      <w:bookmarkEnd w:id="158"/>
      <w:bookmarkEnd w:id="159"/>
      <w:bookmarkEnd w:id="160"/>
      <w:bookmarkEnd w:id="161"/>
      <w:bookmarkEnd w:id="162"/>
      <w:bookmarkEnd w:id="163"/>
      <w:bookmarkEnd w:id="164"/>
      <w:bookmarkEnd w:id="165"/>
      <w:bookmarkEnd w:id="166"/>
      <w:r w:rsidRPr="002C4D0C">
        <w:t>7</w:t>
      </w:r>
      <w:r w:rsidR="004813E1" w:rsidRPr="002C4D0C">
        <w:t xml:space="preserve">. </w:t>
      </w:r>
      <w:r w:rsidR="00C42AB9" w:rsidRPr="009E50D2">
        <w:rPr>
          <w:rFonts w:ascii="メイリオ" w:eastAsia="メイリオ" w:hAnsi="メイリオ" w:cs="メイリオ" w:hint="eastAsia"/>
          <w:lang w:eastAsia="ja-JP"/>
        </w:rPr>
        <w:t>セキュリティとバージョン管理（</w:t>
      </w:r>
      <w:r w:rsidR="004813E1" w:rsidRPr="002C4D0C">
        <w:t>S</w:t>
      </w:r>
      <w:r w:rsidR="004C6B67" w:rsidRPr="002C4D0C">
        <w:t>ecurity and version control</w:t>
      </w:r>
      <w:bookmarkEnd w:id="167"/>
      <w:r w:rsidR="00C42AB9" w:rsidRPr="009E50D2">
        <w:rPr>
          <w:rFonts w:ascii="メイリオ" w:eastAsia="メイリオ" w:hAnsi="メイリオ" w:cs="メイリオ"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65FC85FD"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w:t>
      </w:r>
      <w:ins w:id="168" w:author="Fukuchi, Hiroyuki" w:date="2017-11-30T15:36:00Z">
        <w:r w:rsidR="003516EA">
          <w:rPr>
            <w:rFonts w:ascii="メイリオ" w:eastAsia="メイリオ" w:hAnsi="メイリオ" w:cs="メイリオ" w:hint="eastAsia"/>
            <w:sz w:val="18"/>
            <w:szCs w:val="18"/>
            <w:lang w:eastAsia="ja-JP"/>
          </w:rPr>
          <w:t>、</w:t>
        </w:r>
      </w:ins>
      <w:ins w:id="169" w:author="Fukuchi, Hiroyuki" w:date="2017-11-30T15:37:00Z">
        <w:r w:rsidR="003516EA">
          <w:rPr>
            <w:rFonts w:ascii="メイリオ" w:eastAsia="メイリオ" w:hAnsi="メイリオ" w:cs="メイリオ" w:hint="eastAsia"/>
            <w:sz w:val="18"/>
            <w:szCs w:val="18"/>
            <w:lang w:eastAsia="ja-JP"/>
          </w:rPr>
          <w:t>時間</w:t>
        </w:r>
      </w:ins>
      <w:ins w:id="170" w:author="Fukuchi, Hiroyuki" w:date="2017-11-30T15:36:00Z">
        <w:r w:rsidR="003516EA">
          <w:rPr>
            <w:rFonts w:ascii="メイリオ" w:eastAsia="メイリオ" w:hAnsi="メイリオ" w:cs="メイリオ" w:hint="eastAsia"/>
            <w:sz w:val="18"/>
            <w:szCs w:val="18"/>
            <w:lang w:eastAsia="ja-JP"/>
          </w:rPr>
          <w:t>の</w:t>
        </w:r>
      </w:ins>
      <w:ins w:id="171" w:author="Fukuchi, Hiroyuki" w:date="2017-11-30T15:37:00Z">
        <w:r w:rsidR="003516EA">
          <w:rPr>
            <w:rFonts w:ascii="メイリオ" w:eastAsia="メイリオ" w:hAnsi="メイリオ" w:cs="メイリオ" w:hint="eastAsia"/>
            <w:sz w:val="18"/>
            <w:szCs w:val="18"/>
            <w:lang w:eastAsia="ja-JP"/>
          </w:rPr>
          <w:t>経過</w:t>
        </w:r>
      </w:ins>
      <w:ins w:id="172" w:author="Fukuchi, Hiroyuki" w:date="2017-11-30T15:36:00Z">
        <w:r w:rsidR="003516EA">
          <w:rPr>
            <w:rFonts w:ascii="メイリオ" w:eastAsia="メイリオ" w:hAnsi="メイリオ" w:cs="メイリオ" w:hint="eastAsia"/>
            <w:sz w:val="18"/>
            <w:szCs w:val="18"/>
            <w:lang w:eastAsia="ja-JP"/>
          </w:rPr>
          <w:t>と</w:t>
        </w:r>
      </w:ins>
      <w:ins w:id="173" w:author="Fukuchi, Hiroyuki" w:date="2017-11-30T15:37:00Z">
        <w:r w:rsidR="003516EA">
          <w:rPr>
            <w:rFonts w:ascii="メイリオ" w:eastAsia="メイリオ" w:hAnsi="メイリオ" w:cs="メイリオ" w:hint="eastAsia"/>
            <w:sz w:val="18"/>
            <w:szCs w:val="18"/>
            <w:lang w:eastAsia="ja-JP"/>
          </w:rPr>
          <w:t>もに、</w:t>
        </w:r>
      </w:ins>
      <w:r w:rsidRPr="008A057B">
        <w:rPr>
          <w:rFonts w:ascii="メイリオ" w:eastAsia="メイリオ" w:hAnsi="メイリオ" w:cs="メイリオ" w:hint="eastAsia"/>
          <w:sz w:val="18"/>
          <w:szCs w:val="18"/>
          <w:lang w:eastAsia="ja-JP"/>
        </w:rPr>
        <w:t>ワインのよう</w:t>
      </w:r>
      <w:ins w:id="174" w:author="Fukuchi, Hiroyuki" w:date="2017-11-30T15:37:00Z">
        <w:r w:rsidR="003516EA">
          <w:rPr>
            <w:rFonts w:ascii="メイリオ" w:eastAsia="メイリオ" w:hAnsi="メイリオ" w:cs="メイリオ" w:hint="eastAsia"/>
            <w:sz w:val="18"/>
            <w:szCs w:val="18"/>
            <w:lang w:eastAsia="ja-JP"/>
          </w:rPr>
          <w:t>に</w:t>
        </w:r>
        <w:r w:rsidR="00274A90">
          <w:rPr>
            <w:rFonts w:ascii="メイリオ" w:eastAsia="メイリオ" w:hAnsi="メイリオ" w:cs="メイリオ" w:hint="eastAsia"/>
            <w:sz w:val="18"/>
            <w:szCs w:val="18"/>
            <w:lang w:eastAsia="ja-JP"/>
          </w:rPr>
          <w:t>（熟成するの）</w:t>
        </w:r>
      </w:ins>
      <w:del w:id="175" w:author="Fukuchi, Hiroyuki" w:date="2017-11-30T15:37:00Z">
        <w:r w:rsidRPr="008A057B" w:rsidDel="003516EA">
          <w:rPr>
            <w:rFonts w:ascii="メイリオ" w:eastAsia="メイリオ" w:hAnsi="メイリオ" w:cs="メイリオ" w:hint="eastAsia"/>
            <w:sz w:val="18"/>
            <w:szCs w:val="18"/>
            <w:lang w:eastAsia="ja-JP"/>
          </w:rPr>
          <w:delText>なもの</w:delText>
        </w:r>
      </w:del>
      <w:r w:rsidRPr="008A057B">
        <w:rPr>
          <w:rFonts w:ascii="メイリオ" w:eastAsia="メイリオ" w:hAnsi="メイリオ" w:cs="メイリオ" w:hint="eastAsia"/>
          <w:sz w:val="18"/>
          <w:szCs w:val="18"/>
          <w:lang w:eastAsia="ja-JP"/>
        </w:rPr>
        <w:t>でなく、牛乳のように</w:t>
      </w:r>
      <w:del w:id="176" w:author="Fukuchi, Hiroyuki" w:date="2017-11-30T15:38:00Z">
        <w:r w:rsidR="007754E7" w:rsidRPr="008A057B" w:rsidDel="00274A90">
          <w:rPr>
            <w:rFonts w:ascii="メイリオ" w:eastAsia="メイリオ" w:hAnsi="メイリオ" w:cs="メイリオ" w:hint="eastAsia"/>
            <w:sz w:val="18"/>
            <w:szCs w:val="18"/>
            <w:lang w:eastAsia="ja-JP"/>
          </w:rPr>
          <w:delText>時間の経過ともに</w:delText>
        </w:r>
      </w:del>
      <w:ins w:id="177" w:author="Fukuchi, Hiroyuki" w:date="2017-11-30T15:38:00Z">
        <w:r w:rsidR="00274A90">
          <w:rPr>
            <w:rFonts w:ascii="メイリオ" w:eastAsia="メイリオ" w:hAnsi="メイリオ" w:cs="メイリオ" w:hint="eastAsia"/>
            <w:sz w:val="18"/>
            <w:szCs w:val="18"/>
            <w:lang w:eastAsia="ja-JP"/>
          </w:rPr>
          <w:t>変化（</w:t>
        </w:r>
      </w:ins>
      <w:r w:rsidR="007754E7" w:rsidRPr="008A057B">
        <w:rPr>
          <w:rFonts w:ascii="メイリオ" w:eastAsia="メイリオ" w:hAnsi="メイリオ" w:cs="メイリオ" w:hint="eastAsia"/>
          <w:sz w:val="18"/>
          <w:szCs w:val="18"/>
          <w:lang w:eastAsia="ja-JP"/>
        </w:rPr>
        <w:t>劣化</w:t>
      </w:r>
      <w:ins w:id="178" w:author="Fukuchi, Hiroyuki" w:date="2017-11-30T15:38:00Z">
        <w:r w:rsidR="00274A90">
          <w:rPr>
            <w:rFonts w:ascii="メイリオ" w:eastAsia="メイリオ" w:hAnsi="メイリオ" w:cs="メイリオ" w:hint="eastAsia"/>
            <w:sz w:val="18"/>
            <w:szCs w:val="18"/>
            <w:lang w:eastAsia="ja-JP"/>
          </w:rPr>
          <w:t>）</w:t>
        </w:r>
      </w:ins>
      <w:r w:rsidR="007754E7" w:rsidRPr="008A057B">
        <w:rPr>
          <w:rFonts w:ascii="メイリオ" w:eastAsia="メイリオ" w:hAnsi="メイリオ" w:cs="メイリオ" w:hint="eastAsia"/>
          <w:sz w:val="18"/>
          <w:szCs w:val="18"/>
          <w:lang w:eastAsia="ja-JP"/>
        </w:rPr>
        <w:t>する</w:t>
      </w:r>
      <w:r w:rsidR="00CA754D">
        <w:rPr>
          <w:rFonts w:ascii="メイリオ" w:eastAsia="メイリオ" w:hAnsi="メイリオ" w:cs="メイリオ" w:hint="eastAsia"/>
          <w:sz w:val="18"/>
          <w:szCs w:val="18"/>
          <w:lang w:eastAsia="ja-JP"/>
        </w:rPr>
        <w:t>もの、というの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w:t>
      </w:r>
      <w:ins w:id="179" w:author="Fukuchi, Hiroyuki" w:date="2017-11-30T15:39:00Z">
        <w:r w:rsidR="00274A90">
          <w:rPr>
            <w:rFonts w:ascii="メイリオ" w:eastAsia="メイリオ" w:hAnsi="メイリオ" w:cs="メイリオ" w:hint="eastAsia"/>
            <w:sz w:val="18"/>
            <w:szCs w:val="18"/>
            <w:lang w:eastAsia="ja-JP"/>
          </w:rPr>
          <w:t>精査プロセス</w:t>
        </w:r>
      </w:ins>
      <w:del w:id="180" w:author="Fukuchi, Hiroyuki" w:date="2017-11-30T15:39:00Z">
        <w:r w:rsidR="000F5D0B" w:rsidRPr="008A057B" w:rsidDel="00274A90">
          <w:rPr>
            <w:rFonts w:ascii="メイリオ" w:eastAsia="メイリオ" w:hAnsi="メイリオ" w:cs="メイリオ" w:hint="eastAsia"/>
            <w:sz w:val="18"/>
            <w:szCs w:val="18"/>
            <w:lang w:eastAsia="ja-JP"/>
          </w:rPr>
          <w:delText>デューデリジェンス</w:delText>
        </w:r>
      </w:del>
      <w:r w:rsidR="000F5D0B" w:rsidRPr="008A057B">
        <w:rPr>
          <w:rFonts w:ascii="メイリオ" w:eastAsia="メイリオ" w:hAnsi="メイリオ" w:cs="メイリオ" w:hint="eastAsia"/>
          <w:sz w:val="18"/>
          <w:szCs w:val="18"/>
          <w:lang w:eastAsia="ja-JP"/>
        </w:rPr>
        <w:t>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181" w:name="_Toc492046624"/>
      <w:r w:rsidRPr="002C4D0C">
        <w:t>8</w:t>
      </w:r>
      <w:r w:rsidR="004813E1" w:rsidRPr="002C4D0C">
        <w:t xml:space="preserve">. </w:t>
      </w:r>
      <w:r w:rsidR="008A057B" w:rsidRPr="009E50D2">
        <w:rPr>
          <w:rFonts w:ascii="メイリオ" w:eastAsia="メイリオ" w:hAnsi="メイリオ" w:cs="メイリオ" w:hint="eastAsia"/>
          <w:lang w:eastAsia="ja-JP"/>
        </w:rPr>
        <w:t>買収前、買収後の改善（</w:t>
      </w:r>
      <w:r w:rsidR="004C6B67" w:rsidRPr="002C4D0C">
        <w:t>Pre- and post-acquisition remediation</w:t>
      </w:r>
      <w:bookmarkEnd w:id="181"/>
      <w:r w:rsidR="008A057B" w:rsidRPr="009E50D2">
        <w:rPr>
          <w:rFonts w:ascii="メイリオ" w:eastAsia="メイリオ" w:hAnsi="メイリオ" w:cs="メイリオ"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182"/>
      <w:r w:rsidR="004C6B67" w:rsidRPr="002C4D0C">
        <w:t xml:space="preserve"> to design</w:t>
      </w:r>
      <w:commentRangeEnd w:id="182"/>
      <w:r w:rsidR="009F49A3">
        <w:rPr>
          <w:rStyle w:val="af5"/>
          <w:rFonts w:asciiTheme="minorHAnsi" w:eastAsia="ＭＳ 明朝" w:hAnsiTheme="minorHAnsi"/>
          <w:color w:val="7F7F7F" w:themeColor="text1" w:themeTint="80"/>
          <w:lang w:eastAsia="ja-JP"/>
        </w:rPr>
        <w:commentReference w:id="182"/>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62B6B947"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w:t>
      </w:r>
      <w:del w:id="183" w:author="Fukuchi, Hiroyuki" w:date="2017-11-30T15:40:00Z">
        <w:r w:rsidDel="00274A90">
          <w:rPr>
            <w:rFonts w:ascii="メイリオ" w:eastAsia="メイリオ" w:hAnsi="メイリオ" w:cs="メイリオ" w:hint="eastAsia"/>
            <w:sz w:val="18"/>
            <w:szCs w:val="18"/>
            <w:lang w:eastAsia="ja-JP"/>
          </w:rPr>
          <w:delText>ているか</w:delText>
        </w:r>
      </w:del>
      <w:r w:rsidR="00DC789D">
        <w:rPr>
          <w:rFonts w:ascii="メイリオ" w:eastAsia="メイリオ" w:hAnsi="メイリオ" w:cs="メイリオ" w:hint="eastAsia"/>
          <w:sz w:val="18"/>
          <w:szCs w:val="18"/>
          <w:lang w:eastAsia="ja-JP"/>
        </w:rPr>
        <w:t>、オープンソースのライセンスの義務の履行についてうまくやって</w:t>
      </w:r>
      <w:ins w:id="184" w:author="Fukuchi, Hiroyuki" w:date="2017-11-30T15:40:00Z">
        <w:r w:rsidR="00274A90">
          <w:rPr>
            <w:rFonts w:ascii="メイリオ" w:eastAsia="メイリオ" w:hAnsi="メイリオ" w:cs="メイリオ" w:hint="eastAsia"/>
            <w:sz w:val="18"/>
            <w:szCs w:val="18"/>
            <w:lang w:eastAsia="ja-JP"/>
          </w:rPr>
          <w:t>いる</w:t>
        </w:r>
      </w:ins>
      <w:del w:id="185" w:author="Fukuchi, Hiroyuki" w:date="2017-11-30T15:40:00Z">
        <w:r w:rsidR="00DC789D" w:rsidDel="00274A90">
          <w:rPr>
            <w:rFonts w:ascii="メイリオ" w:eastAsia="メイリオ" w:hAnsi="メイリオ" w:cs="メイリオ" w:hint="eastAsia"/>
            <w:sz w:val="18"/>
            <w:szCs w:val="18"/>
            <w:lang w:eastAsia="ja-JP"/>
          </w:rPr>
          <w:delText>きた</w:delText>
        </w:r>
      </w:del>
      <w:r w:rsidR="00DC789D">
        <w:rPr>
          <w:rFonts w:ascii="メイリオ" w:eastAsia="メイリオ" w:hAnsi="メイリオ" w:cs="メイリオ" w:hint="eastAsia"/>
          <w:sz w:val="18"/>
          <w:szCs w:val="18"/>
          <w:lang w:eastAsia="ja-JP"/>
        </w:rPr>
        <w:t>か、といった点で明確な情報を持ってい</w:t>
      </w:r>
      <w:ins w:id="186" w:author="Fukuchi, Hiroyuki" w:date="2017-11-30T15:40:00Z">
        <w:r w:rsidR="00274A90">
          <w:rPr>
            <w:rFonts w:ascii="メイリオ" w:eastAsia="メイリオ" w:hAnsi="メイリオ" w:cs="メイリオ" w:hint="eastAsia"/>
            <w:sz w:val="18"/>
            <w:szCs w:val="18"/>
            <w:lang w:eastAsia="ja-JP"/>
          </w:rPr>
          <w:t>るべきです</w:t>
        </w:r>
      </w:ins>
      <w:del w:id="187" w:author="Fukuchi, Hiroyuki" w:date="2017-11-30T15:40:00Z">
        <w:r w:rsidR="00DC789D" w:rsidDel="00274A90">
          <w:rPr>
            <w:rFonts w:ascii="メイリオ" w:eastAsia="メイリオ" w:hAnsi="メイリオ" w:cs="メイリオ" w:hint="eastAsia"/>
            <w:sz w:val="18"/>
            <w:szCs w:val="18"/>
            <w:lang w:eastAsia="ja-JP"/>
          </w:rPr>
          <w:delText>なければなりません</w:delText>
        </w:r>
      </w:del>
      <w:r w:rsidR="00DC789D">
        <w:rPr>
          <w:rFonts w:ascii="メイリオ" w:eastAsia="メイリオ" w:hAnsi="メイリオ" w:cs="メイリオ" w:hint="eastAsia"/>
          <w:sz w:val="18"/>
          <w:szCs w:val="18"/>
          <w:lang w:eastAsia="ja-JP"/>
        </w:rPr>
        <w:t>。この情報は、さまざまなコンプライアンス上の問題に対する改善策を両社で協議するために用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w:t>
      </w:r>
      <w:del w:id="188" w:author="Fukuchi, Hiroyuki" w:date="2017-11-30T15:41:00Z">
        <w:r w:rsidR="008441CF" w:rsidDel="00274A90">
          <w:rPr>
            <w:rFonts w:ascii="メイリオ" w:eastAsia="メイリオ" w:hAnsi="メイリオ" w:cs="メイリオ" w:hint="eastAsia"/>
            <w:sz w:val="18"/>
            <w:szCs w:val="18"/>
            <w:lang w:eastAsia="ja-JP"/>
          </w:rPr>
          <w:delText>くまなく</w:delText>
        </w:r>
      </w:del>
      <w:r w:rsidR="008441CF">
        <w:rPr>
          <w:rFonts w:ascii="メイリオ" w:eastAsia="メイリオ" w:hAnsi="メイリオ" w:cs="メイリオ" w:hint="eastAsia"/>
          <w:sz w:val="18"/>
          <w:szCs w:val="18"/>
          <w:lang w:eastAsia="ja-JP"/>
        </w:rPr>
        <w:t>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189" w:name="_Toc492046625"/>
      <w:r>
        <w:t>9</w:t>
      </w:r>
      <w:r w:rsidR="004813E1" w:rsidRPr="002C4D0C">
        <w:t xml:space="preserve">. </w:t>
      </w:r>
      <w:r w:rsidR="006371F1" w:rsidRPr="009E50D2">
        <w:rPr>
          <w:rFonts w:ascii="メイリオ" w:eastAsia="メイリオ" w:hAnsi="メイリオ" w:cs="メイリオ"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189"/>
      <w:r w:rsidR="006371F1" w:rsidRPr="009E50D2">
        <w:rPr>
          <w:rFonts w:ascii="メイリオ" w:eastAsia="メイリオ" w:hAnsi="メイリオ" w:cs="メイリオ"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3667ABA"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w:t>
      </w:r>
      <w:ins w:id="190" w:author="Fukuchi, Hiroyuki" w:date="2017-11-30T15:41:00Z">
        <w:r w:rsidR="00274A90">
          <w:rPr>
            <w:rFonts w:ascii="メイリオ" w:eastAsia="メイリオ" w:hAnsi="メイリオ" w:cs="メイリオ" w:hint="eastAsia"/>
            <w:sz w:val="18"/>
            <w:szCs w:val="18"/>
            <w:lang w:eastAsia="ja-JP"/>
          </w:rPr>
          <w:t>に合格</w:t>
        </w:r>
      </w:ins>
      <w:del w:id="191" w:author="Fukuchi, Hiroyuki" w:date="2017-11-30T15:41:00Z">
        <w:r w:rsidDel="00274A90">
          <w:rPr>
            <w:rFonts w:ascii="メイリオ" w:eastAsia="メイリオ" w:hAnsi="メイリオ" w:cs="メイリオ" w:hint="eastAsia"/>
            <w:sz w:val="18"/>
            <w:szCs w:val="18"/>
            <w:lang w:eastAsia="ja-JP"/>
          </w:rPr>
          <w:delText>を通過</w:delText>
        </w:r>
      </w:del>
      <w:r>
        <w:rPr>
          <w:rFonts w:ascii="メイリオ" w:eastAsia="メイリオ" w:hAnsi="メイリオ" w:cs="メイリオ" w:hint="eastAsia"/>
          <w:sz w:val="18"/>
          <w:szCs w:val="18"/>
          <w:lang w:eastAsia="ja-JP"/>
        </w:rPr>
        <w:t>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w:t>
      </w:r>
      <w:ins w:id="192" w:author="Fukuchi, Hiroyuki" w:date="2017-11-30T15:42:00Z">
        <w:r w:rsidR="00274A90">
          <w:rPr>
            <w:rFonts w:ascii="メイリオ" w:eastAsia="メイリオ" w:hAnsi="メイリオ" w:cs="メイリオ" w:hint="eastAsia"/>
            <w:sz w:val="18"/>
            <w:szCs w:val="18"/>
            <w:lang w:eastAsia="ja-JP"/>
          </w:rPr>
          <w:t>それは難しいことです</w:t>
        </w:r>
      </w:ins>
      <w:del w:id="193" w:author="Fukuchi, Hiroyuki" w:date="2017-11-30T15:42:00Z">
        <w:r w:rsidDel="00274A90">
          <w:rPr>
            <w:rFonts w:ascii="メイリオ" w:eastAsia="メイリオ" w:hAnsi="メイリオ" w:cs="メイリオ" w:hint="eastAsia"/>
            <w:sz w:val="18"/>
            <w:szCs w:val="18"/>
            <w:lang w:eastAsia="ja-JP"/>
          </w:rPr>
          <w:delText>話はまったく違ってきます</w:delText>
        </w:r>
      </w:del>
      <w:r>
        <w:rPr>
          <w:rFonts w:ascii="メイリオ" w:eastAsia="メイリオ" w:hAnsi="メイリオ" w:cs="メイリオ" w:hint="eastAsia"/>
          <w:sz w:val="18"/>
          <w:szCs w:val="18"/>
          <w:lang w:eastAsia="ja-JP"/>
        </w:rPr>
        <w:t>。</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194" w:name="_Toc492046626"/>
      <w:r w:rsidRPr="002C4D0C">
        <w:rPr>
          <w:lang w:eastAsia="ja-JP"/>
        </w:rPr>
        <w:t>9</w:t>
      </w:r>
      <w:r w:rsidR="00444017" w:rsidRPr="002C4D0C">
        <w:rPr>
          <w:lang w:eastAsia="ja-JP"/>
        </w:rPr>
        <w:t xml:space="preserve">.1 </w:t>
      </w:r>
      <w:r w:rsidR="00033E0E" w:rsidRPr="009E50D2">
        <w:rPr>
          <w:rFonts w:ascii="メイリオ" w:eastAsia="メイリオ" w:hAnsi="メイリオ" w:cs="メイリオ" w:hint="eastAsia"/>
          <w:lang w:eastAsia="ja-JP"/>
        </w:rPr>
        <w:t>コードの中身を知る（</w:t>
      </w:r>
      <w:r w:rsidR="004C6B67" w:rsidRPr="002C4D0C">
        <w:rPr>
          <w:lang w:eastAsia="ja-JP"/>
        </w:rPr>
        <w:t>Know what’s in your code</w:t>
      </w:r>
      <w:bookmarkEnd w:id="194"/>
      <w:r w:rsidR="00033E0E" w:rsidRPr="009E50D2">
        <w:rPr>
          <w:rFonts w:ascii="メイリオ" w:eastAsia="メイリオ" w:hAnsi="メイリオ" w:cs="メイリオ" w:hint="eastAsia"/>
          <w:lang w:eastAsia="ja-JP"/>
        </w:rPr>
        <w:t>）</w:t>
      </w:r>
    </w:p>
    <w:p w14:paraId="06A1F012" w14:textId="62584C13"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You need to maintain a complete software inventory for all sof</w:t>
      </w:r>
      <w:r w:rsidR="009E50D2">
        <w:t xml:space="preserve">tware components including </w:t>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05A9FC0D"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w:t>
      </w:r>
      <w:del w:id="195" w:author="Fukuchi, Hiroyuki" w:date="2017-11-30T15:42:00Z">
        <w:r w:rsidR="00583C48" w:rsidDel="00274A90">
          <w:rPr>
            <w:rFonts w:ascii="メイリオ" w:eastAsia="メイリオ" w:hAnsi="メイリオ" w:cs="メイリオ" w:hint="eastAsia"/>
            <w:sz w:val="18"/>
            <w:szCs w:val="18"/>
            <w:lang w:eastAsia="ja-JP"/>
          </w:rPr>
          <w:delText>、</w:delText>
        </w:r>
      </w:del>
      <w:r w:rsidR="00583C48">
        <w:rPr>
          <w:rFonts w:ascii="メイリオ" w:eastAsia="メイリオ" w:hAnsi="メイリオ" w:cs="メイリオ" w:hint="eastAsia"/>
          <w:sz w:val="18"/>
          <w:szCs w:val="18"/>
          <w:lang w:eastAsia="ja-JP"/>
        </w:rPr>
        <w:t>追跡</w:t>
      </w:r>
      <w:ins w:id="196" w:author="Fukuchi, Hiroyuki" w:date="2017-11-30T15:43:00Z">
        <w:r w:rsidR="00274A90">
          <w:rPr>
            <w:rFonts w:ascii="メイリオ" w:eastAsia="メイリオ" w:hAnsi="メイリオ" w:cs="メイリオ" w:hint="eastAsia"/>
            <w:sz w:val="18"/>
            <w:szCs w:val="18"/>
            <w:lang w:eastAsia="ja-JP"/>
          </w:rPr>
          <w:t>する</w:t>
        </w:r>
      </w:ins>
      <w:del w:id="197" w:author="Fukuchi, Hiroyuki" w:date="2017-11-30T15:43:00Z">
        <w:r w:rsidR="00583C48" w:rsidDel="00274A90">
          <w:rPr>
            <w:rFonts w:ascii="メイリオ" w:eastAsia="メイリオ" w:hAnsi="メイリオ" w:cs="メイリオ" w:hint="eastAsia"/>
            <w:sz w:val="18"/>
            <w:szCs w:val="18"/>
            <w:lang w:eastAsia="ja-JP"/>
          </w:rPr>
          <w:delText>していく</w:delText>
        </w:r>
      </w:del>
      <w:r w:rsidR="00583C48">
        <w:rPr>
          <w:rFonts w:ascii="メイリオ" w:eastAsia="メイリオ" w:hAnsi="メイリオ" w:cs="メイリオ" w:hint="eastAsia"/>
          <w:sz w:val="18"/>
          <w:szCs w:val="18"/>
          <w:lang w:eastAsia="ja-JP"/>
        </w:rPr>
        <w:t>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sidRPr="009E50D2">
        <w:rPr>
          <w:rFonts w:ascii="メイリオ" w:eastAsia="メイリオ" w:hAnsi="メイリオ" w:cs="メイリオ" w:hint="eastAsia"/>
          <w:lang w:eastAsia="ja-JP"/>
        </w:rPr>
        <w:t>ポリシーとプロセス（</w:t>
      </w:r>
      <w:r w:rsidR="004C6B67" w:rsidRPr="009E50D2">
        <w:rPr>
          <w:rFonts w:ascii="メイリオ" w:eastAsia="メイリオ" w:hAnsi="メイリオ" w:cs="メイリオ"/>
        </w:rPr>
        <w:t>P</w:t>
      </w:r>
      <w:r w:rsidR="004C6B67" w:rsidRPr="002C4D0C">
        <w:t>olicy and process</w:t>
      </w:r>
      <w:r w:rsidR="00583C48" w:rsidRPr="009E50D2">
        <w:rPr>
          <w:rFonts w:ascii="メイリオ" w:eastAsia="メイリオ" w:hAnsi="メイリオ" w:cs="メイリオ"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6EDADCA7"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5F982195"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27B23F5"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8A3837">
        <w:rPr>
          <w:color w:val="auto"/>
        </w:rPr>
        <w:t>8</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0A35465B"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w:t>
      </w:r>
      <w:ins w:id="198" w:author="Fukuchi, Hiroyuki" w:date="2017-11-30T15:44:00Z">
        <w:r w:rsidR="00274A90">
          <w:rPr>
            <w:rFonts w:ascii="メイリオ" w:eastAsia="メイリオ" w:hAnsi="メイリオ" w:cs="メイリオ" w:hint="eastAsia"/>
            <w:sz w:val="18"/>
            <w:szCs w:val="18"/>
            <w:lang w:eastAsia="ja-JP"/>
          </w:rPr>
          <w:t>精査</w:t>
        </w:r>
      </w:ins>
      <w:del w:id="199" w:author="Fukuchi, Hiroyuki" w:date="2017-11-30T15:44:00Z">
        <w:r w:rsidDel="00274A90">
          <w:rPr>
            <w:rFonts w:ascii="メイリオ" w:eastAsia="メイリオ" w:hAnsi="メイリオ" w:cs="メイリオ" w:hint="eastAsia"/>
            <w:sz w:val="18"/>
            <w:szCs w:val="18"/>
            <w:lang w:eastAsia="ja-JP"/>
          </w:rPr>
          <w:delText>デューデリ</w:delText>
        </w:r>
      </w:del>
      <w:del w:id="200" w:author="Fukuchi, Hiroyuki" w:date="2017-11-30T15:43:00Z">
        <w:r w:rsidDel="00274A90">
          <w:rPr>
            <w:rFonts w:ascii="メイリオ" w:eastAsia="メイリオ" w:hAnsi="メイリオ" w:cs="メイリオ" w:hint="eastAsia"/>
            <w:sz w:val="18"/>
            <w:szCs w:val="18"/>
            <w:lang w:eastAsia="ja-JP"/>
          </w:rPr>
          <w:delText>ジェンス</w:delText>
        </w:r>
      </w:del>
      <w:r>
        <w:rPr>
          <w:rFonts w:ascii="メイリオ" w:eastAsia="メイリオ" w:hAnsi="メイリオ" w:cs="メイリオ" w:hint="eastAsia"/>
          <w:sz w:val="18"/>
          <w:szCs w:val="18"/>
          <w:lang w:eastAsia="ja-JP"/>
        </w:rPr>
        <w:t>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w:t>
      </w:r>
      <w:del w:id="201" w:author="Fukuchi, Hiroyuki" w:date="2017-11-30T15:44:00Z">
        <w:r w:rsidRPr="001F23DD" w:rsidDel="00274A90">
          <w:rPr>
            <w:rFonts w:ascii="メイリオ" w:eastAsia="メイリオ" w:hAnsi="メイリオ" w:cs="メイリオ" w:hint="eastAsia"/>
            <w:color w:val="000000"/>
            <w:sz w:val="18"/>
          </w:rPr>
          <w:delText>し、完遂</w:delText>
        </w:r>
      </w:del>
      <w:r w:rsidRPr="001F23DD">
        <w:rPr>
          <w:rFonts w:ascii="メイリオ" w:eastAsia="メイリオ" w:hAnsi="メイリオ" w:cs="メイリオ" w:hint="eastAsia"/>
          <w:color w:val="000000"/>
          <w:sz w:val="18"/>
        </w:rPr>
        <w:t>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41C5517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w:t>
      </w:r>
      <w:ins w:id="202" w:author="Fukuchi, Hiroyuki" w:date="2017-11-30T15:44:00Z">
        <w:r w:rsidR="00274A90">
          <w:rPr>
            <w:rFonts w:ascii="メイリオ" w:eastAsia="メイリオ" w:hAnsi="メイリオ" w:cs="メイリオ" w:hint="eastAsia"/>
            <w:color w:val="000000"/>
            <w:sz w:val="18"/>
          </w:rPr>
          <w:t>する</w:t>
        </w:r>
      </w:ins>
      <w:del w:id="203" w:author="Fukuchi, Hiroyuki" w:date="2017-11-30T15:44:00Z">
        <w:r w:rsidRPr="001F23DD" w:rsidDel="00274A90">
          <w:rPr>
            <w:rFonts w:ascii="メイリオ" w:eastAsia="メイリオ" w:hAnsi="メイリオ" w:cs="メイリオ" w:hint="eastAsia"/>
            <w:color w:val="000000"/>
            <w:sz w:val="18"/>
          </w:rPr>
          <w:delText>連した</w:delText>
        </w:r>
      </w:del>
      <w:r w:rsidRPr="001F23DD">
        <w:rPr>
          <w:rFonts w:ascii="メイリオ" w:eastAsia="メイリオ" w:hAnsi="メイリオ" w:cs="メイリオ" w:hint="eastAsia"/>
          <w:color w:val="000000"/>
          <w:sz w:val="18"/>
        </w:rPr>
        <w:t>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40C6F82B"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w:t>
      </w:r>
      <w:ins w:id="204" w:author="Fukuchi, Hiroyuki" w:date="2017-11-30T15:44:00Z">
        <w:r w:rsidR="00274A90">
          <w:rPr>
            <w:rFonts w:ascii="メイリオ" w:eastAsia="メイリオ" w:hAnsi="メイリオ" w:cs="メイリオ" w:hint="eastAsia"/>
            <w:sz w:val="18"/>
            <w:szCs w:val="18"/>
            <w:lang w:eastAsia="ja-JP"/>
          </w:rPr>
          <w:t>一覧</w:t>
        </w:r>
      </w:ins>
      <w:del w:id="205" w:author="Fukuchi, Hiroyuki" w:date="2017-11-30T15:44:00Z">
        <w:r w:rsidR="001F23DD" w:rsidDel="00274A90">
          <w:rPr>
            <w:rFonts w:ascii="メイリオ" w:eastAsia="メイリオ" w:hAnsi="メイリオ" w:cs="メイリオ" w:hint="eastAsia"/>
            <w:sz w:val="18"/>
            <w:szCs w:val="18"/>
            <w:lang w:eastAsia="ja-JP"/>
          </w:rPr>
          <w:delText>部品</w:delText>
        </w:r>
      </w:del>
      <w:r w:rsidR="001F23DD">
        <w:rPr>
          <w:rFonts w:ascii="メイリオ" w:eastAsia="メイリオ" w:hAnsi="メイリオ" w:cs="メイリオ" w:hint="eastAsia"/>
          <w:sz w:val="18"/>
          <w:szCs w:val="18"/>
          <w:lang w:eastAsia="ja-JP"/>
        </w:rPr>
        <w:t>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ins w:id="206" w:author="Fukuchi, Hiroyuki" w:date="2017-11-30T15:45:00Z">
        <w:r w:rsidR="00274A90">
          <w:rPr>
            <w:rFonts w:ascii="メイリオ" w:eastAsia="メイリオ" w:hAnsi="メイリオ" w:cs="メイリオ" w:hint="eastAsia"/>
            <w:sz w:val="18"/>
            <w:szCs w:val="18"/>
            <w:lang w:eastAsia="ja-JP"/>
          </w:rPr>
          <w:t>一覧</w:t>
        </w:r>
      </w:ins>
      <w:del w:id="207" w:author="Fukuchi, Hiroyuki" w:date="2017-11-30T15:45:00Z">
        <w:r w:rsidR="001F23DD" w:rsidDel="00274A90">
          <w:rPr>
            <w:rFonts w:ascii="メイリオ" w:eastAsia="メイリオ" w:hAnsi="メイリオ" w:cs="メイリオ" w:hint="eastAsia"/>
            <w:sz w:val="18"/>
            <w:szCs w:val="18"/>
            <w:lang w:eastAsia="ja-JP"/>
          </w:rPr>
          <w:delText>部品</w:delText>
        </w:r>
      </w:del>
      <w:r w:rsidR="001F23DD">
        <w:rPr>
          <w:rFonts w:ascii="メイリオ" w:eastAsia="メイリオ" w:hAnsi="メイリオ" w:cs="メイリオ" w:hint="eastAsia"/>
          <w:sz w:val="18"/>
          <w:szCs w:val="18"/>
          <w:lang w:eastAsia="ja-JP"/>
        </w:rPr>
        <w:t>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5"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9E50D2">
        <w:rPr>
          <w:rFonts w:ascii="メイリオ" w:eastAsia="メイリオ" w:hAnsi="メイリオ" w:cs="メイリオ" w:hint="eastAsia"/>
          <w:lang w:eastAsia="ja-JP"/>
        </w:rPr>
        <w:t>スタッフ（</w:t>
      </w:r>
      <w:r w:rsidR="004C6B67" w:rsidRPr="00B567B1">
        <w:rPr>
          <w:lang w:eastAsia="ja-JP"/>
        </w:rPr>
        <w:t>Sta</w:t>
      </w:r>
      <w:r w:rsidR="00B567B1">
        <w:rPr>
          <w:lang w:eastAsia="ja-JP"/>
        </w:rPr>
        <w:t>ff</w:t>
      </w:r>
      <w:r w:rsidR="00206098" w:rsidRPr="009E50D2">
        <w:rPr>
          <w:rFonts w:ascii="メイリオ" w:eastAsia="メイリオ" w:hAnsi="メイリオ" w:cs="メイリオ"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90FD70C"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w:t>
      </w:r>
      <w:ins w:id="208" w:author="Fukuchi, Hiroyuki" w:date="2017-11-30T15:46:00Z">
        <w:r w:rsidR="00274A90">
          <w:rPr>
            <w:rFonts w:ascii="メイリオ" w:eastAsia="メイリオ" w:hAnsi="メイリオ" w:cs="メイリオ" w:hint="eastAsia"/>
            <w:sz w:val="18"/>
            <w:szCs w:val="18"/>
            <w:lang w:eastAsia="ja-JP"/>
          </w:rPr>
          <w:t>、</w:t>
        </w:r>
      </w:ins>
      <w:r w:rsidR="00E653F0">
        <w:rPr>
          <w:rFonts w:ascii="メイリオ" w:eastAsia="メイリオ" w:hAnsi="メイリオ" w:cs="メイリオ" w:hint="eastAsia"/>
          <w:sz w:val="18"/>
          <w:szCs w:val="18"/>
          <w:lang w:eastAsia="ja-JP"/>
        </w:rPr>
        <w:t>一人</w:t>
      </w:r>
      <w:del w:id="209" w:author="Fukuchi, Hiroyuki" w:date="2017-11-30T15:46:00Z">
        <w:r w:rsidR="00E653F0" w:rsidDel="00274A90">
          <w:rPr>
            <w:rFonts w:ascii="メイリオ" w:eastAsia="メイリオ" w:hAnsi="メイリオ" w:cs="メイリオ" w:hint="eastAsia"/>
            <w:sz w:val="18"/>
            <w:szCs w:val="18"/>
            <w:lang w:eastAsia="ja-JP"/>
          </w:rPr>
          <w:delText>、それ</w:delText>
        </w:r>
      </w:del>
      <w:r w:rsidR="00E653F0">
        <w:rPr>
          <w:rFonts w:ascii="メイリオ" w:eastAsia="メイリオ" w:hAnsi="メイリオ" w:cs="メイリオ" w:hint="eastAsia"/>
          <w:sz w:val="18"/>
          <w:szCs w:val="18"/>
          <w:lang w:eastAsia="ja-JP"/>
        </w:rPr>
        <w:t>以上の</w:t>
      </w:r>
      <w:r w:rsidR="00EE7999">
        <w:rPr>
          <w:rFonts w:ascii="メイリオ" w:eastAsia="メイリオ" w:hAnsi="メイリオ" w:cs="メイリオ" w:hint="eastAsia"/>
          <w:sz w:val="18"/>
          <w:szCs w:val="18"/>
          <w:lang w:eastAsia="ja-JP"/>
        </w:rPr>
        <w:t>法律</w:t>
      </w:r>
      <w:ins w:id="210" w:author="Fukuchi, Hiroyuki" w:date="2017-11-30T15:46:00Z">
        <w:r w:rsidR="00274A90">
          <w:rPr>
            <w:rFonts w:ascii="メイリオ" w:eastAsia="メイリオ" w:hAnsi="メイリオ" w:cs="メイリオ" w:hint="eastAsia"/>
            <w:sz w:val="18"/>
            <w:szCs w:val="18"/>
            <w:lang w:eastAsia="ja-JP"/>
          </w:rPr>
          <w:t>顧問と、</w:t>
        </w:r>
      </w:ins>
      <w:del w:id="211" w:author="Fukuchi, Hiroyuki" w:date="2017-11-30T15:46:00Z">
        <w:r w:rsidR="00EE7999" w:rsidDel="00274A90">
          <w:rPr>
            <w:rFonts w:ascii="メイリオ" w:eastAsia="メイリオ" w:hAnsi="メイリオ" w:cs="メイリオ" w:hint="eastAsia"/>
            <w:sz w:val="18"/>
            <w:szCs w:val="18"/>
            <w:lang w:eastAsia="ja-JP"/>
          </w:rPr>
          <w:delText>の専門家</w:delText>
        </w:r>
      </w:del>
      <w:del w:id="212" w:author="Fukuchi, Hiroyuki" w:date="2017-11-30T15:47:00Z">
        <w:r w:rsidR="00E653F0" w:rsidDel="00274A90">
          <w:rPr>
            <w:rFonts w:ascii="メイリオ" w:eastAsia="メイリオ" w:hAnsi="メイリオ" w:cs="メイリオ" w:hint="eastAsia"/>
            <w:sz w:val="18"/>
            <w:szCs w:val="18"/>
            <w:lang w:eastAsia="ja-JP"/>
          </w:rPr>
          <w:delText>や</w:delText>
        </w:r>
      </w:del>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w:t>
      </w:r>
      <w:ins w:id="213" w:author="Fukuchi, Hiroyuki" w:date="2017-11-30T15:47:00Z">
        <w:r w:rsidR="00274A90">
          <w:rPr>
            <w:rFonts w:ascii="メイリオ" w:eastAsia="メイリオ" w:hAnsi="メイリオ" w:cs="メイリオ" w:hint="eastAsia"/>
            <w:sz w:val="18"/>
            <w:szCs w:val="18"/>
            <w:lang w:eastAsia="ja-JP"/>
          </w:rPr>
          <w:t>顧問</w:t>
        </w:r>
      </w:ins>
      <w:del w:id="214" w:author="Fukuchi, Hiroyuki" w:date="2017-11-30T15:47:00Z">
        <w:r w:rsidR="008B2010" w:rsidDel="00274A90">
          <w:rPr>
            <w:rFonts w:ascii="メイリオ" w:eastAsia="メイリオ" w:hAnsi="メイリオ" w:cs="メイリオ" w:hint="eastAsia"/>
            <w:sz w:val="18"/>
            <w:szCs w:val="18"/>
            <w:lang w:eastAsia="ja-JP"/>
          </w:rPr>
          <w:delText>専門家</w:delText>
        </w:r>
      </w:del>
      <w:r w:rsidR="008B2010">
        <w:rPr>
          <w:rFonts w:ascii="メイリオ" w:eastAsia="メイリオ" w:hAnsi="メイリオ" w:cs="メイリオ" w:hint="eastAsia"/>
          <w:sz w:val="18"/>
          <w:szCs w:val="18"/>
          <w:lang w:eastAsia="ja-JP"/>
        </w:rPr>
        <w:t>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lastRenderedPageBreak/>
        <w:t>9</w:t>
      </w:r>
      <w:r w:rsidR="00907CF2" w:rsidRPr="002C4D0C">
        <w:rPr>
          <w:lang w:eastAsia="ja-JP"/>
        </w:rPr>
        <w:t xml:space="preserve">.1.3 </w:t>
      </w:r>
      <w:r w:rsidR="009E5DFC" w:rsidRPr="009E50D2">
        <w:rPr>
          <w:rFonts w:ascii="メイリオ" w:eastAsia="メイリオ" w:hAnsi="メイリオ" w:cs="メイリオ" w:hint="eastAsia"/>
          <w:lang w:eastAsia="ja-JP"/>
        </w:rPr>
        <w:t>トレーニング（</w:t>
      </w:r>
      <w:r w:rsidR="004C6B67" w:rsidRPr="002C4D0C">
        <w:rPr>
          <w:lang w:eastAsia="ja-JP"/>
        </w:rPr>
        <w:t>Training</w:t>
      </w:r>
      <w:r w:rsidR="009E5DFC" w:rsidRPr="009E50D2">
        <w:rPr>
          <w:rFonts w:ascii="メイリオ" w:eastAsia="メイリオ" w:hAnsi="メイリオ" w:cs="メイリオ"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215"/>
      <w:commentRangeStart w:id="216"/>
      <w:r w:rsidR="00361C20" w:rsidRPr="002C4D0C">
        <w:t xml:space="preserve"> It</w:t>
      </w:r>
      <w:commentRangeEnd w:id="215"/>
      <w:r w:rsidR="00A477E0">
        <w:rPr>
          <w:rStyle w:val="af5"/>
          <w:rFonts w:asciiTheme="minorHAnsi" w:eastAsia="ＭＳ 明朝" w:hAnsiTheme="minorHAnsi"/>
          <w:color w:val="7F7F7F" w:themeColor="text1" w:themeTint="80"/>
          <w:lang w:eastAsia="ja-JP"/>
        </w:rPr>
        <w:commentReference w:id="215"/>
      </w:r>
      <w:commentRangeEnd w:id="216"/>
      <w:r w:rsidR="002B1933">
        <w:rPr>
          <w:rStyle w:val="af5"/>
          <w:rFonts w:asciiTheme="minorHAnsi" w:eastAsia="ＭＳ 明朝" w:hAnsiTheme="minorHAnsi"/>
          <w:color w:val="7F7F7F" w:themeColor="text1" w:themeTint="80"/>
          <w:lang w:eastAsia="ja-JP"/>
        </w:rPr>
        <w:commentReference w:id="216"/>
      </w:r>
      <w:r w:rsidR="00361C20" w:rsidRPr="002C4D0C">
        <w:t xml:space="preserve"> should also cover</w:t>
      </w:r>
      <w:r w:rsidRPr="002C4D0C">
        <w:t xml:space="preserve"> the business and legal risks of incorporating open source software in products and/or software portfolios.</w:t>
      </w:r>
    </w:p>
    <w:p w14:paraId="6859B567" w14:textId="36945DF0"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w:t>
      </w:r>
      <w:r w:rsidR="008D169E">
        <w:rPr>
          <w:rFonts w:ascii="メイリオ" w:eastAsia="メイリオ" w:hAnsi="メイリオ" w:cs="メイリオ" w:hint="eastAsia"/>
          <w:sz w:val="18"/>
          <w:szCs w:val="18"/>
          <w:lang w:eastAsia="ja-JP"/>
        </w:rPr>
        <w:t>ェアを組みこむことのビジネス上、法令上のリスクについても教育は取り扱う</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9E50D2">
        <w:rPr>
          <w:rFonts w:ascii="メイリオ" w:eastAsia="メイリオ" w:hAnsi="メイリオ" w:cs="メイリオ" w:hint="eastAsia"/>
          <w:lang w:eastAsia="ja-JP"/>
        </w:rPr>
        <w:t>ツールの活用（</w:t>
      </w:r>
      <w:r w:rsidR="00907CF2" w:rsidRPr="002C4D0C">
        <w:rPr>
          <w:lang w:eastAsia="ja-JP"/>
        </w:rPr>
        <w:t>T</w:t>
      </w:r>
      <w:r w:rsidR="004C6B67" w:rsidRPr="002C4D0C">
        <w:rPr>
          <w:lang w:eastAsia="ja-JP"/>
        </w:rPr>
        <w:t>ooling</w:t>
      </w:r>
      <w:r w:rsidR="006F0FDB" w:rsidRPr="009E50D2">
        <w:rPr>
          <w:rFonts w:ascii="メイリオ" w:eastAsia="メイリオ" w:hAnsi="メイリオ" w:cs="メイリオ"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217" w:name="_Toc492046627"/>
      <w:r w:rsidRPr="002C4D0C">
        <w:rPr>
          <w:lang w:eastAsia="ja-JP"/>
        </w:rPr>
        <w:t>9</w:t>
      </w:r>
      <w:r w:rsidR="00444017" w:rsidRPr="002C4D0C">
        <w:rPr>
          <w:lang w:eastAsia="ja-JP"/>
        </w:rPr>
        <w:t xml:space="preserve">.2 </w:t>
      </w:r>
      <w:r w:rsidR="00EA08A6" w:rsidRPr="009E50D2">
        <w:rPr>
          <w:rFonts w:ascii="メイリオ" w:eastAsia="メイリオ" w:hAnsi="メイリオ" w:cs="メイリオ" w:hint="eastAsia"/>
          <w:lang w:eastAsia="ja-JP"/>
        </w:rPr>
        <w:t>「</w:t>
      </w:r>
      <w:r w:rsidR="00F848AB" w:rsidRPr="009E50D2">
        <w:rPr>
          <w:rFonts w:ascii="メイリオ" w:eastAsia="メイリオ" w:hAnsi="メイリオ" w:cs="メイリオ" w:hint="eastAsia"/>
          <w:lang w:eastAsia="ja-JP"/>
        </w:rPr>
        <w:t>コンプライ</w:t>
      </w:r>
      <w:r w:rsidR="00855B91" w:rsidRPr="009E50D2">
        <w:rPr>
          <w:rFonts w:ascii="メイリオ" w:eastAsia="メイリオ" w:hAnsi="メイリオ" w:cs="メイリオ" w:hint="eastAsia"/>
          <w:lang w:eastAsia="ja-JP"/>
        </w:rPr>
        <w:t>アンス</w:t>
      </w:r>
      <w:r w:rsidR="00EA08A6" w:rsidRPr="009E50D2">
        <w:rPr>
          <w:rFonts w:ascii="メイリオ" w:eastAsia="メイリオ" w:hAnsi="メイリオ" w:cs="メイリオ" w:hint="eastAsia"/>
          <w:lang w:eastAsia="ja-JP"/>
        </w:rPr>
        <w:t>」</w:t>
      </w:r>
      <w:del w:id="218" w:author="Fukuchi, Hiroyuki" w:date="2017-12-01T12:09:00Z">
        <w:r w:rsidR="008B2010" w:rsidRPr="009E50D2" w:rsidDel="0017359B">
          <w:rPr>
            <w:rFonts w:ascii="メイリオ" w:eastAsia="メイリオ" w:hAnsi="メイリオ" w:cs="メイリオ" w:hint="eastAsia"/>
            <w:lang w:eastAsia="ja-JP"/>
          </w:rPr>
          <w:delText>の</w:delText>
        </w:r>
      </w:del>
      <w:r w:rsidR="008B2010" w:rsidRPr="009E50D2">
        <w:rPr>
          <w:rFonts w:ascii="メイリオ" w:eastAsia="メイリオ" w:hAnsi="メイリオ" w:cs="メイリオ" w:hint="eastAsia"/>
          <w:lang w:eastAsia="ja-JP"/>
        </w:rPr>
        <w:t>状態</w:t>
      </w:r>
      <w:del w:id="219" w:author="Fukuchi, Hiroyuki" w:date="2017-12-01T12:09:00Z">
        <w:r w:rsidR="008B2010" w:rsidRPr="009E50D2" w:rsidDel="0017359B">
          <w:rPr>
            <w:rFonts w:ascii="メイリオ" w:eastAsia="メイリオ" w:hAnsi="メイリオ" w:cs="メイリオ" w:hint="eastAsia"/>
            <w:lang w:eastAsia="ja-JP"/>
          </w:rPr>
          <w:delText>にある</w:delText>
        </w:r>
      </w:del>
      <w:r w:rsidR="005C4F50" w:rsidRPr="009E50D2">
        <w:rPr>
          <w:rFonts w:ascii="メイリオ" w:eastAsia="メイリオ" w:hAnsi="メイリオ" w:cs="メイリオ" w:hint="eastAsia"/>
          <w:lang w:eastAsia="ja-JP"/>
        </w:rPr>
        <w:t>（</w:t>
      </w:r>
      <w:commentRangeStart w:id="220"/>
      <w:r w:rsidR="004C6B67" w:rsidRPr="002C4D0C">
        <w:rPr>
          <w:lang w:eastAsia="ja-JP"/>
        </w:rPr>
        <w:t>Be in compliance</w:t>
      </w:r>
      <w:bookmarkEnd w:id="217"/>
      <w:commentRangeEnd w:id="220"/>
      <w:r w:rsidR="00855B91">
        <w:rPr>
          <w:rStyle w:val="af5"/>
          <w:rFonts w:asciiTheme="minorHAnsi" w:eastAsia="ＭＳ 明朝" w:hAnsiTheme="minorHAnsi" w:cstheme="minorBidi"/>
          <w:color w:val="7F7F7F" w:themeColor="text1" w:themeTint="80"/>
          <w:lang w:eastAsia="ja-JP"/>
        </w:rPr>
        <w:commentReference w:id="220"/>
      </w:r>
      <w:r w:rsidR="005C4F50" w:rsidRPr="009E50D2">
        <w:rPr>
          <w:rFonts w:ascii="メイリオ" w:eastAsia="メイリオ" w:hAnsi="メイリオ" w:cs="メイリオ"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36A0B97F"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w:t>
      </w:r>
      <w:ins w:id="221" w:author="Fukuchi, Hiroyuki" w:date="2017-12-01T12:10:00Z">
        <w:r w:rsidR="0017359B">
          <w:rPr>
            <w:rFonts w:ascii="メイリオ" w:eastAsia="メイリオ" w:hAnsi="メイリオ" w:cs="メイリオ" w:hint="eastAsia"/>
            <w:sz w:val="18"/>
            <w:szCs w:val="18"/>
            <w:lang w:eastAsia="ja-JP"/>
          </w:rPr>
          <w:t>一覧</w:t>
        </w:r>
      </w:ins>
      <w:del w:id="222" w:author="Fukuchi, Hiroyuki" w:date="2017-12-01T12:10:00Z">
        <w:r w:rsidR="002559DE" w:rsidDel="0017359B">
          <w:rPr>
            <w:rFonts w:ascii="メイリオ" w:eastAsia="メイリオ" w:hAnsi="メイリオ" w:cs="メイリオ" w:hint="eastAsia"/>
            <w:sz w:val="18"/>
            <w:szCs w:val="18"/>
            <w:lang w:eastAsia="ja-JP"/>
          </w:rPr>
          <w:delText>部品</w:delText>
        </w:r>
      </w:del>
      <w:r w:rsidR="002559DE">
        <w:rPr>
          <w:rFonts w:ascii="メイリオ" w:eastAsia="メイリオ" w:hAnsi="メイリオ" w:cs="メイリオ" w:hint="eastAsia"/>
          <w:sz w:val="18"/>
          <w:szCs w:val="18"/>
          <w:lang w:eastAsia="ja-JP"/>
        </w:rPr>
        <w:t>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lastRenderedPageBreak/>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223" w:name="_Toc492046628"/>
      <w:r w:rsidRPr="002C4D0C">
        <w:t>9</w:t>
      </w:r>
      <w:r w:rsidR="00444017" w:rsidRPr="002C4D0C">
        <w:t xml:space="preserve">.3 </w:t>
      </w:r>
      <w:r w:rsidR="00F20510" w:rsidRPr="009E50D2">
        <w:rPr>
          <w:rFonts w:ascii="メイリオ" w:eastAsia="メイリオ" w:hAnsi="メイリオ" w:cs="メイリオ" w:hint="eastAsia"/>
          <w:lang w:eastAsia="ja-JP"/>
        </w:rPr>
        <w:t>セキュリティのために</w:t>
      </w:r>
      <w:r w:rsidR="00C37F84" w:rsidRPr="009E50D2">
        <w:rPr>
          <w:rFonts w:ascii="メイリオ" w:eastAsia="メイリオ" w:hAnsi="メイリオ" w:cs="メイリオ" w:hint="eastAsia"/>
          <w:lang w:eastAsia="ja-JP"/>
        </w:rPr>
        <w:t>最新版を使用する（</w:t>
      </w:r>
      <w:r w:rsidR="004C6B67" w:rsidRPr="002C4D0C">
        <w:t>Use latest releases for security purposes</w:t>
      </w:r>
      <w:bookmarkEnd w:id="223"/>
      <w:r w:rsidR="00C37F84" w:rsidRPr="009E50D2">
        <w:rPr>
          <w:rFonts w:ascii="メイリオ" w:eastAsia="メイリオ" w:hAnsi="メイリオ" w:cs="メイリオ"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w:t>
      </w:r>
      <w:bookmarkStart w:id="224" w:name="_GoBack"/>
      <w:bookmarkEnd w:id="224"/>
      <w:r w:rsidRPr="002C4D0C">
        <w:t>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3E142A4"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del w:id="225" w:author="Fukuchi, Hiroyuki" w:date="2017-11-30T15:48:00Z">
        <w:r w:rsidR="006B3AD1" w:rsidDel="00E6504A">
          <w:rPr>
            <w:rFonts w:ascii="メイリオ" w:eastAsia="メイリオ" w:hAnsi="メイリオ" w:cs="メイリオ" w:hint="eastAsia"/>
            <w:sz w:val="18"/>
            <w:szCs w:val="18"/>
            <w:lang w:eastAsia="ja-JP"/>
          </w:rPr>
          <w:delText>オープンソース ソフ</w:delText>
        </w:r>
        <w:r w:rsidR="007B0D22" w:rsidDel="00E6504A">
          <w:rPr>
            <w:rFonts w:ascii="メイリオ" w:eastAsia="メイリオ" w:hAnsi="メイリオ" w:cs="メイリオ" w:hint="eastAsia"/>
            <w:sz w:val="18"/>
            <w:szCs w:val="18"/>
            <w:lang w:eastAsia="ja-JP"/>
          </w:rPr>
          <w:delText>トウェアで</w:delText>
        </w:r>
      </w:del>
      <w:r w:rsidR="007B0D22">
        <w:rPr>
          <w:rFonts w:ascii="メイリオ" w:eastAsia="メイリオ" w:hAnsi="メイリオ" w:cs="メイリオ" w:hint="eastAsia"/>
          <w:sz w:val="18"/>
          <w:szCs w:val="18"/>
          <w:lang w:eastAsia="ja-JP"/>
        </w:rPr>
        <w:t>安全ではないバージョン</w:t>
      </w:r>
      <w:ins w:id="226" w:author="Fukuchi, Hiroyuki" w:date="2017-11-30T15:49:00Z">
        <w:r w:rsidR="00E6504A">
          <w:rPr>
            <w:rFonts w:ascii="メイリオ" w:eastAsia="メイリオ" w:hAnsi="メイリオ" w:cs="メイリオ" w:hint="eastAsia"/>
            <w:sz w:val="18"/>
            <w:szCs w:val="18"/>
            <w:lang w:eastAsia="ja-JP"/>
          </w:rPr>
          <w:t>のオープンソース ソフトウェアを含む製品</w:t>
        </w:r>
      </w:ins>
      <w:r w:rsidR="007B0D22">
        <w:rPr>
          <w:rFonts w:ascii="メイリオ" w:eastAsia="メイリオ" w:hAnsi="メイリオ" w:cs="メイリオ" w:hint="eastAsia"/>
          <w:sz w:val="18"/>
          <w:szCs w:val="18"/>
          <w:lang w:eastAsia="ja-JP"/>
        </w:rPr>
        <w:t>を見つけ、それを置き換え</w:t>
      </w:r>
      <w:ins w:id="227" w:author="Fukuchi, Hiroyuki" w:date="2017-11-30T15:49:00Z">
        <w:r w:rsidR="00E6504A">
          <w:rPr>
            <w:rFonts w:ascii="メイリオ" w:eastAsia="メイリオ" w:hAnsi="メイリオ" w:cs="メイリオ" w:hint="eastAsia"/>
            <w:sz w:val="18"/>
            <w:szCs w:val="18"/>
            <w:lang w:eastAsia="ja-JP"/>
          </w:rPr>
          <w:t>るのが簡単であるということです</w:t>
        </w:r>
      </w:ins>
      <w:del w:id="228" w:author="Fukuchi, Hiroyuki" w:date="2017-11-30T15:49:00Z">
        <w:r w:rsidR="007B0D22" w:rsidDel="00E6504A">
          <w:rPr>
            <w:rFonts w:ascii="メイリオ" w:eastAsia="メイリオ" w:hAnsi="メイリオ" w:cs="メイリオ" w:hint="eastAsia"/>
            <w:sz w:val="18"/>
            <w:szCs w:val="18"/>
            <w:lang w:eastAsia="ja-JP"/>
          </w:rPr>
          <w:delText>やすくできる</w:delText>
        </w:r>
        <w:r w:rsidR="006B3AD1" w:rsidDel="00E6504A">
          <w:rPr>
            <w:rFonts w:ascii="メイリオ" w:eastAsia="メイリオ" w:hAnsi="メイリオ" w:cs="メイリオ" w:hint="eastAsia"/>
            <w:sz w:val="18"/>
            <w:szCs w:val="18"/>
            <w:lang w:eastAsia="ja-JP"/>
          </w:rPr>
          <w:delText>ことが</w:delText>
        </w:r>
        <w:r w:rsidR="007B0D22" w:rsidDel="00E6504A">
          <w:rPr>
            <w:rFonts w:ascii="メイリオ" w:eastAsia="メイリオ" w:hAnsi="メイリオ" w:cs="メイリオ" w:hint="eastAsia"/>
            <w:sz w:val="18"/>
            <w:szCs w:val="18"/>
            <w:lang w:eastAsia="ja-JP"/>
          </w:rPr>
          <w:delText>あります</w:delText>
        </w:r>
      </w:del>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w:t>
      </w:r>
      <w:ins w:id="229" w:author="Fukuchi, Hiroyuki" w:date="2017-11-30T15:50:00Z">
        <w:r w:rsidR="00E6504A">
          <w:rPr>
            <w:rFonts w:ascii="メイリオ" w:eastAsia="メイリオ" w:hAnsi="メイリオ" w:cs="メイリオ" w:hint="eastAsia"/>
            <w:sz w:val="18"/>
            <w:szCs w:val="18"/>
            <w:lang w:eastAsia="ja-JP"/>
          </w:rPr>
          <w:t>含むような</w:t>
        </w:r>
      </w:ins>
      <w:del w:id="230" w:author="Fukuchi, Hiroyuki" w:date="2017-11-30T15:50:00Z">
        <w:r w:rsidR="00F45C0E" w:rsidDel="00E6504A">
          <w:rPr>
            <w:rFonts w:ascii="メイリオ" w:eastAsia="メイリオ" w:hAnsi="メイリオ" w:cs="メイリオ" w:hint="eastAsia"/>
            <w:sz w:val="18"/>
            <w:szCs w:val="18"/>
            <w:lang w:eastAsia="ja-JP"/>
          </w:rPr>
          <w:delText>特定した上で</w:delText>
        </w:r>
      </w:del>
      <w:r w:rsidR="00F45C0E">
        <w:rPr>
          <w:rFonts w:ascii="メイリオ" w:eastAsia="メイリオ" w:hAnsi="メイリオ" w:cs="メイリオ" w:hint="eastAsia"/>
          <w:sz w:val="18"/>
          <w:szCs w:val="18"/>
          <w:lang w:eastAsia="ja-JP"/>
        </w:rPr>
        <w:t>一定レベルの優先度付け</w:t>
      </w:r>
      <w:del w:id="231" w:author="Fukuchi, Hiroyuki" w:date="2017-11-30T15:50:00Z">
        <w:r w:rsidR="00F45C0E" w:rsidDel="00E6504A">
          <w:rPr>
            <w:rFonts w:ascii="メイリオ" w:eastAsia="メイリオ" w:hAnsi="メイリオ" w:cs="メイリオ" w:hint="eastAsia"/>
            <w:sz w:val="18"/>
            <w:szCs w:val="18"/>
            <w:lang w:eastAsia="ja-JP"/>
          </w:rPr>
          <w:delText>を行うこと</w:delText>
        </w:r>
      </w:del>
      <w:r w:rsidR="00F45C0E">
        <w:rPr>
          <w:rFonts w:ascii="メイリオ" w:eastAsia="メイリオ" w:hAnsi="メイリオ" w:cs="メイリオ" w:hint="eastAsia"/>
          <w:sz w:val="18"/>
          <w:szCs w:val="18"/>
          <w:lang w:eastAsia="ja-JP"/>
        </w:rPr>
        <w:t>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232" w:name="_Toc492046629"/>
      <w:r w:rsidRPr="002C4D0C">
        <w:t>9.</w:t>
      </w:r>
      <w:r w:rsidR="00444017" w:rsidRPr="002C4D0C">
        <w:t xml:space="preserve">4 </w:t>
      </w:r>
      <w:r w:rsidR="00656CC4" w:rsidRPr="009E50D2">
        <w:rPr>
          <w:rFonts w:ascii="メイリオ" w:eastAsia="メイリオ" w:hAnsi="メイリオ" w:cs="メイリオ" w:hint="eastAsia"/>
          <w:lang w:eastAsia="ja-JP"/>
        </w:rPr>
        <w:t>コンプライアンスの取り組みを測る</w:t>
      </w:r>
      <w:r w:rsidR="002E13DF" w:rsidRPr="009E50D2">
        <w:rPr>
          <w:rFonts w:ascii="メイリオ" w:eastAsia="メイリオ" w:hAnsi="メイリオ" w:cs="メイリオ" w:hint="eastAsia"/>
          <w:lang w:eastAsia="ja-JP"/>
        </w:rPr>
        <w:t>（</w:t>
      </w:r>
      <w:r w:rsidR="004C6B67" w:rsidRPr="002C4D0C">
        <w:t>Measure up your compliance efforts</w:t>
      </w:r>
      <w:bookmarkEnd w:id="232"/>
      <w:r w:rsidR="00444017" w:rsidRPr="002C4D0C">
        <w:t xml:space="preserve"> </w:t>
      </w:r>
      <w:r w:rsidR="002E13DF" w:rsidRPr="009E50D2">
        <w:rPr>
          <w:rFonts w:ascii="メイリオ" w:eastAsia="メイリオ" w:hAnsi="メイリオ" w:cs="メイリオ"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6">
        <w:r w:rsidRPr="002C4D0C">
          <w:rPr>
            <w:rStyle w:val="InternetLink"/>
          </w:rPr>
          <w:t>OpenChain Conformant</w:t>
        </w:r>
      </w:hyperlink>
      <w:r w:rsidRPr="002C4D0C">
        <w:t xml:space="preserve">” status. This is done by filling out a series of questions either </w:t>
      </w:r>
      <w:hyperlink r:id="rId27">
        <w:r w:rsidRPr="002C4D0C">
          <w:rPr>
            <w:rStyle w:val="InternetLink"/>
          </w:rPr>
          <w:t>online</w:t>
        </w:r>
      </w:hyperlink>
      <w:r w:rsidRPr="002C4D0C">
        <w:t xml:space="preserve"> or </w:t>
      </w:r>
      <w:hyperlink r:id="rId28">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735C3115"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組織の規模によらず、もっとも簡単でかつ効果的な最初のステップはOpenChainプロジェクトに関わり、「</w:t>
      </w:r>
      <w:hyperlink r:id="rId29"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30"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1"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なります。OpenChainはISO9001に似た産業の標準であり、適切なプロセス、ポリシーが個々の組織までに実装されている全体像を描くことに焦点を当てています。OpenChain適合していることは、オープンソース コンプライアンスのプロセスやポリシーが存在していることを示すものであり、サプライヤや顧客の求めに応じて、</w:t>
      </w:r>
      <w:r w:rsidR="00E908ED">
        <w:rPr>
          <w:rFonts w:ascii="メイリオ" w:eastAsia="メイリオ" w:hAnsi="メイリオ" w:cs="メイリオ" w:hint="eastAsia"/>
          <w:sz w:val="18"/>
          <w:szCs w:val="18"/>
          <w:lang w:eastAsia="ja-JP"/>
        </w:rPr>
        <w:lastRenderedPageBreak/>
        <w:t>詳細情報も提供できることも意味します。OpenChainは、グローバルなサプライチェーン</w:t>
      </w:r>
      <w:ins w:id="233" w:author="Fukuchi, Hiroyuki" w:date="2017-11-30T15:51:00Z">
        <w:r w:rsidR="00E6504A">
          <w:rPr>
            <w:rFonts w:ascii="メイリオ" w:eastAsia="メイリオ" w:hAnsi="メイリオ" w:cs="メイリオ" w:hint="eastAsia"/>
            <w:sz w:val="18"/>
            <w:szCs w:val="18"/>
            <w:lang w:eastAsia="ja-JP"/>
          </w:rPr>
          <w:t>に</w:t>
        </w:r>
      </w:ins>
      <w:del w:id="234" w:author="Fukuchi, Hiroyuki" w:date="2017-11-30T15:51:00Z">
        <w:r w:rsidR="00E908ED" w:rsidDel="00E6504A">
          <w:rPr>
            <w:rFonts w:ascii="メイリオ" w:eastAsia="メイリオ" w:hAnsi="メイリオ" w:cs="メイリオ" w:hint="eastAsia"/>
            <w:sz w:val="18"/>
            <w:szCs w:val="18"/>
            <w:lang w:eastAsia="ja-JP"/>
          </w:rPr>
          <w:delText>を</w:delText>
        </w:r>
      </w:del>
      <w:r w:rsidR="00E908ED">
        <w:rPr>
          <w:rFonts w:ascii="メイリオ" w:eastAsia="メイリオ" w:hAnsi="メイリオ" w:cs="メイリオ" w:hint="eastAsia"/>
          <w:sz w:val="18"/>
          <w:szCs w:val="18"/>
          <w:lang w:eastAsia="ja-JP"/>
        </w:rPr>
        <w:t>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235"/>
      <w:commentRangeStart w:id="236"/>
      <w:r w:rsidRPr="002C4D0C">
        <w:rPr>
          <w:lang w:eastAsia="ja-JP"/>
        </w:rPr>
        <w:t xml:space="preserve">is </w:t>
      </w:r>
      <w:commentRangeEnd w:id="235"/>
      <w:r w:rsidR="00E908ED">
        <w:rPr>
          <w:rStyle w:val="af5"/>
          <w:rFonts w:asciiTheme="minorHAnsi" w:eastAsia="ＭＳ 明朝" w:hAnsiTheme="minorHAnsi"/>
          <w:color w:val="7F7F7F" w:themeColor="text1" w:themeTint="80"/>
          <w:lang w:eastAsia="ja-JP"/>
        </w:rPr>
        <w:commentReference w:id="235"/>
      </w:r>
      <w:commentRangeEnd w:id="236"/>
      <w:r w:rsidR="00E53188">
        <w:rPr>
          <w:rStyle w:val="af5"/>
          <w:rFonts w:asciiTheme="minorHAnsi" w:eastAsia="ＭＳ 明朝" w:hAnsiTheme="minorHAnsi"/>
          <w:color w:val="7F7F7F" w:themeColor="text1" w:themeTint="80"/>
          <w:lang w:eastAsia="ja-JP"/>
        </w:rPr>
        <w:commentReference w:id="236"/>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9E7526E"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32"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237" w:name="_Toc492046631"/>
      <w:r>
        <w:t>10.</w:t>
      </w:r>
      <w:r w:rsidR="00907CF2" w:rsidRPr="002C4D0C">
        <w:t xml:space="preserve"> </w:t>
      </w:r>
      <w:r w:rsidR="00D21CCA" w:rsidRPr="009E50D2">
        <w:rPr>
          <w:rFonts w:ascii="メイリオ" w:eastAsia="メイリオ" w:hAnsi="メイリオ" w:cs="メイリオ" w:hint="eastAsia"/>
          <w:lang w:eastAsia="ja-JP"/>
        </w:rPr>
        <w:t>買収</w:t>
      </w:r>
      <w:r w:rsidR="0061388D" w:rsidRPr="009E50D2">
        <w:rPr>
          <w:rFonts w:ascii="メイリオ" w:eastAsia="メイリオ" w:hAnsi="メイリオ" w:cs="メイリオ" w:hint="eastAsia"/>
          <w:lang w:eastAsia="ja-JP"/>
        </w:rPr>
        <w:t>企業</w:t>
      </w:r>
      <w:r w:rsidR="00D21CCA" w:rsidRPr="009E50D2">
        <w:rPr>
          <w:rFonts w:ascii="メイリオ" w:eastAsia="メイリオ" w:hAnsi="メイリオ" w:cs="メイリオ" w:hint="eastAsia"/>
          <w:lang w:eastAsia="ja-JP"/>
        </w:rPr>
        <w:t>として監査</w:t>
      </w:r>
      <w:r w:rsidR="0061388D" w:rsidRPr="009E50D2">
        <w:rPr>
          <w:rFonts w:ascii="メイリオ" w:eastAsia="メイリオ" w:hAnsi="メイリオ" w:cs="メイリオ" w:hint="eastAsia"/>
          <w:lang w:eastAsia="ja-JP"/>
        </w:rPr>
        <w:t>に</w:t>
      </w:r>
      <w:r w:rsidR="00D21CCA" w:rsidRPr="009E50D2">
        <w:rPr>
          <w:rFonts w:ascii="メイリオ" w:eastAsia="メイリオ" w:hAnsi="メイリオ" w:cs="メイリオ" w:hint="eastAsia"/>
          <w:lang w:eastAsia="ja-JP"/>
        </w:rPr>
        <w:t>備</w:t>
      </w:r>
      <w:r w:rsidR="0061388D" w:rsidRPr="009E50D2">
        <w:rPr>
          <w:rFonts w:ascii="メイリオ" w:eastAsia="メイリオ" w:hAnsi="メイリオ" w:cs="メイリオ" w:hint="eastAsia"/>
          <w:lang w:eastAsia="ja-JP"/>
        </w:rPr>
        <w:t>える</w:t>
      </w:r>
      <w:r w:rsidR="00D21CCA" w:rsidRPr="009E50D2">
        <w:rPr>
          <w:rFonts w:ascii="メイリオ" w:eastAsia="メイリオ" w:hAnsi="メイリオ" w:cs="メイリオ"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237"/>
      <w:r w:rsidR="00D21CCA" w:rsidRPr="009E50D2">
        <w:rPr>
          <w:rFonts w:ascii="メイリオ" w:eastAsia="メイリオ" w:hAnsi="メイリオ" w:cs="メイリオ"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238" w:name="_Toc492046632"/>
      <w:r w:rsidRPr="002C4D0C">
        <w:t>10</w:t>
      </w:r>
      <w:r w:rsidR="00444017" w:rsidRPr="002C4D0C">
        <w:t xml:space="preserve">.1 </w:t>
      </w:r>
      <w:r w:rsidR="00E03C4A" w:rsidRPr="009E50D2">
        <w:rPr>
          <w:rFonts w:ascii="メイリオ" w:eastAsia="メイリオ" w:hAnsi="メイリオ" w:cs="メイリオ" w:hint="eastAsia"/>
          <w:lang w:eastAsia="ja-JP"/>
        </w:rPr>
        <w:t>ニーズに合</w:t>
      </w:r>
      <w:r w:rsidR="00D12685" w:rsidRPr="009E50D2">
        <w:rPr>
          <w:rFonts w:ascii="メイリオ" w:eastAsia="メイリオ" w:hAnsi="メイリオ" w:cs="メイリオ" w:hint="eastAsia"/>
          <w:lang w:eastAsia="ja-JP"/>
        </w:rPr>
        <w:t>わせ適切な</w:t>
      </w:r>
      <w:r w:rsidR="00656CC4" w:rsidRPr="009E50D2">
        <w:rPr>
          <w:rFonts w:ascii="メイリオ" w:eastAsia="メイリオ" w:hAnsi="メイリオ" w:cs="メイリオ" w:hint="eastAsia"/>
          <w:lang w:eastAsia="ja-JP"/>
        </w:rPr>
        <w:t>監査モデル・</w:t>
      </w:r>
      <w:r w:rsidR="00E03C4A" w:rsidRPr="009E50D2">
        <w:rPr>
          <w:rFonts w:ascii="メイリオ" w:eastAsia="メイリオ" w:hAnsi="メイリオ" w:cs="メイリオ"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238"/>
      <w:r w:rsidR="00E03C4A" w:rsidRPr="009E50D2">
        <w:rPr>
          <w:rFonts w:ascii="メイリオ" w:eastAsia="メイリオ" w:hAnsi="メイリオ" w:cs="メイリオ"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239"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sidRPr="009E50D2">
        <w:rPr>
          <w:rFonts w:ascii="メイリオ" w:eastAsia="メイリオ" w:hAnsi="メイリオ" w:cs="メイリオ" w:hint="eastAsia"/>
          <w:lang w:eastAsia="ja-JP"/>
        </w:rPr>
        <w:t>何に留意をすべきかを知る</w:t>
      </w:r>
      <w:r w:rsidR="00090971">
        <w:rPr>
          <w:rFonts w:hint="eastAsia"/>
          <w:lang w:eastAsia="ja-JP"/>
        </w:rPr>
        <w:t>（</w:t>
      </w:r>
      <w:r w:rsidRPr="002C4D0C">
        <w:t>K</w:t>
      </w:r>
      <w:r w:rsidR="004C6B67" w:rsidRPr="002C4D0C">
        <w:t>now what you care about</w:t>
      </w:r>
      <w:bookmarkEnd w:id="239"/>
      <w:r w:rsidR="00090971" w:rsidRPr="009E50D2">
        <w:rPr>
          <w:rFonts w:ascii="メイリオ" w:eastAsia="メイリオ" w:hAnsi="メイリオ" w:cs="メイリオ"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240" w:name="_Toc492046634"/>
      <w:r w:rsidRPr="002C4D0C">
        <w:t>1</w:t>
      </w:r>
      <w:r w:rsidR="00D101D2">
        <w:t>0</w:t>
      </w:r>
      <w:r w:rsidRPr="002C4D0C">
        <w:t xml:space="preserve">.3 </w:t>
      </w:r>
      <w:r w:rsidR="00090971" w:rsidRPr="009E50D2">
        <w:rPr>
          <w:rFonts w:ascii="メイリオ" w:eastAsia="メイリオ" w:hAnsi="メイリオ" w:cs="メイリオ" w:hint="eastAsia"/>
          <w:lang w:eastAsia="ja-JP"/>
        </w:rPr>
        <w:t>適切な質問をする（</w:t>
      </w:r>
      <w:r w:rsidR="00976FFA" w:rsidRPr="002C4D0C">
        <w:t>Ask the right questions</w:t>
      </w:r>
      <w:bookmarkEnd w:id="240"/>
      <w:r w:rsidR="00090971" w:rsidRPr="009E50D2">
        <w:rPr>
          <w:rFonts w:ascii="メイリオ" w:eastAsia="メイリオ" w:hAnsi="メイリオ" w:cs="メイリオ"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241"/>
      <w:r w:rsidR="00FC1A65" w:rsidRPr="002C4D0C">
        <w:rPr>
          <w:rStyle w:val="ListLabel9"/>
        </w:rPr>
        <w:t>aligned</w:t>
      </w:r>
      <w:commentRangeEnd w:id="241"/>
      <w:r w:rsidR="00286F2B">
        <w:rPr>
          <w:rStyle w:val="af5"/>
          <w:rFonts w:asciiTheme="minorHAnsi" w:eastAsia="ＭＳ 明朝" w:hAnsiTheme="minorHAnsi"/>
          <w:color w:val="7F7F7F" w:themeColor="text1" w:themeTint="80"/>
          <w:lang w:eastAsia="ja-JP"/>
        </w:rPr>
        <w:commentReference w:id="241"/>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242" w:name="_Toc492046635"/>
      <w:r w:rsidRPr="002C4D0C">
        <w:t>1</w:t>
      </w:r>
      <w:r w:rsidR="00D101D2">
        <w:t>0</w:t>
      </w:r>
      <w:r w:rsidRPr="002C4D0C">
        <w:t xml:space="preserve">.4 </w:t>
      </w:r>
      <w:r w:rsidR="00656CC4" w:rsidRPr="009E50D2">
        <w:rPr>
          <w:rFonts w:ascii="メイリオ" w:eastAsia="メイリオ" w:hAnsi="メイリオ" w:cs="メイリオ" w:hint="eastAsia"/>
          <w:lang w:eastAsia="ja-JP"/>
        </w:rPr>
        <w:t>取引実行前の段階で解決すべき</w:t>
      </w:r>
      <w:r w:rsidR="003326D5" w:rsidRPr="009E50D2">
        <w:rPr>
          <w:rFonts w:ascii="メイリオ" w:eastAsia="メイリオ" w:hAnsi="メイリオ" w:cs="メイリオ" w:hint="eastAsia"/>
          <w:lang w:eastAsia="ja-JP"/>
        </w:rPr>
        <w:t>項目を特定する</w:t>
      </w:r>
      <w:r w:rsidR="00535D5A" w:rsidRPr="009E50D2">
        <w:rPr>
          <w:rFonts w:ascii="メイリオ" w:eastAsia="メイリオ" w:hAnsi="メイリオ" w:cs="メイリオ" w:hint="eastAsia"/>
          <w:lang w:eastAsia="ja-JP"/>
        </w:rPr>
        <w:t>（</w:t>
      </w:r>
      <w:r w:rsidR="004C6B67" w:rsidRPr="002C4D0C">
        <w:t>Identify items to be resolved before executing the transaction</w:t>
      </w:r>
      <w:bookmarkEnd w:id="242"/>
      <w:r w:rsidR="00535D5A" w:rsidRPr="009E50D2">
        <w:rPr>
          <w:rFonts w:ascii="メイリオ" w:eastAsia="メイリオ" w:hAnsi="メイリオ" w:cs="メイリオ"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243"/>
      <w:commentRangeStart w:id="244"/>
      <w:r w:rsidRPr="002C4D0C">
        <w:rPr>
          <w:rFonts w:ascii="Calibri" w:hAnsi="Calibri" w:cs="ProximaNova-Regular"/>
          <w:color w:val="000000"/>
        </w:rPr>
        <w:t>At which point,</w:t>
      </w:r>
      <w:commentRangeEnd w:id="243"/>
      <w:r w:rsidR="002D5CBB">
        <w:rPr>
          <w:rStyle w:val="af5"/>
        </w:rPr>
        <w:commentReference w:id="243"/>
      </w:r>
      <w:commentRangeEnd w:id="244"/>
      <w:r w:rsidR="002B1933">
        <w:rPr>
          <w:rStyle w:val="af5"/>
        </w:rPr>
        <w:commentReference w:id="244"/>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7741D9A2"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w:t>
      </w:r>
      <w:del w:id="245" w:author="Fukuchi, Hiroyuki" w:date="2017-11-30T15:52:00Z">
        <w:r w:rsidDel="00E6504A">
          <w:rPr>
            <w:rFonts w:ascii="メイリオ" w:eastAsia="メイリオ" w:hAnsi="メイリオ" w:cs="メイリオ" w:hint="eastAsia"/>
            <w:sz w:val="18"/>
            <w:szCs w:val="18"/>
            <w:lang w:eastAsia="ja-JP"/>
          </w:rPr>
          <w:delText>ライセンスやコンプライアンスの実務が</w:delText>
        </w:r>
      </w:del>
      <w:r>
        <w:rPr>
          <w:rFonts w:ascii="メイリオ" w:eastAsia="メイリオ" w:hAnsi="メイリオ" w:cs="メイリオ" w:hint="eastAsia"/>
          <w:sz w:val="18"/>
          <w:szCs w:val="18"/>
          <w:lang w:eastAsia="ja-JP"/>
        </w:rPr>
        <w:t>、買収元にとって受け入れられない</w:t>
      </w:r>
      <w:ins w:id="246" w:author="Fukuchi, Hiroyuki" w:date="2017-11-30T15:52:00Z">
        <w:r w:rsidR="00E6504A">
          <w:rPr>
            <w:rFonts w:ascii="メイリオ" w:eastAsia="メイリオ" w:hAnsi="メイリオ" w:cs="メイリオ" w:hint="eastAsia"/>
            <w:sz w:val="18"/>
            <w:szCs w:val="18"/>
            <w:lang w:eastAsia="ja-JP"/>
          </w:rPr>
          <w:t>ライセンスや</w:t>
        </w:r>
      </w:ins>
      <w:r>
        <w:rPr>
          <w:rFonts w:ascii="メイリオ" w:eastAsia="メイリオ" w:hAnsi="メイリオ" w:cs="メイリオ" w:hint="eastAsia"/>
          <w:sz w:val="18"/>
          <w:szCs w:val="18"/>
          <w:lang w:eastAsia="ja-JP"/>
        </w:rPr>
        <w:t>実</w:t>
      </w:r>
      <w:ins w:id="247" w:author="Fukuchi, Hiroyuki" w:date="2017-11-30T15:52:00Z">
        <w:r w:rsidR="00E6504A">
          <w:rPr>
            <w:rFonts w:ascii="メイリオ" w:eastAsia="メイリオ" w:hAnsi="メイリオ" w:cs="メイリオ" w:hint="eastAsia"/>
            <w:sz w:val="18"/>
            <w:szCs w:val="18"/>
            <w:lang w:eastAsia="ja-JP"/>
          </w:rPr>
          <w:t>施</w:t>
        </w:r>
      </w:ins>
      <w:r>
        <w:rPr>
          <w:rFonts w:ascii="メイリオ" w:eastAsia="メイリオ" w:hAnsi="メイリオ" w:cs="メイリオ" w:hint="eastAsia"/>
          <w:sz w:val="18"/>
          <w:szCs w:val="18"/>
          <w:lang w:eastAsia="ja-JP"/>
        </w:rPr>
        <w:t>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ins w:id="248" w:author="Fukuchi, Hiroyuki" w:date="2017-11-30T15:53:00Z">
        <w:r w:rsidR="00E6504A">
          <w:rPr>
            <w:rFonts w:ascii="メイリオ" w:eastAsia="メイリオ" w:hAnsi="メイリオ" w:cs="メイリオ" w:hint="eastAsia"/>
            <w:sz w:val="18"/>
            <w:szCs w:val="18"/>
            <w:lang w:eastAsia="ja-JP"/>
          </w:rPr>
          <w:t>す</w:t>
        </w:r>
      </w:ins>
      <w:del w:id="249" w:author="Fukuchi, Hiroyuki" w:date="2017-11-30T15:53:00Z">
        <w:r w:rsidR="00934F7F" w:rsidDel="00E6504A">
          <w:rPr>
            <w:rFonts w:ascii="メイリオ" w:eastAsia="メイリオ" w:hAnsi="メイリオ" w:cs="メイリオ" w:hint="eastAsia"/>
            <w:sz w:val="18"/>
            <w:szCs w:val="18"/>
            <w:lang w:eastAsia="ja-JP"/>
          </w:rPr>
          <w:delText>な</w:delText>
        </w:r>
      </w:del>
      <w:r w:rsidR="00934F7F">
        <w:rPr>
          <w:rFonts w:ascii="メイリオ" w:eastAsia="メイリオ" w:hAnsi="メイリオ" w:cs="メイリオ" w:hint="eastAsia"/>
          <w:sz w:val="18"/>
          <w:szCs w:val="18"/>
          <w:lang w:eastAsia="ja-JP"/>
        </w:rPr>
        <w:t>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w:t>
      </w:r>
      <w:ins w:id="250" w:author="Fukuchi, Hiroyuki" w:date="2017-11-30T15:53:00Z">
        <w:r w:rsidR="00E6504A">
          <w:rPr>
            <w:rFonts w:ascii="メイリオ" w:eastAsia="メイリオ" w:hAnsi="メイリオ" w:cs="メイリオ" w:hint="eastAsia"/>
            <w:sz w:val="18"/>
            <w:szCs w:val="18"/>
            <w:lang w:eastAsia="ja-JP"/>
          </w:rPr>
          <w:t>案件</w:t>
        </w:r>
      </w:ins>
      <w:del w:id="251" w:author="Fukuchi, Hiroyuki" w:date="2017-11-30T15:53:00Z">
        <w:r w:rsidR="002D5CBB" w:rsidDel="00E6504A">
          <w:rPr>
            <w:rFonts w:ascii="メイリオ" w:eastAsia="メイリオ" w:hAnsi="メイリオ" w:cs="メイリオ" w:hint="eastAsia"/>
            <w:sz w:val="18"/>
            <w:szCs w:val="18"/>
            <w:lang w:eastAsia="ja-JP"/>
          </w:rPr>
          <w:delText>実例</w:delText>
        </w:r>
      </w:del>
      <w:r w:rsidR="002D5CBB">
        <w:rPr>
          <w:rFonts w:ascii="メイリオ" w:eastAsia="メイリオ" w:hAnsi="メイリオ" w:cs="メイリオ" w:hint="eastAsia"/>
          <w:sz w:val="18"/>
          <w:szCs w:val="18"/>
          <w:lang w:eastAsia="ja-JP"/>
        </w:rPr>
        <w:t>を</w:t>
      </w:r>
      <w:ins w:id="252" w:author="Fukuchi, Hiroyuki" w:date="2017-11-30T15:53:00Z">
        <w:r w:rsidR="00E6504A">
          <w:rPr>
            <w:rFonts w:ascii="メイリオ" w:eastAsia="メイリオ" w:hAnsi="メイリオ" w:cs="メイリオ" w:hint="eastAsia"/>
            <w:sz w:val="18"/>
            <w:szCs w:val="18"/>
            <w:lang w:eastAsia="ja-JP"/>
          </w:rPr>
          <w:t>解消</w:t>
        </w:r>
      </w:ins>
      <w:del w:id="253" w:author="Fukuchi, Hiroyuki" w:date="2017-11-30T15:53:00Z">
        <w:r w:rsidR="002D5CBB" w:rsidDel="00E6504A">
          <w:rPr>
            <w:rFonts w:ascii="メイリオ" w:eastAsia="メイリオ" w:hAnsi="メイリオ" w:cs="メイリオ" w:hint="eastAsia"/>
            <w:sz w:val="18"/>
            <w:szCs w:val="18"/>
            <w:lang w:eastAsia="ja-JP"/>
          </w:rPr>
          <w:delText>軽減</w:delText>
        </w:r>
      </w:del>
      <w:r w:rsidR="002D5CBB">
        <w:rPr>
          <w:rFonts w:ascii="メイリオ" w:eastAsia="メイリオ" w:hAnsi="メイリオ" w:cs="メイリオ" w:hint="eastAsia"/>
          <w:sz w:val="18"/>
          <w:szCs w:val="18"/>
          <w:lang w:eastAsia="ja-JP"/>
        </w:rPr>
        <w:t>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254" w:name="_Toc492046636"/>
      <w:r w:rsidRPr="002C4D0C">
        <w:t>1</w:t>
      </w:r>
      <w:r w:rsidR="00D101D2">
        <w:t>0</w:t>
      </w:r>
      <w:r w:rsidRPr="002C4D0C">
        <w:t xml:space="preserve">.5 </w:t>
      </w:r>
      <w:r w:rsidR="00934F7F" w:rsidRPr="009E50D2">
        <w:rPr>
          <w:rFonts w:ascii="メイリオ" w:eastAsia="メイリオ" w:hAnsi="メイリオ" w:cs="メイリオ"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254"/>
      <w:r w:rsidR="00934F7F" w:rsidRPr="009E50D2">
        <w:rPr>
          <w:rFonts w:ascii="メイリオ" w:eastAsia="メイリオ" w:hAnsi="メイリオ" w:cs="メイリオ"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73D7E6B9" w:rsidR="00597D3F" w:rsidRPr="002C4D0C" w:rsidRDefault="00541FB0" w:rsidP="00541FB0">
      <w:pPr>
        <w:pStyle w:val="HeadingIbrahim1"/>
      </w:pPr>
      <w:bookmarkStart w:id="255" w:name="_Toc492046637"/>
      <w:r>
        <w:rPr>
          <w:rFonts w:hint="eastAsia"/>
        </w:rPr>
        <w:lastRenderedPageBreak/>
        <w:t>11.</w:t>
      </w:r>
      <w:r w:rsidR="00CA1A13" w:rsidRPr="009E50D2">
        <w:rPr>
          <w:rFonts w:ascii="メイリオ" w:eastAsia="メイリオ" w:hAnsi="メイリオ" w:cs="メイリオ" w:hint="eastAsia"/>
          <w:lang w:eastAsia="ja-JP"/>
        </w:rPr>
        <w:t>コンプライアンス</w:t>
      </w:r>
      <w:r w:rsidR="009E50D2">
        <w:rPr>
          <w:rFonts w:ascii="メイリオ" w:eastAsia="メイリオ" w:hAnsi="メイリオ" w:cs="メイリオ" w:hint="eastAsia"/>
          <w:lang w:eastAsia="ja-JP"/>
        </w:rPr>
        <w:t>に関し推奨される開発</w:t>
      </w:r>
      <w:ins w:id="256" w:author="Fukuchi, Hiroyuki" w:date="2017-11-30T15:54:00Z">
        <w:r w:rsidR="00E6504A">
          <w:rPr>
            <w:rFonts w:ascii="メイリオ" w:eastAsia="メイリオ" w:hAnsi="メイリオ" w:cs="メイリオ" w:hint="eastAsia"/>
            <w:lang w:eastAsia="ja-JP"/>
          </w:rPr>
          <w:t>プラクティス</w:t>
        </w:r>
      </w:ins>
      <w:del w:id="257" w:author="Fukuchi, Hiroyuki" w:date="2017-11-30T15:54:00Z">
        <w:r w:rsidR="00CA1A13" w:rsidRPr="009E50D2" w:rsidDel="00E6504A">
          <w:rPr>
            <w:rFonts w:ascii="メイリオ" w:eastAsia="メイリオ" w:hAnsi="メイリオ" w:cs="メイリオ" w:hint="eastAsia"/>
            <w:lang w:eastAsia="ja-JP"/>
          </w:rPr>
          <w:delText>実務</w:delText>
        </w:r>
      </w:del>
      <w:r w:rsidR="00CA1A13" w:rsidRPr="009E50D2">
        <w:rPr>
          <w:rFonts w:ascii="メイリオ" w:eastAsia="メイリオ" w:hAnsi="メイリオ" w:cs="メイリオ" w:hint="eastAsia"/>
          <w:lang w:eastAsia="ja-JP"/>
        </w:rPr>
        <w:t>（</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255"/>
      <w:r w:rsidR="00875DB3" w:rsidRPr="002C4D0C">
        <w:t xml:space="preserve"> </w:t>
      </w:r>
      <w:r w:rsidR="00CA1A13" w:rsidRPr="009E50D2">
        <w:rPr>
          <w:rFonts w:ascii="メイリオ" w:eastAsia="メイリオ" w:hAnsi="メイリオ" w:cs="メイリオ"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2834AE16"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w:t>
      </w:r>
      <w:ins w:id="258" w:author="Fukuchi, Hiroyuki" w:date="2017-11-30T15:54:00Z">
        <w:r w:rsidR="00E6504A">
          <w:rPr>
            <w:rFonts w:ascii="メイリオ" w:eastAsia="メイリオ" w:hAnsi="メイリオ" w:cs="メイリオ" w:hint="eastAsia"/>
            <w:sz w:val="18"/>
            <w:szCs w:val="18"/>
            <w:lang w:eastAsia="ja-JP"/>
          </w:rPr>
          <w:t>プラクティス</w:t>
        </w:r>
      </w:ins>
      <w:del w:id="259" w:author="Fukuchi, Hiroyuki" w:date="2017-11-30T15:54: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38F5F69D" w:rsidR="00443537" w:rsidRPr="002C4D0C" w:rsidRDefault="00D101D2" w:rsidP="00541FB0">
      <w:pPr>
        <w:pStyle w:val="HeadingIbrahim2"/>
      </w:pPr>
      <w:r>
        <w:t>11</w:t>
      </w:r>
      <w:r w:rsidR="00907CF2" w:rsidRPr="002C4D0C">
        <w:t xml:space="preserve">.1 </w:t>
      </w:r>
      <w:del w:id="260" w:author="Fukuchi, Hiroyuki" w:date="2017-11-30T15:55:00Z">
        <w:r w:rsidR="00BF67B6" w:rsidRPr="009E50D2" w:rsidDel="00E6504A">
          <w:rPr>
            <w:rFonts w:ascii="メイリオ" w:eastAsia="メイリオ" w:hAnsi="メイリオ" w:cs="メイリオ" w:hint="eastAsia"/>
            <w:lang w:eastAsia="ja-JP"/>
          </w:rPr>
          <w:delText>実務として</w:delText>
        </w:r>
      </w:del>
      <w:r w:rsidR="00BF67B6" w:rsidRPr="009E50D2">
        <w:rPr>
          <w:rFonts w:ascii="メイリオ" w:eastAsia="メイリオ" w:hAnsi="メイリオ" w:cs="メイリオ" w:hint="eastAsia"/>
          <w:lang w:eastAsia="ja-JP"/>
        </w:rPr>
        <w:t>推奨</w:t>
      </w:r>
      <w:ins w:id="261" w:author="Fukuchi, Hiroyuki" w:date="2017-11-30T15:55:00Z">
        <w:r w:rsidR="00E6504A">
          <w:rPr>
            <w:rFonts w:ascii="メイリオ" w:eastAsia="メイリオ" w:hAnsi="メイリオ" w:cs="メイリオ" w:hint="eastAsia"/>
            <w:lang w:eastAsia="ja-JP"/>
          </w:rPr>
          <w:t>プラクティス</w:t>
        </w:r>
      </w:ins>
      <w:del w:id="262" w:author="Fukuchi, Hiroyuki" w:date="2017-11-30T15:55:00Z">
        <w:r w:rsidR="00BF67B6" w:rsidRPr="009E50D2" w:rsidDel="00E6504A">
          <w:rPr>
            <w:rFonts w:ascii="メイリオ" w:eastAsia="メイリオ" w:hAnsi="メイリオ" w:cs="メイリオ" w:hint="eastAsia"/>
            <w:lang w:eastAsia="ja-JP"/>
          </w:rPr>
          <w:delText>されること</w:delText>
        </w:r>
      </w:del>
      <w:r w:rsidR="00BF67B6" w:rsidRPr="009E50D2">
        <w:rPr>
          <w:rFonts w:ascii="メイリオ" w:eastAsia="メイリオ" w:hAnsi="メイリオ" w:cs="メイリオ" w:hint="eastAsia"/>
          <w:lang w:eastAsia="ja-JP"/>
        </w:rPr>
        <w:t>（</w:t>
      </w:r>
      <w:r w:rsidR="00443537" w:rsidRPr="002C4D0C">
        <w:t>Recommended practices</w:t>
      </w:r>
      <w:r w:rsidR="00BF67B6" w:rsidRPr="009E50D2">
        <w:rPr>
          <w:rFonts w:ascii="メイリオ" w:eastAsia="メイリオ" w:hAnsi="メイリオ" w:cs="メイリオ"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lastRenderedPageBreak/>
        <w:t>1</w:t>
      </w:r>
      <w:r w:rsidR="00D101D2">
        <w:t>1</w:t>
      </w:r>
      <w:r w:rsidRPr="002C4D0C">
        <w:t xml:space="preserve">.2 </w:t>
      </w:r>
      <w:r w:rsidR="00924DC1" w:rsidRPr="009E50D2">
        <w:rPr>
          <w:rFonts w:ascii="メイリオ" w:eastAsia="メイリオ" w:hAnsi="メイリオ" w:cs="メイリオ" w:hint="eastAsia"/>
          <w:lang w:eastAsia="ja-JP"/>
        </w:rPr>
        <w:t>間違いを</w:t>
      </w:r>
      <w:r w:rsidR="00036532" w:rsidRPr="009E50D2">
        <w:rPr>
          <w:rFonts w:ascii="メイリオ" w:eastAsia="メイリオ" w:hAnsi="メイリオ" w:cs="メイリオ" w:hint="eastAsia"/>
          <w:lang w:eastAsia="ja-JP"/>
        </w:rPr>
        <w:t>回避する</w:t>
      </w:r>
      <w:r w:rsidR="00924DC1" w:rsidRPr="009E50D2">
        <w:rPr>
          <w:rFonts w:ascii="メイリオ" w:eastAsia="メイリオ" w:hAnsi="メイリオ" w:cs="メイリオ" w:hint="eastAsia"/>
          <w:lang w:eastAsia="ja-JP"/>
        </w:rPr>
        <w:t>（</w:t>
      </w:r>
      <w:r w:rsidR="00443537" w:rsidRPr="002C4D0C">
        <w:t xml:space="preserve">Avoid </w:t>
      </w:r>
      <w:r w:rsidR="005617EF">
        <w:t>these mistakes</w:t>
      </w:r>
      <w:r w:rsidR="00924DC1" w:rsidRPr="009E50D2">
        <w:rPr>
          <w:rFonts w:ascii="メイリオ" w:eastAsia="メイリオ" w:hAnsi="メイリオ" w:cs="メイリオ"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263"/>
      <w:commentRangeStart w:id="264"/>
      <w:r w:rsidRPr="002C4D0C">
        <w:t xml:space="preserve">Do not discuss </w:t>
      </w:r>
      <w:r w:rsidR="004C6B67" w:rsidRPr="002C4D0C">
        <w:t>compliance practices with individuals outside of your company.</w:t>
      </w:r>
      <w:commentRangeEnd w:id="263"/>
      <w:r w:rsidR="00036532">
        <w:rPr>
          <w:rStyle w:val="af5"/>
          <w:rFonts w:asciiTheme="minorHAnsi" w:eastAsia="ＭＳ 明朝" w:hAnsiTheme="minorHAnsi"/>
          <w:color w:val="7F7F7F" w:themeColor="text1" w:themeTint="80"/>
          <w:lang w:eastAsia="ja-JP"/>
        </w:rPr>
        <w:commentReference w:id="263"/>
      </w:r>
      <w:commentRangeEnd w:id="264"/>
      <w:r w:rsidR="007C0899">
        <w:rPr>
          <w:rStyle w:val="af5"/>
          <w:rFonts w:asciiTheme="minorHAnsi" w:eastAsia="ＭＳ 明朝" w:hAnsiTheme="minorHAnsi"/>
          <w:color w:val="7F7F7F" w:themeColor="text1" w:themeTint="80"/>
          <w:lang w:eastAsia="ja-JP"/>
        </w:rPr>
        <w:commentReference w:id="264"/>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67AF52C5"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w:t>
      </w:r>
      <w:ins w:id="265" w:author="Fukuchi, Hiroyuki" w:date="2017-11-30T15:56:00Z">
        <w:r w:rsidR="00E6504A">
          <w:rPr>
            <w:rFonts w:ascii="メイリオ" w:eastAsia="メイリオ" w:hAnsi="メイリオ" w:cs="メイリオ" w:hint="eastAsia"/>
            <w:sz w:val="18"/>
            <w:lang w:eastAsia="ja-JP"/>
          </w:rPr>
          <w:t>プラクティス</w:t>
        </w:r>
      </w:ins>
      <w:del w:id="266" w:author="Fukuchi, Hiroyuki" w:date="2017-11-30T15:55:00Z">
        <w:r w:rsidDel="00E6504A">
          <w:rPr>
            <w:rFonts w:ascii="メイリオ" w:eastAsia="メイリオ" w:hAnsi="メイリオ" w:cs="メイリオ" w:hint="eastAsia"/>
            <w:sz w:val="18"/>
            <w:lang w:eastAsia="ja-JP"/>
          </w:rPr>
          <w:delText>実務</w:delText>
        </w:r>
      </w:del>
      <w:r>
        <w:rPr>
          <w:rFonts w:ascii="メイリオ" w:eastAsia="メイリオ" w:hAnsi="メイリオ" w:cs="メイリオ" w:hint="eastAsia"/>
          <w:sz w:val="18"/>
          <w:lang w:eastAsia="ja-JP"/>
        </w:rPr>
        <w:t>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9E50D2" w:rsidRDefault="00541FB0" w:rsidP="00541FB0">
      <w:pPr>
        <w:pStyle w:val="HeadingIbrahim1"/>
        <w:rPr>
          <w:rFonts w:ascii="メイリオ" w:eastAsia="メイリオ" w:hAnsi="メイリオ" w:cs="メイリオ"/>
        </w:rPr>
      </w:pPr>
      <w:bookmarkStart w:id="267" w:name="_Toc488161420"/>
      <w:bookmarkStart w:id="268" w:name="_Toc488161490"/>
      <w:bookmarkStart w:id="269" w:name="_Toc488161557"/>
      <w:bookmarkStart w:id="270" w:name="_Toc488161980"/>
      <w:bookmarkStart w:id="271" w:name="_Toc488162045"/>
      <w:bookmarkStart w:id="272" w:name="_Toc488162111"/>
      <w:bookmarkStart w:id="273" w:name="_Toc488316284"/>
      <w:bookmarkStart w:id="274" w:name="_Toc492046605"/>
      <w:bookmarkStart w:id="275" w:name="_Toc492046638"/>
      <w:bookmarkStart w:id="276" w:name="_Toc488161421"/>
      <w:bookmarkStart w:id="277" w:name="_Toc488161491"/>
      <w:bookmarkStart w:id="278" w:name="_Toc488161558"/>
      <w:bookmarkStart w:id="279" w:name="_Toc488161981"/>
      <w:bookmarkStart w:id="280" w:name="_Toc488162046"/>
      <w:bookmarkStart w:id="281" w:name="_Toc488162112"/>
      <w:bookmarkStart w:id="282" w:name="_Toc488316285"/>
      <w:bookmarkStart w:id="283" w:name="_Toc492046606"/>
      <w:bookmarkStart w:id="284" w:name="_Toc492046639"/>
      <w:bookmarkStart w:id="285" w:name="_Toc488161422"/>
      <w:bookmarkStart w:id="286" w:name="_Toc488161492"/>
      <w:bookmarkStart w:id="287" w:name="_Toc488161559"/>
      <w:bookmarkStart w:id="288" w:name="_Toc488161982"/>
      <w:bookmarkStart w:id="289" w:name="_Toc488162047"/>
      <w:bookmarkStart w:id="290" w:name="_Toc488162113"/>
      <w:bookmarkStart w:id="291" w:name="_Toc488316286"/>
      <w:bookmarkStart w:id="292" w:name="_Toc492046607"/>
      <w:bookmarkStart w:id="293" w:name="_Toc492046640"/>
      <w:bookmarkStart w:id="294" w:name="_Toc488161423"/>
      <w:bookmarkStart w:id="295" w:name="_Toc488161493"/>
      <w:bookmarkStart w:id="296" w:name="_Toc488161560"/>
      <w:bookmarkStart w:id="297" w:name="_Toc488161983"/>
      <w:bookmarkStart w:id="298" w:name="_Toc488162048"/>
      <w:bookmarkStart w:id="299" w:name="_Toc488162114"/>
      <w:bookmarkStart w:id="300" w:name="_Toc488316287"/>
      <w:bookmarkStart w:id="301" w:name="_Toc492046608"/>
      <w:bookmarkStart w:id="302" w:name="_Toc492046641"/>
      <w:bookmarkStart w:id="303" w:name="_Toc488161424"/>
      <w:bookmarkStart w:id="304" w:name="_Toc488161494"/>
      <w:bookmarkStart w:id="305" w:name="_Toc488161561"/>
      <w:bookmarkStart w:id="306" w:name="_Toc488161984"/>
      <w:bookmarkStart w:id="307" w:name="_Toc488162049"/>
      <w:bookmarkStart w:id="308" w:name="_Toc488162115"/>
      <w:bookmarkStart w:id="309" w:name="_Toc488316288"/>
      <w:bookmarkStart w:id="310" w:name="_Toc492046609"/>
      <w:bookmarkStart w:id="311" w:name="_Toc492046642"/>
      <w:bookmarkStart w:id="312" w:name="_Toc488161425"/>
      <w:bookmarkStart w:id="313" w:name="_Toc488161495"/>
      <w:bookmarkStart w:id="314" w:name="_Toc488161562"/>
      <w:bookmarkStart w:id="315" w:name="_Toc488161985"/>
      <w:bookmarkStart w:id="316" w:name="_Toc488162050"/>
      <w:bookmarkStart w:id="317" w:name="_Toc488162116"/>
      <w:bookmarkStart w:id="318" w:name="_Toc488316289"/>
      <w:bookmarkStart w:id="319" w:name="_Toc492046610"/>
      <w:bookmarkStart w:id="320" w:name="_Toc492046643"/>
      <w:bookmarkStart w:id="321" w:name="_Toc488161426"/>
      <w:bookmarkStart w:id="322" w:name="_Toc488161496"/>
      <w:bookmarkStart w:id="323" w:name="_Toc488161563"/>
      <w:bookmarkStart w:id="324" w:name="_Toc488161986"/>
      <w:bookmarkStart w:id="325" w:name="_Toc488162051"/>
      <w:bookmarkStart w:id="326" w:name="_Toc488162117"/>
      <w:bookmarkStart w:id="327" w:name="_Toc488316290"/>
      <w:bookmarkStart w:id="328" w:name="_Toc492046611"/>
      <w:bookmarkStart w:id="329" w:name="_Toc492046644"/>
      <w:bookmarkStart w:id="330" w:name="_Toc488161427"/>
      <w:bookmarkStart w:id="331" w:name="_Toc488161497"/>
      <w:bookmarkStart w:id="332" w:name="_Toc488161564"/>
      <w:bookmarkStart w:id="333" w:name="_Toc488161987"/>
      <w:bookmarkStart w:id="334" w:name="_Toc488162052"/>
      <w:bookmarkStart w:id="335" w:name="_Toc488162118"/>
      <w:bookmarkStart w:id="336" w:name="_Toc488316291"/>
      <w:bookmarkStart w:id="337" w:name="_Toc492046612"/>
      <w:bookmarkStart w:id="338" w:name="_Toc492046645"/>
      <w:bookmarkStart w:id="339" w:name="_Toc488161428"/>
      <w:bookmarkStart w:id="340" w:name="_Toc488161498"/>
      <w:bookmarkStart w:id="341" w:name="_Toc488161565"/>
      <w:bookmarkStart w:id="342" w:name="_Toc488161988"/>
      <w:bookmarkStart w:id="343" w:name="_Toc488162053"/>
      <w:bookmarkStart w:id="344" w:name="_Toc488162119"/>
      <w:bookmarkStart w:id="345" w:name="_Toc488316292"/>
      <w:bookmarkStart w:id="346" w:name="_Toc492046613"/>
      <w:bookmarkStart w:id="347" w:name="_Toc492046646"/>
      <w:bookmarkStart w:id="348" w:name="_Toc488161429"/>
      <w:bookmarkStart w:id="349" w:name="_Toc488161499"/>
      <w:bookmarkStart w:id="350" w:name="_Toc488161566"/>
      <w:bookmarkStart w:id="351" w:name="_Toc488161989"/>
      <w:bookmarkStart w:id="352" w:name="_Toc488162054"/>
      <w:bookmarkStart w:id="353" w:name="_Toc488162120"/>
      <w:bookmarkStart w:id="354" w:name="_Toc488316293"/>
      <w:bookmarkStart w:id="355" w:name="_Toc492046614"/>
      <w:bookmarkStart w:id="356" w:name="_Toc492046647"/>
      <w:bookmarkStart w:id="357" w:name="_Toc488161430"/>
      <w:bookmarkStart w:id="358" w:name="_Toc488161500"/>
      <w:bookmarkStart w:id="359" w:name="_Toc488161567"/>
      <w:bookmarkStart w:id="360" w:name="_Toc488161990"/>
      <w:bookmarkStart w:id="361" w:name="_Toc488162055"/>
      <w:bookmarkStart w:id="362" w:name="_Toc488162121"/>
      <w:bookmarkStart w:id="363" w:name="_Toc488316294"/>
      <w:bookmarkStart w:id="364" w:name="_Toc492046615"/>
      <w:bookmarkStart w:id="365" w:name="_Toc492046648"/>
      <w:bookmarkStart w:id="366" w:name="_Toc488161431"/>
      <w:bookmarkStart w:id="367" w:name="_Toc488161501"/>
      <w:bookmarkStart w:id="368" w:name="_Toc488161568"/>
      <w:bookmarkStart w:id="369" w:name="_Toc488161991"/>
      <w:bookmarkStart w:id="370" w:name="_Toc488162056"/>
      <w:bookmarkStart w:id="371" w:name="_Toc488162122"/>
      <w:bookmarkStart w:id="372" w:name="_Toc488316295"/>
      <w:bookmarkStart w:id="373" w:name="_Toc492046616"/>
      <w:bookmarkStart w:id="374" w:name="_Toc492046649"/>
      <w:bookmarkStart w:id="375" w:name="_Toc488161432"/>
      <w:bookmarkStart w:id="376" w:name="_Toc488161502"/>
      <w:bookmarkStart w:id="377" w:name="_Toc488161569"/>
      <w:bookmarkStart w:id="378" w:name="_Toc488161992"/>
      <w:bookmarkStart w:id="379" w:name="_Toc488162057"/>
      <w:bookmarkStart w:id="380" w:name="_Toc488162123"/>
      <w:bookmarkStart w:id="381" w:name="_Toc488316296"/>
      <w:bookmarkStart w:id="382" w:name="_Toc492046617"/>
      <w:bookmarkStart w:id="383" w:name="_Toc492046650"/>
      <w:bookmarkStart w:id="384" w:name="_Toc492046651"/>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r>
        <w:rPr>
          <w:rFonts w:hint="eastAsia"/>
        </w:rPr>
        <w:t>12</w:t>
      </w:r>
      <w:r>
        <w:t xml:space="preserve">. </w:t>
      </w:r>
      <w:r w:rsidR="00036532" w:rsidRPr="009E50D2">
        <w:rPr>
          <w:rFonts w:ascii="メイリオ" w:eastAsia="メイリオ" w:hAnsi="メイリオ" w:cs="メイリオ" w:hint="eastAsia"/>
          <w:lang w:eastAsia="ja-JP"/>
        </w:rPr>
        <w:t>結論（</w:t>
      </w:r>
      <w:r w:rsidR="004C6B67" w:rsidRPr="002C4D0C">
        <w:t>Conclusion</w:t>
      </w:r>
      <w:bookmarkEnd w:id="384"/>
      <w:r w:rsidR="00036532" w:rsidRPr="009E50D2">
        <w:rPr>
          <w:rFonts w:ascii="メイリオ" w:eastAsia="メイリオ" w:hAnsi="メイリオ" w:cs="メイリオ"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1E4C5AD6"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w:t>
      </w:r>
      <w:ins w:id="385" w:author="Fukuchi, Hiroyuki" w:date="2017-11-30T15:56:00Z">
        <w:r w:rsidR="00E6504A">
          <w:rPr>
            <w:rFonts w:ascii="メイリオ" w:eastAsia="メイリオ" w:hAnsi="メイリオ" w:cs="メイリオ" w:hint="eastAsia"/>
            <w:sz w:val="18"/>
            <w:szCs w:val="18"/>
            <w:lang w:eastAsia="ja-JP"/>
          </w:rPr>
          <w:t>精査</w:t>
        </w:r>
      </w:ins>
      <w:del w:id="386" w:author="Fukuchi, Hiroyuki" w:date="2017-11-30T15:56:00Z">
        <w:r w:rsidRPr="00036532" w:rsidDel="00E6504A">
          <w:rPr>
            <w:rFonts w:ascii="メイリオ" w:eastAsia="メイリオ" w:hAnsi="メイリオ" w:cs="メイリオ" w:hint="eastAsia"/>
            <w:sz w:val="18"/>
            <w:szCs w:val="18"/>
            <w:lang w:eastAsia="ja-JP"/>
          </w:rPr>
          <w:delText>デューデリジェンス</w:delText>
        </w:r>
      </w:del>
      <w:r w:rsidRPr="00036532">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ins w:id="387" w:author="Fukuchi, Hiroyuki" w:date="2017-11-30T15:56:00Z">
        <w:r w:rsidR="00E6504A">
          <w:rPr>
            <w:rFonts w:ascii="メイリオ" w:eastAsia="メイリオ" w:hAnsi="メイリオ" w:cs="メイリオ" w:hint="eastAsia"/>
            <w:sz w:val="18"/>
            <w:szCs w:val="18"/>
            <w:lang w:eastAsia="ja-JP"/>
          </w:rPr>
          <w:t>精査</w:t>
        </w:r>
      </w:ins>
      <w:del w:id="388" w:author="Fukuchi, Hiroyuki" w:date="2017-11-30T15:56:00Z">
        <w:r w:rsidDel="00E6504A">
          <w:rPr>
            <w:rFonts w:ascii="メイリオ" w:eastAsia="メイリオ" w:hAnsi="メイリオ" w:cs="メイリオ" w:hint="eastAsia"/>
            <w:sz w:val="18"/>
            <w:szCs w:val="18"/>
            <w:lang w:eastAsia="ja-JP"/>
          </w:rPr>
          <w:delText>デューデリジェンス</w:delText>
        </w:r>
      </w:del>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w:t>
      </w:r>
      <w:ins w:id="389" w:author="Fukuchi, Hiroyuki" w:date="2017-11-30T15:56:00Z">
        <w:r w:rsidR="00E6504A">
          <w:rPr>
            <w:rFonts w:ascii="メイリオ" w:eastAsia="メイリオ" w:hAnsi="メイリオ" w:cs="メイリオ" w:hint="eastAsia"/>
            <w:sz w:val="18"/>
            <w:szCs w:val="18"/>
            <w:lang w:eastAsia="ja-JP"/>
          </w:rPr>
          <w:t>精査</w:t>
        </w:r>
      </w:ins>
      <w:del w:id="390" w:author="Fukuchi, Hiroyuki" w:date="2017-11-30T15:56:00Z">
        <w:r w:rsidR="003326D5" w:rsidDel="00E6504A">
          <w:rPr>
            <w:rFonts w:ascii="メイリオ" w:eastAsia="メイリオ" w:hAnsi="メイリオ" w:cs="メイリオ" w:hint="eastAsia"/>
            <w:sz w:val="18"/>
            <w:szCs w:val="18"/>
            <w:lang w:eastAsia="ja-JP"/>
          </w:rPr>
          <w:delText>デューデリジェンス</w:delText>
        </w:r>
      </w:del>
      <w:r w:rsidR="003326D5">
        <w:rPr>
          <w:rFonts w:ascii="メイリオ" w:eastAsia="メイリオ" w:hAnsi="メイリオ" w:cs="メイリオ" w:hint="eastAsia"/>
          <w:sz w:val="18"/>
          <w:szCs w:val="18"/>
          <w:lang w:eastAsia="ja-JP"/>
        </w:rPr>
        <w:t>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6994F2A4"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w:t>
      </w:r>
      <w:ins w:id="391" w:author="Fukuchi, Hiroyuki" w:date="2017-11-30T15:57:00Z">
        <w:r w:rsidR="00E6504A">
          <w:rPr>
            <w:rFonts w:ascii="メイリオ" w:eastAsia="メイリオ" w:hAnsi="メイリオ" w:cs="メイリオ" w:hint="eastAsia"/>
            <w:sz w:val="18"/>
            <w:szCs w:val="18"/>
            <w:lang w:eastAsia="ja-JP"/>
          </w:rPr>
          <w:t>プラクティス</w:t>
        </w:r>
      </w:ins>
      <w:del w:id="392" w:author="Fukuchi, Hiroyuki" w:date="2017-11-30T15:57: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lastRenderedPageBreak/>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393"/>
      <w:commentRangeStart w:id="394"/>
      <w:r w:rsidRPr="00541FB0">
        <w:t>at target and acquirer</w:t>
      </w:r>
      <w:commentRangeEnd w:id="393"/>
      <w:r w:rsidR="00972D7C">
        <w:rPr>
          <w:rStyle w:val="af5"/>
          <w:rFonts w:asciiTheme="minorHAnsi" w:hAnsiTheme="minorHAnsi" w:cstheme="minorBidi"/>
          <w:color w:val="7F7F7F" w:themeColor="text1" w:themeTint="80"/>
        </w:rPr>
        <w:commentReference w:id="393"/>
      </w:r>
      <w:commentRangeEnd w:id="394"/>
      <w:r w:rsidR="007C0899">
        <w:rPr>
          <w:rStyle w:val="af5"/>
          <w:rFonts w:asciiTheme="minorHAnsi" w:hAnsiTheme="minorHAnsi" w:cstheme="minorBidi"/>
          <w:color w:val="7F7F7F" w:themeColor="text1" w:themeTint="80"/>
        </w:rPr>
        <w:commentReference w:id="394"/>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7ADE4363" w14:textId="77777777" w:rsidR="008D169E" w:rsidRPr="00D44074" w:rsidRDefault="008D169E" w:rsidP="008D169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051B9B2E" w14:textId="51CABF8C"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ins w:id="395" w:author="Fukuchi, Hiroyuki" w:date="2017-11-30T15:57:00Z">
        <w:r w:rsidR="00E6504A">
          <w:rPr>
            <w:rFonts w:ascii="メイリオ" w:eastAsia="メイリオ" w:hAnsi="メイリオ" w:cs="メイリオ" w:hint="eastAsia"/>
            <w:sz w:val="18"/>
            <w:lang w:eastAsia="ja-JP"/>
          </w:rPr>
          <w:t>監査</w:t>
        </w:r>
      </w:ins>
      <w:del w:id="396" w:author="Fukuchi, Hiroyuki" w:date="2017-11-30T15:57:00Z">
        <w:r w:rsidR="009E09A2" w:rsidDel="00E6504A">
          <w:rPr>
            <w:rFonts w:ascii="メイリオ" w:eastAsia="メイリオ" w:hAnsi="メイリオ" w:cs="メイリオ" w:hint="eastAsia"/>
            <w:sz w:val="18"/>
            <w:lang w:eastAsia="ja-JP"/>
          </w:rPr>
          <w:delText xml:space="preserve"> テスト</w:delText>
        </w:r>
      </w:del>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B126E97" w:rsidR="00D13BD3" w:rsidRPr="00972D7C" w:rsidRDefault="00A16210"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w:t>
      </w:r>
      <w:r w:rsidR="008D169E">
        <w:rPr>
          <w:rFonts w:ascii="メイリオ" w:eastAsia="メイリオ" w:hAnsi="メイリオ" w:cs="メイリオ" w:hint="eastAsia"/>
          <w:sz w:val="18"/>
        </w:rPr>
        <w:t>議論</w:t>
      </w:r>
      <w:r w:rsidR="00972D7C">
        <w:rPr>
          <w:rFonts w:ascii="メイリオ" w:eastAsia="メイリオ" w:hAnsi="メイリオ" w:cs="メイリオ" w:hint="eastAsia"/>
          <w:sz w:val="18"/>
        </w:rPr>
        <w:t>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2ED42771"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w:t>
      </w:r>
      <w:ins w:id="397" w:author="Fukuchi, Hiroyuki" w:date="2017-11-30T15:58:00Z">
        <w:r w:rsidR="00E6504A">
          <w:rPr>
            <w:rFonts w:ascii="メイリオ" w:eastAsia="メイリオ" w:hAnsi="メイリオ" w:cs="メイリオ" w:hint="eastAsia"/>
            <w:sz w:val="18"/>
            <w:szCs w:val="18"/>
            <w:lang w:eastAsia="ja-JP"/>
          </w:rPr>
          <w:t>プラクティス</w:t>
        </w:r>
      </w:ins>
      <w:del w:id="398" w:author="Fukuchi, Hiroyuki" w:date="2017-11-30T15:58: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headerReference w:type="even" r:id="rId33"/>
          <w:headerReference w:type="default" r:id="rId34"/>
          <w:footerReference w:type="even" r:id="rId35"/>
          <w:footerReference w:type="default" r:id="rId36"/>
          <w:headerReference w:type="first" r:id="rId37"/>
          <w:footerReference w:type="first" r:id="rId38"/>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399" w:name="_Toc492046652"/>
      <w:r w:rsidRPr="009E50D2">
        <w:rPr>
          <w:rFonts w:ascii="メイリオ" w:eastAsia="メイリオ" w:hAnsi="メイリオ" w:cs="メイリオ" w:hint="eastAsia"/>
          <w:lang w:eastAsia="ja-JP"/>
        </w:rPr>
        <w:lastRenderedPageBreak/>
        <w:t>参考文献（</w:t>
      </w:r>
      <w:r w:rsidR="004C6B67" w:rsidRPr="002C4D0C">
        <w:t>Resources</w:t>
      </w:r>
      <w:bookmarkEnd w:id="399"/>
      <w:r w:rsidRPr="009E50D2">
        <w:rPr>
          <w:rFonts w:ascii="メイリオ" w:eastAsia="メイリオ" w:hAnsi="メイリオ" w:cs="メイリオ"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9"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40"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4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17A5C8C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42"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ins w:id="400" w:author="Fukuchi, Hiroyuki" w:date="2017-11-30T15:58:00Z">
        <w:r w:rsidR="00E6504A">
          <w:rPr>
            <w:rFonts w:ascii="メイリオ" w:eastAsia="メイリオ" w:hAnsi="メイリオ" w:cs="メイリオ" w:hint="eastAsia"/>
            <w:sz w:val="18"/>
            <w:szCs w:val="18"/>
            <w:lang w:eastAsia="ja-JP"/>
          </w:rPr>
          <w:t>その目的は、共通に抱える問題に絞った実際的な情報を提供することです。</w:t>
        </w:r>
      </w:ins>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43"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5C063315"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44"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w:t>
      </w:r>
      <w:ins w:id="401" w:author="Fukuchi, Hiroyuki" w:date="2017-11-30T15:59:00Z">
        <w:r w:rsidR="00D55360">
          <w:rPr>
            <w:rFonts w:ascii="メイリオ" w:eastAsia="メイリオ" w:hAnsi="メイリオ" w:cs="メイリオ" w:hint="eastAsia"/>
            <w:sz w:val="18"/>
            <w:szCs w:val="18"/>
            <w:lang w:eastAsia="ja-JP"/>
          </w:rPr>
          <w:t>で定義された</w:t>
        </w:r>
      </w:ins>
      <w:del w:id="402" w:author="Fukuchi, Hiroyuki" w:date="2017-11-30T15:59:00Z">
        <w:r w:rsidDel="00D55360">
          <w:rPr>
            <w:rFonts w:ascii="メイリオ" w:eastAsia="メイリオ" w:hAnsi="メイリオ" w:cs="メイリオ" w:hint="eastAsia"/>
            <w:sz w:val="18"/>
            <w:szCs w:val="18"/>
            <w:lang w:eastAsia="ja-JP"/>
          </w:rPr>
          <w:delText>の</w:delText>
        </w:r>
      </w:del>
      <w:r>
        <w:rPr>
          <w:rFonts w:ascii="メイリオ" w:eastAsia="メイリオ" w:hAnsi="メイリオ" w:cs="メイリオ" w:hint="eastAsia"/>
          <w:sz w:val="18"/>
          <w:szCs w:val="18"/>
          <w:lang w:eastAsia="ja-JP"/>
        </w:rPr>
        <w:t>トレーニングやプロセス</w:t>
      </w:r>
      <w:del w:id="403" w:author="Fukuchi, Hiroyuki" w:date="2017-11-30T15:59:00Z">
        <w:r w:rsidDel="00D55360">
          <w:rPr>
            <w:rFonts w:ascii="メイリオ" w:eastAsia="メイリオ" w:hAnsi="メイリオ" w:cs="メイリオ" w:hint="eastAsia"/>
            <w:sz w:val="18"/>
            <w:szCs w:val="18"/>
            <w:lang w:eastAsia="ja-JP"/>
          </w:rPr>
          <w:delText>として</w:delText>
        </w:r>
      </w:del>
      <w:r>
        <w:rPr>
          <w:rFonts w:ascii="メイリオ" w:eastAsia="メイリオ" w:hAnsi="メイリオ" w:cs="メイリオ" w:hint="eastAsia"/>
          <w:sz w:val="18"/>
          <w:szCs w:val="18"/>
          <w:lang w:eastAsia="ja-JP"/>
        </w:rPr>
        <w:t>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5"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6"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302EBD" w:rsidP="00F16C1E">
      <w:pPr>
        <w:pStyle w:val="bodyIbrahim1"/>
        <w:rPr>
          <w:rFonts w:eastAsia="ＭＳ Ｐゴシック"/>
          <w:lang w:eastAsia="ja-JP"/>
        </w:rPr>
      </w:pPr>
      <w:hyperlink r:id="rId4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302EBD" w:rsidP="007E3550">
      <w:pPr>
        <w:pStyle w:val="bodyIbrahim1"/>
        <w:spacing w:line="240" w:lineRule="exact"/>
        <w:rPr>
          <w:rFonts w:ascii="メイリオ" w:eastAsia="メイリオ" w:hAnsi="メイリオ" w:cs="メイリオ"/>
          <w:sz w:val="18"/>
          <w:szCs w:val="18"/>
          <w:lang w:eastAsia="ja-JP"/>
        </w:rPr>
      </w:pPr>
      <w:hyperlink r:id="rId48"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sidRPr="00677C0D">
        <w:rPr>
          <w:rFonts w:ascii="メイリオ" w:eastAsia="メイリオ" w:hAnsi="メイリオ" w:cs="メイリオ" w:hint="eastAsia"/>
          <w:lang w:eastAsia="ja-JP"/>
        </w:rPr>
        <w:lastRenderedPageBreak/>
        <w:t>オープンソース コンプライアンス 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677C0D">
        <w:rPr>
          <w:rFonts w:ascii="メイリオ" w:eastAsia="メイリオ" w:hAnsi="メイリオ" w:cs="メイリオ"/>
        </w:rPr>
        <w:t xml:space="preserve"> </w:t>
      </w:r>
      <w:r w:rsidRPr="00677C0D">
        <w:rPr>
          <w:rFonts w:ascii="メイリオ" w:eastAsia="メイリオ" w:hAnsi="メイリオ" w:cs="メイリオ" w:hint="eastAsia"/>
          <w:lang w:eastAsia="ja-JP"/>
        </w:rPr>
        <w:t>）</w:t>
      </w:r>
    </w:p>
    <w:p w14:paraId="0A6E85B6" w14:textId="0B1407D4" w:rsidR="00291C10" w:rsidRPr="002C4D0C" w:rsidRDefault="00302EBD" w:rsidP="00F16C1E">
      <w:pPr>
        <w:pStyle w:val="ListIbrahim1"/>
      </w:pPr>
      <w:hyperlink r:id="rId49" w:history="1">
        <w:r w:rsidR="00291C10" w:rsidRPr="002C4D0C">
          <w:rPr>
            <w:rStyle w:val="affd"/>
          </w:rPr>
          <w:t>Black Duck Software</w:t>
        </w:r>
      </w:hyperlink>
    </w:p>
    <w:p w14:paraId="113C33B5" w14:textId="0FC1F140" w:rsidR="00291C10" w:rsidRPr="002C4D0C" w:rsidRDefault="00302EBD" w:rsidP="00F16C1E">
      <w:pPr>
        <w:pStyle w:val="ListIbrahim1"/>
      </w:pPr>
      <w:hyperlink r:id="rId50"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302EBD" w:rsidP="00F16C1E">
      <w:pPr>
        <w:pStyle w:val="ListIbrahim1"/>
      </w:pPr>
      <w:hyperlink r:id="rId51" w:history="1">
        <w:r w:rsidR="006A5765" w:rsidRPr="002C4D0C">
          <w:rPr>
            <w:rStyle w:val="affd"/>
          </w:rPr>
          <w:t>FOSSA</w:t>
        </w:r>
      </w:hyperlink>
    </w:p>
    <w:p w14:paraId="6D04F4C9" w14:textId="7935EBA4" w:rsidR="00291C10" w:rsidRPr="002C4D0C" w:rsidRDefault="00302EBD" w:rsidP="00F16C1E">
      <w:pPr>
        <w:pStyle w:val="ListIbrahim1"/>
      </w:pPr>
      <w:hyperlink r:id="rId52" w:history="1">
        <w:r w:rsidR="00291C10" w:rsidRPr="002C4D0C">
          <w:rPr>
            <w:rStyle w:val="affd"/>
          </w:rPr>
          <w:t>FOSSID AB</w:t>
        </w:r>
      </w:hyperlink>
    </w:p>
    <w:p w14:paraId="5B4BC591" w14:textId="27EAFDCD" w:rsidR="00291C10" w:rsidRPr="002C4D0C" w:rsidRDefault="00302EBD" w:rsidP="00F16C1E">
      <w:pPr>
        <w:pStyle w:val="ListIbrahim1"/>
      </w:pPr>
      <w:hyperlink r:id="rId53" w:history="1">
        <w:r w:rsidR="00291C10" w:rsidRPr="002C4D0C">
          <w:rPr>
            <w:rStyle w:val="affd"/>
          </w:rPr>
          <w:t>nexB</w:t>
        </w:r>
      </w:hyperlink>
    </w:p>
    <w:p w14:paraId="04E74297" w14:textId="7CE24668" w:rsidR="00291C10" w:rsidRPr="002C4D0C" w:rsidRDefault="00302EBD" w:rsidP="00F16C1E">
      <w:pPr>
        <w:pStyle w:val="ListIbrahim1"/>
      </w:pPr>
      <w:hyperlink r:id="rId54" w:history="1">
        <w:r w:rsidR="00291C10" w:rsidRPr="002C4D0C">
          <w:rPr>
            <w:rStyle w:val="affd"/>
          </w:rPr>
          <w:t>Protecode</w:t>
        </w:r>
      </w:hyperlink>
      <w:r w:rsidR="00875DB3" w:rsidRPr="002C4D0C">
        <w:t xml:space="preserve"> (Synopsys)</w:t>
      </w:r>
    </w:p>
    <w:p w14:paraId="3F8AE522" w14:textId="1FEEE21F" w:rsidR="00291C10" w:rsidRPr="002C4D0C" w:rsidRDefault="00302EBD" w:rsidP="00F16C1E">
      <w:pPr>
        <w:pStyle w:val="ListIbrahim1"/>
      </w:pPr>
      <w:hyperlink r:id="rId55" w:history="1">
        <w:r w:rsidR="00291C10" w:rsidRPr="002C4D0C">
          <w:rPr>
            <w:rStyle w:val="affd"/>
          </w:rPr>
          <w:t>Rogue Wave Software</w:t>
        </w:r>
      </w:hyperlink>
    </w:p>
    <w:p w14:paraId="3F92F3AD" w14:textId="3CF3C08B" w:rsidR="00291C10" w:rsidRPr="002C4D0C" w:rsidRDefault="00302EBD" w:rsidP="00F16C1E">
      <w:pPr>
        <w:pStyle w:val="ListIbrahim1"/>
      </w:pPr>
      <w:hyperlink r:id="rId56"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sidRPr="00677C0D">
        <w:rPr>
          <w:rFonts w:ascii="メイリオ" w:eastAsia="メイリオ" w:hAnsi="メイリオ" w:cs="メイリオ" w:hint="eastAsia"/>
          <w:lang w:eastAsia="ja-JP"/>
        </w:rPr>
        <w:t>オープンソース コンプライアンスツール（</w:t>
      </w:r>
      <w:r w:rsidR="006C718F" w:rsidRPr="002C4D0C">
        <w:t>Open Source Compliance Tool</w:t>
      </w:r>
      <w:r w:rsidR="00F923E9" w:rsidRPr="002C4D0C">
        <w:t>s</w:t>
      </w:r>
      <w:r w:rsidR="00853F21" w:rsidRPr="002C4D0C">
        <w:rPr>
          <w:color w:val="FF0000"/>
        </w:rPr>
        <w:t>*</w:t>
      </w:r>
      <w:r w:rsidRPr="00677C0D">
        <w:rPr>
          <w:rFonts w:ascii="メイリオ" w:eastAsia="メイリオ" w:hAnsi="メイリオ" w:cs="メイリオ" w:hint="eastAsia"/>
          <w:color w:val="000000" w:themeColor="text1"/>
          <w:lang w:eastAsia="ja-JP"/>
        </w:rPr>
        <w:t>）</w:t>
      </w:r>
    </w:p>
    <w:p w14:paraId="5ED7A154" w14:textId="4B146FCB" w:rsidR="006C718F" w:rsidRPr="002C4D0C" w:rsidRDefault="00302EBD" w:rsidP="00F16C1E">
      <w:pPr>
        <w:pStyle w:val="ListIbrahim1"/>
      </w:pPr>
      <w:hyperlink r:id="rId57"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302EBD" w:rsidP="00F16C1E">
      <w:pPr>
        <w:pStyle w:val="ListIbrahim1"/>
      </w:pPr>
      <w:hyperlink r:id="rId58"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57F6204D" w:rsidR="00AC72F8" w:rsidRPr="00AC72F8" w:rsidRDefault="00302EBD" w:rsidP="00AC72F8">
      <w:pPr>
        <w:pStyle w:val="ListIbrahim1"/>
        <w:spacing w:line="240" w:lineRule="exact"/>
        <w:ind w:left="714" w:hanging="357"/>
        <w:rPr>
          <w:rFonts w:ascii="メイリオ" w:eastAsia="メイリオ" w:hAnsi="メイリオ" w:cs="メイリオ"/>
          <w:lang w:eastAsia="ja-JP"/>
        </w:rPr>
      </w:pPr>
      <w:hyperlink r:id="rId59"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w:t>
      </w:r>
      <w:ins w:id="404" w:author="Fukuchi, Hiroyuki" w:date="2017-11-30T16:00:00Z">
        <w:r w:rsidR="00D55360">
          <w:rPr>
            <w:rFonts w:ascii="メイリオ" w:eastAsia="メイリオ" w:hAnsi="メイリオ" w:cs="メイリオ" w:hint="eastAsia"/>
            <w:sz w:val="18"/>
            <w:lang w:eastAsia="ja-JP"/>
          </w:rPr>
          <w:t xml:space="preserve">オープンソース </w:t>
        </w:r>
      </w:ins>
      <w:r w:rsidR="00AC72F8" w:rsidRPr="00AC72F8">
        <w:rPr>
          <w:rFonts w:ascii="メイリオ" w:eastAsia="メイリオ" w:hAnsi="メイリオ" w:cs="メイリオ" w:hint="eastAsia"/>
          <w:sz w:val="18"/>
          <w:lang w:eastAsia="ja-JP"/>
        </w:rPr>
        <w:t>ライセンス コンプライアンスのための</w:t>
      </w:r>
      <w:del w:id="405" w:author="Fukuchi, Hiroyuki" w:date="2017-11-30T16:00:00Z">
        <w:r w:rsidR="00AC72F8" w:rsidRPr="00AC72F8" w:rsidDel="00D55360">
          <w:rPr>
            <w:rFonts w:ascii="メイリオ" w:eastAsia="メイリオ" w:hAnsi="メイリオ" w:cs="メイリオ" w:hint="eastAsia"/>
            <w:sz w:val="18"/>
            <w:lang w:eastAsia="ja-JP"/>
          </w:rPr>
          <w:delText>オープンソース</w:delText>
        </w:r>
        <w:r w:rsidR="00AC72F8" w:rsidDel="00D55360">
          <w:rPr>
            <w:rFonts w:ascii="メイリオ" w:eastAsia="メイリオ" w:hAnsi="メイリオ" w:cs="メイリオ" w:hint="eastAsia"/>
            <w:sz w:val="18"/>
            <w:lang w:eastAsia="ja-JP"/>
          </w:rPr>
          <w:delText>の</w:delText>
        </w:r>
      </w:del>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E3F30A2" w:rsidR="00AC72F8" w:rsidRPr="00AC72F8" w:rsidRDefault="00302EBD" w:rsidP="00AC72F8">
      <w:pPr>
        <w:pStyle w:val="ListIbrahim1"/>
        <w:spacing w:line="240" w:lineRule="exact"/>
        <w:ind w:left="714" w:hanging="357"/>
        <w:rPr>
          <w:rFonts w:ascii="メイリオ" w:eastAsia="メイリオ" w:hAnsi="メイリオ" w:cs="メイリオ"/>
          <w:lang w:eastAsia="ja-JP"/>
        </w:rPr>
      </w:pPr>
      <w:hyperlink r:id="rId60"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w:t>
      </w:r>
      <w:ins w:id="406" w:author="Fukuchi, Hiroyuki" w:date="2017-11-30T16:00:00Z">
        <w:r w:rsidR="00D55360">
          <w:rPr>
            <w:rFonts w:ascii="メイリオ" w:eastAsia="メイリオ" w:hAnsi="メイリオ" w:cs="メイリオ" w:hint="eastAsia"/>
            <w:sz w:val="18"/>
            <w:lang w:eastAsia="ja-JP"/>
          </w:rPr>
          <w:t>検出</w:t>
        </w:r>
      </w:ins>
      <w:del w:id="407" w:author="Fukuchi, Hiroyuki" w:date="2017-11-30T16:00:00Z">
        <w:r w:rsidR="00AC72F8" w:rsidRPr="00AC72F8" w:rsidDel="00D55360">
          <w:rPr>
            <w:rFonts w:ascii="メイリオ" w:eastAsia="メイリオ" w:hAnsi="メイリオ" w:cs="メイリオ" w:hint="eastAsia"/>
            <w:sz w:val="18"/>
            <w:lang w:eastAsia="ja-JP"/>
          </w:rPr>
          <w:delText>探索</w:delText>
        </w:r>
      </w:del>
      <w:r w:rsidR="00AC72F8" w:rsidRPr="00AC72F8">
        <w:rPr>
          <w:rFonts w:ascii="メイリオ" w:eastAsia="メイリオ" w:hAnsi="メイリオ" w:cs="メイリオ" w:hint="eastAsia"/>
          <w:sz w:val="18"/>
          <w:lang w:eastAsia="ja-JP"/>
        </w:rPr>
        <w:t>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6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62"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408" w:name="_Toc492046653"/>
      <w:r w:rsidRPr="00677C0D">
        <w:rPr>
          <w:rFonts w:ascii="メイリオ" w:eastAsia="メイリオ" w:hAnsi="メイリオ" w:cs="メイリオ" w:hint="eastAsia"/>
          <w:lang w:eastAsia="ja-JP"/>
        </w:rPr>
        <w:lastRenderedPageBreak/>
        <w:t>謝辞（</w:t>
      </w:r>
      <w:r w:rsidR="004C6B67" w:rsidRPr="002C4D0C">
        <w:t>Acknowledgments</w:t>
      </w:r>
      <w:bookmarkEnd w:id="408"/>
      <w:r w:rsidRPr="00677C0D">
        <w:rPr>
          <w:rFonts w:ascii="メイリオ" w:eastAsia="メイリオ" w:hAnsi="メイリオ" w:cs="メイリオ" w:hint="eastAsia"/>
          <w:lang w:eastAsia="ja-JP"/>
        </w:rPr>
        <w:t>）</w:t>
      </w:r>
    </w:p>
    <w:p w14:paraId="763BF86C" w14:textId="1B740909" w:rsidR="00597D3F" w:rsidRPr="002C4D0C" w:rsidRDefault="00302EBD" w:rsidP="00F16C1E">
      <w:pPr>
        <w:pStyle w:val="bodyIbrahim1"/>
      </w:pPr>
      <w:hyperlink r:id="rId6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3FB450AD" w:rsidR="00983310" w:rsidRDefault="00ED7123" w:rsidP="00F16C1E">
      <w:pPr>
        <w:pStyle w:val="bodyIbrahim1"/>
      </w:pPr>
      <w:r w:rsidRPr="000438AC">
        <w:t xml:space="preserve">Shane Coughlan (Program </w:t>
      </w:r>
      <w:r w:rsidR="00F81F17">
        <w:t>Director</w:t>
      </w:r>
      <w:r w:rsidRPr="000438AC">
        <w:t xml:space="preserve">, OpenChain), for his review and ensuring OpenChain’s mentions are accurate. </w:t>
      </w:r>
    </w:p>
    <w:p w14:paraId="3D298F91" w14:textId="77777777" w:rsidR="00A16210" w:rsidRDefault="00A16210" w:rsidP="00F16C1E">
      <w:pPr>
        <w:pStyle w:val="bodyIbrahim1"/>
        <w:rPr>
          <w:rFonts w:eastAsia="ＭＳ Ｐゴシック"/>
          <w:lang w:eastAsia="ja-JP"/>
        </w:rPr>
      </w:pPr>
    </w:p>
    <w:p w14:paraId="2378CA6F" w14:textId="78AA2C85" w:rsidR="00091FE8" w:rsidRDefault="00302EBD" w:rsidP="008F5539">
      <w:pPr>
        <w:pStyle w:val="bodyIbrahim1"/>
        <w:spacing w:line="240" w:lineRule="exact"/>
        <w:rPr>
          <w:rFonts w:ascii="メイリオ" w:eastAsia="メイリオ" w:hAnsi="メイリオ" w:cs="メイリオ"/>
          <w:sz w:val="18"/>
          <w:szCs w:val="18"/>
          <w:lang w:eastAsia="ja-JP"/>
        </w:rPr>
      </w:pPr>
      <w:hyperlink r:id="rId64"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4387F45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Coughlan（Openchain、</w:t>
      </w:r>
      <w:r w:rsidR="00F81F17">
        <w:rPr>
          <w:rFonts w:ascii="メイリオ" w:eastAsia="メイリオ" w:hAnsi="メイリオ" w:cs="メイリオ" w:hint="eastAsia"/>
          <w:sz w:val="18"/>
          <w:szCs w:val="18"/>
          <w:lang w:eastAsia="ja-JP"/>
        </w:rPr>
        <w:t xml:space="preserve">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409" w:name="_Toc492046654"/>
      <w:r w:rsidRPr="00677C0D">
        <w:rPr>
          <w:rFonts w:ascii="メイリオ" w:eastAsia="メイリオ" w:hAnsi="メイリオ" w:cs="メイリオ" w:hint="eastAsia"/>
          <w:lang w:eastAsia="ja-JP"/>
        </w:rPr>
        <w:lastRenderedPageBreak/>
        <w:t>著者について（</w:t>
      </w:r>
      <w:r w:rsidR="004C6B67" w:rsidRPr="002C4D0C">
        <w:t>About the author</w:t>
      </w:r>
      <w:bookmarkEnd w:id="409"/>
      <w:r w:rsidRPr="00677C0D">
        <w:rPr>
          <w:rFonts w:ascii="メイリオ" w:eastAsia="メイリオ" w:hAnsi="メイリオ" w:cs="メイリオ"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0E8BA0DF"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6"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7" w:history="1">
        <w:r w:rsidRPr="00243C26">
          <w:rPr>
            <w:rStyle w:val="affd"/>
          </w:rPr>
          <w:t xml:space="preserve"> @IbrahimAtLinux</w:t>
        </w:r>
      </w:hyperlink>
    </w:p>
    <w:p w14:paraId="2FAF88C1" w14:textId="7750F470"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w:t>
      </w:r>
      <w:ins w:id="410" w:author="Fukuchi, Hiroyuki" w:date="2017-11-30T16:01:00Z">
        <w:r w:rsidR="00D55360">
          <w:rPr>
            <w:rFonts w:ascii="メイリオ" w:eastAsia="メイリオ" w:hAnsi="メイリオ" w:cs="メイリオ" w:hint="eastAsia"/>
            <w:sz w:val="18"/>
            <w:szCs w:val="18"/>
            <w:lang w:eastAsia="ja-JP"/>
          </w:rPr>
          <w:t>善</w:t>
        </w:r>
      </w:ins>
      <w:del w:id="411" w:author="Fukuchi, Hiroyuki" w:date="2017-11-30T16:01:00Z">
        <w:r w:rsidR="00D14032" w:rsidDel="00D55360">
          <w:rPr>
            <w:rFonts w:ascii="メイリオ" w:eastAsia="メイリオ" w:hAnsi="メイリオ" w:cs="メイリオ" w:hint="eastAsia"/>
            <w:sz w:val="18"/>
            <w:szCs w:val="18"/>
            <w:lang w:eastAsia="ja-JP"/>
          </w:rPr>
          <w:delText>前</w:delText>
        </w:r>
      </w:del>
      <w:r w:rsidR="00D14032">
        <w:rPr>
          <w:rFonts w:ascii="メイリオ" w:eastAsia="メイリオ" w:hAnsi="メイリオ" w:cs="メイリオ" w:hint="eastAsia"/>
          <w:sz w:val="18"/>
          <w:szCs w:val="18"/>
          <w:lang w:eastAsia="ja-JP"/>
        </w:rPr>
        <w:t>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8"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9"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Fukuchi, Hiroyuki (SGMO)" w:date="2017-11-30T15:12:00Z" w:initials="FH">
    <w:p w14:paraId="6C4691BA" w14:textId="35B00F67" w:rsidR="00B17D75" w:rsidRDefault="00B17D75">
      <w:pPr>
        <w:pStyle w:val="af7"/>
      </w:pPr>
      <w:r>
        <w:rPr>
          <w:rStyle w:val="af5"/>
        </w:rPr>
        <w:annotationRef/>
      </w:r>
      <w:r w:rsidRPr="00B17D75">
        <w:rPr>
          <w:rFonts w:hint="eastAsia"/>
        </w:rPr>
        <w:t>例えば自社開発ソフトウエアをプロプライエタリなソースコードにしておきたいのに、</w:t>
      </w:r>
      <w:r w:rsidRPr="00B17D75">
        <w:rPr>
          <w:rFonts w:hint="eastAsia"/>
        </w:rPr>
        <w:t>OSS</w:t>
      </w:r>
      <w:r w:rsidRPr="00B17D75">
        <w:rPr>
          <w:rFonts w:hint="eastAsia"/>
        </w:rPr>
        <w:t>ライセンスの影響で公開するなどして、そのプロプライエタリ性に影響が出てしまうという意味では。</w:t>
      </w:r>
    </w:p>
  </w:comment>
  <w:comment w:id="27" w:author="tani" w:date="2017-11-27T09:39:00Z" w:initials="AIC">
    <w:p w14:paraId="0B8CE1BB" w14:textId="4B75FD25" w:rsidR="00B17D75" w:rsidRDefault="00B17D75">
      <w:pPr>
        <w:pStyle w:val="af7"/>
      </w:pPr>
      <w:r>
        <w:rPr>
          <w:rStyle w:val="af5"/>
        </w:rPr>
        <w:annotationRef/>
      </w:r>
      <w:r>
        <w:rPr>
          <w:rFonts w:hint="eastAsia"/>
        </w:rPr>
        <w:t>原文にはドットがありませんが、色の識別がしづらい方のためにドットを加えました。</w:t>
      </w:r>
    </w:p>
  </w:comment>
  <w:comment w:id="37" w:author="Fukuchi, Hiroyuki (SGMO)" w:date="2017-11-30T15:17:00Z" w:initials="FH">
    <w:p w14:paraId="1263F00F" w14:textId="1554540E" w:rsidR="00B17D75" w:rsidRDefault="00B17D75">
      <w:pPr>
        <w:pStyle w:val="af7"/>
      </w:pPr>
      <w:r>
        <w:rPr>
          <w:rStyle w:val="af5"/>
        </w:rPr>
        <w:annotationRef/>
      </w:r>
      <w:r>
        <w:rPr>
          <w:rFonts w:hint="eastAsia"/>
        </w:rPr>
        <w:t>「</w:t>
      </w:r>
      <w:r>
        <w:rPr>
          <w:rFonts w:hint="eastAsia"/>
        </w:rPr>
        <w:t>~</w:t>
      </w:r>
      <w:r>
        <w:rPr>
          <w:rFonts w:hint="eastAsia"/>
        </w:rPr>
        <w:t>に違いない」という意味では。</w:t>
      </w:r>
    </w:p>
  </w:comment>
  <w:comment w:id="53" w:author="Fukuchi, Hiroyuki (SGMO)" w:date="2017-11-30T15:18:00Z" w:initials="FH">
    <w:p w14:paraId="0D69EE2D" w14:textId="1390BCC8" w:rsidR="0087007B" w:rsidRDefault="0087007B">
      <w:pPr>
        <w:pStyle w:val="af7"/>
      </w:pPr>
      <w:r>
        <w:rPr>
          <w:rStyle w:val="af5"/>
        </w:rPr>
        <w:annotationRef/>
      </w:r>
      <w:r w:rsidRPr="0087007B">
        <w:rPr>
          <w:rFonts w:hint="eastAsia"/>
        </w:rPr>
        <w:t>風評被害だと、本当は悪くないのに評判が悪くなったという意味を受け取ります。実際には適切でないことをやっているので、この言葉は合わないかなと思います。</w:t>
      </w:r>
    </w:p>
  </w:comment>
  <w:comment w:id="120" w:author="The Linux Foundation Japan" w:date="2017-11-19T09:15:00Z" w:initials="tani">
    <w:p w14:paraId="3E94A7BF" w14:textId="394ED432" w:rsidR="00B17D75" w:rsidRDefault="00B17D75">
      <w:pPr>
        <w:pStyle w:val="af7"/>
      </w:pPr>
      <w:r>
        <w:rPr>
          <w:rStyle w:val="af5"/>
        </w:rPr>
        <w:annotationRef/>
      </w:r>
      <w:r>
        <w:rPr>
          <w:rFonts w:hint="eastAsia"/>
        </w:rPr>
        <w:t>たぶん</w:t>
      </w:r>
      <w:r>
        <w:rPr>
          <w:rFonts w:hint="eastAsia"/>
        </w:rPr>
        <w:t>Fig,6,7,8</w:t>
      </w:r>
      <w:r>
        <w:rPr>
          <w:rFonts w:hint="eastAsia"/>
        </w:rPr>
        <w:t>なので訳文では直しておく。</w:t>
      </w:r>
    </w:p>
  </w:comment>
  <w:comment w:id="182" w:author="The Linux Foundation Japan" w:date="2017-11-23T13:56:00Z" w:initials="tani">
    <w:p w14:paraId="252E08A6" w14:textId="1D4D7BEE" w:rsidR="00B17D75" w:rsidRDefault="00B17D75">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215" w:author="The Linux Foundation Japan" w:date="2017-11-24T18:10:00Z" w:initials="tani">
    <w:p w14:paraId="5EFFFBDD" w14:textId="1BF995F9" w:rsidR="00B17D75" w:rsidRDefault="00B17D75">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216" w:author="tani" w:date="2017-11-30T13:23:00Z" w:initials="tani">
    <w:p w14:paraId="356872BE" w14:textId="77777777" w:rsidR="00B17D75" w:rsidRDefault="00B17D75"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B17D75" w:rsidRDefault="00B17D75" w:rsidP="002B1933">
      <w:pPr>
        <w:pStyle w:val="af7"/>
      </w:pPr>
      <w:r>
        <w:t>Please rephrase to:Training should also cover ...</w:t>
      </w:r>
      <w:r>
        <w:rPr>
          <w:rFonts w:hint="eastAsia"/>
        </w:rPr>
        <w:t>」</w:t>
      </w:r>
    </w:p>
  </w:comment>
  <w:comment w:id="220" w:author="The Linux Foundation Japan" w:date="2017-11-24T20:47:00Z" w:initials="tani">
    <w:p w14:paraId="4D71B9C3" w14:textId="3F17E388" w:rsidR="00B17D75" w:rsidRDefault="00B17D75">
      <w:pPr>
        <w:pStyle w:val="af7"/>
      </w:pPr>
      <w:r>
        <w:rPr>
          <w:rStyle w:val="af5"/>
        </w:rPr>
        <w:annotationRef/>
      </w:r>
      <w:r>
        <w:rPr>
          <w:rFonts w:hint="eastAsia"/>
        </w:rPr>
        <w:t>ここは訳しづらいです。</w:t>
      </w:r>
    </w:p>
  </w:comment>
  <w:comment w:id="235" w:author="The Linux Foundation Japan" w:date="2017-11-25T09:34:00Z" w:initials="tani">
    <w:p w14:paraId="4B8A7EC6" w14:textId="6F6B2518" w:rsidR="00B17D75" w:rsidRDefault="00B17D75">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236" w:author="tani" w:date="2017-11-30T12:52:00Z" w:initials="tani">
    <w:p w14:paraId="1750DF9E" w14:textId="4E7B766F" w:rsidR="00B17D75" w:rsidRDefault="00B17D75">
      <w:pPr>
        <w:pStyle w:val="af7"/>
      </w:pPr>
      <w:r>
        <w:rPr>
          <w:rStyle w:val="af5"/>
        </w:rPr>
        <w:annotationRef/>
      </w:r>
      <w:r>
        <w:rPr>
          <w:rFonts w:hint="eastAsia"/>
        </w:rPr>
        <w:t>原文はリンクがないが、読者がロストしないよう翻訳版はリンクを挿入。</w:t>
      </w:r>
    </w:p>
  </w:comment>
  <w:comment w:id="241" w:author="The Linux Foundation Japan" w:date="2017-11-25T17:47:00Z" w:initials="tani">
    <w:p w14:paraId="695572EF" w14:textId="6E036ED0" w:rsidR="00B17D75" w:rsidRDefault="00B17D75">
      <w:pPr>
        <w:pStyle w:val="af7"/>
      </w:pPr>
      <w:r>
        <w:rPr>
          <w:rStyle w:val="af5"/>
        </w:rPr>
        <w:annotationRef/>
      </w:r>
      <w:r>
        <w:t>A</w:t>
      </w:r>
      <w:r>
        <w:rPr>
          <w:rFonts w:hint="eastAsia"/>
        </w:rPr>
        <w:t>lign with</w:t>
      </w:r>
      <w:r>
        <w:rPr>
          <w:rFonts w:hint="eastAsia"/>
        </w:rPr>
        <w:t>では？</w:t>
      </w:r>
    </w:p>
  </w:comment>
  <w:comment w:id="243" w:author="The Linux Foundation Japan" w:date="2017-11-25T18:03:00Z" w:initials="tani">
    <w:p w14:paraId="040CE6AE" w14:textId="24D680A3" w:rsidR="00B17D75" w:rsidRDefault="00B17D75">
      <w:pPr>
        <w:pStyle w:val="af7"/>
      </w:pPr>
      <w:r>
        <w:rPr>
          <w:rStyle w:val="af5"/>
        </w:rPr>
        <w:annotationRef/>
      </w:r>
      <w:r>
        <w:t>W</w:t>
      </w:r>
      <w:r>
        <w:rPr>
          <w:rFonts w:hint="eastAsia"/>
        </w:rPr>
        <w:t>hich</w:t>
      </w:r>
      <w:r>
        <w:rPr>
          <w:rFonts w:hint="eastAsia"/>
        </w:rPr>
        <w:t>は関係代名詞？いまいちわかりづらい。</w:t>
      </w:r>
    </w:p>
  </w:comment>
  <w:comment w:id="244" w:author="tani" w:date="2017-11-30T13:22:00Z" w:initials="tani">
    <w:p w14:paraId="6C9AAF73" w14:textId="4910D221" w:rsidR="00B17D75" w:rsidRDefault="00B17D75" w:rsidP="002B1933">
      <w:pPr>
        <w:pStyle w:val="af7"/>
      </w:pPr>
      <w:r>
        <w:rPr>
          <w:rStyle w:val="af5"/>
        </w:rPr>
        <w:annotationRef/>
      </w:r>
      <w:r>
        <w:rPr>
          <w:rFonts w:hint="eastAsia"/>
        </w:rPr>
        <w:t>Ibrahim</w:t>
      </w:r>
      <w:r>
        <w:rPr>
          <w:rFonts w:hint="eastAsia"/>
        </w:rPr>
        <w:t>回答「</w:t>
      </w:r>
      <w:r>
        <w:t>You can rephrase to:Then, the acquirer, ...</w:t>
      </w:r>
      <w:r>
        <w:rPr>
          <w:rFonts w:hint="eastAsia"/>
        </w:rPr>
        <w:t>」</w:t>
      </w:r>
    </w:p>
  </w:comment>
  <w:comment w:id="263" w:author="The Linux Foundation Japan" w:date="2017-11-26T09:31:00Z" w:initials="tani">
    <w:p w14:paraId="702373C6" w14:textId="560F36FD" w:rsidR="00B17D75" w:rsidRDefault="00B17D75">
      <w:pPr>
        <w:pStyle w:val="af7"/>
      </w:pPr>
      <w:r>
        <w:rPr>
          <w:rStyle w:val="af5"/>
        </w:rPr>
        <w:annotationRef/>
      </w:r>
      <w:r>
        <w:rPr>
          <w:rFonts w:hint="eastAsia"/>
        </w:rPr>
        <w:t>ここの意味は確認したい</w:t>
      </w:r>
    </w:p>
  </w:comment>
  <w:comment w:id="264" w:author="tani" w:date="2017-11-30T13:05:00Z" w:initials="tani">
    <w:p w14:paraId="791433E9" w14:textId="1832E163" w:rsidR="00B17D75" w:rsidRDefault="00B17D75">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393" w:author="The Linux Foundation Japan" w:date="2017-11-26T13:51:00Z" w:initials="tani">
    <w:p w14:paraId="0269B938" w14:textId="18CC5DBD" w:rsidR="00B17D75" w:rsidRDefault="00B17D75">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394" w:author="tani" w:date="2017-11-30T13:03:00Z" w:initials="tani">
    <w:p w14:paraId="02E802DF" w14:textId="0F251181" w:rsidR="00B17D75" w:rsidRDefault="00B17D75">
      <w:pPr>
        <w:pStyle w:val="af7"/>
      </w:pPr>
      <w:r>
        <w:rPr>
          <w:rStyle w:val="af5"/>
        </w:rPr>
        <w:annotationRef/>
      </w:r>
      <w:r>
        <w:rPr>
          <w:rFonts w:hint="eastAsia"/>
        </w:rPr>
        <w:t>Ibrahim</w:t>
      </w:r>
      <w:r>
        <w:rPr>
          <w:rFonts w:hint="eastAsia"/>
        </w:rPr>
        <w:t>の回答：「</w:t>
      </w:r>
      <w:r w:rsidRPr="007C0899">
        <w:t>Each company, seller and buyer, need to have a primary contact to discuss about open source compliance.</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4691BA" w15:done="0"/>
  <w15:commentEx w15:paraId="0B8CE1BB" w15:done="0"/>
  <w15:commentEx w15:paraId="1263F00F" w15:done="0"/>
  <w15:commentEx w15:paraId="0D69EE2D" w15:done="0"/>
  <w15:commentEx w15:paraId="3E94A7BF" w15:done="0"/>
  <w15:commentEx w15:paraId="252E08A6" w15:done="0"/>
  <w15:commentEx w15:paraId="5EFFFBDD" w15:done="0"/>
  <w15:commentEx w15:paraId="255A12D5" w15:paraIdParent="5EFFFBDD" w15:done="0"/>
  <w15:commentEx w15:paraId="4D71B9C3" w15:done="0"/>
  <w15:commentEx w15:paraId="4B8A7EC6" w15:done="0"/>
  <w15:commentEx w15:paraId="1750DF9E" w15:paraIdParent="4B8A7EC6" w15:done="0"/>
  <w15:commentEx w15:paraId="695572EF" w15:done="0"/>
  <w15:commentEx w15:paraId="040CE6AE" w15:done="0"/>
  <w15:commentEx w15:paraId="6C9AAF73" w15:paraIdParent="040CE6AE" w15:done="0"/>
  <w15:commentEx w15:paraId="702373C6" w15:done="0"/>
  <w15:commentEx w15:paraId="791433E9" w15:paraIdParent="702373C6" w15:done="0"/>
  <w15:commentEx w15:paraId="0269B938" w15:done="0"/>
  <w15:commentEx w15:paraId="02E802DF" w15:paraIdParent="0269B93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3C9BC" w14:textId="77777777" w:rsidR="00302EBD" w:rsidRDefault="00302EBD">
      <w:pPr>
        <w:spacing w:after="0" w:line="240" w:lineRule="auto"/>
      </w:pPr>
      <w:r>
        <w:separator/>
      </w:r>
    </w:p>
  </w:endnote>
  <w:endnote w:type="continuationSeparator" w:id="0">
    <w:p w14:paraId="3D7D87AF" w14:textId="77777777" w:rsidR="00302EBD" w:rsidRDefault="00302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E7349" w14:textId="77777777" w:rsidR="00B17D75" w:rsidRDefault="00B17D7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18"/>
      </w:rPr>
      <w:id w:val="308659512"/>
      <w:docPartObj>
        <w:docPartGallery w:val="Page Numbers (Bottom of Page)"/>
        <w:docPartUnique/>
      </w:docPartObj>
    </w:sdtPr>
    <w:sdtEndPr/>
    <w:sdtContent>
      <w:p w14:paraId="3E34F02D" w14:textId="76F3CF0C" w:rsidR="00B17D75" w:rsidRPr="002C4D0C" w:rsidRDefault="00B17D75">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17359B">
          <w:rPr>
            <w:b/>
            <w:noProof/>
            <w:sz w:val="18"/>
          </w:rPr>
          <w:t>21</w:t>
        </w:r>
        <w:r w:rsidRPr="002C4D0C">
          <w:rPr>
            <w:b/>
            <w:sz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223A5" w14:textId="77777777" w:rsidR="00B17D75" w:rsidRDefault="00B17D75"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B17D75" w:rsidRPr="003D1D8A" w:rsidRDefault="00B17D75"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895BE" w14:textId="77777777" w:rsidR="00302EBD" w:rsidRDefault="00302EBD">
      <w:pPr>
        <w:spacing w:after="0" w:line="240" w:lineRule="auto"/>
      </w:pPr>
      <w:r>
        <w:separator/>
      </w:r>
    </w:p>
  </w:footnote>
  <w:footnote w:type="continuationSeparator" w:id="0">
    <w:p w14:paraId="4E3FDF5D" w14:textId="77777777" w:rsidR="00302EBD" w:rsidRDefault="00302EBD">
      <w:pPr>
        <w:spacing w:after="0" w:line="240" w:lineRule="auto"/>
      </w:pPr>
      <w:r>
        <w:continuationSeparator/>
      </w:r>
    </w:p>
  </w:footnote>
  <w:footnote w:id="1">
    <w:p w14:paraId="365BF982" w14:textId="598EB6F1" w:rsidR="00B17D75" w:rsidRDefault="00B17D75">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B17D75" w:rsidRDefault="00B17D75">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A6285" w14:textId="77777777" w:rsidR="00B17D75" w:rsidRDefault="00B17D7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BB3A8" w14:textId="77777777" w:rsidR="00B17D75" w:rsidRDefault="00B17D7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2B12" w14:textId="77777777" w:rsidR="00B17D75" w:rsidRDefault="00B17D7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kuchi, Hiroyuki (SGMO)">
    <w15:presenceInfo w15:providerId="AD" w15:userId="S-1-5-21-1202660629-1425521274-1801674531-5604"/>
  </w15:person>
  <w15:person w15:author="tani">
    <w15:presenceInfo w15:providerId="None" w15:userId="tani"/>
  </w15:person>
  <w15:person w15:author="Fukuchi, Hiroyuki">
    <w15:presenceInfo w15:providerId="AD" w15:userId="S-1-5-21-1202660629-1425521274-1801674531-5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21BAB"/>
    <w:rsid w:val="001310C3"/>
    <w:rsid w:val="001368BC"/>
    <w:rsid w:val="00142802"/>
    <w:rsid w:val="001428E0"/>
    <w:rsid w:val="00152FE5"/>
    <w:rsid w:val="00156959"/>
    <w:rsid w:val="0016469F"/>
    <w:rsid w:val="0017359B"/>
    <w:rsid w:val="00197BB6"/>
    <w:rsid w:val="001A11B3"/>
    <w:rsid w:val="001A19BA"/>
    <w:rsid w:val="001A4DF1"/>
    <w:rsid w:val="001B269D"/>
    <w:rsid w:val="001B2C7F"/>
    <w:rsid w:val="001B5CE8"/>
    <w:rsid w:val="001C1021"/>
    <w:rsid w:val="001D03E3"/>
    <w:rsid w:val="001D2C2A"/>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4A90"/>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B1933"/>
    <w:rsid w:val="002C16CB"/>
    <w:rsid w:val="002C449F"/>
    <w:rsid w:val="002C4D0C"/>
    <w:rsid w:val="002D261B"/>
    <w:rsid w:val="002D5CBB"/>
    <w:rsid w:val="002E13DF"/>
    <w:rsid w:val="00302EBD"/>
    <w:rsid w:val="00311A39"/>
    <w:rsid w:val="00324E02"/>
    <w:rsid w:val="00325D07"/>
    <w:rsid w:val="003326D5"/>
    <w:rsid w:val="00332B9F"/>
    <w:rsid w:val="00332D6C"/>
    <w:rsid w:val="00332ECA"/>
    <w:rsid w:val="00334A37"/>
    <w:rsid w:val="00334ECF"/>
    <w:rsid w:val="00336925"/>
    <w:rsid w:val="003369AD"/>
    <w:rsid w:val="003412FE"/>
    <w:rsid w:val="003516EA"/>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079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84925"/>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271E"/>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0899"/>
    <w:rsid w:val="007C558E"/>
    <w:rsid w:val="007C69E4"/>
    <w:rsid w:val="007E3550"/>
    <w:rsid w:val="007E3AFF"/>
    <w:rsid w:val="007E5729"/>
    <w:rsid w:val="007E7CE3"/>
    <w:rsid w:val="007F350C"/>
    <w:rsid w:val="007F5EFA"/>
    <w:rsid w:val="00801561"/>
    <w:rsid w:val="0080380C"/>
    <w:rsid w:val="00804BEC"/>
    <w:rsid w:val="00810B39"/>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007B"/>
    <w:rsid w:val="00871A1A"/>
    <w:rsid w:val="00875DB3"/>
    <w:rsid w:val="008812B6"/>
    <w:rsid w:val="00881D57"/>
    <w:rsid w:val="00885506"/>
    <w:rsid w:val="008947BD"/>
    <w:rsid w:val="00896E2A"/>
    <w:rsid w:val="008A057B"/>
    <w:rsid w:val="008A26C3"/>
    <w:rsid w:val="008A3837"/>
    <w:rsid w:val="008A54DB"/>
    <w:rsid w:val="008B1862"/>
    <w:rsid w:val="008B2010"/>
    <w:rsid w:val="008B31D5"/>
    <w:rsid w:val="008B7386"/>
    <w:rsid w:val="008C3AEA"/>
    <w:rsid w:val="008C5A2A"/>
    <w:rsid w:val="008D05E8"/>
    <w:rsid w:val="008D169E"/>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0D2"/>
    <w:rsid w:val="009E5DFC"/>
    <w:rsid w:val="009F2538"/>
    <w:rsid w:val="009F49A3"/>
    <w:rsid w:val="00A00FB0"/>
    <w:rsid w:val="00A0559A"/>
    <w:rsid w:val="00A1002F"/>
    <w:rsid w:val="00A11D84"/>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5E52"/>
    <w:rsid w:val="00AE601F"/>
    <w:rsid w:val="00AF4C27"/>
    <w:rsid w:val="00B11315"/>
    <w:rsid w:val="00B17D7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A754D"/>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496F"/>
    <w:rsid w:val="00D4167D"/>
    <w:rsid w:val="00D425FB"/>
    <w:rsid w:val="00D437A0"/>
    <w:rsid w:val="00D44074"/>
    <w:rsid w:val="00D46A28"/>
    <w:rsid w:val="00D54CFB"/>
    <w:rsid w:val="00D55360"/>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3188"/>
    <w:rsid w:val="00E55C24"/>
    <w:rsid w:val="00E57AF5"/>
    <w:rsid w:val="00E6504A"/>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1F17"/>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openchainproject.org/conformance" TargetMode="External"/><Relationship Id="rId39" Type="http://schemas.openxmlformats.org/officeDocument/2006/relationships/hyperlink" Target="https://www.linux.com/publications/open-source-compliance-enterprise" TargetMode="External"/><Relationship Id="rId21" Type="http://schemas.openxmlformats.org/officeDocument/2006/relationships/image" Target="media/image12.png"/><Relationship Id="rId34" Type="http://schemas.openxmlformats.org/officeDocument/2006/relationships/header" Target="header2.xml"/><Relationship Id="rId42" Type="http://schemas.openxmlformats.org/officeDocument/2006/relationships/hyperlink" Target="https://www.linuxfoundation.org/news-media/research/practical-gpl-compliance" TargetMode="External"/><Relationship Id="rId47" Type="http://schemas.openxmlformats.org/officeDocument/2006/relationships/hyperlink" Target="https://spdx.org/" TargetMode="External"/><Relationship Id="rId50" Type="http://schemas.openxmlformats.org/officeDocument/2006/relationships/hyperlink" Target="https://www.flexerasoftware.com/" TargetMode="External"/><Relationship Id="rId55" Type="http://schemas.openxmlformats.org/officeDocument/2006/relationships/hyperlink" Target="https://www.roguewave.com/" TargetMode="External"/><Relationship Id="rId63" Type="http://schemas.openxmlformats.org/officeDocument/2006/relationships/hyperlink" Target="https://www.openchainproject.org/" TargetMode="External"/><Relationship Id="rId68" Type="http://schemas.openxmlformats.org/officeDocument/2006/relationships/hyperlink" Target="http://www.ibrahimatlinux.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penchainproject.org/conform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hyperlink" Target="https://www.linuxfoundation.org/publications/self-assessment-checklist/" TargetMode="External"/><Relationship Id="rId37" Type="http://schemas.openxmlformats.org/officeDocument/2006/relationships/header" Target="header3.xml"/><Relationship Id="rId40" Type="http://schemas.openxmlformats.org/officeDocument/2006/relationships/hyperlink" Target="https://www.linux.com/publications/open-source-compliance-enterprise" TargetMode="External"/><Relationship Id="rId45" Type="http://schemas.openxmlformats.org/officeDocument/2006/relationships/hyperlink" Target="https://training.linuxfoundation.org/linux-courses/open-source-compliance-courses/compliance-basics-for-developers" TargetMode="External"/><Relationship Id="rId53" Type="http://schemas.openxmlformats.org/officeDocument/2006/relationships/hyperlink" Target="https://www.nexb.com/" TargetMode="External"/><Relationship Id="rId58" Type="http://schemas.openxmlformats.org/officeDocument/2006/relationships/hyperlink" Target="http://www.binaryanalysis.org/" TargetMode="External"/><Relationship Id="rId66" Type="http://schemas.openxmlformats.org/officeDocument/2006/relationships/hyperlink" Target="http://www.ibrahimatlinux.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linuxfoundation.org/_media/openchain/openchain_conformance_conformance_check_1.1.pdf" TargetMode="External"/><Relationship Id="rId36" Type="http://schemas.openxmlformats.org/officeDocument/2006/relationships/footer" Target="footer2.xml"/><Relationship Id="rId49" Type="http://schemas.openxmlformats.org/officeDocument/2006/relationships/hyperlink" Target="https://www.blackducksoftware.com/" TargetMode="External"/><Relationship Id="rId57" Type="http://schemas.openxmlformats.org/officeDocument/2006/relationships/hyperlink" Target="https://www.fossology.org/" TargetMode="External"/><Relationship Id="rId61" Type="http://schemas.openxmlformats.org/officeDocument/2006/relationships/hyperlink" Target="mailto:info@linuxfoundation.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iki.linuxfoundation.org/_media/openchain/openchain_conformance_conformance_check_1.1.pdf" TargetMode="External"/><Relationship Id="rId44" Type="http://schemas.openxmlformats.org/officeDocument/2006/relationships/hyperlink" Target="https://wiki.linuxfoundation.org/openchain/curriculum" TargetMode="External"/><Relationship Id="rId52" Type="http://schemas.openxmlformats.org/officeDocument/2006/relationships/hyperlink" Target="http://www.fossid.com" TargetMode="External"/><Relationship Id="rId60" Type="http://schemas.openxmlformats.org/officeDocument/2006/relationships/hyperlink" Target="http://www.binaryanalysis.org/" TargetMode="External"/><Relationship Id="rId65" Type="http://schemas.openxmlformats.org/officeDocument/2006/relationships/image" Target="media/image1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rtification.openchainproject.org/" TargetMode="External"/><Relationship Id="rId30" Type="http://schemas.openxmlformats.org/officeDocument/2006/relationships/hyperlink" Target="https://certification.openchainproject.org/" TargetMode="External"/><Relationship Id="rId35" Type="http://schemas.openxmlformats.org/officeDocument/2006/relationships/footer" Target="footer1.xml"/><Relationship Id="rId43" Type="http://schemas.openxmlformats.org/officeDocument/2006/relationships/hyperlink" Target="https://wiki.linuxfoundation.org/openchain/curriculum" TargetMode="External"/><Relationship Id="rId48" Type="http://schemas.openxmlformats.org/officeDocument/2006/relationships/hyperlink" Target="https://spdx.org/" TargetMode="External"/><Relationship Id="rId56" Type="http://schemas.openxmlformats.org/officeDocument/2006/relationships/hyperlink" Target="https://www.whitesourcesoftware.com/" TargetMode="External"/><Relationship Id="rId64" Type="http://schemas.openxmlformats.org/officeDocument/2006/relationships/hyperlink" Target="https://www.openchainproject.org/" TargetMode="External"/><Relationship Id="rId69" Type="http://schemas.openxmlformats.org/officeDocument/2006/relationships/hyperlink" Target="https://twitter.com/ibrahimatlinux" TargetMode="External"/><Relationship Id="rId8" Type="http://schemas.openxmlformats.org/officeDocument/2006/relationships/comments" Target="comments.xml"/><Relationship Id="rId51" Type="http://schemas.openxmlformats.org/officeDocument/2006/relationships/hyperlink" Target="http://fossa.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inux.com/publications/open-source-compliance-enterprise" TargetMode="Externa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hyperlink" Target="https://training.linuxfoundation.org/linux-courses/open-source-compliance-courses/compliance-basics-for-developers" TargetMode="External"/><Relationship Id="rId59" Type="http://schemas.openxmlformats.org/officeDocument/2006/relationships/hyperlink" Target="https://www.fossology.org/" TargetMode="External"/><Relationship Id="rId67" Type="http://schemas.openxmlformats.org/officeDocument/2006/relationships/hyperlink" Target="https://twitter.com/ibrahimatlinux" TargetMode="External"/><Relationship Id="rId20" Type="http://schemas.openxmlformats.org/officeDocument/2006/relationships/image" Target="media/image11.png"/><Relationship Id="rId41" Type="http://schemas.openxmlformats.org/officeDocument/2006/relationships/hyperlink" Target="https://www.linuxfoundation.org/news-media/research/practical-gpl-compliance" TargetMode="External"/><Relationship Id="rId54" Type="http://schemas.openxmlformats.org/officeDocument/2006/relationships/hyperlink" Target="http://www.protecode.com/" TargetMode="External"/><Relationship Id="rId62" Type="http://schemas.openxmlformats.org/officeDocument/2006/relationships/hyperlink" Target="mailto:info@linuxfoundation.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A313-4AD0-43EA-B1B1-F55FB7B2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Pages>
  <Words>8693</Words>
  <Characters>49556</Characters>
  <Application>Microsoft Office Word</Application>
  <DocSecurity>0</DocSecurity>
  <Lines>412</Lines>
  <Paragraphs>116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Fukuchi, Hiroyuki</cp:lastModifiedBy>
  <cp:revision>79</cp:revision>
  <cp:lastPrinted>2017-09-07T19:25:00Z</cp:lastPrinted>
  <dcterms:created xsi:type="dcterms:W3CDTF">2017-11-23T08:36:00Z</dcterms:created>
  <dcterms:modified xsi:type="dcterms:W3CDTF">2017-12-01T03:10:00Z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