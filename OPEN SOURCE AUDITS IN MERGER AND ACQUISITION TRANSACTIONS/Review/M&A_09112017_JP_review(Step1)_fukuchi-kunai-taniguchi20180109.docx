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23247" w14:textId="222F9903" w:rsidR="005F1EA1" w:rsidRPr="00572167" w:rsidRDefault="00EC1B08" w:rsidP="00A2398A">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r w:rsidR="00A2398A">
        <w:rPr>
          <w:rFonts w:ascii="メイリオ" w:eastAsia="メイリオ" w:hAnsi="メイリオ" w:cs="メイリオ"/>
          <w:b/>
        </w:rPr>
        <w:br/>
      </w:r>
      <w:r w:rsidR="00A2398A">
        <w:rPr>
          <w:rFonts w:ascii="メイリオ" w:eastAsia="メイリオ" w:hAnsi="メイリオ" w:cs="メイリオ" w:hint="eastAsia"/>
          <w:b/>
        </w:rPr>
        <w:t>（</w:t>
      </w:r>
      <w:r w:rsidR="00A2398A" w:rsidRPr="00A2398A">
        <w:rPr>
          <w:rFonts w:ascii="メイリオ" w:eastAsia="メイリオ" w:hAnsi="メイリオ" w:cs="メイリオ"/>
          <w:b/>
        </w:rPr>
        <w:t>OPEN SOURCE AUDITS IN MERGER AND ACQUISITION TRANSACTIONS</w:t>
      </w:r>
      <w:r w:rsidR="00A2398A">
        <w:rPr>
          <w:rFonts w:ascii="メイリオ" w:eastAsia="メイリオ" w:hAnsi="メイリオ" w:cs="メイリオ" w:hint="eastAsia"/>
          <w:b/>
        </w:rPr>
        <w:t>）</w:t>
      </w:r>
    </w:p>
    <w:p w14:paraId="44F06EBB" w14:textId="352C47D5" w:rsidR="00597D3F" w:rsidRPr="00EC1B08" w:rsidRDefault="00EC1B08" w:rsidP="00A2398A">
      <w:pPr>
        <w:pStyle w:val="SubtitleIbrahim"/>
        <w:spacing w:afterLines="150" w:after="36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r w:rsidR="00A2398A">
        <w:rPr>
          <w:rFonts w:ascii="メイリオ" w:eastAsia="メイリオ" w:hAnsi="メイリオ" w:cs="メイリオ"/>
        </w:rPr>
        <w:br/>
      </w:r>
      <w:r w:rsidR="00A2398A">
        <w:rPr>
          <w:rFonts w:ascii="メイリオ" w:eastAsia="メイリオ" w:hAnsi="メイリオ" w:cs="メイリオ" w:hint="eastAsia"/>
        </w:rPr>
        <w:t>（</w:t>
      </w:r>
      <w:r w:rsidR="00A2398A" w:rsidRPr="00A2398A">
        <w:rPr>
          <w:rFonts w:ascii="メイリオ" w:eastAsia="メイリオ" w:hAnsi="メイリオ" w:cs="メイリオ"/>
        </w:rPr>
        <w:t>THE BASICS YOU MUST KNOW</w:t>
      </w:r>
      <w:r w:rsidR="00A2398A">
        <w:rPr>
          <w:rFonts w:ascii="メイリオ" w:eastAsia="メイリオ" w:hAnsi="メイリオ" w:cs="メイリオ" w:hint="eastAsia"/>
        </w:rPr>
        <w:t>）</w:t>
      </w:r>
      <w:r w:rsidR="00A2398A">
        <w:rPr>
          <w:rFonts w:ascii="メイリオ" w:eastAsia="メイリオ" w:hAnsi="メイリオ" w:cs="メイリオ"/>
        </w:rPr>
        <w:br/>
      </w:r>
    </w:p>
    <w:p w14:paraId="08BF5AD0" w14:textId="7E31D97E" w:rsidR="00675AE1" w:rsidRPr="002C4D0C" w:rsidRDefault="00156959" w:rsidP="00130284">
      <w:pPr>
        <w:spacing w:afterLines="250" w:after="60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ins w:id="6" w:author="Fukuchi, Hiroyuki" w:date="2018-01-10T14:14:00Z">
        <w:r w:rsidR="008A3837">
          <w:rPr>
            <w:rFonts w:ascii="Calibri" w:eastAsiaTheme="majorEastAsia" w:hAnsi="Calibri" w:cstheme="majorBidi"/>
            <w:color w:val="0072C6" w:themeColor="accent1"/>
            <w:sz w:val="32"/>
          </w:rPr>
          <w:br/>
        </w:r>
        <w:commentRangeStart w:id="7"/>
        <w:r w:rsidR="008A3837" w:rsidRPr="008A3837">
          <w:rPr>
            <w:rFonts w:ascii="メイリオ" w:eastAsia="メイリオ" w:hAnsi="メイリオ" w:cs="メイリオ" w:hint="eastAsia"/>
            <w:color w:val="0072C6" w:themeColor="accent1"/>
            <w:sz w:val="24"/>
          </w:rPr>
          <w:t>イブラヒム</w:t>
        </w:r>
      </w:ins>
      <w:commentRangeEnd w:id="7"/>
      <w:r w:rsidR="003D1F3F">
        <w:rPr>
          <w:rStyle w:val="af5"/>
        </w:rPr>
        <w:commentReference w:id="7"/>
      </w:r>
      <w:ins w:id="8" w:author="Fukuchi, Hiroyuki" w:date="2018-01-10T14:14:00Z">
        <w:r w:rsidR="008A3837" w:rsidRPr="008A3837">
          <w:rPr>
            <w:rFonts w:ascii="メイリオ" w:eastAsia="メイリオ" w:hAnsi="メイリオ" w:cs="メイリオ" w:hint="eastAsia"/>
            <w:color w:val="0072C6" w:themeColor="accent1"/>
            <w:sz w:val="24"/>
          </w:rPr>
          <w:t xml:space="preserve"> ハダド、P</w:t>
        </w:r>
        <w:r w:rsidR="008A3837" w:rsidRPr="008A3837">
          <w:rPr>
            <w:rFonts w:ascii="メイリオ" w:eastAsia="メイリオ" w:hAnsi="メイリオ" w:cs="メイリオ"/>
            <w:color w:val="0072C6" w:themeColor="accent1"/>
            <w:sz w:val="24"/>
          </w:rPr>
          <w:t>h.D.</w:t>
        </w:r>
      </w:ins>
    </w:p>
    <w:p w14:paraId="778ABB7C" w14:textId="77777777" w:rsidR="00A2398A" w:rsidRDefault="00A2398A" w:rsidP="00CC7635">
      <w:pPr>
        <w:ind w:left="508" w:right="558"/>
        <w:rPr>
          <w:rFonts w:ascii="ＭＳ Ｐゴシック" w:eastAsia="ＭＳ Ｐゴシック" w:hAnsi="ＭＳ Ｐゴシック" w:cstheme="majorBidi"/>
          <w:i/>
          <w:iCs/>
          <w:color w:val="0072C6" w:themeColor="accent1"/>
          <w:sz w:val="22"/>
          <w:szCs w:val="22"/>
        </w:rPr>
      </w:pPr>
      <w:r w:rsidRPr="00A2398A">
        <w:rPr>
          <w:rFonts w:ascii="ＭＳ Ｐゴシック" w:eastAsia="ＭＳ Ｐゴシック" w:hAnsi="ＭＳ Ｐゴシック" w:cstheme="majorBidi"/>
          <w:i/>
          <w:iCs/>
          <w:color w:val="0072C6" w:themeColor="accent1"/>
          <w:sz w:val="22"/>
          <w:szCs w:val="22"/>
        </w:rPr>
        <w:t>In this paper, Haddad provides an overview and a practical guide on open source audits in merger and acquisition (M&amp;A) transactions, and offers basic guidelines to improve open source compliance preparedness for both the target company and the acquirer.</w:t>
      </w:r>
    </w:p>
    <w:p w14:paraId="54E68D54" w14:textId="03F5CDDA" w:rsidR="00675AE1" w:rsidRPr="00CC7635" w:rsidRDefault="00BA5A25" w:rsidP="00CC7635">
      <w:pPr>
        <w:ind w:left="508" w:right="558"/>
        <w:rPr>
          <w:rFonts w:ascii="ＭＳ Ｐゴシック" w:eastAsia="ＭＳ Ｐゴシック" w:hAnsi="ＭＳ Ｐゴシック" w:cstheme="majorBidi"/>
          <w:i/>
          <w:iCs/>
          <w:color w:val="0072C6" w:themeColor="accent1"/>
          <w:sz w:val="22"/>
          <w:szCs w:val="22"/>
        </w:rPr>
      </w:pPr>
      <w:commentRangeStart w:id="9"/>
      <w:r>
        <w:rPr>
          <w:rFonts w:ascii="ＭＳ Ｐゴシック" w:eastAsia="ＭＳ Ｐゴシック" w:hAnsi="ＭＳ Ｐゴシック" w:cstheme="majorBidi" w:hint="eastAsia"/>
          <w:i/>
          <w:iCs/>
          <w:color w:val="0072C6" w:themeColor="accent1"/>
          <w:sz w:val="22"/>
          <w:szCs w:val="22"/>
        </w:rPr>
        <w:t>本書</w:t>
      </w:r>
      <w:commentRangeEnd w:id="9"/>
      <w:r w:rsidR="00DB59A3">
        <w:rPr>
          <w:rStyle w:val="af5"/>
        </w:rPr>
        <w:commentReference w:id="9"/>
      </w:r>
      <w:r w:rsidR="00903825">
        <w:rPr>
          <w:rFonts w:ascii="ＭＳ Ｐゴシック" w:eastAsia="ＭＳ Ｐゴシック" w:hAnsi="ＭＳ Ｐゴシック" w:cstheme="majorBidi" w:hint="eastAsia"/>
          <w:i/>
          <w:iCs/>
          <w:color w:val="0072C6" w:themeColor="accent1"/>
          <w:sz w:val="22"/>
          <w:szCs w:val="22"/>
        </w:rPr>
        <w:t>は、企業の合併</w:t>
      </w:r>
      <w:r>
        <w:rPr>
          <w:rFonts w:ascii="ＭＳ Ｐゴシック" w:eastAsia="ＭＳ Ｐゴシック" w:hAnsi="ＭＳ Ｐゴシック" w:cstheme="majorBidi" w:hint="eastAsia"/>
          <w:i/>
          <w:iCs/>
          <w:color w:val="0072C6" w:themeColor="accent1"/>
          <w:sz w:val="22"/>
          <w:szCs w:val="22"/>
        </w:rPr>
        <w:t>・</w:t>
      </w:r>
      <w:r w:rsidR="00053C64">
        <w:rPr>
          <w:rFonts w:ascii="ＭＳ Ｐゴシック" w:eastAsia="ＭＳ Ｐゴシック" w:hAnsi="ＭＳ Ｐゴシック" w:cstheme="majorBidi" w:hint="eastAsia"/>
          <w:i/>
          <w:iCs/>
          <w:color w:val="0072C6" w:themeColor="accent1"/>
          <w:sz w:val="22"/>
          <w:szCs w:val="22"/>
        </w:rPr>
        <w:t>買収</w:t>
      </w:r>
      <w:r w:rsidR="00903825">
        <w:rPr>
          <w:rFonts w:ascii="ＭＳ Ｐゴシック" w:eastAsia="ＭＳ Ｐゴシック" w:hAnsi="ＭＳ Ｐゴシック" w:cstheme="majorBidi" w:hint="eastAsia"/>
          <w:i/>
          <w:iCs/>
          <w:color w:val="0072C6" w:themeColor="accent1"/>
          <w:sz w:val="22"/>
          <w:szCs w:val="22"/>
        </w:rPr>
        <w:t>（Ｍ＆Ａ）取引におけるオープンソース 監査の全体像および実践的ガイド</w:t>
      </w:r>
      <w:r w:rsidR="000176CD">
        <w:rPr>
          <w:rFonts w:ascii="ＭＳ Ｐゴシック" w:eastAsia="ＭＳ Ｐゴシック" w:hAnsi="ＭＳ Ｐゴシック" w:cstheme="majorBidi" w:hint="eastAsia"/>
          <w:i/>
          <w:iCs/>
          <w:color w:val="0072C6" w:themeColor="accent1"/>
          <w:sz w:val="22"/>
          <w:szCs w:val="22"/>
        </w:rPr>
        <w:t>を提供</w:t>
      </w:r>
      <w:r w:rsidR="00DB59A3">
        <w:rPr>
          <w:rFonts w:ascii="ＭＳ Ｐゴシック" w:eastAsia="ＭＳ Ｐゴシック" w:hAnsi="ＭＳ Ｐゴシック" w:cstheme="majorBidi" w:hint="eastAsia"/>
          <w:i/>
          <w:iCs/>
          <w:color w:val="0072C6" w:themeColor="accent1"/>
          <w:sz w:val="22"/>
          <w:szCs w:val="22"/>
        </w:rPr>
        <w:t>するものです</w:t>
      </w:r>
      <w:r w:rsidR="00903825">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sidR="004606ED">
        <w:rPr>
          <w:rFonts w:ascii="ＭＳ Ｐゴシック" w:eastAsia="ＭＳ Ｐゴシック" w:hAnsi="ＭＳ Ｐゴシック" w:cstheme="majorBidi" w:hint="eastAsia"/>
          <w:i/>
          <w:iCs/>
          <w:color w:val="0072C6" w:themeColor="accent1"/>
          <w:sz w:val="22"/>
          <w:szCs w:val="22"/>
        </w:rPr>
        <w:t>買収企業</w:t>
      </w:r>
      <w:r w:rsidR="00903825">
        <w:rPr>
          <w:rFonts w:ascii="ＭＳ Ｐゴシック" w:eastAsia="ＭＳ Ｐゴシック" w:hAnsi="ＭＳ Ｐゴシック" w:cstheme="majorBidi" w:hint="eastAsia"/>
          <w:i/>
          <w:iCs/>
          <w:color w:val="0072C6" w:themeColor="accent1"/>
          <w:sz w:val="22"/>
          <w:szCs w:val="22"/>
        </w:rPr>
        <w:t>、</w:t>
      </w:r>
      <w:r w:rsidR="004606ED">
        <w:rPr>
          <w:rFonts w:ascii="ＭＳ Ｐゴシック" w:eastAsia="ＭＳ Ｐゴシック" w:hAnsi="ＭＳ Ｐゴシック" w:cstheme="majorBidi" w:hint="eastAsia"/>
          <w:i/>
          <w:iCs/>
          <w:color w:val="0072C6" w:themeColor="accent1"/>
          <w:sz w:val="22"/>
          <w:szCs w:val="22"/>
        </w:rPr>
        <w:t>買収対象</w:t>
      </w:r>
      <w:r w:rsidR="000176CD">
        <w:rPr>
          <w:rFonts w:ascii="ＭＳ Ｐゴシック" w:eastAsia="ＭＳ Ｐゴシック" w:hAnsi="ＭＳ Ｐゴシック" w:cstheme="majorBidi" w:hint="eastAsia"/>
          <w:i/>
          <w:iCs/>
          <w:color w:val="0072C6" w:themeColor="accent1"/>
          <w:sz w:val="22"/>
          <w:szCs w:val="22"/>
        </w:rPr>
        <w:t>双方</w:t>
      </w:r>
      <w:r w:rsidR="00A679A6">
        <w:rPr>
          <w:rFonts w:ascii="ＭＳ Ｐゴシック" w:eastAsia="ＭＳ Ｐゴシック" w:hAnsi="ＭＳ Ｐゴシック" w:cstheme="majorBidi" w:hint="eastAsia"/>
          <w:i/>
          <w:iCs/>
          <w:color w:val="0072C6" w:themeColor="accent1"/>
          <w:sz w:val="22"/>
          <w:szCs w:val="22"/>
        </w:rPr>
        <w:t>にお</w:t>
      </w:r>
      <w:r w:rsidR="000176CD">
        <w:rPr>
          <w:rFonts w:ascii="ＭＳ Ｐゴシック" w:eastAsia="ＭＳ Ｐゴシック" w:hAnsi="ＭＳ Ｐゴシック" w:cstheme="majorBidi" w:hint="eastAsia"/>
          <w:i/>
          <w:iCs/>
          <w:color w:val="0072C6" w:themeColor="accent1"/>
          <w:sz w:val="22"/>
          <w:szCs w:val="22"/>
        </w:rPr>
        <w:t>いて</w:t>
      </w:r>
      <w:r w:rsidR="00903825">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sidR="00903825">
        <w:rPr>
          <w:rFonts w:ascii="ＭＳ Ｐゴシック" w:eastAsia="ＭＳ Ｐゴシック" w:hAnsi="ＭＳ Ｐゴシック" w:cstheme="majorBidi" w:hint="eastAsia"/>
          <w:i/>
          <w:iCs/>
          <w:color w:val="0072C6" w:themeColor="accent1"/>
          <w:sz w:val="22"/>
          <w:szCs w:val="22"/>
        </w:rPr>
        <w:t>コンプライアンス</w:t>
      </w:r>
      <w:r w:rsidR="000176CD">
        <w:rPr>
          <w:rFonts w:ascii="ＭＳ Ｐゴシック" w:eastAsia="ＭＳ Ｐゴシック" w:hAnsi="ＭＳ Ｐゴシック" w:cstheme="majorBidi" w:hint="eastAsia"/>
          <w:i/>
          <w:iCs/>
          <w:color w:val="0072C6" w:themeColor="accent1"/>
          <w:sz w:val="22"/>
          <w:szCs w:val="22"/>
        </w:rPr>
        <w:t>への備え</w:t>
      </w:r>
      <w:r w:rsidR="00903825">
        <w:rPr>
          <w:rFonts w:ascii="ＭＳ Ｐゴシック" w:eastAsia="ＭＳ Ｐゴシック" w:hAnsi="ＭＳ Ｐゴシック" w:cstheme="majorBidi" w:hint="eastAsia"/>
          <w:i/>
          <w:iCs/>
          <w:color w:val="0072C6" w:themeColor="accent1"/>
          <w:sz w:val="22"/>
          <w:szCs w:val="22"/>
        </w:rPr>
        <w:t>を</w:t>
      </w:r>
      <w:r w:rsidR="00BF139D">
        <w:rPr>
          <w:rFonts w:ascii="ＭＳ Ｐゴシック" w:eastAsia="ＭＳ Ｐゴシック" w:hAnsi="ＭＳ Ｐゴシック" w:cstheme="majorBidi" w:hint="eastAsia"/>
          <w:i/>
          <w:iCs/>
          <w:color w:val="0072C6" w:themeColor="accent1"/>
          <w:sz w:val="22"/>
          <w:szCs w:val="22"/>
        </w:rPr>
        <w:t>強化</w:t>
      </w:r>
      <w:r w:rsidR="00A679A6">
        <w:rPr>
          <w:rFonts w:ascii="ＭＳ Ｐゴシック" w:eastAsia="ＭＳ Ｐゴシック" w:hAnsi="ＭＳ Ｐゴシック" w:cstheme="majorBidi" w:hint="eastAsia"/>
          <w:i/>
          <w:iCs/>
          <w:color w:val="0072C6" w:themeColor="accent1"/>
          <w:sz w:val="22"/>
          <w:szCs w:val="22"/>
        </w:rPr>
        <w:t>していく上で</w:t>
      </w:r>
      <w:r w:rsidR="00903825">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sidR="00A679A6">
        <w:rPr>
          <w:rFonts w:ascii="ＭＳ Ｐゴシック" w:eastAsia="ＭＳ Ｐゴシック" w:hAnsi="ＭＳ Ｐゴシック" w:cstheme="majorBidi" w:hint="eastAsia"/>
          <w:i/>
          <w:iCs/>
          <w:color w:val="0072C6" w:themeColor="accent1"/>
          <w:sz w:val="22"/>
          <w:szCs w:val="22"/>
        </w:rPr>
        <w:t>基礎的</w:t>
      </w:r>
      <w:r w:rsidR="00903825">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w:t>
      </w:r>
      <w:r w:rsidR="00DB59A3">
        <w:rPr>
          <w:rFonts w:ascii="ＭＳ Ｐゴシック" w:eastAsia="ＭＳ Ｐゴシック" w:hAnsi="ＭＳ Ｐゴシック" w:cstheme="majorBidi" w:hint="eastAsia"/>
          <w:i/>
          <w:iCs/>
          <w:color w:val="0072C6" w:themeColor="accent1"/>
          <w:sz w:val="22"/>
          <w:szCs w:val="22"/>
        </w:rPr>
        <w:t>ていき</w:t>
      </w:r>
      <w:r w:rsidR="00CC7635">
        <w:rPr>
          <w:rFonts w:ascii="ＭＳ Ｐゴシック" w:eastAsia="ＭＳ Ｐゴシック" w:hAnsi="ＭＳ Ｐゴシック" w:cstheme="majorBidi" w:hint="eastAsia"/>
          <w:i/>
          <w:iCs/>
          <w:color w:val="0072C6" w:themeColor="accent1"/>
          <w:sz w:val="22"/>
          <w:szCs w:val="22"/>
        </w:rPr>
        <w:t>ます</w:t>
      </w:r>
      <w:r w:rsidR="00903825">
        <w:rPr>
          <w:rFonts w:ascii="ＭＳ Ｐゴシック" w:eastAsia="ＭＳ Ｐゴシック" w:hAnsi="ＭＳ Ｐゴシック" w:cstheme="majorBidi" w:hint="eastAsia"/>
          <w:i/>
          <w:iCs/>
          <w:color w:val="0072C6" w:themeColor="accent1"/>
          <w:sz w:val="22"/>
          <w:szCs w:val="22"/>
        </w:rPr>
        <w:t>。</w:t>
      </w:r>
      <w:bookmarkStart w:id="10"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10"/>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5F525AB5" w:rsidR="00111537" w:rsidRPr="00BA78CF" w:rsidRDefault="00107050" w:rsidP="00BA78CF">
      <w:pPr>
        <w:pStyle w:val="bodyIbrahim1"/>
        <w:spacing w:line="240" w:lineRule="exact"/>
        <w:rPr>
          <w:rFonts w:ascii="メイリオ" w:eastAsia="メイリオ" w:hAnsi="メイリオ" w:cs="メイリオ"/>
          <w:sz w:val="18"/>
          <w:szCs w:val="18"/>
          <w:lang w:eastAsia="ja-JP"/>
        </w:rPr>
      </w:pPr>
      <w:commentRangeStart w:id="11"/>
      <w:r w:rsidRPr="00107050">
        <w:rPr>
          <w:rFonts w:ascii="メイリオ" w:eastAsia="メイリオ" w:hAnsi="メイリオ" w:cs="メイリオ" w:hint="eastAsia"/>
          <w:sz w:val="18"/>
          <w:szCs w:val="18"/>
          <w:lang w:eastAsia="ja-JP"/>
        </w:rPr>
        <w:t>私たち</w:t>
      </w:r>
      <w:commentRangeEnd w:id="11"/>
      <w:r w:rsidR="00E60F2A">
        <w:rPr>
          <w:rStyle w:val="af5"/>
          <w:rFonts w:asciiTheme="minorHAnsi" w:eastAsia="ＭＳ 明朝" w:hAnsiTheme="minorHAnsi"/>
          <w:color w:val="7F7F7F" w:themeColor="text1" w:themeTint="80"/>
          <w:lang w:eastAsia="ja-JP"/>
        </w:rPr>
        <w:commentReference w:id="11"/>
      </w:r>
      <w:r w:rsidRPr="00107050">
        <w:rPr>
          <w:rFonts w:ascii="メイリオ" w:eastAsia="メイリオ" w:hAnsi="メイリオ" w:cs="メイリオ" w:hint="eastAsia"/>
          <w:sz w:val="18"/>
          <w:szCs w:val="18"/>
          <w:lang w:eastAsia="ja-JP"/>
        </w:rPr>
        <w:t>はソフトウェアによって「定義された」時代に生きています。日々私たちがしていることのすべては実質的に、何らかの方法で、ソフトウェアによって計画、具体化、分析され、そして管理されています。その大きなソフトウェアという傘の下でもオープンソース ソフトウェアは、最も重要なものでしょう。すべての産業で企業はオープンソース ソフトウェアからの恩恵を求め、それを使い、そこに参加し、そこへコントリビュートすることを競っています。その恩恵は、</w:t>
      </w:r>
      <w:r w:rsidR="00587CE8" w:rsidRPr="00107050">
        <w:rPr>
          <w:rFonts w:ascii="メイリオ" w:eastAsia="メイリオ" w:hAnsi="メイリオ" w:cs="メイリオ" w:hint="eastAsia"/>
          <w:sz w:val="18"/>
          <w:szCs w:val="18"/>
          <w:lang w:eastAsia="ja-JP"/>
        </w:rPr>
        <w:t>社外エンジニアリング リソース</w:t>
      </w:r>
      <w:r w:rsidR="00587CE8">
        <w:rPr>
          <w:rFonts w:ascii="メイリオ" w:eastAsia="メイリオ" w:hAnsi="メイリオ" w:cs="メイリオ" w:hint="eastAsia"/>
          <w:sz w:val="18"/>
          <w:szCs w:val="18"/>
          <w:lang w:eastAsia="ja-JP"/>
        </w:rPr>
        <w:t>を有効活用することによ</w:t>
      </w:r>
      <w:r w:rsidR="0025103C">
        <w:rPr>
          <w:rFonts w:ascii="メイリオ" w:eastAsia="メイリオ" w:hAnsi="メイリオ" w:cs="メイリオ" w:hint="eastAsia"/>
          <w:sz w:val="18"/>
          <w:szCs w:val="18"/>
          <w:lang w:eastAsia="ja-JP"/>
        </w:rPr>
        <w:t>る</w:t>
      </w:r>
      <w:r w:rsidRPr="00107050">
        <w:rPr>
          <w:rFonts w:ascii="メイリオ" w:eastAsia="メイリオ" w:hAnsi="メイリオ" w:cs="メイリオ" w:hint="eastAsia"/>
          <w:sz w:val="18"/>
          <w:szCs w:val="18"/>
          <w:lang w:eastAsia="ja-JP"/>
        </w:rPr>
        <w:t>Time to Market</w:t>
      </w:r>
      <w:r w:rsidR="0025103C">
        <w:rPr>
          <w:rFonts w:ascii="メイリオ" w:eastAsia="メイリオ" w:hAnsi="メイリオ" w:cs="メイリオ" w:hint="eastAsia"/>
          <w:sz w:val="18"/>
          <w:szCs w:val="18"/>
          <w:lang w:eastAsia="ja-JP"/>
        </w:rPr>
        <w:t>の短縮から、</w:t>
      </w:r>
      <w:r w:rsidRPr="00107050">
        <w:rPr>
          <w:rFonts w:ascii="メイリオ" w:eastAsia="メイリオ" w:hAnsi="メイリオ" w:cs="メイリオ" w:hint="eastAsia"/>
          <w:sz w:val="18"/>
          <w:szCs w:val="18"/>
          <w:lang w:eastAsia="ja-JP"/>
        </w:rPr>
        <w:t>イノベーション</w:t>
      </w:r>
      <w:r w:rsidR="0025103C">
        <w:rPr>
          <w:rFonts w:ascii="メイリオ" w:eastAsia="メイリオ" w:hAnsi="メイリオ" w:cs="メイリオ" w:hint="eastAsia"/>
          <w:sz w:val="18"/>
          <w:szCs w:val="18"/>
          <w:lang w:eastAsia="ja-JP"/>
        </w:rPr>
        <w:t>の加速や</w:t>
      </w:r>
      <w:r w:rsidRPr="00107050">
        <w:rPr>
          <w:rFonts w:ascii="メイリオ" w:eastAsia="メイリオ" w:hAnsi="メイリオ" w:cs="メイリオ" w:hint="eastAsia"/>
          <w:sz w:val="18"/>
          <w:szCs w:val="18"/>
          <w:lang w:eastAsia="ja-JP"/>
        </w:rPr>
        <w:t>価値差異化への集中</w:t>
      </w:r>
      <w:r w:rsidR="0025103C">
        <w:rPr>
          <w:rFonts w:ascii="メイリオ" w:eastAsia="メイリオ" w:hAnsi="メイリオ" w:cs="メイリオ" w:hint="eastAsia"/>
          <w:sz w:val="18"/>
          <w:szCs w:val="18"/>
          <w:lang w:eastAsia="ja-JP"/>
        </w:rPr>
        <w:t>を可能とする能力の獲得まで、多岐に亘っているのです。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2FE14274" w:rsidR="006B6DE7" w:rsidRPr="00BA78CF" w:rsidRDefault="00107050" w:rsidP="00BA78CF">
      <w:pPr>
        <w:pStyle w:val="bodyIbrahim1"/>
        <w:spacing w:line="240" w:lineRule="exact"/>
        <w:rPr>
          <w:rFonts w:ascii="メイリオ" w:eastAsia="メイリオ" w:hAnsi="メイリオ" w:cs="メイリオ"/>
          <w:sz w:val="18"/>
          <w:szCs w:val="18"/>
          <w:lang w:eastAsia="ja-JP"/>
        </w:rPr>
      </w:pPr>
      <w:commentRangeStart w:id="12"/>
      <w:r w:rsidRPr="00107050">
        <w:rPr>
          <w:rFonts w:ascii="メイリオ" w:eastAsia="メイリオ" w:hAnsi="メイリオ" w:cs="メイリオ" w:hint="eastAsia"/>
          <w:sz w:val="18"/>
          <w:szCs w:val="18"/>
          <w:lang w:eastAsia="ja-JP"/>
        </w:rPr>
        <w:t>「</w:t>
      </w:r>
      <w:commentRangeEnd w:id="12"/>
      <w:r w:rsidR="00AA3825">
        <w:rPr>
          <w:rStyle w:val="af5"/>
          <w:rFonts w:asciiTheme="minorHAnsi" w:eastAsia="ＭＳ 明朝" w:hAnsiTheme="minorHAnsi"/>
          <w:color w:val="7F7F7F" w:themeColor="text1" w:themeTint="80"/>
          <w:lang w:eastAsia="ja-JP"/>
        </w:rPr>
        <w:commentReference w:id="12"/>
      </w:r>
      <w:r w:rsidRPr="00107050">
        <w:rPr>
          <w:rFonts w:ascii="メイリオ" w:eastAsia="メイリオ" w:hAnsi="メイリオ" w:cs="メイリオ" w:hint="eastAsia"/>
          <w:sz w:val="18"/>
          <w:szCs w:val="18"/>
          <w:lang w:eastAsia="ja-JP"/>
        </w:rPr>
        <w:t>オープンソースが ソフトウェアの世界を食べている（Open Source is Eating the Software World）」といわれる話は、企業の</w:t>
      </w:r>
      <w:r w:rsidR="00053C64">
        <w:rPr>
          <w:rFonts w:ascii="メイリオ" w:eastAsia="メイリオ" w:hAnsi="メイリオ" w:cs="メイリオ" w:hint="eastAsia"/>
          <w:sz w:val="18"/>
          <w:szCs w:val="18"/>
          <w:lang w:eastAsia="ja-JP"/>
        </w:rPr>
        <w:t>合併</w:t>
      </w:r>
      <w:r w:rsidR="0025103C">
        <w:rPr>
          <w:rFonts w:ascii="メイリオ" w:eastAsia="メイリオ" w:hAnsi="メイリオ" w:cs="メイリオ" w:hint="eastAsia"/>
          <w:sz w:val="18"/>
          <w:szCs w:val="18"/>
          <w:lang w:eastAsia="ja-JP"/>
        </w:rPr>
        <w:t>・</w:t>
      </w:r>
      <w:r w:rsidR="00053C64">
        <w:rPr>
          <w:rFonts w:ascii="メイリオ" w:eastAsia="メイリオ" w:hAnsi="メイリオ" w:cs="メイリオ" w:hint="eastAsia"/>
          <w:sz w:val="18"/>
          <w:szCs w:val="18"/>
          <w:lang w:eastAsia="ja-JP"/>
        </w:rPr>
        <w:t>買収</w:t>
      </w:r>
      <w:r w:rsidRPr="00107050">
        <w:rPr>
          <w:rFonts w:ascii="メイリオ" w:eastAsia="メイリオ" w:hAnsi="メイリオ" w:cs="メイリオ" w:hint="eastAsia"/>
          <w:sz w:val="18"/>
          <w:szCs w:val="18"/>
          <w:lang w:eastAsia="ja-JP"/>
        </w:rPr>
        <w:t>取引にも当てはまります。テクノロジー企業の買収はどんなものであれ、何らかの形でソフトウェアに関係してくるからです。買収</w:t>
      </w:r>
      <w:r w:rsidR="00053C64">
        <w:rPr>
          <w:rFonts w:ascii="メイリオ" w:eastAsia="メイリオ" w:hAnsi="メイリオ" w:cs="メイリオ" w:hint="eastAsia"/>
          <w:sz w:val="18"/>
          <w:szCs w:val="18"/>
          <w:lang w:eastAsia="ja-JP"/>
        </w:rPr>
        <w:t>企業</w:t>
      </w:r>
      <w:r w:rsidRPr="00107050">
        <w:rPr>
          <w:rFonts w:ascii="メイリオ" w:eastAsia="メイリオ" w:hAnsi="メイリオ" w:cs="メイリオ" w:hint="eastAsia"/>
          <w:sz w:val="18"/>
          <w:szCs w:val="18"/>
          <w:lang w:eastAsia="ja-JP"/>
        </w:rPr>
        <w:t>が買収対象</w:t>
      </w:r>
      <w:r w:rsidR="00B61F83">
        <w:rPr>
          <w:rFonts w:ascii="メイリオ" w:eastAsia="メイリオ" w:hAnsi="メイリオ" w:cs="メイリオ" w:hint="eastAsia"/>
          <w:sz w:val="18"/>
          <w:szCs w:val="18"/>
          <w:lang w:eastAsia="ja-JP"/>
        </w:rPr>
        <w:t>企業</w:t>
      </w:r>
      <w:r w:rsidRPr="00107050">
        <w:rPr>
          <w:rFonts w:ascii="メイリオ" w:eastAsia="メイリオ" w:hAnsi="メイリオ" w:cs="メイリオ" w:hint="eastAsia"/>
          <w:sz w:val="18"/>
          <w:szCs w:val="18"/>
          <w:lang w:eastAsia="ja-JP"/>
        </w:rPr>
        <w:t>のソフトウェアやコンプライアンスプロセスに対し包括的レビューを行う、ソフトウェア デューデリジェンス（適正評価）のプロセスは、合併</w:t>
      </w:r>
      <w:r w:rsidR="0025103C">
        <w:rPr>
          <w:rFonts w:ascii="メイリオ" w:eastAsia="メイリオ" w:hAnsi="メイリオ" w:cs="メイリオ" w:hint="eastAsia"/>
          <w:sz w:val="18"/>
          <w:szCs w:val="18"/>
          <w:lang w:eastAsia="ja-JP"/>
        </w:rPr>
        <w:t>・</w:t>
      </w:r>
      <w:r w:rsidR="00B61F83">
        <w:rPr>
          <w:rFonts w:ascii="メイリオ" w:eastAsia="メイリオ" w:hAnsi="メイリオ" w:cs="メイリオ" w:hint="eastAsia"/>
          <w:sz w:val="18"/>
          <w:szCs w:val="18"/>
          <w:lang w:eastAsia="ja-JP"/>
        </w:rPr>
        <w:t>買収</w:t>
      </w:r>
      <w:r w:rsidRPr="00107050">
        <w:rPr>
          <w:rFonts w:ascii="メイリオ" w:eastAsia="メイリオ" w:hAnsi="メイリオ" w:cs="メイリオ" w:hint="eastAsia"/>
          <w:sz w:val="18"/>
          <w:szCs w:val="18"/>
          <w:lang w:eastAsia="ja-JP"/>
        </w:rPr>
        <w:t>において標準的なものになってきています。こういったプロセス</w:t>
      </w:r>
      <w:r w:rsidR="00AA3825">
        <w:rPr>
          <w:rFonts w:ascii="メイリオ" w:eastAsia="メイリオ" w:hAnsi="メイリオ" w:cs="メイリオ" w:hint="eastAsia"/>
          <w:sz w:val="18"/>
          <w:szCs w:val="18"/>
          <w:lang w:eastAsia="ja-JP"/>
        </w:rPr>
        <w:t>で</w:t>
      </w:r>
      <w:r w:rsidR="00B61F83">
        <w:rPr>
          <w:rFonts w:ascii="メイリオ" w:eastAsia="メイリオ" w:hAnsi="メイリオ" w:cs="メイリオ" w:hint="eastAsia"/>
          <w:sz w:val="18"/>
          <w:szCs w:val="18"/>
          <w:lang w:eastAsia="ja-JP"/>
        </w:rPr>
        <w:t>出くわす</w:t>
      </w:r>
      <w:r w:rsidR="00B61F83" w:rsidRPr="00107050">
        <w:rPr>
          <w:rFonts w:ascii="メイリオ" w:eastAsia="メイリオ" w:hAnsi="メイリオ" w:cs="メイリオ" w:hint="eastAsia"/>
          <w:sz w:val="18"/>
          <w:szCs w:val="18"/>
          <w:lang w:eastAsia="ja-JP"/>
        </w:rPr>
        <w:t>ことが</w:t>
      </w:r>
      <w:r w:rsidR="00B61F83">
        <w:rPr>
          <w:rFonts w:ascii="メイリオ" w:eastAsia="メイリオ" w:hAnsi="メイリオ" w:cs="メイリオ" w:hint="eastAsia"/>
          <w:sz w:val="18"/>
          <w:szCs w:val="18"/>
          <w:lang w:eastAsia="ja-JP"/>
        </w:rPr>
        <w:t>ごく</w:t>
      </w:r>
      <w:r w:rsidR="00AD5BA4">
        <w:rPr>
          <w:rFonts w:ascii="メイリオ" w:eastAsia="メイリオ" w:hAnsi="メイリオ" w:cs="メイリオ" w:hint="eastAsia"/>
          <w:sz w:val="18"/>
          <w:szCs w:val="18"/>
          <w:lang w:eastAsia="ja-JP"/>
        </w:rPr>
        <w:t>一般的</w:t>
      </w:r>
      <w:r w:rsidR="00B23DF7">
        <w:rPr>
          <w:rFonts w:ascii="メイリオ" w:eastAsia="メイリオ" w:hAnsi="メイリオ" w:cs="メイリオ" w:hint="eastAsia"/>
          <w:sz w:val="18"/>
          <w:szCs w:val="18"/>
          <w:lang w:eastAsia="ja-JP"/>
        </w:rPr>
        <w:t>になってきている</w:t>
      </w:r>
      <w:r w:rsidR="00B23DF7" w:rsidRPr="00107050">
        <w:rPr>
          <w:rFonts w:ascii="メイリオ" w:eastAsia="メイリオ" w:hAnsi="メイリオ" w:cs="メイリオ" w:hint="eastAsia"/>
          <w:sz w:val="18"/>
          <w:szCs w:val="18"/>
          <w:lang w:eastAsia="ja-JP"/>
        </w:rPr>
        <w:t>オープンソース ソフトウェア</w:t>
      </w:r>
      <w:r w:rsidR="00B23DF7">
        <w:rPr>
          <w:rFonts w:ascii="メイリオ" w:eastAsia="メイリオ" w:hAnsi="メイリオ" w:cs="メイリオ" w:hint="eastAsia"/>
          <w:sz w:val="18"/>
          <w:szCs w:val="18"/>
          <w:lang w:eastAsia="ja-JP"/>
        </w:rPr>
        <w:t>には、</w:t>
      </w:r>
      <w:r w:rsidRPr="00107050">
        <w:rPr>
          <w:rFonts w:ascii="メイリオ" w:eastAsia="メイリオ" w:hAnsi="メイリオ" w:cs="メイリオ" w:hint="eastAsia"/>
          <w:sz w:val="18"/>
          <w:szCs w:val="18"/>
          <w:lang w:eastAsia="ja-JP"/>
        </w:rPr>
        <w:t>プロプライエタリ ソフトウェアとは異なる検証課題</w:t>
      </w:r>
      <w:r w:rsidR="00B61F83">
        <w:rPr>
          <w:rFonts w:ascii="メイリオ" w:eastAsia="メイリオ" w:hAnsi="メイリオ" w:cs="メイリオ" w:hint="eastAsia"/>
          <w:sz w:val="18"/>
          <w:szCs w:val="18"/>
          <w:lang w:eastAsia="ja-JP"/>
        </w:rPr>
        <w:t>が</w:t>
      </w:r>
      <w:r w:rsidRPr="00107050">
        <w:rPr>
          <w:rFonts w:ascii="メイリオ" w:eastAsia="メイリオ" w:hAnsi="メイリオ" w:cs="メイリオ" w:hint="eastAsia"/>
          <w:sz w:val="18"/>
          <w:szCs w:val="18"/>
          <w:lang w:eastAsia="ja-JP"/>
        </w:rPr>
        <w:t>あるのです。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76740F8E" w:rsidR="006B6DE7" w:rsidRPr="00BA78CF" w:rsidRDefault="00107050" w:rsidP="00BA78CF">
      <w:pPr>
        <w:pStyle w:val="bodyIbrahim1"/>
        <w:spacing w:line="240" w:lineRule="exact"/>
        <w:rPr>
          <w:rFonts w:ascii="メイリオ" w:eastAsia="メイリオ" w:hAnsi="メイリオ" w:cs="メイリオ"/>
          <w:sz w:val="18"/>
          <w:szCs w:val="18"/>
          <w:lang w:eastAsia="ja-JP"/>
        </w:rPr>
      </w:pPr>
      <w:commentRangeStart w:id="13"/>
      <w:r w:rsidRPr="00107050">
        <w:rPr>
          <w:rFonts w:ascii="メイリオ" w:eastAsia="メイリオ" w:hAnsi="メイリオ" w:cs="メイリオ" w:hint="eastAsia"/>
          <w:sz w:val="18"/>
          <w:szCs w:val="18"/>
          <w:lang w:eastAsia="ja-JP"/>
        </w:rPr>
        <w:t>本</w:t>
      </w:r>
      <w:commentRangeEnd w:id="13"/>
      <w:r w:rsidR="00B23DF7">
        <w:rPr>
          <w:rStyle w:val="af5"/>
          <w:rFonts w:asciiTheme="minorHAnsi" w:eastAsia="ＭＳ 明朝" w:hAnsiTheme="minorHAnsi"/>
          <w:color w:val="7F7F7F" w:themeColor="text1" w:themeTint="80"/>
          <w:lang w:eastAsia="ja-JP"/>
        </w:rPr>
        <w:commentReference w:id="13"/>
      </w:r>
      <w:r w:rsidRPr="00107050">
        <w:rPr>
          <w:rFonts w:ascii="メイリオ" w:eastAsia="メイリオ" w:hAnsi="メイリオ" w:cs="メイリオ" w:hint="eastAsia"/>
          <w:sz w:val="18"/>
          <w:szCs w:val="18"/>
          <w:lang w:eastAsia="ja-JP"/>
        </w:rPr>
        <w:t>書では、M&amp;A取引におけるオープンソース ソフトウェアの監査</w:t>
      </w:r>
      <w:r w:rsidR="009B0448">
        <w:rPr>
          <w:rFonts w:ascii="メイリオ" w:eastAsia="メイリオ" w:hAnsi="メイリオ" w:cs="メイリオ" w:hint="eastAsia"/>
          <w:sz w:val="18"/>
          <w:szCs w:val="18"/>
          <w:lang w:eastAsia="ja-JP"/>
        </w:rPr>
        <w:t>プロセスの</w:t>
      </w:r>
      <w:r w:rsidR="00B23DF7">
        <w:rPr>
          <w:rFonts w:ascii="メイリオ" w:eastAsia="メイリオ" w:hAnsi="メイリオ" w:cs="メイリオ" w:hint="eastAsia"/>
          <w:sz w:val="18"/>
          <w:szCs w:val="18"/>
          <w:lang w:eastAsia="ja-JP"/>
        </w:rPr>
        <w:t>全体像</w:t>
      </w:r>
      <w:r w:rsidRPr="00107050">
        <w:rPr>
          <w:rFonts w:ascii="メイリオ" w:eastAsia="メイリオ" w:hAnsi="メイリオ" w:cs="メイリオ" w:hint="eastAsia"/>
          <w:sz w:val="18"/>
          <w:szCs w:val="18"/>
          <w:lang w:eastAsia="ja-JP"/>
        </w:rPr>
        <w:t>について触れていきます。このプロセスを実施していくなかで企業が得られる（技術面、</w:t>
      </w:r>
      <w:r w:rsidR="009B0448">
        <w:rPr>
          <w:rFonts w:ascii="メイリオ" w:eastAsia="メイリオ" w:hAnsi="メイリオ" w:cs="メイリオ" w:hint="eastAsia"/>
          <w:sz w:val="18"/>
          <w:szCs w:val="18"/>
          <w:lang w:eastAsia="ja-JP"/>
        </w:rPr>
        <w:t>法務</w:t>
      </w:r>
      <w:r w:rsidRPr="00107050">
        <w:rPr>
          <w:rFonts w:ascii="メイリオ" w:eastAsia="メイリオ" w:hAnsi="メイリオ" w:cs="メイリオ" w:hint="eastAsia"/>
          <w:sz w:val="18"/>
          <w:szCs w:val="18"/>
          <w:lang w:eastAsia="ja-JP"/>
        </w:rPr>
        <w:t>面、ビジネス面といった）各種洞察については、本書に続く形で公開できればと思います。</w:t>
      </w:r>
    </w:p>
    <w:p w14:paraId="326028CA" w14:textId="409E3514" w:rsidR="00597D3F" w:rsidRPr="002C4D0C" w:rsidRDefault="00BF7C96" w:rsidP="004A494D">
      <w:pPr>
        <w:pStyle w:val="HeadingIbrahim1"/>
      </w:pPr>
      <w:bookmarkStart w:id="14"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14"/>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3BE3022B" w:rsidR="008403C6" w:rsidRPr="008403C6" w:rsidRDefault="00107050" w:rsidP="008403C6">
      <w:pPr>
        <w:pStyle w:val="bodyIbrahim1"/>
        <w:spacing w:line="240" w:lineRule="exact"/>
        <w:rPr>
          <w:rFonts w:ascii="メイリオ" w:eastAsia="メイリオ" w:hAnsi="メイリオ" w:cs="メイリオ"/>
          <w:sz w:val="18"/>
          <w:szCs w:val="18"/>
          <w:lang w:eastAsia="ja-JP"/>
        </w:rPr>
      </w:pPr>
      <w:commentRangeStart w:id="15"/>
      <w:r w:rsidRPr="00107050">
        <w:rPr>
          <w:rFonts w:ascii="メイリオ" w:eastAsia="メイリオ" w:hAnsi="メイリオ" w:cs="メイリオ" w:hint="eastAsia"/>
          <w:sz w:val="18"/>
          <w:szCs w:val="18"/>
          <w:lang w:eastAsia="ja-JP"/>
        </w:rPr>
        <w:t>オ</w:t>
      </w:r>
      <w:commentRangeEnd w:id="15"/>
      <w:r w:rsidR="00B23DF7">
        <w:rPr>
          <w:rStyle w:val="af5"/>
          <w:rFonts w:asciiTheme="minorHAnsi" w:eastAsia="ＭＳ 明朝" w:hAnsiTheme="minorHAnsi"/>
          <w:color w:val="7F7F7F" w:themeColor="text1" w:themeTint="80"/>
          <w:lang w:eastAsia="ja-JP"/>
        </w:rPr>
        <w:commentReference w:id="15"/>
      </w:r>
      <w:r w:rsidRPr="00107050">
        <w:rPr>
          <w:rFonts w:ascii="メイリオ" w:eastAsia="メイリオ" w:hAnsi="メイリオ" w:cs="メイリオ" w:hint="eastAsia"/>
          <w:sz w:val="18"/>
          <w:szCs w:val="18"/>
          <w:lang w:eastAsia="ja-JP"/>
        </w:rPr>
        <w:t>ープンソースのデューデリジェンス</w:t>
      </w:r>
      <w:r w:rsidR="00B23DF7">
        <w:rPr>
          <w:rFonts w:ascii="メイリオ" w:eastAsia="メイリオ" w:hAnsi="メイリオ" w:cs="メイリオ" w:hint="eastAsia"/>
          <w:sz w:val="18"/>
          <w:szCs w:val="18"/>
          <w:lang w:eastAsia="ja-JP"/>
        </w:rPr>
        <w:t>（精査）</w:t>
      </w:r>
      <w:r w:rsidRPr="00107050">
        <w:rPr>
          <w:rFonts w:ascii="メイリオ" w:eastAsia="メイリオ" w:hAnsi="メイリオ" w:cs="メイリオ" w:hint="eastAsia"/>
          <w:sz w:val="18"/>
          <w:szCs w:val="18"/>
          <w:lang w:eastAsia="ja-JP"/>
        </w:rPr>
        <w:t>の話に入る前に、</w:t>
      </w:r>
      <w:r w:rsidR="004606ED">
        <w:rPr>
          <w:rFonts w:ascii="メイリオ" w:eastAsia="メイリオ" w:hAnsi="メイリオ" w:cs="メイリオ" w:hint="eastAsia"/>
          <w:sz w:val="18"/>
          <w:szCs w:val="18"/>
          <w:lang w:eastAsia="ja-JP"/>
        </w:rPr>
        <w:t>買収対象</w:t>
      </w:r>
      <w:r w:rsidRPr="00107050">
        <w:rPr>
          <w:rFonts w:ascii="メイリオ" w:eastAsia="メイリオ" w:hAnsi="メイリオ" w:cs="メイリオ" w:hint="eastAsia"/>
          <w:sz w:val="18"/>
          <w:szCs w:val="18"/>
          <w:lang w:eastAsia="ja-JP"/>
        </w:rPr>
        <w:t>の開発プロセスでオープンソース ソフトウェアが</w:t>
      </w:r>
      <w:r w:rsidR="00C30421">
        <w:rPr>
          <w:rFonts w:ascii="メイリオ" w:eastAsia="メイリオ" w:hAnsi="メイリオ" w:cs="メイリオ" w:hint="eastAsia"/>
          <w:sz w:val="18"/>
          <w:szCs w:val="18"/>
          <w:lang w:eastAsia="ja-JP"/>
        </w:rPr>
        <w:t>取り</w:t>
      </w:r>
      <w:r w:rsidRPr="00107050">
        <w:rPr>
          <w:rFonts w:ascii="メイリオ" w:eastAsia="メイリオ" w:hAnsi="メイリオ" w:cs="メイリオ" w:hint="eastAsia"/>
          <w:sz w:val="18"/>
          <w:szCs w:val="18"/>
          <w:lang w:eastAsia="ja-JP"/>
        </w:rPr>
        <w:t>込まれうるさまざまな</w:t>
      </w:r>
      <w:r w:rsidR="009B0448">
        <w:rPr>
          <w:rFonts w:ascii="メイリオ" w:eastAsia="メイリオ" w:hAnsi="メイリオ" w:cs="メイリオ" w:hint="eastAsia"/>
          <w:sz w:val="18"/>
          <w:szCs w:val="18"/>
          <w:lang w:eastAsia="ja-JP"/>
        </w:rPr>
        <w:t>局面</w:t>
      </w:r>
      <w:r w:rsidRPr="00107050">
        <w:rPr>
          <w:rFonts w:ascii="メイリオ" w:eastAsia="メイリオ" w:hAnsi="メイリオ" w:cs="メイリオ" w:hint="eastAsia"/>
          <w:sz w:val="18"/>
          <w:szCs w:val="18"/>
          <w:lang w:eastAsia="ja-JP"/>
        </w:rPr>
        <w:t>を理解することが</w:t>
      </w:r>
      <w:r w:rsidR="002801A1">
        <w:rPr>
          <w:rFonts w:ascii="メイリオ" w:eastAsia="メイリオ" w:hAnsi="メイリオ" w:cs="メイリオ" w:hint="eastAsia"/>
          <w:sz w:val="18"/>
          <w:szCs w:val="18"/>
          <w:lang w:eastAsia="ja-JP"/>
        </w:rPr>
        <w:t>有益です</w:t>
      </w:r>
      <w:r w:rsidRPr="00107050">
        <w:rPr>
          <w:rFonts w:ascii="メイリオ" w:eastAsia="メイリオ" w:hAnsi="メイリオ" w:cs="メイリオ" w:hint="eastAsia"/>
          <w:sz w:val="18"/>
          <w:szCs w:val="18"/>
          <w:lang w:eastAsia="ja-JP"/>
        </w:rPr>
        <w:t>。このことは、企業が意識的に、もしくは無意識に自社ソースコード ベースにオープンソース ソフトウェアを組み入れるシチュエーション</w:t>
      </w:r>
      <w:r w:rsidR="009B0448">
        <w:rPr>
          <w:rFonts w:ascii="メイリオ" w:eastAsia="メイリオ" w:hAnsi="メイリオ" w:cs="メイリオ" w:hint="eastAsia"/>
          <w:sz w:val="18"/>
          <w:szCs w:val="18"/>
          <w:lang w:eastAsia="ja-JP"/>
        </w:rPr>
        <w:t>にも</w:t>
      </w:r>
      <w:r w:rsidRPr="00107050">
        <w:rPr>
          <w:rFonts w:ascii="メイリオ" w:eastAsia="メイリオ" w:hAnsi="メイリオ" w:cs="メイリオ" w:hint="eastAsia"/>
          <w:sz w:val="18"/>
          <w:szCs w:val="18"/>
          <w:lang w:eastAsia="ja-JP"/>
        </w:rPr>
        <w:t>当てはまります。交通違反キップを切られ</w:t>
      </w:r>
      <w:r w:rsidR="009B0448">
        <w:rPr>
          <w:rFonts w:ascii="メイリオ" w:eastAsia="メイリオ" w:hAnsi="メイリオ" w:cs="メイリオ" w:hint="eastAsia"/>
          <w:sz w:val="18"/>
          <w:szCs w:val="18"/>
          <w:lang w:eastAsia="ja-JP"/>
        </w:rPr>
        <w:t>た際に</w:t>
      </w:r>
      <w:r w:rsidRPr="00107050">
        <w:rPr>
          <w:rFonts w:ascii="メイリオ" w:eastAsia="メイリオ" w:hAnsi="メイリオ" w:cs="メイリオ" w:hint="eastAsia"/>
          <w:sz w:val="18"/>
          <w:szCs w:val="18"/>
          <w:lang w:eastAsia="ja-JP"/>
        </w:rPr>
        <w:t>、自らの義務を知らなかったといっても言い訳にはなりません。これと同じように</w:t>
      </w:r>
      <w:r w:rsidR="00BC2BB1">
        <w:rPr>
          <w:rFonts w:ascii="メイリオ" w:eastAsia="メイリオ" w:hAnsi="メイリオ" w:cs="メイリオ" w:hint="eastAsia"/>
          <w:sz w:val="18"/>
          <w:szCs w:val="18"/>
          <w:lang w:eastAsia="ja-JP"/>
        </w:rPr>
        <w:t>、</w:t>
      </w:r>
      <w:r w:rsidRPr="00107050">
        <w:rPr>
          <w:rFonts w:ascii="メイリオ" w:eastAsia="メイリオ" w:hAnsi="メイリオ" w:cs="メイリオ" w:hint="eastAsia"/>
          <w:sz w:val="18"/>
          <w:szCs w:val="18"/>
          <w:lang w:eastAsia="ja-JP"/>
        </w:rPr>
        <w:t>複数の</w:t>
      </w:r>
      <w:r w:rsidR="00BC2BB1">
        <w:rPr>
          <w:rFonts w:ascii="メイリオ" w:eastAsia="メイリオ" w:hAnsi="メイリオ" w:cs="メイリオ" w:hint="eastAsia"/>
          <w:sz w:val="18"/>
          <w:szCs w:val="18"/>
          <w:lang w:eastAsia="ja-JP"/>
        </w:rPr>
        <w:t>提供元の</w:t>
      </w:r>
      <w:r w:rsidRPr="00107050">
        <w:rPr>
          <w:rFonts w:ascii="メイリオ" w:eastAsia="メイリオ" w:hAnsi="メイリオ" w:cs="メイリオ" w:hint="eastAsia"/>
          <w:sz w:val="18"/>
          <w:szCs w:val="18"/>
          <w:lang w:eastAsia="ja-JP"/>
        </w:rPr>
        <w:t>ソフトウェアが使用され</w:t>
      </w:r>
      <w:r w:rsidR="00BC2BB1">
        <w:rPr>
          <w:rFonts w:ascii="メイリオ" w:eastAsia="メイリオ" w:hAnsi="メイリオ" w:cs="メイリオ" w:hint="eastAsia"/>
          <w:sz w:val="18"/>
          <w:szCs w:val="18"/>
          <w:lang w:eastAsia="ja-JP"/>
        </w:rPr>
        <w:t>る可能性のある</w:t>
      </w:r>
      <w:r w:rsidRPr="00107050">
        <w:rPr>
          <w:rFonts w:ascii="メイリオ" w:eastAsia="メイリオ" w:hAnsi="メイリオ" w:cs="メイリオ" w:hint="eastAsia"/>
          <w:sz w:val="18"/>
          <w:szCs w:val="18"/>
          <w:lang w:eastAsia="ja-JP"/>
        </w:rPr>
        <w:t>さまざまな</w:t>
      </w:r>
      <w:r w:rsidR="00BC2BB1">
        <w:rPr>
          <w:rFonts w:ascii="メイリオ" w:eastAsia="メイリオ" w:hAnsi="メイリオ" w:cs="メイリオ" w:hint="eastAsia"/>
          <w:sz w:val="18"/>
          <w:szCs w:val="18"/>
          <w:lang w:eastAsia="ja-JP"/>
        </w:rPr>
        <w:t>局面</w:t>
      </w:r>
      <w:r w:rsidRPr="00107050">
        <w:rPr>
          <w:rFonts w:ascii="メイリオ" w:eastAsia="メイリオ" w:hAnsi="メイリオ" w:cs="メイリオ" w:hint="eastAsia"/>
          <w:sz w:val="18"/>
          <w:szCs w:val="18"/>
          <w:lang w:eastAsia="ja-JP"/>
        </w:rPr>
        <w:t>を理解しておくことは賢明なことなのです。</w:t>
      </w:r>
      <w:r w:rsidR="00BC2BB1">
        <w:rPr>
          <w:rFonts w:ascii="メイリオ" w:eastAsia="メイリオ" w:hAnsi="メイリオ" w:cs="メイリオ" w:hint="eastAsia"/>
          <w:sz w:val="18"/>
          <w:szCs w:val="18"/>
          <w:lang w:eastAsia="ja-JP"/>
        </w:rPr>
        <w:t>もっとも</w:t>
      </w:r>
      <w:r w:rsidR="00C30421">
        <w:rPr>
          <w:rFonts w:ascii="メイリオ" w:eastAsia="メイリオ" w:hAnsi="メイリオ" w:cs="メイリオ" w:hint="eastAsia"/>
          <w:sz w:val="18"/>
          <w:szCs w:val="18"/>
          <w:lang w:eastAsia="ja-JP"/>
        </w:rPr>
        <w:t>ありがちな</w:t>
      </w:r>
      <w:r w:rsidR="00BC2BB1">
        <w:rPr>
          <w:rFonts w:ascii="メイリオ" w:eastAsia="メイリオ" w:hAnsi="メイリオ" w:cs="メイリオ" w:hint="eastAsia"/>
          <w:sz w:val="18"/>
          <w:szCs w:val="18"/>
          <w:lang w:eastAsia="ja-JP"/>
        </w:rPr>
        <w:t>オープンソース ソフトウェア使用シナリオ</w:t>
      </w:r>
      <w:r w:rsidR="00027E2E">
        <w:rPr>
          <w:rFonts w:ascii="メイリオ" w:eastAsia="メイリオ" w:hAnsi="メイリオ" w:cs="メイリオ" w:hint="eastAsia"/>
          <w:sz w:val="18"/>
          <w:szCs w:val="18"/>
          <w:lang w:eastAsia="ja-JP"/>
        </w:rPr>
        <w:t>として</w:t>
      </w:r>
      <w:r w:rsidR="00BC2BB1">
        <w:rPr>
          <w:rFonts w:ascii="メイリオ" w:eastAsia="メイリオ" w:hAnsi="メイリオ" w:cs="メイリオ" w:hint="eastAsia"/>
          <w:sz w:val="18"/>
          <w:szCs w:val="18"/>
          <w:lang w:eastAsia="ja-JP"/>
        </w:rPr>
        <w:t>、</w:t>
      </w:r>
      <w:r w:rsidR="002801A1">
        <w:rPr>
          <w:rFonts w:ascii="メイリオ" w:eastAsia="メイリオ" w:hAnsi="メイリオ" w:cs="メイリオ" w:hint="eastAsia"/>
          <w:sz w:val="18"/>
          <w:szCs w:val="18"/>
          <w:lang w:eastAsia="ja-JP"/>
        </w:rPr>
        <w:t>取り</w:t>
      </w:r>
      <w:r w:rsidR="00BC2BB1">
        <w:rPr>
          <w:rFonts w:ascii="メイリオ" w:eastAsia="メイリオ" w:hAnsi="メイリオ" w:cs="メイリオ" w:hint="eastAsia"/>
          <w:sz w:val="18"/>
          <w:szCs w:val="18"/>
          <w:lang w:eastAsia="ja-JP"/>
        </w:rPr>
        <w:t>込み、リンク、および、改変</w:t>
      </w:r>
      <w:r w:rsidR="00027E2E">
        <w:rPr>
          <w:rFonts w:ascii="メイリオ" w:eastAsia="メイリオ" w:hAnsi="メイリオ" w:cs="メイリオ" w:hint="eastAsia"/>
          <w:sz w:val="18"/>
          <w:szCs w:val="18"/>
          <w:lang w:eastAsia="ja-JP"/>
        </w:rPr>
        <w:t>があります</w:t>
      </w:r>
      <w:r w:rsidR="00BC2BB1">
        <w:rPr>
          <w:rFonts w:ascii="メイリオ" w:eastAsia="メイリオ" w:hAnsi="メイリオ" w:cs="メイリオ" w:hint="eastAsia"/>
          <w:sz w:val="18"/>
          <w:szCs w:val="18"/>
          <w:lang w:eastAsia="ja-JP"/>
        </w:rPr>
        <w:t>。</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74BEBA38" w:rsidR="00C81F05" w:rsidRPr="004E2786" w:rsidRDefault="00107050" w:rsidP="00C81F05">
      <w:pPr>
        <w:pStyle w:val="bodyIbrahim1"/>
        <w:spacing w:line="240" w:lineRule="exact"/>
        <w:rPr>
          <w:rFonts w:ascii="メイリオ" w:eastAsia="メイリオ" w:hAnsi="メイリオ" w:cs="メイリオ"/>
          <w:sz w:val="18"/>
          <w:szCs w:val="18"/>
          <w:lang w:eastAsia="ja-JP"/>
        </w:rPr>
      </w:pPr>
      <w:commentRangeStart w:id="16"/>
      <w:r w:rsidRPr="00107050">
        <w:rPr>
          <w:rFonts w:ascii="メイリオ" w:eastAsia="メイリオ" w:hAnsi="メイリオ" w:cs="メイリオ" w:hint="eastAsia"/>
          <w:sz w:val="18"/>
          <w:szCs w:val="18"/>
          <w:lang w:eastAsia="ja-JP"/>
        </w:rPr>
        <w:t>オ</w:t>
      </w:r>
      <w:commentRangeEnd w:id="16"/>
      <w:r w:rsidR="00856D2B">
        <w:rPr>
          <w:rStyle w:val="af5"/>
          <w:rFonts w:asciiTheme="minorHAnsi" w:eastAsia="ＭＳ 明朝" w:hAnsiTheme="minorHAnsi"/>
          <w:color w:val="7F7F7F" w:themeColor="text1" w:themeTint="80"/>
          <w:lang w:eastAsia="ja-JP"/>
        </w:rPr>
        <w:commentReference w:id="16"/>
      </w:r>
      <w:r w:rsidRPr="00107050">
        <w:rPr>
          <w:rFonts w:ascii="メイリオ" w:eastAsia="メイリオ" w:hAnsi="メイリオ" w:cs="メイリオ" w:hint="eastAsia"/>
          <w:sz w:val="18"/>
          <w:szCs w:val="18"/>
          <w:lang w:eastAsia="ja-JP"/>
        </w:rPr>
        <w:t>ープンソースのコンポーネントに変更を加えることや、オープンソースのコードを</w:t>
      </w:r>
      <w:r w:rsidR="002801A1" w:rsidRPr="00107050">
        <w:rPr>
          <w:rFonts w:ascii="メイリオ" w:eastAsia="メイリオ" w:hAnsi="メイリオ" w:cs="メイリオ" w:hint="eastAsia"/>
          <w:sz w:val="18"/>
          <w:szCs w:val="18"/>
          <w:lang w:eastAsia="ja-JP"/>
        </w:rPr>
        <w:t>プロプライエタリ</w:t>
      </w:r>
      <w:r w:rsidR="002801A1">
        <w:rPr>
          <w:rFonts w:ascii="メイリオ" w:eastAsia="メイリオ" w:hAnsi="メイリオ" w:cs="メイリオ" w:hint="eastAsia"/>
          <w:sz w:val="18"/>
          <w:szCs w:val="18"/>
          <w:lang w:eastAsia="ja-JP"/>
        </w:rPr>
        <w:t xml:space="preserve"> </w:t>
      </w:r>
      <w:r w:rsidR="002801A1" w:rsidRPr="00107050">
        <w:rPr>
          <w:rFonts w:ascii="メイリオ" w:eastAsia="メイリオ" w:hAnsi="メイリオ" w:cs="メイリオ" w:hint="eastAsia"/>
          <w:sz w:val="18"/>
          <w:szCs w:val="18"/>
          <w:lang w:eastAsia="ja-JP"/>
        </w:rPr>
        <w:t>コード</w:t>
      </w:r>
      <w:r w:rsidR="002801A1">
        <w:rPr>
          <w:rFonts w:ascii="メイリオ" w:eastAsia="メイリオ" w:hAnsi="メイリオ" w:cs="メイリオ" w:hint="eastAsia"/>
          <w:sz w:val="18"/>
          <w:szCs w:val="18"/>
          <w:lang w:eastAsia="ja-JP"/>
        </w:rPr>
        <w:t>や</w:t>
      </w:r>
      <w:r w:rsidRPr="00107050">
        <w:rPr>
          <w:rFonts w:ascii="メイリオ" w:eastAsia="メイリオ" w:hAnsi="メイリオ" w:cs="メイリオ" w:hint="eastAsia"/>
          <w:sz w:val="18"/>
          <w:szCs w:val="18"/>
          <w:lang w:eastAsia="ja-JP"/>
        </w:rPr>
        <w:t>サード パーティ</w:t>
      </w:r>
      <w:r w:rsidR="002801A1">
        <w:rPr>
          <w:rFonts w:ascii="メイリオ" w:eastAsia="メイリオ" w:hAnsi="メイリオ" w:cs="メイリオ" w:hint="eastAsia"/>
          <w:sz w:val="18"/>
          <w:szCs w:val="18"/>
          <w:lang w:eastAsia="ja-JP"/>
        </w:rPr>
        <w:t xml:space="preserve"> </w:t>
      </w:r>
      <w:r w:rsidRPr="00107050">
        <w:rPr>
          <w:rFonts w:ascii="メイリオ" w:eastAsia="メイリオ" w:hAnsi="メイリオ" w:cs="メイリオ" w:hint="eastAsia"/>
          <w:sz w:val="18"/>
          <w:szCs w:val="18"/>
          <w:lang w:eastAsia="ja-JP"/>
        </w:rPr>
        <w:t>コードに注入（Inject）することは、監査サービス プロバイダのコード発見・報告手法に影響</w:t>
      </w:r>
      <w:r w:rsidR="00B17D75">
        <w:rPr>
          <w:rFonts w:ascii="メイリオ" w:eastAsia="メイリオ" w:hAnsi="メイリオ" w:cs="メイリオ" w:hint="eastAsia"/>
          <w:sz w:val="18"/>
          <w:szCs w:val="18"/>
          <w:lang w:eastAsia="ja-JP"/>
        </w:rPr>
        <w:t>を与える</w:t>
      </w:r>
      <w:r w:rsidRPr="00107050">
        <w:rPr>
          <w:rFonts w:ascii="メイリオ" w:eastAsia="メイリオ" w:hAnsi="メイリオ" w:cs="メイリオ" w:hint="eastAsia"/>
          <w:sz w:val="18"/>
          <w:szCs w:val="18"/>
          <w:lang w:eastAsia="ja-JP"/>
        </w:rPr>
        <w:t>可能性があります。オープンソース監査</w:t>
      </w:r>
      <w:r w:rsidR="002801A1">
        <w:rPr>
          <w:rFonts w:ascii="メイリオ" w:eastAsia="メイリオ" w:hAnsi="メイリオ" w:cs="メイリオ" w:hint="eastAsia"/>
          <w:sz w:val="18"/>
          <w:szCs w:val="18"/>
          <w:lang w:eastAsia="ja-JP"/>
        </w:rPr>
        <w:t>のサービス提供</w:t>
      </w:r>
      <w:r w:rsidRPr="00107050">
        <w:rPr>
          <w:rFonts w:ascii="メイリオ" w:eastAsia="メイリオ" w:hAnsi="メイリオ" w:cs="メイリオ" w:hint="eastAsia"/>
          <w:sz w:val="18"/>
          <w:szCs w:val="18"/>
          <w:lang w:eastAsia="ja-JP"/>
        </w:rPr>
        <w:t>者と関わる際に、彼らがどうやってオープンソースのコードを発見し、</w:t>
      </w:r>
      <w:r w:rsidR="002801A1">
        <w:rPr>
          <w:rFonts w:ascii="メイリオ" w:eastAsia="メイリオ" w:hAnsi="メイリオ" w:cs="メイリオ" w:hint="eastAsia"/>
          <w:sz w:val="18"/>
          <w:szCs w:val="18"/>
          <w:lang w:eastAsia="ja-JP"/>
        </w:rPr>
        <w:t>捕捉する</w:t>
      </w:r>
      <w:r w:rsidR="00856D2B">
        <w:rPr>
          <w:rFonts w:ascii="メイリオ" w:eastAsia="メイリオ" w:hAnsi="メイリオ" w:cs="メイリオ" w:hint="eastAsia"/>
          <w:sz w:val="18"/>
          <w:szCs w:val="18"/>
          <w:lang w:eastAsia="ja-JP"/>
        </w:rPr>
        <w:t>か、そのアプローチを理解することがしばしば助けとなるのです。</w:t>
      </w:r>
    </w:p>
    <w:p w14:paraId="2DC80A67" w14:textId="0676CF71" w:rsidR="00BF7C96" w:rsidRPr="001F25A8" w:rsidRDefault="00444017" w:rsidP="001F25A8">
      <w:pPr>
        <w:pStyle w:val="HeadingIbrahim2"/>
        <w:rPr>
          <w:lang w:eastAsia="ja-JP"/>
        </w:rPr>
      </w:pPr>
      <w:bookmarkStart w:id="17" w:name="_Toc492046553"/>
      <w:r w:rsidRPr="002C4D0C">
        <w:rPr>
          <w:lang w:eastAsia="ja-JP"/>
        </w:rPr>
        <w:t xml:space="preserve">2.1 </w:t>
      </w:r>
      <w:r w:rsidR="00BA6C74" w:rsidRPr="00130284">
        <w:rPr>
          <w:rFonts w:ascii="メイリオ" w:eastAsia="メイリオ" w:hAnsi="メイリオ" w:cs="メイリオ" w:hint="eastAsia"/>
          <w:lang w:eastAsia="ja-JP"/>
        </w:rPr>
        <w:t>取り込む（</w:t>
      </w:r>
      <w:r w:rsidR="004C6B67" w:rsidRPr="002C4D0C">
        <w:rPr>
          <w:lang w:eastAsia="ja-JP"/>
        </w:rPr>
        <w:t>Incorporation</w:t>
      </w:r>
      <w:bookmarkEnd w:id="17"/>
      <w:r w:rsidR="00BA6C74" w:rsidRPr="00130284">
        <w:rPr>
          <w:rFonts w:ascii="メイリオ" w:eastAsia="メイリオ" w:hAnsi="メイリオ" w:cs="メイリオ"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6541CAE5"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w:t>
      </w:r>
      <w:r w:rsidR="00B17D75">
        <w:rPr>
          <w:rFonts w:ascii="メイリオ" w:eastAsia="メイリオ" w:hAnsi="メイリオ" w:cs="メイリオ" w:hint="eastAsia"/>
          <w:sz w:val="18"/>
          <w:szCs w:val="18"/>
          <w:lang w:eastAsia="ja-JP"/>
        </w:rPr>
        <w:t>プロプライエタリ性</w:t>
      </w:r>
      <w:commentRangeStart w:id="18"/>
      <w:r w:rsidR="00B17D75">
        <w:rPr>
          <w:rStyle w:val="af5"/>
          <w:rFonts w:asciiTheme="minorHAnsi" w:eastAsia="ＭＳ 明朝" w:hAnsiTheme="minorHAnsi"/>
          <w:color w:val="7F7F7F" w:themeColor="text1" w:themeTint="80"/>
          <w:lang w:eastAsia="ja-JP"/>
        </w:rPr>
        <w:commentReference w:id="19"/>
      </w:r>
      <w:commentRangeEnd w:id="18"/>
      <w:r w:rsidR="000E24C3">
        <w:rPr>
          <w:rStyle w:val="af5"/>
          <w:rFonts w:asciiTheme="minorHAnsi" w:eastAsia="ＭＳ 明朝" w:hAnsiTheme="minorHAnsi"/>
          <w:color w:val="7F7F7F" w:themeColor="text1" w:themeTint="80"/>
          <w:lang w:eastAsia="ja-JP"/>
        </w:rPr>
        <w:commentReference w:id="18"/>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w:t>
      </w:r>
      <w:r w:rsidR="009E44BE">
        <w:rPr>
          <w:rFonts w:ascii="メイリオ" w:eastAsia="メイリオ" w:hAnsi="メイリオ" w:cs="メイリオ" w:hint="eastAsia"/>
          <w:sz w:val="18"/>
          <w:szCs w:val="18"/>
          <w:lang w:eastAsia="ja-JP"/>
        </w:rPr>
        <w:t>申告</w:t>
      </w:r>
      <w:r w:rsidR="00905E92" w:rsidRPr="004E2786">
        <w:rPr>
          <w:rFonts w:ascii="メイリオ" w:eastAsia="メイリオ" w:hAnsi="メイリオ" w:cs="メイリオ" w:hint="eastAsia"/>
          <w:sz w:val="18"/>
          <w:szCs w:val="18"/>
          <w:lang w:eastAsia="ja-JP"/>
        </w:rPr>
        <w:t>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35326D7"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w:t>
      </w:r>
      <w:commentRangeStart w:id="20"/>
      <w:r w:rsidR="008A54DB">
        <w:rPr>
          <w:rFonts w:ascii="メイリオ" w:eastAsia="メイリオ" w:hAnsi="メイリオ" w:cs="メイリオ" w:hint="eastAsia"/>
          <w:sz w:val="14"/>
        </w:rPr>
        <w:t>緑色ドット</w:t>
      </w:r>
      <w:commentRangeEnd w:id="20"/>
      <w:r w:rsidR="00605C1A">
        <w:rPr>
          <w:rStyle w:val="af5"/>
          <w:rFonts w:asciiTheme="minorHAnsi" w:hAnsiTheme="minorHAnsi" w:cstheme="minorBidi"/>
          <w:b w:val="0"/>
          <w:color w:val="7F7F7F" w:themeColor="text1" w:themeTint="80"/>
        </w:rPr>
        <w:commentReference w:id="20"/>
      </w:r>
      <w:r w:rsidR="008A54DB">
        <w:rPr>
          <w:rFonts w:ascii="メイリオ" w:eastAsia="メイリオ" w:hAnsi="メイリオ" w:cs="メイリオ" w:hint="eastAsia"/>
          <w:sz w:val="14"/>
        </w:rPr>
        <w:t>）の別コード体系（青色</w:t>
      </w:r>
      <w:r w:rsidR="00107050">
        <w:rPr>
          <w:rFonts w:ascii="メイリオ" w:eastAsia="メイリオ" w:hAnsi="メイリオ" w:cs="メイリオ" w:hint="eastAsia"/>
          <w:sz w:val="14"/>
        </w:rPr>
        <w:t>）への取り込み</w:t>
      </w:r>
      <w:r>
        <w:rPr>
          <w:rFonts w:ascii="メイリオ" w:eastAsia="メイリオ" w:hAnsi="メイリオ" w:cs="メイリオ" w:hint="eastAsia"/>
          <w:sz w:val="14"/>
        </w:rPr>
        <w:t>（Incorporation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6C6D519B" w:rsidR="0076793F" w:rsidRPr="004E2786" w:rsidRDefault="00A662C1" w:rsidP="004E2786">
      <w:pPr>
        <w:pStyle w:val="bodyIbrahim1"/>
        <w:spacing w:line="240" w:lineRule="exact"/>
        <w:rPr>
          <w:rFonts w:ascii="メイリオ" w:eastAsia="メイリオ" w:hAnsi="メイリオ" w:cs="メイリオ"/>
          <w:sz w:val="18"/>
          <w:szCs w:val="18"/>
          <w:lang w:eastAsia="ja-JP"/>
        </w:rPr>
      </w:pPr>
      <w:commentRangeStart w:id="21"/>
      <w:r w:rsidRPr="004E2786">
        <w:rPr>
          <w:rFonts w:ascii="メイリオ" w:eastAsia="メイリオ" w:hAnsi="メイリオ" w:cs="メイリオ" w:hint="eastAsia"/>
          <w:sz w:val="18"/>
          <w:szCs w:val="18"/>
          <w:lang w:eastAsia="ja-JP"/>
        </w:rPr>
        <w:t>ソ</w:t>
      </w:r>
      <w:commentRangeEnd w:id="21"/>
      <w:r w:rsidR="002A37AB">
        <w:rPr>
          <w:rStyle w:val="af5"/>
          <w:rFonts w:asciiTheme="minorHAnsi" w:eastAsia="ＭＳ 明朝" w:hAnsiTheme="minorHAnsi"/>
          <w:color w:val="7F7F7F" w:themeColor="text1" w:themeTint="80"/>
          <w:lang w:eastAsia="ja-JP"/>
        </w:rPr>
        <w:commentReference w:id="21"/>
      </w:r>
      <w:r w:rsidRPr="004E2786">
        <w:rPr>
          <w:rFonts w:ascii="メイリオ" w:eastAsia="メイリオ" w:hAnsi="メイリオ" w:cs="メイリオ" w:hint="eastAsia"/>
          <w:sz w:val="18"/>
          <w:szCs w:val="18"/>
          <w:lang w:eastAsia="ja-JP"/>
        </w:rPr>
        <w:t>ースコー</w:t>
      </w:r>
      <w:r w:rsidR="00107050">
        <w:rPr>
          <w:rFonts w:ascii="メイリオ" w:eastAsia="メイリオ" w:hAnsi="メイリオ" w:cs="メイリオ" w:hint="eastAsia"/>
          <w:sz w:val="18"/>
          <w:szCs w:val="18"/>
          <w:lang w:eastAsia="ja-JP"/>
        </w:rPr>
        <w:t>ド監査は</w:t>
      </w:r>
      <w:r w:rsidR="00B17D75">
        <w:rPr>
          <w:rFonts w:ascii="メイリオ" w:eastAsia="メイリオ" w:hAnsi="メイリオ" w:cs="メイリオ" w:hint="eastAsia"/>
          <w:sz w:val="18"/>
          <w:szCs w:val="18"/>
          <w:lang w:eastAsia="ja-JP"/>
        </w:rPr>
        <w:t>、</w:t>
      </w:r>
      <w:r w:rsidR="009E44BE">
        <w:rPr>
          <w:rFonts w:ascii="メイリオ" w:eastAsia="メイリオ" w:hAnsi="メイリオ" w:cs="メイリオ" w:hint="eastAsia"/>
          <w:sz w:val="18"/>
          <w:szCs w:val="18"/>
          <w:lang w:eastAsia="ja-JP"/>
        </w:rPr>
        <w:t>申告</w:t>
      </w:r>
      <w:r w:rsidR="00107050">
        <w:rPr>
          <w:rFonts w:ascii="メイリオ" w:eastAsia="メイリオ" w:hAnsi="メイリオ" w:cs="メイリオ" w:hint="eastAsia"/>
          <w:sz w:val="18"/>
          <w:szCs w:val="18"/>
          <w:lang w:eastAsia="ja-JP"/>
        </w:rPr>
        <w:t>されていないオープンソースのコードベースへの取り込み</w:t>
      </w:r>
      <w:r w:rsidRPr="004E2786">
        <w:rPr>
          <w:rFonts w:ascii="メイリオ" w:eastAsia="メイリオ" w:hAnsi="メイリオ" w:cs="メイリオ" w:hint="eastAsia"/>
          <w:sz w:val="18"/>
          <w:szCs w:val="18"/>
          <w:lang w:eastAsia="ja-JP"/>
        </w:rPr>
        <w:t>を発見し、買収後の</w:t>
      </w:r>
      <w:r w:rsidR="002A37AB">
        <w:rPr>
          <w:rFonts w:ascii="メイリオ" w:eastAsia="メイリオ" w:hAnsi="メイリオ" w:cs="メイリオ" w:hint="eastAsia"/>
          <w:sz w:val="18"/>
          <w:szCs w:val="18"/>
          <w:lang w:eastAsia="ja-JP"/>
        </w:rPr>
        <w:t>好ましくない</w:t>
      </w:r>
      <w:r w:rsidR="00107050">
        <w:rPr>
          <w:rFonts w:ascii="メイリオ" w:eastAsia="メイリオ" w:hAnsi="メイリオ" w:cs="メイリオ" w:hint="eastAsia"/>
          <w:sz w:val="18"/>
          <w:szCs w:val="18"/>
          <w:lang w:eastAsia="ja-JP"/>
        </w:rPr>
        <w:t>サプライズを回避するために設計されます。</w:t>
      </w:r>
      <w:r w:rsidR="009E44BE">
        <w:rPr>
          <w:rFonts w:ascii="メイリオ" w:eastAsia="メイリオ" w:hAnsi="メイリオ" w:cs="メイリオ" w:hint="eastAsia"/>
          <w:sz w:val="18"/>
          <w:szCs w:val="18"/>
          <w:lang w:eastAsia="ja-JP"/>
        </w:rPr>
        <w:t>申告</w:t>
      </w:r>
      <w:r w:rsidR="00107050">
        <w:rPr>
          <w:rFonts w:ascii="メイリオ" w:eastAsia="メイリオ" w:hAnsi="メイリオ" w:cs="メイリオ" w:hint="eastAsia"/>
          <w:sz w:val="18"/>
          <w:szCs w:val="18"/>
          <w:lang w:eastAsia="ja-JP"/>
        </w:rPr>
        <w:t>されない取り込みは</w:t>
      </w:r>
      <w:r w:rsidRPr="004E2786">
        <w:rPr>
          <w:rFonts w:ascii="メイリオ" w:eastAsia="メイリオ" w:hAnsi="メイリオ" w:cs="メイリオ" w:hint="eastAsia"/>
          <w:sz w:val="18"/>
          <w:szCs w:val="18"/>
          <w:lang w:eastAsia="ja-JP"/>
        </w:rPr>
        <w:t>、</w:t>
      </w:r>
      <w:r w:rsidR="004606ED">
        <w:rPr>
          <w:rFonts w:ascii="メイリオ" w:eastAsia="メイリオ" w:hAnsi="メイリオ" w:cs="メイリオ" w:hint="eastAsia"/>
          <w:sz w:val="18"/>
          <w:szCs w:val="18"/>
          <w:lang w:eastAsia="ja-JP"/>
        </w:rPr>
        <w:t>買収対象</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w:t>
      </w:r>
      <w:r w:rsidR="002A37AB">
        <w:rPr>
          <w:rFonts w:ascii="メイリオ" w:eastAsia="メイリオ" w:hAnsi="メイリオ" w:cs="メイリオ" w:hint="eastAsia"/>
          <w:sz w:val="18"/>
          <w:szCs w:val="18"/>
          <w:lang w:eastAsia="ja-JP"/>
        </w:rPr>
        <w:t>コントラクタ</w:t>
      </w:r>
      <w:r w:rsidR="004E2786" w:rsidRPr="004E2786">
        <w:rPr>
          <w:rFonts w:ascii="メイリオ" w:eastAsia="メイリオ" w:hAnsi="メイリオ" w:cs="メイリオ" w:hint="eastAsia"/>
          <w:sz w:val="18"/>
          <w:szCs w:val="18"/>
          <w:lang w:eastAsia="ja-JP"/>
        </w:rPr>
        <w:t>やインターンといった長期</w:t>
      </w:r>
      <w:r w:rsidR="00B17D75">
        <w:rPr>
          <w:rFonts w:ascii="メイリオ" w:eastAsia="メイリオ" w:hAnsi="メイリオ" w:cs="メイリオ" w:hint="eastAsia"/>
          <w:sz w:val="18"/>
          <w:szCs w:val="18"/>
          <w:lang w:eastAsia="ja-JP"/>
        </w:rPr>
        <w:t>にわたる</w:t>
      </w:r>
      <w:r w:rsidR="004E2786" w:rsidRPr="004E2786">
        <w:rPr>
          <w:rFonts w:ascii="メイリオ" w:eastAsia="メイリオ" w:hAnsi="メイリオ" w:cs="メイリオ" w:hint="eastAsia"/>
          <w:sz w:val="18"/>
          <w:szCs w:val="18"/>
          <w:lang w:eastAsia="ja-JP"/>
        </w:rPr>
        <w:t>記録管理を行わない</w:t>
      </w:r>
      <w:r w:rsidR="007F5541">
        <w:rPr>
          <w:rFonts w:ascii="メイリオ" w:eastAsia="メイリオ" w:hAnsi="メイリオ" w:cs="メイリオ" w:hint="eastAsia"/>
          <w:sz w:val="18"/>
          <w:szCs w:val="18"/>
          <w:lang w:eastAsia="ja-JP"/>
        </w:rPr>
        <w:t>期間作業者</w:t>
      </w:r>
      <w:r w:rsidR="004E2786" w:rsidRPr="004E2786">
        <w:rPr>
          <w:rFonts w:ascii="メイリオ" w:eastAsia="メイリオ" w:hAnsi="メイリオ" w:cs="メイリオ" w:hint="eastAsia"/>
          <w:sz w:val="18"/>
          <w:szCs w:val="18"/>
          <w:lang w:eastAsia="ja-JP"/>
        </w:rPr>
        <w:t>に依存しつづ</w:t>
      </w:r>
      <w:r w:rsidR="00107050">
        <w:rPr>
          <w:rFonts w:ascii="メイリオ" w:eastAsia="メイリオ" w:hAnsi="メイリオ" w:cs="メイリオ" w:hint="eastAsia"/>
          <w:sz w:val="18"/>
          <w:szCs w:val="18"/>
          <w:lang w:eastAsia="ja-JP"/>
        </w:rPr>
        <w:t>けて</w:t>
      </w:r>
      <w:r w:rsidR="007F5541">
        <w:rPr>
          <w:rFonts w:ascii="メイリオ" w:eastAsia="メイリオ" w:hAnsi="メイリオ" w:cs="メイリオ" w:hint="eastAsia"/>
          <w:sz w:val="18"/>
          <w:szCs w:val="18"/>
          <w:lang w:eastAsia="ja-JP"/>
        </w:rPr>
        <w:t>き</w:t>
      </w:r>
      <w:r w:rsidR="00107050">
        <w:rPr>
          <w:rFonts w:ascii="メイリオ" w:eastAsia="メイリオ" w:hAnsi="メイリオ" w:cs="メイリオ" w:hint="eastAsia"/>
          <w:sz w:val="18"/>
          <w:szCs w:val="18"/>
          <w:lang w:eastAsia="ja-JP"/>
        </w:rPr>
        <w:t>たりする場合</w:t>
      </w:r>
      <w:r w:rsidR="007F5541">
        <w:rPr>
          <w:rFonts w:ascii="メイリオ" w:eastAsia="メイリオ" w:hAnsi="メイリオ" w:cs="メイリオ" w:hint="eastAsia"/>
          <w:sz w:val="18"/>
          <w:szCs w:val="18"/>
          <w:lang w:eastAsia="ja-JP"/>
        </w:rPr>
        <w:t>に起こる</w:t>
      </w:r>
      <w:r w:rsidR="00605C1A">
        <w:rPr>
          <w:rFonts w:ascii="メイリオ" w:eastAsia="メイリオ" w:hAnsi="メイリオ" w:cs="メイリオ" w:hint="eastAsia"/>
          <w:sz w:val="18"/>
          <w:szCs w:val="18"/>
          <w:lang w:eastAsia="ja-JP"/>
        </w:rPr>
        <w:t>可能性が高くなります。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1F58507F" w:rsidR="004E2786" w:rsidRPr="0022070C" w:rsidRDefault="000864BA" w:rsidP="004E2786">
      <w:pPr>
        <w:pStyle w:val="bodyIbrahim1"/>
        <w:spacing w:line="240" w:lineRule="exact"/>
        <w:rPr>
          <w:rFonts w:ascii="メイリオ" w:eastAsia="メイリオ" w:hAnsi="メイリオ" w:cs="メイリオ"/>
          <w:sz w:val="18"/>
          <w:szCs w:val="18"/>
          <w:lang w:eastAsia="ja-JP"/>
        </w:rPr>
      </w:pPr>
      <w:commentRangeStart w:id="22"/>
      <w:r w:rsidRPr="0022070C">
        <w:rPr>
          <w:rFonts w:ascii="メイリオ" w:eastAsia="メイリオ" w:hAnsi="メイリオ" w:cs="メイリオ" w:hint="eastAsia"/>
          <w:sz w:val="18"/>
          <w:szCs w:val="18"/>
          <w:lang w:eastAsia="ja-JP"/>
        </w:rPr>
        <w:lastRenderedPageBreak/>
        <w:t>人</w:t>
      </w:r>
      <w:commentRangeEnd w:id="22"/>
      <w:r w:rsidR="00663239">
        <w:rPr>
          <w:rStyle w:val="af5"/>
          <w:rFonts w:asciiTheme="minorHAnsi" w:eastAsia="ＭＳ 明朝" w:hAnsiTheme="minorHAnsi"/>
          <w:color w:val="7F7F7F" w:themeColor="text1" w:themeTint="80"/>
          <w:lang w:eastAsia="ja-JP"/>
        </w:rPr>
        <w:commentReference w:id="22"/>
      </w:r>
      <w:r w:rsidRPr="0022070C">
        <w:rPr>
          <w:rFonts w:ascii="メイリオ" w:eastAsia="メイリオ" w:hAnsi="メイリオ" w:cs="メイリオ" w:hint="eastAsia"/>
          <w:sz w:val="18"/>
          <w:szCs w:val="18"/>
          <w:lang w:eastAsia="ja-JP"/>
        </w:rPr>
        <w:t>間の目でソースコードを見た場合、</w:t>
      </w:r>
      <w:r w:rsidR="00605C1A">
        <w:rPr>
          <w:rFonts w:ascii="メイリオ" w:eastAsia="メイリオ" w:hAnsi="メイリオ" w:cs="メイリオ" w:hint="eastAsia"/>
          <w:sz w:val="18"/>
          <w:szCs w:val="18"/>
          <w:lang w:eastAsia="ja-JP"/>
        </w:rPr>
        <w:t>この</w:t>
      </w:r>
      <w:r w:rsidR="001B1709">
        <w:rPr>
          <w:rFonts w:ascii="メイリオ" w:eastAsia="メイリオ" w:hAnsi="メイリオ" w:cs="メイリオ" w:hint="eastAsia"/>
          <w:sz w:val="18"/>
          <w:szCs w:val="18"/>
          <w:lang w:eastAsia="ja-JP"/>
        </w:rPr>
        <w:t>取り込</w:t>
      </w:r>
      <w:r w:rsidR="00663239">
        <w:rPr>
          <w:rFonts w:ascii="メイリオ" w:eastAsia="メイリオ" w:hAnsi="メイリオ" w:cs="メイリオ" w:hint="eastAsia"/>
          <w:sz w:val="18"/>
          <w:szCs w:val="18"/>
          <w:lang w:eastAsia="ja-JP"/>
        </w:rPr>
        <w:t>み</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w:t>
      </w:r>
      <w:r w:rsidR="00DA2D52">
        <w:rPr>
          <w:rFonts w:ascii="メイリオ" w:eastAsia="メイリオ" w:hAnsi="メイリオ" w:cs="メイリオ" w:hint="eastAsia"/>
          <w:sz w:val="18"/>
          <w:szCs w:val="18"/>
          <w:lang w:eastAsia="ja-JP"/>
        </w:rPr>
        <w:t>せ</w:t>
      </w:r>
      <w:r w:rsidR="001B1709">
        <w:rPr>
          <w:rFonts w:ascii="メイリオ" w:eastAsia="メイリオ" w:hAnsi="メイリオ" w:cs="メイリオ" w:hint="eastAsia"/>
          <w:sz w:val="18"/>
          <w:szCs w:val="18"/>
          <w:lang w:eastAsia="ja-JP"/>
        </w:rPr>
        <w:t>を行う</w:t>
      </w:r>
      <w:r w:rsidRPr="0022070C">
        <w:rPr>
          <w:rFonts w:ascii="メイリオ" w:eastAsia="メイリオ" w:hAnsi="メイリオ" w:cs="メイリオ" w:hint="eastAsia"/>
          <w:sz w:val="18"/>
          <w:szCs w:val="18"/>
          <w:lang w:eastAsia="ja-JP"/>
        </w:rPr>
        <w:t>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w:t>
      </w:r>
      <w:r w:rsidR="001B1709">
        <w:rPr>
          <w:rFonts w:ascii="メイリオ" w:eastAsia="メイリオ" w:hAnsi="メイリオ" w:cs="メイリオ" w:hint="eastAsia"/>
          <w:sz w:val="18"/>
          <w:szCs w:val="18"/>
          <w:lang w:eastAsia="ja-JP"/>
        </w:rPr>
        <w:t>取り込み</w:t>
      </w:r>
      <w:r w:rsidR="00435AC4">
        <w:rPr>
          <w:rFonts w:ascii="メイリオ" w:eastAsia="メイリオ" w:hAnsi="メイリオ" w:cs="メイリオ" w:hint="eastAsia"/>
          <w:sz w:val="18"/>
          <w:szCs w:val="18"/>
          <w:lang w:eastAsia="ja-JP"/>
        </w:rPr>
        <w:t>を容易に明らかにできる場合があります</w:t>
      </w:r>
      <w:r w:rsidRPr="0022070C">
        <w:rPr>
          <w:rFonts w:ascii="メイリオ" w:eastAsia="メイリオ" w:hAnsi="メイリオ" w:cs="メイリオ" w:hint="eastAsia"/>
          <w:sz w:val="18"/>
          <w:szCs w:val="18"/>
          <w:lang w:eastAsia="ja-JP"/>
        </w:rPr>
        <w:t>。</w:t>
      </w:r>
    </w:p>
    <w:p w14:paraId="7F3A7D00" w14:textId="4AE3A154" w:rsidR="00597D3F" w:rsidRPr="002C4D0C" w:rsidRDefault="00444017" w:rsidP="004A494D">
      <w:pPr>
        <w:pStyle w:val="HeadingIbrahim2"/>
        <w:rPr>
          <w:lang w:eastAsia="ja-JP"/>
        </w:rPr>
      </w:pPr>
      <w:bookmarkStart w:id="23" w:name="_Toc492046554"/>
      <w:r w:rsidRPr="002C4D0C">
        <w:rPr>
          <w:lang w:eastAsia="ja-JP"/>
        </w:rPr>
        <w:t xml:space="preserve">2.2 </w:t>
      </w:r>
      <w:r w:rsidR="0022070C" w:rsidRPr="00130284">
        <w:rPr>
          <w:rFonts w:ascii="メイリオ" w:eastAsia="メイリオ" w:hAnsi="メイリオ" w:cs="メイリオ" w:hint="eastAsia"/>
          <w:lang w:eastAsia="ja-JP"/>
        </w:rPr>
        <w:t>リンクする</w:t>
      </w:r>
      <w:r w:rsidR="003769EA" w:rsidRPr="00130284">
        <w:rPr>
          <w:rFonts w:ascii="メイリオ" w:eastAsia="メイリオ" w:hAnsi="メイリオ" w:cs="メイリオ" w:hint="eastAsia"/>
          <w:lang w:eastAsia="ja-JP"/>
        </w:rPr>
        <w:t>（</w:t>
      </w:r>
      <w:r w:rsidR="004C6B67" w:rsidRPr="002C4D0C">
        <w:rPr>
          <w:lang w:eastAsia="ja-JP"/>
        </w:rPr>
        <w:t>Linking</w:t>
      </w:r>
      <w:bookmarkEnd w:id="23"/>
      <w:r w:rsidR="003769EA" w:rsidRPr="002E784D">
        <w:rPr>
          <w:rFonts w:ascii="メイリオ" w:eastAsia="メイリオ" w:hAnsi="メイリオ" w:cs="メイリオ"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F912122"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w:t>
      </w:r>
      <w:r w:rsidR="001B170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4E451ADB" w:rsidR="001F2403" w:rsidRPr="00831CA1" w:rsidRDefault="00435AC4" w:rsidP="00831CA1">
      <w:pPr>
        <w:pStyle w:val="bodyIbrahim1"/>
        <w:spacing w:line="240" w:lineRule="exact"/>
        <w:rPr>
          <w:rFonts w:ascii="メイリオ" w:eastAsia="メイリオ" w:hAnsi="メイリオ" w:cs="メイリオ"/>
          <w:sz w:val="18"/>
          <w:szCs w:val="18"/>
          <w:lang w:eastAsia="ja-JP"/>
        </w:rPr>
      </w:pPr>
      <w:commentRangeStart w:id="24"/>
      <w:r>
        <w:rPr>
          <w:rFonts w:ascii="メイリオ" w:eastAsia="メイリオ" w:hAnsi="メイリオ" w:cs="メイリオ" w:hint="eastAsia"/>
          <w:sz w:val="18"/>
          <w:szCs w:val="18"/>
          <w:lang w:eastAsia="ja-JP"/>
        </w:rPr>
        <w:t>リ</w:t>
      </w:r>
      <w:commentRangeEnd w:id="24"/>
      <w:r w:rsidR="004A6C13">
        <w:rPr>
          <w:rStyle w:val="af5"/>
          <w:rFonts w:asciiTheme="minorHAnsi" w:eastAsia="ＭＳ 明朝" w:hAnsiTheme="minorHAnsi"/>
          <w:color w:val="7F7F7F" w:themeColor="text1" w:themeTint="80"/>
          <w:lang w:eastAsia="ja-JP"/>
        </w:rPr>
        <w:commentReference w:id="24"/>
      </w:r>
      <w:r>
        <w:rPr>
          <w:rFonts w:ascii="メイリオ" w:eastAsia="メイリオ" w:hAnsi="メイリオ" w:cs="メイリオ" w:hint="eastAsia"/>
          <w:sz w:val="18"/>
          <w:szCs w:val="18"/>
          <w:lang w:eastAsia="ja-JP"/>
        </w:rPr>
        <w:t>ンクが取り込み</w:t>
      </w:r>
      <w:r w:rsidR="00831CA1">
        <w:rPr>
          <w:rFonts w:ascii="メイリオ" w:eastAsia="メイリオ" w:hAnsi="メイリオ" w:cs="メイリオ" w:hint="eastAsia"/>
          <w:sz w:val="18"/>
          <w:szCs w:val="18"/>
          <w:lang w:eastAsia="ja-JP"/>
        </w:rPr>
        <w:t>（Incorporation）と異なるのは、</w:t>
      </w:r>
      <w:r w:rsidR="001B1709">
        <w:rPr>
          <w:rFonts w:ascii="メイリオ" w:eastAsia="メイリオ" w:hAnsi="メイリオ" w:cs="メイリオ" w:hint="eastAsia"/>
          <w:sz w:val="18"/>
          <w:szCs w:val="18"/>
          <w:lang w:eastAsia="ja-JP"/>
        </w:rPr>
        <w:t>ソースコードが</w:t>
      </w:r>
      <w:r w:rsidR="004A6C13">
        <w:rPr>
          <w:rFonts w:ascii="メイリオ" w:eastAsia="メイリオ" w:hAnsi="メイリオ" w:cs="メイリオ" w:hint="eastAsia"/>
          <w:sz w:val="18"/>
          <w:szCs w:val="18"/>
          <w:lang w:eastAsia="ja-JP"/>
        </w:rPr>
        <w:t>一体化した形で</w:t>
      </w:r>
      <w:r w:rsidR="00E71A65">
        <w:rPr>
          <w:rFonts w:ascii="メイリオ" w:eastAsia="メイリオ" w:hAnsi="メイリオ" w:cs="メイリオ" w:hint="eastAsia"/>
          <w:sz w:val="18"/>
          <w:szCs w:val="18"/>
          <w:lang w:eastAsia="ja-JP"/>
        </w:rPr>
        <w:t>コピーされるものではなく、ソースコードが分離されている点にあります。リンクの相互作用は、コードが一つの実行バイナリにコンパイルされる</w:t>
      </w:r>
      <w:r w:rsidR="004A6C13">
        <w:rPr>
          <w:rFonts w:ascii="メイリオ" w:eastAsia="メイリオ" w:hAnsi="メイリオ" w:cs="メイリオ" w:hint="eastAsia"/>
          <w:sz w:val="18"/>
          <w:szCs w:val="18"/>
          <w:lang w:eastAsia="ja-JP"/>
        </w:rPr>
        <w:t>時点</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w:t>
      </w:r>
      <w:r w:rsidR="004A6C13">
        <w:rPr>
          <w:rFonts w:ascii="メイリオ" w:eastAsia="メイリオ" w:hAnsi="メイリオ" w:cs="メイリオ" w:hint="eastAsia"/>
          <w:sz w:val="18"/>
          <w:szCs w:val="18"/>
          <w:lang w:eastAsia="ja-JP"/>
        </w:rPr>
        <w:t>あるいは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w:t>
      </w:r>
      <w:r w:rsidR="001B1709">
        <w:rPr>
          <w:rFonts w:ascii="メイリオ" w:eastAsia="メイリオ" w:hAnsi="メイリオ" w:cs="メイリオ" w:hint="eastAsia"/>
          <w:sz w:val="18"/>
          <w:szCs w:val="18"/>
          <w:lang w:eastAsia="ja-JP"/>
        </w:rPr>
        <w:t>時点で</w:t>
      </w:r>
      <w:r w:rsidR="001F2403">
        <w:rPr>
          <w:rFonts w:ascii="メイリオ" w:eastAsia="メイリオ" w:hAnsi="メイリオ" w:cs="メイリオ" w:hint="eastAsia"/>
          <w:sz w:val="18"/>
          <w:szCs w:val="18"/>
          <w:lang w:eastAsia="ja-JP"/>
        </w:rPr>
        <w:t>生じます。</w:t>
      </w:r>
    </w:p>
    <w:p w14:paraId="6C81CC40" w14:textId="2BE75542" w:rsidR="00597D3F" w:rsidRPr="002C4D0C" w:rsidRDefault="00444017" w:rsidP="004A494D">
      <w:pPr>
        <w:pStyle w:val="HeadingIbrahim2"/>
        <w:rPr>
          <w:lang w:eastAsia="ja-JP"/>
        </w:rPr>
      </w:pPr>
      <w:bookmarkStart w:id="25" w:name="_Toc492046555"/>
      <w:r w:rsidRPr="002C4D0C">
        <w:rPr>
          <w:lang w:eastAsia="ja-JP"/>
        </w:rPr>
        <w:t xml:space="preserve">2.3 </w:t>
      </w:r>
      <w:r w:rsidR="001F2403" w:rsidRPr="0044254A">
        <w:rPr>
          <w:rFonts w:ascii="メイリオ" w:eastAsia="メイリオ" w:hAnsi="メイリオ" w:cs="メイリオ" w:hint="eastAsia"/>
        </w:rPr>
        <w:t>改変（</w:t>
      </w:r>
      <w:r w:rsidR="004C6B67" w:rsidRPr="002C4D0C">
        <w:rPr>
          <w:lang w:eastAsia="ja-JP"/>
        </w:rPr>
        <w:t>Modification</w:t>
      </w:r>
      <w:bookmarkEnd w:id="25"/>
      <w:r w:rsidR="001F2403" w:rsidRPr="0044254A">
        <w:rPr>
          <w:rFonts w:ascii="メイリオ" w:eastAsia="メイリオ" w:hAnsi="メイリオ" w:cs="メイリオ" w:hint="eastAsia"/>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lastRenderedPageBreak/>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4A03D0AD" w:rsidR="00F7165C" w:rsidRPr="00F7165C" w:rsidRDefault="00F7165C" w:rsidP="00F7165C">
      <w:pPr>
        <w:pStyle w:val="bodyIbrahim1"/>
        <w:spacing w:line="240" w:lineRule="exact"/>
        <w:rPr>
          <w:rFonts w:ascii="メイリオ" w:eastAsia="メイリオ" w:hAnsi="メイリオ" w:cs="メイリオ"/>
          <w:sz w:val="18"/>
          <w:szCs w:val="18"/>
          <w:lang w:eastAsia="ja-JP"/>
        </w:rPr>
      </w:pPr>
      <w:commentRangeStart w:id="26"/>
      <w:r w:rsidRPr="00F7165C">
        <w:rPr>
          <w:rFonts w:ascii="メイリオ" w:eastAsia="メイリオ" w:hAnsi="メイリオ" w:cs="メイリオ"/>
          <w:sz w:val="18"/>
          <w:szCs w:val="18"/>
          <w:lang w:eastAsia="ja-JP"/>
        </w:rPr>
        <w:t>改</w:t>
      </w:r>
      <w:commentRangeEnd w:id="26"/>
      <w:r w:rsidR="004A6C13">
        <w:rPr>
          <w:rStyle w:val="af5"/>
          <w:rFonts w:asciiTheme="minorHAnsi" w:eastAsia="ＭＳ 明朝" w:hAnsiTheme="minorHAnsi"/>
          <w:color w:val="7F7F7F" w:themeColor="text1" w:themeTint="80"/>
          <w:lang w:eastAsia="ja-JP"/>
        </w:rPr>
        <w:commentReference w:id="26"/>
      </w:r>
      <w:r w:rsidRPr="00F7165C">
        <w:rPr>
          <w:rFonts w:ascii="メイリオ" w:eastAsia="メイリオ" w:hAnsi="メイリオ" w:cs="メイリオ"/>
          <w:sz w:val="18"/>
          <w:szCs w:val="18"/>
          <w:lang w:eastAsia="ja-JP"/>
        </w:rPr>
        <w:t>変は、開発者がオープンソース</w:t>
      </w:r>
      <w:r w:rsidRPr="00F7165C">
        <w:rPr>
          <w:rFonts w:ascii="メイリオ" w:eastAsia="メイリオ" w:hAnsi="メイリオ" w:cs="メイリオ" w:hint="eastAsia"/>
          <w:sz w:val="18"/>
          <w:szCs w:val="18"/>
          <w:lang w:eastAsia="ja-JP"/>
        </w:rPr>
        <w:t xml:space="preserve"> </w:t>
      </w:r>
      <w:r w:rsidR="00435AC4">
        <w:rPr>
          <w:rFonts w:ascii="メイリオ" w:eastAsia="メイリオ" w:hAnsi="メイリオ" w:cs="メイリオ"/>
          <w:sz w:val="18"/>
          <w:szCs w:val="18"/>
          <w:lang w:eastAsia="ja-JP"/>
        </w:rPr>
        <w:t>ソフトウェアのコンポーネントに変更を加える</w:t>
      </w:r>
      <w:r w:rsidRPr="00F7165C">
        <w:rPr>
          <w:rFonts w:ascii="メイリオ" w:eastAsia="メイリオ" w:hAnsi="メイリオ" w:cs="メイリオ"/>
          <w:sz w:val="18"/>
          <w:szCs w:val="18"/>
          <w:lang w:eastAsia="ja-JP"/>
        </w:rPr>
        <w:t>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w:t>
      </w:r>
      <w:r w:rsidR="00F57A2C">
        <w:rPr>
          <w:rFonts w:ascii="メイリオ" w:eastAsia="メイリオ" w:hAnsi="メイリオ" w:cs="メイリオ" w:hint="eastAsia"/>
          <w:sz w:val="18"/>
          <w:szCs w:val="18"/>
          <w:lang w:eastAsia="ja-JP"/>
        </w:rPr>
        <w:t>あり</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335E13E2"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sidR="00435AC4">
        <w:rPr>
          <w:rFonts w:ascii="メイリオ" w:eastAsia="メイリオ" w:hAnsi="メイリオ" w:cs="メイリオ" w:hint="eastAsia"/>
          <w:sz w:val="18"/>
          <w:lang w:eastAsia="ja-JP"/>
        </w:rPr>
        <w:t>に対し</w:t>
      </w:r>
      <w:r w:rsidR="00F57A2C">
        <w:rPr>
          <w:rFonts w:ascii="メイリオ" w:eastAsia="メイリオ" w:hAnsi="メイリオ" w:cs="メイリオ" w:hint="eastAsia"/>
          <w:sz w:val="18"/>
          <w:lang w:eastAsia="ja-JP"/>
        </w:rPr>
        <w:t>バグ修正</w:t>
      </w:r>
      <w:r>
        <w:rPr>
          <w:rFonts w:ascii="メイリオ" w:eastAsia="メイリオ" w:hAnsi="メイリオ" w:cs="メイリオ" w:hint="eastAsia"/>
          <w:sz w:val="18"/>
          <w:lang w:eastAsia="ja-JP"/>
        </w:rPr>
        <w:t>（Fixing）、最適化（Optimizing）、</w:t>
      </w:r>
      <w:r w:rsidR="00F57A2C">
        <w:rPr>
          <w:rFonts w:ascii="メイリオ" w:eastAsia="メイリオ" w:hAnsi="メイリオ" w:cs="メイリオ" w:hint="eastAsia"/>
          <w:sz w:val="18"/>
          <w:lang w:eastAsia="ja-JP"/>
        </w:rPr>
        <w:t>あるいは</w:t>
      </w:r>
      <w:r>
        <w:rPr>
          <w:rFonts w:ascii="メイリオ" w:eastAsia="メイリオ" w:hAnsi="メイリオ" w:cs="メイリオ" w:hint="eastAsia"/>
          <w:sz w:val="18"/>
          <w:lang w:eastAsia="ja-JP"/>
        </w:rPr>
        <w:t>変更を</w:t>
      </w:r>
      <w:r w:rsidR="00F57A2C">
        <w:rPr>
          <w:rFonts w:ascii="メイリオ" w:eastAsia="メイリオ" w:hAnsi="メイリオ" w:cs="メイリオ" w:hint="eastAsia"/>
          <w:sz w:val="18"/>
          <w:lang w:eastAsia="ja-JP"/>
        </w:rPr>
        <w:t>実施す</w:t>
      </w:r>
      <w:r>
        <w:rPr>
          <w:rFonts w:ascii="メイリオ" w:eastAsia="メイリオ" w:hAnsi="メイリオ" w:cs="メイリオ" w:hint="eastAsia"/>
          <w:sz w:val="18"/>
          <w:lang w:eastAsia="ja-JP"/>
        </w:rPr>
        <w:t>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5BDCF4D4"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435AC4">
        <w:rPr>
          <w:rFonts w:ascii="メイリオ" w:eastAsia="メイリオ" w:hAnsi="メイリオ" w:cs="メイリオ" w:hint="eastAsia"/>
          <w:sz w:val="14"/>
        </w:rPr>
        <w:t>・ドット</w:t>
      </w:r>
      <w:r>
        <w:rPr>
          <w:rFonts w:ascii="メイリオ" w:eastAsia="メイリオ" w:hAnsi="メイリオ" w:cs="メイリオ" w:hint="eastAsia"/>
          <w:sz w:val="14"/>
        </w:rPr>
        <w:t>）</w:t>
      </w:r>
    </w:p>
    <w:p w14:paraId="053F8DAF" w14:textId="5AB5316B" w:rsidR="00597D3F" w:rsidRPr="002C4D0C" w:rsidRDefault="00444017" w:rsidP="004A494D">
      <w:pPr>
        <w:pStyle w:val="HeadingIbrahim2"/>
      </w:pPr>
      <w:bookmarkStart w:id="27" w:name="_Toc492046556"/>
      <w:r w:rsidRPr="002C4D0C">
        <w:lastRenderedPageBreak/>
        <w:t xml:space="preserve">2.4 </w:t>
      </w:r>
      <w:r w:rsidR="00810B39" w:rsidRPr="004A6C13">
        <w:rPr>
          <w:rFonts w:ascii="メイリオ" w:eastAsia="メイリオ" w:hAnsi="メイリオ" w:cs="メイリオ" w:hint="eastAsia"/>
          <w:lang w:eastAsia="ja-JP"/>
        </w:rPr>
        <w:t>注記：</w:t>
      </w:r>
      <w:r w:rsidR="00F7165C" w:rsidRPr="004A6C13">
        <w:rPr>
          <w:rFonts w:ascii="メイリオ" w:eastAsia="メイリオ" w:hAnsi="メイリオ" w:cs="メイリオ" w:hint="eastAsia"/>
          <w:lang w:eastAsia="ja-JP"/>
        </w:rPr>
        <w:t>開発ツールについて（</w:t>
      </w:r>
      <w:r w:rsidR="004C6B67" w:rsidRPr="002C4D0C">
        <w:t>Note on development tools</w:t>
      </w:r>
      <w:bookmarkEnd w:id="27"/>
      <w:r w:rsidR="00F7165C" w:rsidRPr="004A6C13">
        <w:rPr>
          <w:rFonts w:ascii="メイリオ" w:eastAsia="メイリオ" w:hAnsi="メイリオ" w:cs="メイリオ"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commentRangeStart w:id="28"/>
      <w:commentRangeStart w:id="29"/>
      <w:r w:rsidR="004A2870" w:rsidRPr="002C4D0C">
        <w:t>must</w:t>
      </w:r>
      <w:commentRangeEnd w:id="28"/>
      <w:r w:rsidR="00B17D75">
        <w:rPr>
          <w:rStyle w:val="af5"/>
          <w:rFonts w:asciiTheme="minorHAnsi" w:eastAsia="ＭＳ 明朝" w:hAnsiTheme="minorHAnsi"/>
          <w:color w:val="7F7F7F" w:themeColor="text1" w:themeTint="80"/>
          <w:lang w:eastAsia="ja-JP"/>
        </w:rPr>
        <w:commentReference w:id="28"/>
      </w:r>
      <w:commentRangeEnd w:id="29"/>
      <w:r w:rsidR="004A6C13">
        <w:rPr>
          <w:rStyle w:val="af5"/>
          <w:rFonts w:asciiTheme="minorHAnsi" w:eastAsia="ＭＳ 明朝" w:hAnsiTheme="minorHAnsi"/>
          <w:color w:val="7F7F7F" w:themeColor="text1" w:themeTint="80"/>
          <w:lang w:eastAsia="ja-JP"/>
        </w:rPr>
        <w:commentReference w:id="29"/>
      </w:r>
      <w:r w:rsidR="004A2870" w:rsidRPr="002C4D0C">
        <w:t xml:space="preserve">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EFD9DA1" w:rsidR="00F7165C" w:rsidRPr="004D31D9" w:rsidRDefault="00F7165C" w:rsidP="00E55C24">
      <w:pPr>
        <w:pStyle w:val="bodyIbrahim1"/>
        <w:spacing w:line="240" w:lineRule="exact"/>
        <w:rPr>
          <w:lang w:eastAsia="ja-JP"/>
        </w:rPr>
      </w:pPr>
      <w:commentRangeStart w:id="30"/>
      <w:r w:rsidRPr="007A4A22">
        <w:rPr>
          <w:rFonts w:ascii="メイリオ" w:eastAsia="メイリオ" w:hAnsi="メイリオ" w:cs="メイリオ" w:hint="eastAsia"/>
          <w:sz w:val="18"/>
          <w:szCs w:val="18"/>
          <w:lang w:eastAsia="ja-JP"/>
        </w:rPr>
        <w:t>開発</w:t>
      </w:r>
      <w:commentRangeEnd w:id="30"/>
      <w:r w:rsidR="004A6C13">
        <w:rPr>
          <w:rStyle w:val="af5"/>
          <w:rFonts w:asciiTheme="minorHAnsi" w:eastAsia="ＭＳ 明朝" w:hAnsiTheme="minorHAnsi"/>
          <w:color w:val="7F7F7F" w:themeColor="text1" w:themeTint="80"/>
          <w:lang w:eastAsia="ja-JP"/>
        </w:rPr>
        <w:commentReference w:id="30"/>
      </w:r>
      <w:r w:rsidRPr="007A4A22">
        <w:rPr>
          <w:rFonts w:ascii="メイリオ" w:eastAsia="メイリオ" w:hAnsi="メイリオ" w:cs="メイリオ" w:hint="eastAsia"/>
          <w:sz w:val="18"/>
          <w:szCs w:val="18"/>
          <w:lang w:eastAsia="ja-JP"/>
        </w:rPr>
        <w:t>ツール</w:t>
      </w:r>
      <w:r w:rsidR="00C30421">
        <w:rPr>
          <w:rFonts w:ascii="メイリオ" w:eastAsia="メイリオ" w:hAnsi="メイリオ" w:cs="メイリオ" w:hint="eastAsia"/>
          <w:sz w:val="18"/>
          <w:szCs w:val="18"/>
          <w:lang w:eastAsia="ja-JP"/>
        </w:rPr>
        <w:t>の中には</w:t>
      </w:r>
      <w:r w:rsidR="007A4A22">
        <w:rPr>
          <w:rFonts w:ascii="メイリオ" w:eastAsia="メイリオ" w:hAnsi="メイリオ" w:cs="メイリオ" w:hint="eastAsia"/>
          <w:sz w:val="18"/>
          <w:szCs w:val="18"/>
          <w:lang w:eastAsia="ja-JP"/>
        </w:rPr>
        <w:t>こういった作業を</w:t>
      </w:r>
      <w:r w:rsidR="004A6C13">
        <w:rPr>
          <w:rFonts w:ascii="メイリオ" w:eastAsia="メイリオ" w:hAnsi="メイリオ" w:cs="メイリオ" w:hint="eastAsia"/>
          <w:sz w:val="18"/>
          <w:szCs w:val="18"/>
          <w:lang w:eastAsia="ja-JP"/>
        </w:rPr>
        <w:t>開発者に</w:t>
      </w:r>
      <w:r w:rsidR="00B17D75">
        <w:rPr>
          <w:rFonts w:ascii="メイリオ" w:eastAsia="メイリオ" w:hAnsi="メイリオ" w:cs="メイリオ" w:hint="eastAsia"/>
          <w:sz w:val="18"/>
          <w:szCs w:val="18"/>
          <w:lang w:eastAsia="ja-JP"/>
        </w:rPr>
        <w:t>気づかれ</w:t>
      </w:r>
      <w:r w:rsidR="004A6C13">
        <w:rPr>
          <w:rFonts w:ascii="メイリオ" w:eastAsia="メイリオ" w:hAnsi="メイリオ" w:cs="メイリオ" w:hint="eastAsia"/>
          <w:sz w:val="18"/>
          <w:szCs w:val="18"/>
          <w:lang w:eastAsia="ja-JP"/>
        </w:rPr>
        <w:t>ず</w:t>
      </w:r>
      <w:r w:rsidR="007A4A22">
        <w:rPr>
          <w:rFonts w:ascii="メイリオ" w:eastAsia="メイリオ" w:hAnsi="メイリオ" w:cs="メイリオ" w:hint="eastAsia"/>
          <w:sz w:val="18"/>
          <w:szCs w:val="18"/>
          <w:lang w:eastAsia="ja-JP"/>
        </w:rPr>
        <w:t>実施</w:t>
      </w:r>
      <w:r w:rsidR="004A6C13">
        <w:rPr>
          <w:rFonts w:ascii="メイリオ" w:eastAsia="メイリオ" w:hAnsi="メイリオ" w:cs="メイリオ" w:hint="eastAsia"/>
          <w:sz w:val="18"/>
          <w:szCs w:val="18"/>
          <w:lang w:eastAsia="ja-JP"/>
        </w:rPr>
        <w:t>して</w:t>
      </w:r>
      <w:r w:rsidR="00B17D75">
        <w:rPr>
          <w:rFonts w:ascii="メイリオ" w:eastAsia="メイリオ" w:hAnsi="メイリオ" w:cs="メイリオ" w:hint="eastAsia"/>
          <w:sz w:val="18"/>
          <w:szCs w:val="18"/>
          <w:lang w:eastAsia="ja-JP"/>
        </w:rPr>
        <w:t>しまう</w:t>
      </w:r>
      <w:r w:rsidR="004A6C13">
        <w:rPr>
          <w:rFonts w:ascii="メイリオ" w:eastAsia="メイリオ" w:hAnsi="メイリオ" w:cs="メイリオ" w:hint="eastAsia"/>
          <w:sz w:val="18"/>
          <w:szCs w:val="18"/>
          <w:lang w:eastAsia="ja-JP"/>
        </w:rPr>
        <w:t>ものがあることを知っておくことが</w:t>
      </w:r>
      <w:r w:rsidR="007A4A22">
        <w:rPr>
          <w:rFonts w:ascii="メイリオ" w:eastAsia="メイリオ" w:hAnsi="メイリオ" w:cs="メイリオ" w:hint="eastAsia"/>
          <w:sz w:val="18"/>
          <w:szCs w:val="18"/>
          <w:lang w:eastAsia="ja-JP"/>
        </w:rPr>
        <w:t>重要です。たとえば開発者は、開発プロセスのどこか一部を自動的に行ってくれる開発ツールを使うことがあります。こういったものには、ユーザー インターフェースのテンプレートを提供するグラフィックス</w:t>
      </w:r>
      <w:r w:rsidR="003369AD">
        <w:rPr>
          <w:rFonts w:ascii="メイリオ" w:eastAsia="メイリオ" w:hAnsi="メイリオ" w:cs="メイリオ" w:hint="eastAsia"/>
          <w:sz w:val="18"/>
          <w:szCs w:val="18"/>
          <w:lang w:eastAsia="ja-JP"/>
        </w:rPr>
        <w:t>の</w:t>
      </w:r>
      <w:r w:rsidR="007A4A22">
        <w:rPr>
          <w:rFonts w:ascii="メイリオ" w:eastAsia="メイリオ" w:hAnsi="メイリオ" w:cs="メイリオ" w:hint="eastAsia"/>
          <w:sz w:val="18"/>
          <w:szCs w:val="18"/>
          <w:lang w:eastAsia="ja-JP"/>
        </w:rPr>
        <w:t>フレームワークや、物理エンジンを提供するゲーム開発用のプラットフォーム、もしくはクラウド サービスへのコネクタを提供する</w:t>
      </w:r>
      <w:r w:rsidR="00F57A2C">
        <w:rPr>
          <w:rFonts w:ascii="メイリオ" w:eastAsia="メイリオ" w:hAnsi="メイリオ" w:cs="メイリオ" w:hint="eastAsia"/>
          <w:sz w:val="18"/>
          <w:szCs w:val="18"/>
          <w:lang w:eastAsia="ja-JP"/>
        </w:rPr>
        <w:t>ソフトウェア</w:t>
      </w:r>
      <w:r w:rsidR="007A4A22">
        <w:rPr>
          <w:rFonts w:ascii="メイリオ" w:eastAsia="メイリオ" w:hAnsi="メイリオ" w:cs="メイリオ" w:hint="eastAsia"/>
          <w:sz w:val="18"/>
          <w:szCs w:val="18"/>
          <w:lang w:eastAsia="ja-JP"/>
        </w:rPr>
        <w:t>開発キット（SDKs：Software Development Kit）などがあります。</w:t>
      </w:r>
      <w:r w:rsidR="002F7C13">
        <w:rPr>
          <w:rFonts w:ascii="メイリオ" w:eastAsia="メイリオ" w:hAnsi="メイリオ" w:cs="メイリオ" w:hint="eastAsia"/>
          <w:sz w:val="18"/>
          <w:szCs w:val="18"/>
          <w:lang w:eastAsia="ja-JP"/>
        </w:rPr>
        <w:t>こういったツールは、開発者の作成物がビルドされる際、前述の</w:t>
      </w:r>
      <w:r w:rsidR="004D31D9">
        <w:rPr>
          <w:rFonts w:ascii="メイリオ" w:eastAsia="メイリオ" w:hAnsi="メイリオ" w:cs="メイリオ" w:hint="eastAsia"/>
          <w:sz w:val="18"/>
          <w:szCs w:val="18"/>
          <w:lang w:eastAsia="ja-JP"/>
        </w:rPr>
        <w:t>処理を提供する</w:t>
      </w:r>
      <w:r w:rsidR="002F7C13">
        <w:rPr>
          <w:rFonts w:ascii="メイリオ" w:eastAsia="メイリオ" w:hAnsi="メイリオ" w:cs="メイリオ" w:hint="eastAsia"/>
          <w:sz w:val="18"/>
          <w:szCs w:val="18"/>
          <w:lang w:eastAsia="ja-JP"/>
        </w:rPr>
        <w:t>ためには</w:t>
      </w:r>
      <w:r w:rsidR="00274466">
        <w:rPr>
          <w:rFonts w:ascii="メイリオ" w:eastAsia="メイリオ" w:hAnsi="メイリオ" w:cs="メイリオ" w:hint="eastAsia"/>
          <w:sz w:val="18"/>
          <w:szCs w:val="18"/>
          <w:lang w:eastAsia="ja-JP"/>
        </w:rPr>
        <w:t>、</w:t>
      </w:r>
      <w:r w:rsidR="004D31D9">
        <w:rPr>
          <w:rFonts w:ascii="メイリオ" w:eastAsia="メイリオ" w:hAnsi="メイリオ" w:cs="メイリオ" w:hint="eastAsia"/>
          <w:sz w:val="18"/>
          <w:szCs w:val="18"/>
          <w:lang w:eastAsia="ja-JP"/>
        </w:rPr>
        <w:t>開発ツールの</w:t>
      </w:r>
      <w:r w:rsidR="003369AD">
        <w:rPr>
          <w:rFonts w:ascii="メイリオ" w:eastAsia="メイリオ" w:hAnsi="メイリオ" w:cs="メイリオ" w:hint="eastAsia"/>
          <w:sz w:val="18"/>
          <w:szCs w:val="18"/>
          <w:lang w:eastAsia="ja-JP"/>
        </w:rPr>
        <w:t>コードの一部</w:t>
      </w:r>
      <w:r w:rsidR="002F7C13">
        <w:rPr>
          <w:rFonts w:ascii="メイリオ" w:eastAsia="メイリオ" w:hAnsi="メイリオ" w:cs="メイリオ" w:hint="eastAsia"/>
          <w:sz w:val="18"/>
          <w:szCs w:val="18"/>
          <w:lang w:eastAsia="ja-JP"/>
        </w:rPr>
        <w:t>をその</w:t>
      </w:r>
      <w:r w:rsidR="00274466">
        <w:rPr>
          <w:rFonts w:ascii="メイリオ" w:eastAsia="メイリオ" w:hAnsi="メイリオ" w:cs="メイリオ" w:hint="eastAsia"/>
          <w:sz w:val="18"/>
          <w:szCs w:val="18"/>
          <w:lang w:eastAsia="ja-JP"/>
        </w:rPr>
        <w:t>作成物に</w:t>
      </w:r>
      <w:r w:rsidR="003369AD">
        <w:rPr>
          <w:rFonts w:ascii="メイリオ" w:eastAsia="メイリオ" w:hAnsi="メイリオ" w:cs="メイリオ" w:hint="eastAsia"/>
          <w:sz w:val="18"/>
          <w:szCs w:val="18"/>
          <w:lang w:eastAsia="ja-JP"/>
        </w:rPr>
        <w:t>注入</w:t>
      </w:r>
      <w:r w:rsidR="002F7C13">
        <w:rPr>
          <w:rFonts w:ascii="メイリオ" w:eastAsia="メイリオ" w:hAnsi="メイリオ" w:cs="メイリオ" w:hint="eastAsia"/>
          <w:sz w:val="18"/>
          <w:szCs w:val="18"/>
          <w:lang w:eastAsia="ja-JP"/>
        </w:rPr>
        <w:t>しなければなりません。</w:t>
      </w:r>
      <w:r w:rsidR="00D931A0">
        <w:rPr>
          <w:rFonts w:ascii="メイリオ" w:eastAsia="メイリオ" w:hAnsi="メイリオ" w:cs="メイリオ" w:hint="eastAsia"/>
          <w:sz w:val="18"/>
          <w:szCs w:val="18"/>
          <w:lang w:eastAsia="ja-JP"/>
        </w:rPr>
        <w:t>特に</w:t>
      </w:r>
      <w:r w:rsidR="002F7C13">
        <w:rPr>
          <w:rFonts w:ascii="メイリオ" w:eastAsia="メイリオ" w:hAnsi="メイリオ" w:cs="メイリオ" w:hint="eastAsia"/>
          <w:sz w:val="18"/>
          <w:szCs w:val="18"/>
          <w:lang w:eastAsia="ja-JP"/>
        </w:rPr>
        <w:t>、</w:t>
      </w:r>
      <w:r w:rsidR="003369AD">
        <w:rPr>
          <w:rFonts w:ascii="メイリオ" w:eastAsia="メイリオ" w:hAnsi="メイリオ" w:cs="メイリオ" w:hint="eastAsia"/>
          <w:sz w:val="18"/>
          <w:szCs w:val="18"/>
          <w:lang w:eastAsia="ja-JP"/>
        </w:rPr>
        <w:t>生み出された作成物がしばしば静的</w:t>
      </w:r>
      <w:r w:rsidR="004D31D9">
        <w:rPr>
          <w:rFonts w:ascii="メイリオ" w:eastAsia="メイリオ" w:hAnsi="メイリオ" w:cs="メイリオ" w:hint="eastAsia"/>
          <w:sz w:val="18"/>
          <w:szCs w:val="18"/>
          <w:lang w:eastAsia="ja-JP"/>
        </w:rPr>
        <w:t>リンクされ</w:t>
      </w:r>
      <w:r w:rsidR="00C30421">
        <w:rPr>
          <w:rFonts w:ascii="メイリオ" w:eastAsia="メイリオ" w:hAnsi="メイリオ" w:cs="メイリオ" w:hint="eastAsia"/>
          <w:sz w:val="18"/>
          <w:szCs w:val="18"/>
          <w:lang w:eastAsia="ja-JP"/>
        </w:rPr>
        <w:t>てい</w:t>
      </w:r>
      <w:r w:rsidR="004D31D9">
        <w:rPr>
          <w:rFonts w:ascii="メイリオ" w:eastAsia="メイリオ" w:hAnsi="メイリオ" w:cs="メイリオ" w:hint="eastAsia"/>
          <w:sz w:val="18"/>
          <w:szCs w:val="18"/>
          <w:lang w:eastAsia="ja-JP"/>
        </w:rPr>
        <w:t>るということを</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31" w:name="_Toc492046557"/>
      <w:r w:rsidR="00FA02EB" w:rsidRPr="002F7C13">
        <w:rPr>
          <w:rFonts w:ascii="メイリオ" w:eastAsia="メイリオ" w:hAnsi="メイリオ" w:cs="メイリオ" w:hint="eastAsia"/>
        </w:rPr>
        <w:t>オープンソース監査（</w:t>
      </w:r>
      <w:r w:rsidR="004C6B67" w:rsidRPr="002C4D0C">
        <w:t>Open source audits</w:t>
      </w:r>
      <w:bookmarkEnd w:id="31"/>
      <w:r w:rsidR="00FA02EB" w:rsidRPr="002F7C13">
        <w:rPr>
          <w:rFonts w:ascii="メイリオ" w:eastAsia="メイリオ" w:hAnsi="メイリオ" w:cs="メイリオ" w:hint="eastAsia"/>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04D54173" w:rsidR="00FA02EB" w:rsidRPr="00FA02EB" w:rsidRDefault="00413556" w:rsidP="00FA02EB">
      <w:pPr>
        <w:pStyle w:val="bodyIbrahim1"/>
        <w:spacing w:line="240" w:lineRule="exact"/>
        <w:rPr>
          <w:rFonts w:ascii="メイリオ" w:eastAsia="メイリオ" w:hAnsi="メイリオ" w:cs="メイリオ"/>
          <w:sz w:val="18"/>
          <w:szCs w:val="18"/>
          <w:lang w:eastAsia="ja-JP"/>
        </w:rPr>
      </w:pPr>
      <w:commentRangeStart w:id="32"/>
      <w:r>
        <w:rPr>
          <w:rFonts w:ascii="メイリオ" w:eastAsia="メイリオ" w:hAnsi="メイリオ" w:cs="メイリオ" w:hint="eastAsia"/>
          <w:sz w:val="18"/>
          <w:szCs w:val="18"/>
          <w:lang w:eastAsia="ja-JP"/>
        </w:rPr>
        <w:t>個</w:t>
      </w:r>
      <w:commentRangeEnd w:id="32"/>
      <w:r w:rsidR="00042DCB">
        <w:rPr>
          <w:rStyle w:val="af5"/>
          <w:rFonts w:asciiTheme="minorHAnsi" w:eastAsia="ＭＳ 明朝" w:hAnsiTheme="minorHAnsi"/>
          <w:color w:val="7F7F7F" w:themeColor="text1" w:themeTint="80"/>
          <w:lang w:eastAsia="ja-JP"/>
        </w:rPr>
        <w:commentReference w:id="32"/>
      </w:r>
      <w:r>
        <w:rPr>
          <w:rFonts w:ascii="メイリオ" w:eastAsia="メイリオ" w:hAnsi="メイリオ" w:cs="メイリオ" w:hint="eastAsia"/>
          <w:sz w:val="18"/>
          <w:szCs w:val="18"/>
          <w:lang w:eastAsia="ja-JP"/>
        </w:rPr>
        <w:t>々の</w:t>
      </w:r>
      <w:r w:rsidR="00FA02EB">
        <w:rPr>
          <w:rFonts w:ascii="メイリオ" w:eastAsia="メイリオ" w:hAnsi="メイリオ" w:cs="メイリオ" w:hint="eastAsia"/>
          <w:sz w:val="18"/>
          <w:szCs w:val="18"/>
          <w:lang w:eastAsia="ja-JP"/>
        </w:rPr>
        <w:t>M&amp;A</w:t>
      </w:r>
      <w:r>
        <w:rPr>
          <w:rFonts w:ascii="メイリオ" w:eastAsia="メイリオ" w:hAnsi="メイリオ" w:cs="メイリオ" w:hint="eastAsia"/>
          <w:sz w:val="18"/>
          <w:szCs w:val="18"/>
          <w:lang w:eastAsia="ja-JP"/>
        </w:rPr>
        <w:t>取引は</w:t>
      </w:r>
      <w:r w:rsidR="00FA02EB">
        <w:rPr>
          <w:rFonts w:ascii="メイリオ" w:eastAsia="メイリオ" w:hAnsi="メイリオ" w:cs="メイリオ" w:hint="eastAsia"/>
          <w:sz w:val="18"/>
          <w:szCs w:val="18"/>
          <w:lang w:eastAsia="ja-JP"/>
        </w:rPr>
        <w:t>いずれも異なるもので</w:t>
      </w:r>
      <w:r w:rsidR="005C31FC">
        <w:rPr>
          <w:rFonts w:ascii="メイリオ" w:eastAsia="メイリオ" w:hAnsi="メイリオ" w:cs="メイリオ" w:hint="eastAsia"/>
          <w:sz w:val="18"/>
          <w:szCs w:val="18"/>
          <w:lang w:eastAsia="ja-JP"/>
        </w:rPr>
        <w:t>はありま</w:t>
      </w:r>
      <w:r w:rsidR="00FA02EB">
        <w:rPr>
          <w:rFonts w:ascii="メイリオ" w:eastAsia="メイリオ" w:hAnsi="メイリオ" w:cs="メイリオ" w:hint="eastAsia"/>
          <w:sz w:val="18"/>
          <w:szCs w:val="18"/>
          <w:lang w:eastAsia="ja-JP"/>
        </w:rPr>
        <w:t>すが、</w:t>
      </w:r>
      <w:r w:rsidR="00D931A0">
        <w:rPr>
          <w:rFonts w:ascii="メイリオ" w:eastAsia="メイリオ" w:hAnsi="メイリオ" w:cs="メイリオ" w:hint="eastAsia"/>
          <w:sz w:val="18"/>
          <w:szCs w:val="18"/>
          <w:lang w:eastAsia="ja-JP"/>
        </w:rPr>
        <w:t>買収</w:t>
      </w:r>
      <w:r w:rsidR="00DB76CA">
        <w:rPr>
          <w:rFonts w:ascii="メイリオ" w:eastAsia="メイリオ" w:hAnsi="メイリオ" w:cs="メイリオ" w:hint="eastAsia"/>
          <w:sz w:val="18"/>
          <w:szCs w:val="18"/>
          <w:lang w:eastAsia="ja-JP"/>
        </w:rPr>
        <w:t>に伴って</w:t>
      </w:r>
      <w:r w:rsidR="00502318">
        <w:rPr>
          <w:rFonts w:ascii="メイリオ" w:eastAsia="メイリオ" w:hAnsi="メイリオ" w:cs="メイリオ" w:hint="eastAsia"/>
          <w:sz w:val="18"/>
          <w:szCs w:val="18"/>
          <w:lang w:eastAsia="ja-JP"/>
        </w:rPr>
        <w:t>オープンソース</w:t>
      </w:r>
      <w:r>
        <w:rPr>
          <w:rFonts w:ascii="メイリオ" w:eastAsia="メイリオ" w:hAnsi="メイリオ" w:cs="メイリオ" w:hint="eastAsia"/>
          <w:sz w:val="18"/>
          <w:szCs w:val="18"/>
          <w:lang w:eastAsia="ja-JP"/>
        </w:rPr>
        <w:t>の義務を</w:t>
      </w:r>
      <w:r w:rsidR="00DB76CA">
        <w:rPr>
          <w:rFonts w:ascii="メイリオ" w:eastAsia="メイリオ" w:hAnsi="メイリオ" w:cs="メイリオ" w:hint="eastAsia"/>
          <w:sz w:val="18"/>
          <w:szCs w:val="18"/>
          <w:lang w:eastAsia="ja-JP"/>
        </w:rPr>
        <w:t>引き継ぐこと</w:t>
      </w:r>
      <w:r>
        <w:rPr>
          <w:rFonts w:ascii="メイリオ" w:eastAsia="メイリオ" w:hAnsi="メイリオ" w:cs="メイリオ" w:hint="eastAsia"/>
          <w:sz w:val="18"/>
          <w:szCs w:val="18"/>
          <w:lang w:eastAsia="ja-JP"/>
        </w:rPr>
        <w:t>の</w:t>
      </w:r>
      <w:r w:rsidR="005C31FC">
        <w:rPr>
          <w:rFonts w:ascii="メイリオ" w:eastAsia="メイリオ" w:hAnsi="メイリオ" w:cs="メイリオ" w:hint="eastAsia"/>
          <w:sz w:val="18"/>
          <w:szCs w:val="18"/>
          <w:lang w:eastAsia="ja-JP"/>
        </w:rPr>
        <w:t>インパクトを検証する必要性は、すべての取引について普遍的なことといえます。オープンソース監査はオープンソースの使用の深さと依存度について理解するために実行されます。これに加えて</w:t>
      </w:r>
      <w:r w:rsidR="00D931A0">
        <w:rPr>
          <w:rFonts w:ascii="メイリオ" w:eastAsia="メイリオ" w:hAnsi="メイリオ" w:cs="メイリオ" w:hint="eastAsia"/>
          <w:sz w:val="18"/>
          <w:szCs w:val="18"/>
          <w:lang w:eastAsia="ja-JP"/>
        </w:rPr>
        <w:t>オープンソース監査は</w:t>
      </w:r>
      <w:r w:rsidR="005C31FC">
        <w:rPr>
          <w:rFonts w:ascii="メイリオ" w:eastAsia="メイリオ" w:hAnsi="メイリオ" w:cs="メイリオ" w:hint="eastAsia"/>
          <w:sz w:val="18"/>
          <w:szCs w:val="18"/>
          <w:lang w:eastAsia="ja-JP"/>
        </w:rPr>
        <w:t>コンプライアンス</w:t>
      </w:r>
      <w:r w:rsidR="00D931A0">
        <w:rPr>
          <w:rFonts w:ascii="メイリオ" w:eastAsia="メイリオ" w:hAnsi="メイリオ" w:cs="メイリオ" w:hint="eastAsia"/>
          <w:sz w:val="18"/>
          <w:szCs w:val="18"/>
          <w:lang w:eastAsia="ja-JP"/>
        </w:rPr>
        <w:t>課題や</w:t>
      </w:r>
      <w:r w:rsidR="004606ED">
        <w:rPr>
          <w:rFonts w:ascii="メイリオ" w:eastAsia="メイリオ" w:hAnsi="メイリオ" w:cs="メイリオ" w:hint="eastAsia"/>
          <w:sz w:val="18"/>
          <w:szCs w:val="18"/>
          <w:lang w:eastAsia="ja-JP"/>
        </w:rPr>
        <w:t>買収対象</w:t>
      </w:r>
      <w:r w:rsidR="005C31FC">
        <w:rPr>
          <w:rFonts w:ascii="メイリオ" w:eastAsia="メイリオ" w:hAnsi="メイリオ" w:cs="メイリオ" w:hint="eastAsia"/>
          <w:sz w:val="18"/>
          <w:szCs w:val="18"/>
          <w:lang w:eastAsia="ja-JP"/>
        </w:rPr>
        <w:t>におけるエンジニアリングの実務について</w:t>
      </w:r>
      <w:r w:rsidR="00D931A0">
        <w:rPr>
          <w:rFonts w:ascii="メイリオ" w:eastAsia="メイリオ" w:hAnsi="メイリオ" w:cs="メイリオ" w:hint="eastAsia"/>
          <w:sz w:val="18"/>
          <w:szCs w:val="18"/>
          <w:lang w:eastAsia="ja-JP"/>
        </w:rPr>
        <w:t>重要な</w:t>
      </w:r>
      <w:r w:rsidR="005C31FC">
        <w:rPr>
          <w:rFonts w:ascii="メイリオ" w:eastAsia="メイリオ" w:hAnsi="メイリオ" w:cs="メイリオ" w:hint="eastAsia"/>
          <w:sz w:val="18"/>
          <w:szCs w:val="18"/>
          <w:lang w:eastAsia="ja-JP"/>
        </w:rPr>
        <w:t>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sidRPr="009E35CD">
        <w:rPr>
          <w:rFonts w:ascii="メイリオ" w:eastAsia="メイリオ" w:hAnsi="メイリオ" w:cs="メイリオ" w:hint="eastAsia"/>
        </w:rPr>
        <w:t>なぜオープンソース監査を行うのか？（</w:t>
      </w:r>
      <w:r w:rsidRPr="002C4D0C">
        <w:t>Why conduct an open source audit?</w:t>
      </w:r>
      <w:r w:rsidR="00CB0023" w:rsidRPr="009E35CD">
        <w:rPr>
          <w:rFonts w:ascii="メイリオ" w:eastAsia="メイリオ" w:hAnsi="メイリオ" w:cs="メイリオ" w:hint="eastAsia"/>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145AD6C5"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w:t>
      </w:r>
      <w:r w:rsidR="00502318">
        <w:rPr>
          <w:rFonts w:ascii="メイリオ" w:eastAsia="メイリオ" w:hAnsi="メイリオ" w:cs="メイリオ" w:hint="eastAsia"/>
          <w:sz w:val="18"/>
          <w:szCs w:val="18"/>
          <w:lang w:eastAsia="ja-JP"/>
        </w:rPr>
        <w:t>の再頒布方法に</w:t>
      </w:r>
      <w:r w:rsidRPr="00224A23">
        <w:rPr>
          <w:rFonts w:ascii="メイリオ" w:eastAsia="メイリオ" w:hAnsi="メイリオ" w:cs="メイリオ" w:hint="eastAsia"/>
          <w:sz w:val="18"/>
          <w:szCs w:val="18"/>
          <w:lang w:eastAsia="ja-JP"/>
        </w:rPr>
        <w:t>制約を課すことがあります。こういった制約は買収企業のビジネスと相反するかもしれないので、早期に発見されるべきで</w:t>
      </w:r>
      <w:r w:rsidR="00B961EA">
        <w:rPr>
          <w:rFonts w:ascii="メイリオ" w:eastAsia="メイリオ" w:hAnsi="メイリオ" w:cs="メイリオ" w:hint="eastAsia"/>
          <w:sz w:val="18"/>
          <w:szCs w:val="18"/>
          <w:lang w:eastAsia="ja-JP"/>
        </w:rPr>
        <w:t>す</w:t>
      </w:r>
      <w:r w:rsidRPr="00224A23">
        <w:rPr>
          <w:rFonts w:ascii="メイリオ" w:eastAsia="メイリオ" w:hAnsi="メイリオ" w:cs="メイリオ" w:hint="eastAsia"/>
          <w:sz w:val="18"/>
          <w:szCs w:val="18"/>
          <w:lang w:eastAsia="ja-JP"/>
        </w:rPr>
        <w:t>。</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w:t>
      </w:r>
      <w:r w:rsidR="00502318">
        <w:rPr>
          <w:rFonts w:ascii="メイリオ" w:eastAsia="メイリオ" w:hAnsi="メイリオ" w:cs="メイリオ" w:hint="eastAsia"/>
          <w:sz w:val="18"/>
          <w:szCs w:val="18"/>
          <w:lang w:eastAsia="ja-JP"/>
        </w:rPr>
        <w:t>が</w:t>
      </w:r>
      <w:r w:rsidR="00332ECA">
        <w:rPr>
          <w:rFonts w:ascii="メイリオ" w:eastAsia="メイリオ" w:hAnsi="メイリオ" w:cs="メイリオ" w:hint="eastAsia"/>
          <w:sz w:val="18"/>
          <w:szCs w:val="18"/>
          <w:lang w:eastAsia="ja-JP"/>
        </w:rPr>
        <w:t>あることで</w:t>
      </w:r>
      <w:r w:rsidR="004606ED">
        <w:rPr>
          <w:rFonts w:ascii="メイリオ" w:eastAsia="メイリオ" w:hAnsi="メイリオ" w:cs="メイリオ" w:hint="eastAsia"/>
          <w:sz w:val="18"/>
          <w:szCs w:val="18"/>
          <w:lang w:eastAsia="ja-JP"/>
        </w:rPr>
        <w:t>買収対象</w:t>
      </w:r>
      <w:r w:rsidR="00B961EA">
        <w:rPr>
          <w:rFonts w:ascii="メイリオ" w:eastAsia="メイリオ" w:hAnsi="メイリオ" w:cs="メイリオ" w:hint="eastAsia"/>
          <w:sz w:val="18"/>
          <w:szCs w:val="18"/>
          <w:lang w:eastAsia="ja-JP"/>
        </w:rPr>
        <w:t>企業の資産</w:t>
      </w:r>
      <w:r w:rsidR="00332ECA">
        <w:rPr>
          <w:rFonts w:ascii="メイリオ" w:eastAsia="メイリオ" w:hAnsi="メイリオ" w:cs="メイリオ" w:hint="eastAsia"/>
          <w:sz w:val="18"/>
          <w:szCs w:val="18"/>
          <w:lang w:eastAsia="ja-JP"/>
        </w:rPr>
        <w:t>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537D474B"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w:t>
      </w:r>
      <w:r w:rsidR="00B961EA">
        <w:rPr>
          <w:rFonts w:ascii="メイリオ" w:eastAsia="メイリオ" w:hAnsi="メイリオ" w:cs="メイリオ" w:hint="eastAsia"/>
          <w:sz w:val="18"/>
          <w:lang w:eastAsia="ja-JP"/>
        </w:rPr>
        <w:t>し</w:t>
      </w:r>
      <w:r w:rsidRPr="00224A23">
        <w:rPr>
          <w:rFonts w:ascii="メイリオ" w:eastAsia="メイリオ" w:hAnsi="メイリオ" w:cs="メイリオ" w:hint="eastAsia"/>
          <w:sz w:val="18"/>
          <w:lang w:eastAsia="ja-JP"/>
        </w:rPr>
        <w:t>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で、派生物もしくは結</w:t>
      </w:r>
      <w:r w:rsidR="00152FE5">
        <w:rPr>
          <w:rFonts w:ascii="メイリオ" w:eastAsia="メイリオ" w:hAnsi="メイリオ" w:cs="メイリオ" w:hint="eastAsia"/>
          <w:sz w:val="18"/>
          <w:lang w:eastAsia="ja-JP"/>
        </w:rPr>
        <w:t>合物を</w:t>
      </w:r>
      <w:r w:rsidR="00B961EA">
        <w:rPr>
          <w:rFonts w:ascii="メイリオ" w:eastAsia="メイリオ" w:hAnsi="メイリオ" w:cs="メイリオ" w:hint="eastAsia"/>
          <w:sz w:val="18"/>
          <w:lang w:eastAsia="ja-JP"/>
        </w:rPr>
        <w:t>同じライセンスの下で利用できるようにすることを要求し</w:t>
      </w:r>
      <w:r w:rsidR="00152FE5">
        <w:rPr>
          <w:rFonts w:ascii="メイリオ" w:eastAsia="メイリオ" w:hAnsi="メイリオ" w:cs="メイリオ" w:hint="eastAsia"/>
          <w:sz w:val="18"/>
          <w:lang w:eastAsia="ja-JP"/>
        </w:rPr>
        <w:t>ま</w:t>
      </w:r>
      <w:r w:rsidR="00152FE5">
        <w:rPr>
          <w:rFonts w:ascii="メイリオ" w:eastAsia="メイリオ" w:hAnsi="メイリオ" w:cs="メイリオ" w:hint="eastAsia"/>
          <w:sz w:val="18"/>
          <w:lang w:eastAsia="ja-JP"/>
        </w:rPr>
        <w:lastRenderedPageBreak/>
        <w:t>す。その他にもドキュメント内で</w:t>
      </w:r>
      <w:r>
        <w:rPr>
          <w:rFonts w:ascii="メイリオ" w:eastAsia="メイリオ" w:hAnsi="メイリオ" w:cs="メイリオ" w:hint="eastAsia"/>
          <w:sz w:val="18"/>
          <w:lang w:eastAsia="ja-JP"/>
        </w:rPr>
        <w:t>の通知、告知などを</w:t>
      </w:r>
      <w:r w:rsidR="00152FE5">
        <w:rPr>
          <w:rFonts w:ascii="メイリオ" w:eastAsia="メイリオ" w:hAnsi="メイリオ" w:cs="メイリオ" w:hint="eastAsia"/>
          <w:sz w:val="18"/>
          <w:lang w:eastAsia="ja-JP"/>
        </w:rPr>
        <w:t>求めたり、製品の販売促進のやり方に制約を課したり</w:t>
      </w:r>
      <w:r w:rsidR="00B961EA">
        <w:rPr>
          <w:rFonts w:ascii="メイリオ" w:eastAsia="メイリオ" w:hAnsi="メイリオ" w:cs="メイリオ" w:hint="eastAsia"/>
          <w:sz w:val="18"/>
          <w:lang w:eastAsia="ja-JP"/>
        </w:rPr>
        <w:t>する</w:t>
      </w:r>
      <w:r w:rsidR="00152FE5">
        <w:rPr>
          <w:rFonts w:ascii="メイリオ" w:eastAsia="メイリオ" w:hAnsi="メイリオ" w:cs="メイリオ" w:hint="eastAsia"/>
          <w:sz w:val="18"/>
          <w:lang w:eastAsia="ja-JP"/>
        </w:rPr>
        <w:t>ものもあります</w:t>
      </w:r>
    </w:p>
    <w:p w14:paraId="0FF6CDC9" w14:textId="76879832"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w:t>
      </w:r>
      <w:r w:rsidR="00152FE5">
        <w:rPr>
          <w:rFonts w:ascii="メイリオ" w:eastAsia="メイリオ" w:hAnsi="メイリオ" w:cs="メイリオ" w:hint="eastAsia"/>
          <w:sz w:val="18"/>
          <w:szCs w:val="18"/>
          <w:lang w:eastAsia="ja-JP"/>
        </w:rPr>
        <w:t>、訴訟、費用のかさむ再設計、製品</w:t>
      </w:r>
      <w:r w:rsidRPr="00332ECA">
        <w:rPr>
          <w:rFonts w:ascii="メイリオ" w:eastAsia="メイリオ" w:hAnsi="メイリオ" w:cs="メイリオ" w:hint="eastAsia"/>
          <w:sz w:val="18"/>
          <w:szCs w:val="18"/>
          <w:lang w:eastAsia="ja-JP"/>
        </w:rPr>
        <w:t>リコール</w:t>
      </w:r>
      <w:r>
        <w:rPr>
          <w:rFonts w:ascii="メイリオ" w:eastAsia="メイリオ" w:hAnsi="メイリオ" w:cs="メイリオ" w:hint="eastAsia"/>
          <w:sz w:val="18"/>
          <w:szCs w:val="18"/>
          <w:lang w:eastAsia="ja-JP"/>
        </w:rPr>
        <w:t>や</w:t>
      </w:r>
      <w:r w:rsidR="0087007B">
        <w:rPr>
          <w:rFonts w:ascii="メイリオ" w:eastAsia="メイリオ" w:hAnsi="メイリオ" w:cs="メイリオ" w:hint="eastAsia"/>
          <w:sz w:val="18"/>
          <w:szCs w:val="18"/>
          <w:lang w:eastAsia="ja-JP"/>
        </w:rPr>
        <w:t>悪評</w:t>
      </w:r>
      <w:commentRangeStart w:id="33"/>
      <w:r w:rsidR="0087007B">
        <w:rPr>
          <w:rStyle w:val="af5"/>
          <w:rFonts w:asciiTheme="minorHAnsi" w:eastAsia="ＭＳ 明朝" w:hAnsiTheme="minorHAnsi"/>
          <w:color w:val="7F7F7F" w:themeColor="text1" w:themeTint="80"/>
          <w:lang w:eastAsia="ja-JP"/>
        </w:rPr>
        <w:commentReference w:id="34"/>
      </w:r>
      <w:commentRangeEnd w:id="33"/>
      <w:r w:rsidR="00042DCB">
        <w:rPr>
          <w:rStyle w:val="af5"/>
          <w:rFonts w:asciiTheme="minorHAnsi" w:eastAsia="ＭＳ 明朝" w:hAnsiTheme="minorHAnsi"/>
          <w:color w:val="7F7F7F" w:themeColor="text1" w:themeTint="80"/>
          <w:lang w:eastAsia="ja-JP"/>
        </w:rPr>
        <w:commentReference w:id="33"/>
      </w:r>
      <w:r>
        <w:rPr>
          <w:rFonts w:ascii="メイリオ" w:eastAsia="メイリオ" w:hAnsi="メイリオ" w:cs="メイリオ" w:hint="eastAsia"/>
          <w:sz w:val="18"/>
          <w:szCs w:val="18"/>
          <w:lang w:eastAsia="ja-JP"/>
        </w:rPr>
        <w:t>といったこと</w:t>
      </w:r>
      <w:r w:rsidR="00152FE5">
        <w:rPr>
          <w:rFonts w:ascii="メイリオ" w:eastAsia="メイリオ" w:hAnsi="メイリオ" w:cs="メイリオ" w:hint="eastAsia"/>
          <w:sz w:val="18"/>
          <w:szCs w:val="18"/>
          <w:lang w:eastAsia="ja-JP"/>
        </w:rPr>
        <w:t>につながる可能性も</w:t>
      </w:r>
      <w:r w:rsidRPr="00332ECA">
        <w:rPr>
          <w:rFonts w:ascii="メイリオ" w:eastAsia="メイリオ" w:hAnsi="メイリオ" w:cs="メイリオ" w:hint="eastAsia"/>
          <w:sz w:val="18"/>
          <w:szCs w:val="18"/>
          <w:lang w:eastAsia="ja-JP"/>
        </w:rPr>
        <w:t>あります</w:t>
      </w:r>
    </w:p>
    <w:p w14:paraId="4107317E" w14:textId="3C8B1A10" w:rsidR="00D54CFB" w:rsidRPr="002C4D0C" w:rsidRDefault="00D54CFB" w:rsidP="000B59EF">
      <w:pPr>
        <w:pStyle w:val="HeadingIbrahim2"/>
      </w:pPr>
      <w:r w:rsidRPr="002C4D0C">
        <w:t>3.</w:t>
      </w:r>
      <w:r w:rsidR="001A19BA" w:rsidRPr="002C4D0C">
        <w:t>2</w:t>
      </w:r>
      <w:r w:rsidRPr="002C4D0C">
        <w:t xml:space="preserve"> </w:t>
      </w:r>
      <w:r w:rsidR="00332ECA" w:rsidRPr="0044254A">
        <w:rPr>
          <w:rFonts w:ascii="メイリオ" w:eastAsia="メイリオ" w:hAnsi="メイリオ" w:cs="メイリオ" w:hint="eastAsia"/>
        </w:rPr>
        <w:t>オープンソース監査を委託すべきか？（</w:t>
      </w:r>
      <w:r w:rsidRPr="002C4D0C">
        <w:t>Should you commission an open source audit?</w:t>
      </w:r>
      <w:r w:rsidR="00332ECA" w:rsidRPr="0044254A">
        <w:rPr>
          <w:rFonts w:ascii="メイリオ" w:eastAsia="メイリオ" w:hAnsi="メイリオ" w:cs="メイリオ" w:hint="eastAsia"/>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2B3618B9" w:rsidR="009A7D8B" w:rsidRPr="00ED4106" w:rsidRDefault="00332ECA" w:rsidP="00332ECA">
      <w:pPr>
        <w:pStyle w:val="bodyIbrahim1"/>
        <w:spacing w:line="240" w:lineRule="exact"/>
        <w:rPr>
          <w:rFonts w:ascii="メイリオ" w:eastAsia="メイリオ" w:hAnsi="メイリオ" w:cs="メイリオ"/>
          <w:sz w:val="18"/>
          <w:szCs w:val="18"/>
          <w:lang w:eastAsia="ja-JP"/>
        </w:rPr>
      </w:pPr>
      <w:commentRangeStart w:id="35"/>
      <w:r>
        <w:rPr>
          <w:rFonts w:ascii="メイリオ" w:eastAsia="メイリオ" w:hAnsi="メイリオ" w:cs="メイリオ" w:hint="eastAsia"/>
          <w:sz w:val="18"/>
          <w:szCs w:val="18"/>
          <w:lang w:eastAsia="ja-JP"/>
        </w:rPr>
        <w:t>一</w:t>
      </w:r>
      <w:commentRangeEnd w:id="35"/>
      <w:r w:rsidR="00E90CF1">
        <w:rPr>
          <w:rStyle w:val="af5"/>
          <w:rFonts w:asciiTheme="minorHAnsi" w:eastAsia="ＭＳ 明朝" w:hAnsiTheme="minorHAnsi"/>
          <w:color w:val="7F7F7F" w:themeColor="text1" w:themeTint="80"/>
          <w:lang w:eastAsia="ja-JP"/>
        </w:rPr>
        <w:commentReference w:id="35"/>
      </w:r>
      <w:r>
        <w:rPr>
          <w:rFonts w:ascii="メイリオ" w:eastAsia="メイリオ" w:hAnsi="メイリオ" w:cs="メイリオ" w:hint="eastAsia"/>
          <w:sz w:val="18"/>
          <w:szCs w:val="18"/>
          <w:lang w:eastAsia="ja-JP"/>
        </w:rPr>
        <w:t>つの共通的な</w:t>
      </w:r>
      <w:r w:rsidR="00E90CF1">
        <w:rPr>
          <w:rFonts w:ascii="メイリオ" w:eastAsia="メイリオ" w:hAnsi="メイリオ" w:cs="メイリオ" w:hint="eastAsia"/>
          <w:sz w:val="18"/>
          <w:szCs w:val="18"/>
          <w:lang w:eastAsia="ja-JP"/>
        </w:rPr>
        <w:t>疑問</w:t>
      </w:r>
      <w:r>
        <w:rPr>
          <w:rFonts w:ascii="メイリオ" w:eastAsia="メイリオ" w:hAnsi="メイリオ" w:cs="メイリオ" w:hint="eastAsia"/>
          <w:sz w:val="18"/>
          <w:szCs w:val="18"/>
          <w:lang w:eastAsia="ja-JP"/>
        </w:rPr>
        <w:t>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w:t>
      </w:r>
      <w:r w:rsidR="00E90CF1">
        <w:rPr>
          <w:rFonts w:ascii="メイリオ" w:eastAsia="メイリオ" w:hAnsi="メイリオ" w:cs="メイリオ" w:hint="eastAsia"/>
          <w:sz w:val="18"/>
          <w:szCs w:val="18"/>
          <w:lang w:eastAsia="ja-JP"/>
        </w:rPr>
        <w:t>疑問</w:t>
      </w:r>
      <w:r w:rsidR="00ED4106">
        <w:rPr>
          <w:rFonts w:ascii="メイリオ" w:eastAsia="メイリオ" w:hAnsi="メイリオ" w:cs="メイリオ" w:hint="eastAsia"/>
          <w:sz w:val="18"/>
          <w:szCs w:val="18"/>
          <w:lang w:eastAsia="ja-JP"/>
        </w:rPr>
        <w:t>への答えは企業</w:t>
      </w:r>
      <w:r w:rsidR="00D34803">
        <w:rPr>
          <w:rFonts w:ascii="メイリオ" w:eastAsia="メイリオ" w:hAnsi="メイリオ" w:cs="メイリオ" w:hint="eastAsia"/>
          <w:sz w:val="18"/>
          <w:szCs w:val="18"/>
          <w:lang w:eastAsia="ja-JP"/>
        </w:rPr>
        <w:t>によ</w:t>
      </w:r>
      <w:r w:rsidR="00DB76CA">
        <w:rPr>
          <w:rFonts w:ascii="メイリオ" w:eastAsia="メイリオ" w:hAnsi="メイリオ" w:cs="メイリオ" w:hint="eastAsia"/>
          <w:sz w:val="18"/>
          <w:szCs w:val="18"/>
          <w:lang w:eastAsia="ja-JP"/>
        </w:rPr>
        <w:t>って</w:t>
      </w:r>
      <w:r w:rsidR="00D34803">
        <w:rPr>
          <w:rFonts w:ascii="メイリオ" w:eastAsia="メイリオ" w:hAnsi="メイリオ" w:cs="メイリオ" w:hint="eastAsia"/>
          <w:sz w:val="18"/>
          <w:szCs w:val="18"/>
          <w:lang w:eastAsia="ja-JP"/>
        </w:rPr>
        <w:t>、買収の</w:t>
      </w:r>
      <w:r w:rsidR="00ED4106">
        <w:rPr>
          <w:rFonts w:ascii="メイリオ" w:eastAsia="メイリオ" w:hAnsi="メイリオ" w:cs="メイリオ" w:hint="eastAsia"/>
          <w:sz w:val="18"/>
          <w:szCs w:val="18"/>
          <w:lang w:eastAsia="ja-JP"/>
        </w:rPr>
        <w:t>目的</w:t>
      </w:r>
      <w:r w:rsidR="00D34803">
        <w:rPr>
          <w:rFonts w:ascii="メイリオ" w:eastAsia="メイリオ" w:hAnsi="メイリオ" w:cs="メイリオ" w:hint="eastAsia"/>
          <w:sz w:val="18"/>
          <w:szCs w:val="18"/>
          <w:lang w:eastAsia="ja-JP"/>
        </w:rPr>
        <w:t>によ</w:t>
      </w:r>
      <w:r w:rsidR="00DB76CA">
        <w:rPr>
          <w:rFonts w:ascii="メイリオ" w:eastAsia="メイリオ" w:hAnsi="メイリオ" w:cs="メイリオ" w:hint="eastAsia"/>
          <w:sz w:val="18"/>
          <w:szCs w:val="18"/>
          <w:lang w:eastAsia="ja-JP"/>
        </w:rPr>
        <w:t>って</w:t>
      </w:r>
      <w:r w:rsidR="00ED4106">
        <w:rPr>
          <w:rFonts w:ascii="メイリオ" w:eastAsia="メイリオ" w:hAnsi="メイリオ" w:cs="メイリオ" w:hint="eastAsia"/>
          <w:sz w:val="18"/>
          <w:szCs w:val="18"/>
          <w:lang w:eastAsia="ja-JP"/>
        </w:rPr>
        <w:t>、</w:t>
      </w:r>
      <w:r w:rsidR="00D34803">
        <w:rPr>
          <w:rFonts w:ascii="メイリオ" w:eastAsia="メイリオ" w:hAnsi="メイリオ" w:cs="メイリオ" w:hint="eastAsia"/>
          <w:sz w:val="18"/>
          <w:szCs w:val="18"/>
          <w:lang w:eastAsia="ja-JP"/>
        </w:rPr>
        <w:t>また</w:t>
      </w:r>
      <w:r w:rsidR="00ED4106">
        <w:rPr>
          <w:rFonts w:ascii="メイリオ" w:eastAsia="メイリオ" w:hAnsi="メイリオ" w:cs="メイリオ" w:hint="eastAsia"/>
          <w:sz w:val="18"/>
          <w:szCs w:val="18"/>
          <w:lang w:eastAsia="ja-JP"/>
        </w:rPr>
        <w:t>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w:t>
      </w:r>
      <w:r w:rsidR="00DB76CA">
        <w:rPr>
          <w:rFonts w:ascii="メイリオ" w:eastAsia="メイリオ" w:hAnsi="メイリオ" w:cs="メイリオ" w:hint="eastAsia"/>
          <w:sz w:val="18"/>
          <w:szCs w:val="18"/>
          <w:lang w:eastAsia="ja-JP"/>
        </w:rPr>
        <w:t>の場合</w:t>
      </w:r>
      <w:r w:rsidR="00795409">
        <w:rPr>
          <w:rFonts w:ascii="メイリオ" w:eastAsia="メイリオ" w:hAnsi="メイリオ" w:cs="メイリオ" w:hint="eastAsia"/>
          <w:sz w:val="18"/>
          <w:szCs w:val="18"/>
          <w:lang w:eastAsia="ja-JP"/>
        </w:rPr>
        <w:t>、買収対象企業からオープンソースの部品表（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w:t>
      </w:r>
      <w:r w:rsidR="00DE3ADE">
        <w:rPr>
          <w:rFonts w:ascii="メイリオ" w:eastAsia="メイリオ" w:hAnsi="メイリオ" w:cs="メイリオ" w:hint="eastAsia"/>
          <w:sz w:val="18"/>
          <w:szCs w:val="18"/>
          <w:lang w:eastAsia="ja-JP"/>
        </w:rPr>
        <w:t>）</w:t>
      </w:r>
      <w:r w:rsidR="00DB76CA">
        <w:rPr>
          <w:rFonts w:ascii="メイリオ" w:eastAsia="メイリオ" w:hAnsi="メイリオ" w:cs="メイリオ" w:hint="eastAsia"/>
          <w:sz w:val="18"/>
          <w:szCs w:val="18"/>
          <w:lang w:eastAsia="ja-JP"/>
        </w:rPr>
        <w:t>の</w:t>
      </w:r>
      <w:r w:rsidR="00D34803">
        <w:rPr>
          <w:rFonts w:ascii="メイリオ" w:eastAsia="メイリオ" w:hAnsi="メイリオ" w:cs="メイリオ" w:hint="eastAsia"/>
          <w:sz w:val="18"/>
          <w:szCs w:val="18"/>
          <w:lang w:eastAsia="ja-JP"/>
        </w:rPr>
        <w:t>提供</w:t>
      </w:r>
      <w:r w:rsidR="00DB76CA">
        <w:rPr>
          <w:rFonts w:ascii="メイリオ" w:eastAsia="メイリオ" w:hAnsi="メイリオ" w:cs="メイリオ" w:hint="eastAsia"/>
          <w:sz w:val="18"/>
          <w:szCs w:val="18"/>
          <w:lang w:eastAsia="ja-JP"/>
        </w:rPr>
        <w:t>を受けることができ</w:t>
      </w:r>
      <w:r w:rsidR="00D34803">
        <w:rPr>
          <w:rFonts w:ascii="メイリオ" w:eastAsia="メイリオ" w:hAnsi="メイリオ" w:cs="メイリオ" w:hint="eastAsia"/>
          <w:sz w:val="18"/>
          <w:szCs w:val="18"/>
          <w:lang w:eastAsia="ja-JP"/>
        </w:rPr>
        <w:t>れば、それ</w:t>
      </w:r>
      <w:r w:rsidR="00DE3ADE">
        <w:rPr>
          <w:rFonts w:ascii="メイリオ" w:eastAsia="メイリオ" w:hAnsi="メイリオ" w:cs="メイリオ" w:hint="eastAsia"/>
          <w:sz w:val="18"/>
          <w:szCs w:val="18"/>
          <w:lang w:eastAsia="ja-JP"/>
        </w:rPr>
        <w:t>をレビュー</w:t>
      </w:r>
      <w:r w:rsidR="00D34803">
        <w:rPr>
          <w:rFonts w:ascii="メイリオ" w:eastAsia="メイリオ" w:hAnsi="メイリオ" w:cs="メイリオ" w:hint="eastAsia"/>
          <w:sz w:val="18"/>
          <w:szCs w:val="18"/>
          <w:lang w:eastAsia="ja-JP"/>
        </w:rPr>
        <w:t>し、</w:t>
      </w:r>
      <w:r w:rsidR="00795409">
        <w:rPr>
          <w:rFonts w:ascii="メイリオ" w:eastAsia="メイリオ" w:hAnsi="メイリオ" w:cs="メイリオ" w:hint="eastAsia"/>
          <w:sz w:val="18"/>
          <w:szCs w:val="18"/>
          <w:lang w:eastAsia="ja-JP"/>
        </w:rPr>
        <w:t>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w:t>
      </w:r>
      <w:r w:rsidR="00D34803">
        <w:rPr>
          <w:rFonts w:ascii="メイリオ" w:eastAsia="メイリオ" w:hAnsi="メイリオ" w:cs="メイリオ" w:hint="eastAsia"/>
          <w:sz w:val="18"/>
          <w:szCs w:val="18"/>
          <w:lang w:eastAsia="ja-JP"/>
        </w:rPr>
        <w:t>だけ</w:t>
      </w:r>
      <w:r w:rsidR="00E90CF1">
        <w:rPr>
          <w:rFonts w:ascii="メイリオ" w:eastAsia="メイリオ" w:hAnsi="メイリオ" w:cs="メイリオ" w:hint="eastAsia"/>
          <w:sz w:val="18"/>
          <w:szCs w:val="18"/>
          <w:lang w:eastAsia="ja-JP"/>
        </w:rPr>
        <w:t>でよ</w:t>
      </w:r>
      <w:r w:rsidR="00D34803">
        <w:rPr>
          <w:rFonts w:ascii="メイリオ" w:eastAsia="メイリオ" w:hAnsi="メイリオ" w:cs="メイリオ" w:hint="eastAsia"/>
          <w:sz w:val="18"/>
          <w:szCs w:val="18"/>
          <w:lang w:eastAsia="ja-JP"/>
        </w:rPr>
        <w:t>しとする</w:t>
      </w:r>
      <w:r w:rsidR="009A7D8B">
        <w:rPr>
          <w:rFonts w:ascii="メイリオ" w:eastAsia="メイリオ" w:hAnsi="メイリオ" w:cs="メイリオ" w:hint="eastAsia"/>
          <w:sz w:val="18"/>
          <w:szCs w:val="18"/>
          <w:lang w:eastAsia="ja-JP"/>
        </w:rPr>
        <w:t>企業も</w:t>
      </w:r>
      <w:r w:rsidR="00D34803">
        <w:rPr>
          <w:rFonts w:ascii="メイリオ" w:eastAsia="メイリオ" w:hAnsi="メイリオ" w:cs="メイリオ" w:hint="eastAsia"/>
          <w:sz w:val="18"/>
          <w:szCs w:val="18"/>
          <w:lang w:eastAsia="ja-JP"/>
        </w:rPr>
        <w:t>あり</w:t>
      </w:r>
      <w:r w:rsidR="009A7D8B">
        <w:rPr>
          <w:rFonts w:ascii="メイリオ" w:eastAsia="メイリオ" w:hAnsi="メイリオ" w:cs="メイリオ" w:hint="eastAsia"/>
          <w:sz w:val="18"/>
          <w:szCs w:val="18"/>
          <w:lang w:eastAsia="ja-JP"/>
        </w:rPr>
        <w:t>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083903">
        <w:rPr>
          <w:rFonts w:ascii="メイリオ" w:eastAsia="メイリオ" w:hAnsi="メイリオ" w:cs="メイリオ" w:hint="eastAsia"/>
          <w:sz w:val="18"/>
          <w:szCs w:val="18"/>
          <w:lang w:eastAsia="ja-JP"/>
        </w:rPr>
        <w:t>引き継ぐ</w:t>
      </w:r>
      <w:r w:rsidR="009A7D8B">
        <w:rPr>
          <w:rFonts w:ascii="メイリオ" w:eastAsia="メイリオ" w:hAnsi="メイリオ" w:cs="メイリオ" w:hint="eastAsia"/>
          <w:sz w:val="18"/>
          <w:szCs w:val="18"/>
          <w:lang w:eastAsia="ja-JP"/>
        </w:rPr>
        <w:t>ライセンス義務</w:t>
      </w:r>
      <w:r w:rsidR="0031594C">
        <w:rPr>
          <w:rFonts w:ascii="メイリオ" w:eastAsia="メイリオ" w:hAnsi="メイリオ" w:cs="メイリオ" w:hint="eastAsia"/>
          <w:sz w:val="18"/>
          <w:szCs w:val="18"/>
          <w:lang w:eastAsia="ja-JP"/>
        </w:rPr>
        <w:t>からくる</w:t>
      </w:r>
      <w:r w:rsidR="00E90CF1">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E90CF1">
        <w:rPr>
          <w:rFonts w:ascii="メイリオ" w:eastAsia="メイリオ" w:hAnsi="メイリオ" w:cs="メイリオ" w:hint="eastAsia"/>
          <w:sz w:val="18"/>
          <w:szCs w:val="18"/>
          <w:lang w:eastAsia="ja-JP"/>
        </w:rPr>
        <w:t>されていない</w:t>
      </w:r>
      <w:r w:rsidR="004666F8">
        <w:rPr>
          <w:rFonts w:ascii="メイリオ" w:eastAsia="メイリオ" w:hAnsi="メイリオ" w:cs="メイリオ" w:hint="eastAsia"/>
          <w:sz w:val="18"/>
          <w:szCs w:val="18"/>
          <w:lang w:eastAsia="ja-JP"/>
        </w:rPr>
        <w:t>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w:t>
      </w:r>
      <w:r w:rsidR="00240C8C">
        <w:rPr>
          <w:rFonts w:ascii="メイリオ" w:eastAsia="メイリオ" w:hAnsi="メイリオ" w:cs="メイリオ" w:hint="eastAsia"/>
          <w:sz w:val="18"/>
          <w:szCs w:val="18"/>
          <w:lang w:eastAsia="ja-JP"/>
        </w:rPr>
        <w:t>のに有益</w:t>
      </w:r>
      <w:r w:rsidR="00E90CF1">
        <w:rPr>
          <w:rFonts w:ascii="メイリオ" w:eastAsia="メイリオ" w:hAnsi="メイリオ" w:cs="メイリオ" w:hint="eastAsia"/>
          <w:sz w:val="18"/>
          <w:szCs w:val="18"/>
          <w:lang w:eastAsia="ja-JP"/>
        </w:rPr>
        <w:t>なものとなるの</w:t>
      </w:r>
      <w:r w:rsidR="00DE3ADE">
        <w:rPr>
          <w:rFonts w:ascii="メイリオ" w:eastAsia="メイリオ" w:hAnsi="メイリオ" w:cs="メイリオ" w:hint="eastAsia"/>
          <w:sz w:val="18"/>
          <w:szCs w:val="18"/>
          <w:lang w:eastAsia="ja-JP"/>
        </w:rPr>
        <w:t>です。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sidRPr="007B5EF4">
        <w:rPr>
          <w:rFonts w:ascii="メイリオ" w:eastAsia="メイリオ" w:hAnsi="メイリオ" w:cs="メイリオ" w:hint="eastAsia"/>
        </w:rPr>
        <w:t>インプットとアウトプット（</w:t>
      </w:r>
      <w:r w:rsidRPr="002C4D0C">
        <w:rPr>
          <w:lang w:eastAsia="ja-JP"/>
        </w:rPr>
        <w:t>Inputs and outputs</w:t>
      </w:r>
      <w:r w:rsidR="004666F8" w:rsidRPr="007B5EF4">
        <w:rPr>
          <w:rFonts w:ascii="メイリオ" w:eastAsia="メイリオ" w:hAnsi="メイリオ" w:cs="メイリオ" w:hint="eastAsia"/>
        </w:rPr>
        <w:t>）</w:t>
      </w:r>
    </w:p>
    <w:p w14:paraId="0E2EFC2A" w14:textId="508A58C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w:t>
      </w:r>
      <w:r w:rsidR="00121BAB">
        <w:rPr>
          <w:rStyle w:val="ListLabel10"/>
          <w:rFonts w:eastAsia="ＭＳ Ｐゴシック" w:hint="eastAsia"/>
          <w:lang w:eastAsia="ja-JP"/>
        </w:rPr>
        <w:t>4</w:t>
      </w:r>
      <w:r>
        <w:rPr>
          <w:rStyle w:val="ListLabel10"/>
        </w:rPr>
        <w:t xml:space="preserve">).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1C01B4F5" w14:textId="347F9789" w:rsidR="008A3837" w:rsidRDefault="008A3837" w:rsidP="008A3837">
      <w:pPr>
        <w:pStyle w:val="Figure1"/>
        <w:rPr>
          <w:ins w:id="36" w:author="Fukuchi, Hiroyuki" w:date="2018-01-10T14:14:00Z"/>
        </w:rPr>
      </w:pPr>
      <w:ins w:id="37" w:author="Fukuchi, Hiroyuki" w:date="2018-01-10T14:14:00Z">
        <w:r w:rsidRPr="00C22DFC">
          <w:rPr>
            <w:noProof/>
          </w:rPr>
          <w:drawing>
            <wp:inline distT="0" distB="0" distL="0" distR="0" wp14:anchorId="1DE53B1D" wp14:editId="7ED99F42">
              <wp:extent cx="6099120" cy="1913730"/>
              <wp:effectExtent l="0" t="0" r="0" b="0"/>
              <wp:docPr id="3" name="図 3" descr="F:\WINXP\capture7\2017-11-29 08_16_00-Figures_M&amp;A_paper_JP_rev.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INXP\capture7\2017-11-29 08_16_00-Figures_M&amp;A_paper_JP_rev.pptx -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20" cy="1913730"/>
                      </a:xfrm>
                      <a:prstGeom prst="rect">
                        <a:avLst/>
                      </a:prstGeom>
                      <a:noFill/>
                      <a:ln>
                        <a:noFill/>
                      </a:ln>
                    </pic:spPr>
                  </pic:pic>
                </a:graphicData>
              </a:graphic>
            </wp:inline>
          </w:drawing>
        </w:r>
      </w:ins>
    </w:p>
    <w:p w14:paraId="7DBF9139" w14:textId="05F0DA93" w:rsidR="008A3837" w:rsidRDefault="008A3837" w:rsidP="008A3837">
      <w:pPr>
        <w:pStyle w:val="FigureCaption"/>
        <w:rPr>
          <w:ins w:id="38" w:author="Fukuchi, Hiroyuki" w:date="2018-01-10T14:14:00Z"/>
        </w:rPr>
      </w:pPr>
      <w:commentRangeStart w:id="39"/>
      <w:ins w:id="40" w:author="Fukuchi, Hiroyuki" w:date="2018-01-10T14:14:00Z">
        <w:r w:rsidRPr="008A3837">
          <w:t>Figure</w:t>
        </w:r>
      </w:ins>
      <w:commentRangeEnd w:id="39"/>
      <w:r w:rsidR="00E90CF1">
        <w:rPr>
          <w:rStyle w:val="af5"/>
          <w:rFonts w:asciiTheme="minorHAnsi" w:hAnsiTheme="minorHAnsi" w:cstheme="minorBidi"/>
          <w:b w:val="0"/>
          <w:color w:val="7F7F7F" w:themeColor="text1" w:themeTint="80"/>
        </w:rPr>
        <w:commentReference w:id="39"/>
      </w:r>
      <w:ins w:id="41" w:author="Fukuchi, Hiroyuki" w:date="2018-01-10T14:14:00Z">
        <w:r w:rsidRPr="008A3837">
          <w:t xml:space="preserve"> 4: Primary input and output of the audit process</w:t>
        </w:r>
      </w:ins>
    </w:p>
    <w:p w14:paraId="4F909CA8" w14:textId="32589CC7"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監査プロセスでは主となるインプットが一つ、主となるアウトプット一つあります（図</w:t>
      </w:r>
      <w:r w:rsidR="008A3837">
        <w:rPr>
          <w:rFonts w:ascii="メイリオ" w:eastAsia="メイリオ" w:hAnsi="メイリオ" w:cs="メイリオ"/>
          <w:sz w:val="18"/>
          <w:szCs w:val="18"/>
          <w:lang w:eastAsia="ja-JP"/>
        </w:rPr>
        <w:t>4</w:t>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sidR="00015561">
        <w:rPr>
          <w:rFonts w:ascii="メイリオ" w:eastAsia="メイリオ" w:hAnsi="メイリオ" w:cs="メイリオ" w:hint="eastAsia"/>
          <w:sz w:val="18"/>
          <w:szCs w:val="18"/>
          <w:lang w:eastAsia="ja-JP"/>
        </w:rPr>
        <w:t>に</w:t>
      </w:r>
      <w:r w:rsidR="0087007B">
        <w:rPr>
          <w:rFonts w:ascii="メイリオ" w:eastAsia="メイリオ" w:hAnsi="メイリオ" w:cs="メイリオ" w:hint="eastAsia"/>
          <w:sz w:val="18"/>
          <w:szCs w:val="18"/>
          <w:lang w:eastAsia="ja-JP"/>
        </w:rPr>
        <w:t>関係する</w:t>
      </w:r>
      <w:r>
        <w:rPr>
          <w:rFonts w:ascii="メイリオ" w:eastAsia="メイリオ" w:hAnsi="メイリオ" w:cs="メイリオ" w:hint="eastAsia"/>
          <w:sz w:val="18"/>
          <w:szCs w:val="18"/>
          <w:lang w:eastAsia="ja-JP"/>
        </w:rPr>
        <w:t>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015561">
        <w:rPr>
          <w:rFonts w:ascii="メイリオ" w:eastAsia="メイリオ" w:hAnsi="メイリオ" w:cs="メイリオ" w:hint="eastAsia"/>
          <w:sz w:val="18"/>
          <w:szCs w:val="18"/>
          <w:lang w:eastAsia="ja-JP"/>
        </w:rPr>
        <w:t>全体</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w:t>
      </w:r>
      <w:commentRangeStart w:id="42"/>
      <w:r w:rsidR="00DC1F76">
        <w:rPr>
          <w:rFonts w:ascii="メイリオ" w:eastAsia="メイリオ" w:hAnsi="メイリオ" w:cs="メイリオ" w:hint="eastAsia"/>
          <w:sz w:val="18"/>
          <w:szCs w:val="18"/>
          <w:lang w:eastAsia="ja-JP"/>
        </w:rPr>
        <w:lastRenderedPageBreak/>
        <w:t>ソ</w:t>
      </w:r>
      <w:commentRangeEnd w:id="42"/>
      <w:r w:rsidR="00E00EA2">
        <w:rPr>
          <w:rStyle w:val="af5"/>
          <w:rFonts w:asciiTheme="minorHAnsi" w:eastAsia="ＭＳ 明朝" w:hAnsiTheme="minorHAnsi"/>
          <w:color w:val="7F7F7F" w:themeColor="text1" w:themeTint="80"/>
          <w:lang w:eastAsia="ja-JP"/>
        </w:rPr>
        <w:commentReference w:id="42"/>
      </w:r>
      <w:r w:rsidR="00DC1F76">
        <w:rPr>
          <w:rFonts w:ascii="メイリオ" w:eastAsia="メイリオ" w:hAnsi="メイリオ" w:cs="メイリオ" w:hint="eastAsia"/>
          <w:sz w:val="18"/>
          <w:szCs w:val="18"/>
          <w:lang w:eastAsia="ja-JP"/>
        </w:rPr>
        <w:t>フトウェアがあります。プロセスの</w:t>
      </w:r>
      <w:r w:rsidR="0087007B">
        <w:rPr>
          <w:rFonts w:ascii="メイリオ" w:eastAsia="メイリオ" w:hAnsi="メイリオ" w:cs="メイリオ" w:hint="eastAsia"/>
          <w:sz w:val="18"/>
          <w:szCs w:val="18"/>
          <w:lang w:eastAsia="ja-JP"/>
        </w:rPr>
        <w:t>出力</w:t>
      </w:r>
      <w:r w:rsidR="00DC1F76">
        <w:rPr>
          <w:rFonts w:ascii="メイリオ" w:eastAsia="メイリオ" w:hAnsi="メイリオ" w:cs="メイリオ" w:hint="eastAsia"/>
          <w:sz w:val="18"/>
          <w:szCs w:val="18"/>
          <w:lang w:eastAsia="ja-JP"/>
        </w:rPr>
        <w:t>側、つまり主となるアウトプットは詳細にわたるオープンソースの部品表で</w:t>
      </w:r>
      <w:r w:rsidR="00E90CF1">
        <w:rPr>
          <w:rFonts w:ascii="メイリオ" w:eastAsia="メイリオ" w:hAnsi="メイリオ" w:cs="メイリオ" w:hint="eastAsia"/>
          <w:sz w:val="18"/>
          <w:szCs w:val="18"/>
          <w:lang w:eastAsia="ja-JP"/>
        </w:rPr>
        <w:t>あり</w:t>
      </w:r>
      <w:r w:rsidR="00DC1F76">
        <w:rPr>
          <w:rFonts w:ascii="メイリオ" w:eastAsia="メイリオ" w:hAnsi="メイリオ" w:cs="メイリオ" w:hint="eastAsia"/>
          <w:sz w:val="18"/>
          <w:szCs w:val="18"/>
          <w:lang w:eastAsia="ja-JP"/>
        </w:rPr>
        <w:t>、以下がリストされたものとなります。</w:t>
      </w:r>
    </w:p>
    <w:p w14:paraId="1A61E4DB" w14:textId="24F00C80"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w:t>
      </w:r>
      <w:r w:rsidR="00240C8C">
        <w:rPr>
          <w:rFonts w:ascii="メイリオ" w:eastAsia="メイリオ" w:hAnsi="メイリオ" w:cs="メイリオ" w:hint="eastAsia"/>
          <w:sz w:val="18"/>
          <w:lang w:eastAsia="ja-JP"/>
        </w:rPr>
        <w:t>それらの</w:t>
      </w:r>
      <w:r>
        <w:rPr>
          <w:rFonts w:ascii="メイリオ" w:eastAsia="メイリオ" w:hAnsi="メイリオ" w:cs="メイリオ" w:hint="eastAsia"/>
          <w:sz w:val="18"/>
          <w:lang w:eastAsia="ja-JP"/>
        </w:rPr>
        <w:t>起源</w:t>
      </w:r>
      <w:r w:rsidR="00240C8C">
        <w:rPr>
          <w:rFonts w:ascii="メイリオ" w:eastAsia="メイリオ" w:hAnsi="メイリオ" w:cs="メイリオ" w:hint="eastAsia"/>
          <w:sz w:val="18"/>
          <w:lang w:eastAsia="ja-JP"/>
        </w:rPr>
        <w:t>および</w:t>
      </w:r>
      <w:r>
        <w:rPr>
          <w:rFonts w:ascii="メイリオ" w:eastAsia="メイリオ" w:hAnsi="メイリオ" w:cs="メイリオ" w:hint="eastAsia"/>
          <w:sz w:val="18"/>
          <w:lang w:eastAsia="ja-JP"/>
        </w:rPr>
        <w:t>ライセンス</w:t>
      </w:r>
    </w:p>
    <w:p w14:paraId="24A50A20" w14:textId="547D8101"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w:t>
      </w:r>
      <w:r w:rsidR="00E00EA2">
        <w:rPr>
          <w:rFonts w:ascii="メイリオ" w:eastAsia="メイリオ" w:hAnsi="メイリオ" w:cs="メイリオ" w:hint="eastAsia"/>
          <w:sz w:val="18"/>
          <w:lang w:eastAsia="ja-JP"/>
        </w:rPr>
        <w:t xml:space="preserve"> </w:t>
      </w:r>
      <w:r w:rsidR="00240C8C">
        <w:rPr>
          <w:rFonts w:ascii="メイリオ" w:eastAsia="メイリオ" w:hAnsi="メイリオ" w:cs="メイリオ" w:hint="eastAsia"/>
          <w:sz w:val="18"/>
          <w:lang w:eastAsia="ja-JP"/>
        </w:rPr>
        <w:t>ソフトウェアで使用された</w:t>
      </w:r>
      <w:r w:rsidRPr="00DC1F76">
        <w:rPr>
          <w:rFonts w:ascii="メイリオ" w:eastAsia="メイリオ" w:hAnsi="メイリオ" w:cs="メイリオ" w:hint="eastAsia"/>
          <w:sz w:val="18"/>
          <w:lang w:eastAsia="ja-JP"/>
        </w:rPr>
        <w:t>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67DE9A17" w:rsidR="007F350C" w:rsidRPr="007F350C" w:rsidRDefault="007F350C" w:rsidP="00E00EA2">
      <w:pPr>
        <w:pStyle w:val="FigureCaption"/>
        <w:rPr>
          <w:rFonts w:ascii="メイリオ" w:eastAsia="メイリオ" w:hAnsi="メイリオ" w:cs="メイリオ"/>
          <w:sz w:val="16"/>
        </w:rPr>
      </w:pPr>
      <w:r w:rsidRPr="007F350C">
        <w:rPr>
          <w:rFonts w:ascii="メイリオ" w:eastAsia="メイリオ" w:hAnsi="メイリオ" w:cs="メイリオ" w:hint="eastAsia"/>
          <w:sz w:val="16"/>
        </w:rPr>
        <w:t>図</w:t>
      </w:r>
      <w:r w:rsidR="008A3837">
        <w:rPr>
          <w:rFonts w:ascii="メイリオ" w:eastAsia="メイリオ" w:hAnsi="メイリオ" w:cs="メイリオ"/>
          <w:sz w:val="16"/>
        </w:rPr>
        <w:t>4</w:t>
      </w:r>
      <w:r w:rsidR="00E00EA2">
        <w:rPr>
          <w:rFonts w:ascii="メイリオ" w:eastAsia="メイリオ" w:hAnsi="メイリオ" w:cs="メイリオ" w:hint="eastAsia"/>
          <w:sz w:val="16"/>
        </w:rPr>
        <w:t>：監査プロセスにおける主なインプットと</w:t>
      </w:r>
      <w:r w:rsidR="008A3837">
        <w:rPr>
          <w:rFonts w:ascii="メイリオ" w:eastAsia="メイリオ" w:hAnsi="メイリオ" w:cs="メイリオ" w:hint="eastAsia"/>
          <w:sz w:val="16"/>
        </w:rPr>
        <w:t>アウトプット</w:t>
      </w:r>
    </w:p>
    <w:p w14:paraId="74E85FB8" w14:textId="2DB45075" w:rsidR="007669CB" w:rsidRPr="002C4D0C" w:rsidRDefault="008B1862" w:rsidP="004A494D">
      <w:pPr>
        <w:pStyle w:val="HeadingIbrahim1"/>
      </w:pPr>
      <w:bookmarkStart w:id="43" w:name="_Toc488161383"/>
      <w:bookmarkStart w:id="44" w:name="_Toc488161454"/>
      <w:bookmarkStart w:id="45" w:name="_Toc488161524"/>
      <w:bookmarkStart w:id="46" w:name="_Toc488161948"/>
      <w:bookmarkStart w:id="47" w:name="_Toc488162013"/>
      <w:bookmarkStart w:id="48" w:name="_Toc488162079"/>
      <w:bookmarkStart w:id="49" w:name="_Toc488316252"/>
      <w:bookmarkStart w:id="50" w:name="_Toc492046578"/>
      <w:bookmarkStart w:id="51" w:name="_Toc492046558"/>
      <w:bookmarkEnd w:id="43"/>
      <w:bookmarkEnd w:id="44"/>
      <w:bookmarkEnd w:id="45"/>
      <w:bookmarkEnd w:id="46"/>
      <w:bookmarkEnd w:id="47"/>
      <w:bookmarkEnd w:id="48"/>
      <w:bookmarkEnd w:id="49"/>
      <w:bookmarkEnd w:id="50"/>
      <w:bookmarkEnd w:id="51"/>
      <w:r w:rsidRPr="0071780D">
        <w:rPr>
          <w:rFonts w:cs="ProximaNova-Regular"/>
          <w:szCs w:val="36"/>
        </w:rPr>
        <w:t>4.</w:t>
      </w:r>
      <w:r w:rsidRPr="002C4D0C">
        <w:rPr>
          <w:rFonts w:cs="ProximaNova-Regular"/>
          <w:sz w:val="32"/>
          <w:szCs w:val="36"/>
        </w:rPr>
        <w:t xml:space="preserve"> </w:t>
      </w:r>
      <w:bookmarkStart w:id="52" w:name="_Toc488161384"/>
      <w:bookmarkStart w:id="53" w:name="_Toc488161455"/>
      <w:bookmarkStart w:id="54" w:name="_Toc488161525"/>
      <w:bookmarkStart w:id="55" w:name="_Toc488161949"/>
      <w:bookmarkStart w:id="56" w:name="_Toc488162014"/>
      <w:bookmarkStart w:id="57" w:name="_Toc488162080"/>
      <w:bookmarkStart w:id="58" w:name="_Toc488316253"/>
      <w:bookmarkStart w:id="59" w:name="_Toc492046579"/>
      <w:bookmarkStart w:id="60" w:name="_Toc492046559"/>
      <w:bookmarkStart w:id="61" w:name="_Toc492046560"/>
      <w:bookmarkEnd w:id="52"/>
      <w:bookmarkEnd w:id="53"/>
      <w:bookmarkEnd w:id="54"/>
      <w:bookmarkEnd w:id="55"/>
      <w:bookmarkEnd w:id="56"/>
      <w:bookmarkEnd w:id="57"/>
      <w:bookmarkEnd w:id="58"/>
      <w:bookmarkEnd w:id="59"/>
      <w:bookmarkEnd w:id="60"/>
      <w:r w:rsidR="003F12FC" w:rsidRPr="007B5EF4">
        <w:rPr>
          <w:rFonts w:ascii="メイリオ" w:eastAsia="メイリオ" w:hAnsi="メイリオ" w:cs="メイリオ" w:hint="eastAsia"/>
          <w:sz w:val="32"/>
        </w:rPr>
        <w:t>監査業務のスコープを評価する（</w:t>
      </w:r>
      <w:r w:rsidR="003F12FC" w:rsidRPr="002C4D0C">
        <w:t>Assessing the scope of an audit job</w:t>
      </w:r>
      <w:bookmarkEnd w:id="61"/>
      <w:r w:rsidR="003F12FC" w:rsidRPr="007B5EF4">
        <w:rPr>
          <w:rFonts w:ascii="メイリオ" w:eastAsia="メイリオ" w:hAnsi="メイリオ" w:cs="メイリオ" w:hint="eastAsia"/>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3501C945"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w:t>
      </w:r>
      <w:r w:rsidR="008D1D10">
        <w:rPr>
          <w:rFonts w:ascii="メイリオ" w:eastAsia="メイリオ" w:hAnsi="メイリオ" w:cs="メイリオ" w:hint="eastAsia"/>
          <w:sz w:val="18"/>
          <w:szCs w:val="18"/>
          <w:lang w:eastAsia="ja-JP"/>
        </w:rPr>
        <w:t>規模</w:t>
      </w:r>
      <w:r w:rsidRPr="000C0CFB">
        <w:rPr>
          <w:rFonts w:ascii="メイリオ" w:eastAsia="メイリオ" w:hAnsi="メイリオ" w:cs="メイリオ" w:hint="eastAsia"/>
          <w:sz w:val="18"/>
          <w:szCs w:val="18"/>
          <w:lang w:eastAsia="ja-JP"/>
        </w:rPr>
        <w:t>、スコープそしてコストは</w:t>
      </w:r>
      <w:r w:rsidR="008D1D10">
        <w:rPr>
          <w:rFonts w:ascii="メイリオ" w:eastAsia="メイリオ" w:hAnsi="メイリオ" w:cs="メイリオ" w:hint="eastAsia"/>
          <w:sz w:val="18"/>
          <w:szCs w:val="18"/>
          <w:lang w:eastAsia="ja-JP"/>
        </w:rPr>
        <w:t>合併</w:t>
      </w:r>
      <w:r w:rsidR="00643A9A">
        <w:rPr>
          <w:rFonts w:ascii="メイリオ" w:eastAsia="メイリオ" w:hAnsi="メイリオ" w:cs="メイリオ" w:hint="eastAsia"/>
          <w:sz w:val="18"/>
          <w:szCs w:val="18"/>
          <w:lang w:eastAsia="ja-JP"/>
        </w:rPr>
        <w:t>・</w:t>
      </w:r>
      <w:r w:rsidR="008D1D10">
        <w:rPr>
          <w:rFonts w:ascii="メイリオ" w:eastAsia="メイリオ" w:hAnsi="メイリオ" w:cs="メイリオ" w:hint="eastAsia"/>
          <w:sz w:val="18"/>
          <w:szCs w:val="18"/>
          <w:lang w:eastAsia="ja-JP"/>
        </w:rPr>
        <w:t>買収</w:t>
      </w:r>
      <w:r w:rsidRPr="000C0CFB">
        <w:rPr>
          <w:rFonts w:ascii="メイリオ" w:eastAsia="メイリオ" w:hAnsi="メイリオ" w:cs="メイリオ" w:hint="eastAsia"/>
          <w:sz w:val="18"/>
          <w:szCs w:val="18"/>
          <w:lang w:eastAsia="ja-JP"/>
        </w:rPr>
        <w:t>取引ごとに変わるもので、一般的にはソースコードのサイズと複雑さとともに増加します。オープンソース監査に対する（コストと時間の）見積もりを出すためには、監査人は</w:t>
      </w:r>
      <w:r w:rsidR="008D1D10" w:rsidRPr="000C0CFB">
        <w:rPr>
          <w:rFonts w:ascii="メイリオ" w:eastAsia="メイリオ" w:hAnsi="メイリオ" w:cs="メイリオ" w:hint="eastAsia"/>
          <w:sz w:val="18"/>
          <w:szCs w:val="18"/>
          <w:lang w:eastAsia="ja-JP"/>
        </w:rPr>
        <w:t>コードベース</w:t>
      </w:r>
      <w:r w:rsidR="008D1D10">
        <w:rPr>
          <w:rFonts w:ascii="メイリオ" w:eastAsia="メイリオ" w:hAnsi="メイリオ" w:cs="メイリオ" w:hint="eastAsia"/>
          <w:sz w:val="18"/>
          <w:szCs w:val="18"/>
          <w:lang w:eastAsia="ja-JP"/>
        </w:rPr>
        <w:t>の</w:t>
      </w:r>
      <w:r w:rsidRPr="000C0CFB">
        <w:rPr>
          <w:rFonts w:ascii="メイリオ" w:eastAsia="メイリオ" w:hAnsi="メイリオ" w:cs="メイリオ" w:hint="eastAsia"/>
          <w:sz w:val="18"/>
          <w:szCs w:val="18"/>
          <w:lang w:eastAsia="ja-JP"/>
        </w:rPr>
        <w:t>サイズ</w:t>
      </w:r>
      <w:r w:rsidR="008D1D10">
        <w:rPr>
          <w:rFonts w:ascii="メイリオ" w:eastAsia="メイリオ" w:hAnsi="メイリオ" w:cs="メイリオ" w:hint="eastAsia"/>
          <w:sz w:val="18"/>
          <w:szCs w:val="18"/>
          <w:lang w:eastAsia="ja-JP"/>
        </w:rPr>
        <w:t>とそ</w:t>
      </w:r>
      <w:r w:rsidRPr="000C0CFB">
        <w:rPr>
          <w:rFonts w:ascii="メイリオ" w:eastAsia="メイリオ" w:hAnsi="メイリオ" w:cs="メイリオ" w:hint="eastAsia"/>
          <w:sz w:val="18"/>
          <w:szCs w:val="18"/>
          <w:lang w:eastAsia="ja-JP"/>
        </w:rPr>
        <w:t>の特徴、そ</w:t>
      </w:r>
      <w:r w:rsidR="008D1D10">
        <w:rPr>
          <w:rFonts w:ascii="メイリオ" w:eastAsia="メイリオ" w:hAnsi="メイリオ" w:cs="メイリオ" w:hint="eastAsia"/>
          <w:sz w:val="18"/>
          <w:szCs w:val="18"/>
          <w:lang w:eastAsia="ja-JP"/>
        </w:rPr>
        <w:t>して</w:t>
      </w:r>
      <w:r w:rsidRPr="000C0CFB">
        <w:rPr>
          <w:rFonts w:ascii="メイリオ" w:eastAsia="メイリオ" w:hAnsi="メイリオ" w:cs="メイリオ" w:hint="eastAsia"/>
          <w:sz w:val="18"/>
          <w:szCs w:val="18"/>
          <w:lang w:eastAsia="ja-JP"/>
        </w:rPr>
        <w:t>プロジェクトの緊急性について基本的な理解をもつ必要があります。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6DF2255B" w:rsidR="000C0CFB" w:rsidRPr="00A53A30" w:rsidRDefault="000C0CFB" w:rsidP="00A53A30">
      <w:pPr>
        <w:pStyle w:val="bodyIbrahim1"/>
        <w:spacing w:line="240" w:lineRule="exact"/>
        <w:rPr>
          <w:rFonts w:ascii="メイリオ" w:eastAsia="メイリオ" w:hAnsi="メイリオ" w:cs="メイリオ"/>
          <w:sz w:val="18"/>
          <w:szCs w:val="18"/>
          <w:lang w:eastAsia="ja-JP"/>
        </w:rPr>
      </w:pPr>
      <w:commentRangeStart w:id="62"/>
      <w:r w:rsidRPr="00A53A30">
        <w:rPr>
          <w:rFonts w:ascii="メイリオ" w:eastAsia="メイリオ" w:hAnsi="メイリオ" w:cs="メイリオ" w:hint="eastAsia"/>
          <w:sz w:val="18"/>
          <w:szCs w:val="18"/>
          <w:lang w:eastAsia="ja-JP"/>
        </w:rPr>
        <w:t>監</w:t>
      </w:r>
      <w:commentRangeEnd w:id="62"/>
      <w:r w:rsidR="00D32985">
        <w:rPr>
          <w:rStyle w:val="af5"/>
          <w:rFonts w:asciiTheme="minorHAnsi" w:eastAsia="ＭＳ 明朝" w:hAnsiTheme="minorHAnsi"/>
          <w:color w:val="7F7F7F" w:themeColor="text1" w:themeTint="80"/>
          <w:lang w:eastAsia="ja-JP"/>
        </w:rPr>
        <w:commentReference w:id="62"/>
      </w:r>
      <w:r w:rsidRPr="00A53A30">
        <w:rPr>
          <w:rFonts w:ascii="メイリオ" w:eastAsia="メイリオ" w:hAnsi="メイリオ" w:cs="メイリオ" w:hint="eastAsia"/>
          <w:sz w:val="18"/>
          <w:szCs w:val="18"/>
          <w:lang w:eastAsia="ja-JP"/>
        </w:rPr>
        <w:t>査人</w:t>
      </w:r>
      <w:r w:rsidR="008D1D10">
        <w:rPr>
          <w:rFonts w:ascii="メイリオ" w:eastAsia="メイリオ" w:hAnsi="メイリオ" w:cs="メイリオ" w:hint="eastAsia"/>
          <w:sz w:val="18"/>
          <w:szCs w:val="18"/>
          <w:lang w:eastAsia="ja-JP"/>
        </w:rPr>
        <w:t>が</w:t>
      </w:r>
      <w:r w:rsidRPr="00A53A30">
        <w:rPr>
          <w:rFonts w:ascii="メイリオ" w:eastAsia="メイリオ" w:hAnsi="メイリオ" w:cs="メイリオ" w:hint="eastAsia"/>
          <w:sz w:val="18"/>
          <w:szCs w:val="18"/>
          <w:lang w:eastAsia="ja-JP"/>
        </w:rPr>
        <w:t>挙</w:t>
      </w:r>
      <w:r w:rsidR="008D1D10">
        <w:rPr>
          <w:rFonts w:ascii="メイリオ" w:eastAsia="メイリオ" w:hAnsi="メイリオ" w:cs="メイリオ" w:hint="eastAsia"/>
          <w:sz w:val="18"/>
          <w:szCs w:val="18"/>
          <w:lang w:eastAsia="ja-JP"/>
        </w:rPr>
        <w:t>げ</w:t>
      </w:r>
      <w:r w:rsidRPr="00A53A30">
        <w:rPr>
          <w:rFonts w:ascii="メイリオ" w:eastAsia="メイリオ" w:hAnsi="メイリオ" w:cs="メイリオ" w:hint="eastAsia"/>
          <w:sz w:val="18"/>
          <w:szCs w:val="18"/>
          <w:lang w:eastAsia="ja-JP"/>
        </w:rPr>
        <w:t>るであろう最初の質問は、ソースコード</w:t>
      </w:r>
      <w:r w:rsidR="00D32985">
        <w:rPr>
          <w:rFonts w:ascii="メイリオ" w:eastAsia="メイリオ" w:hAnsi="メイリオ" w:cs="メイリオ" w:hint="eastAsia"/>
          <w:sz w:val="18"/>
          <w:szCs w:val="18"/>
          <w:lang w:eastAsia="ja-JP"/>
        </w:rPr>
        <w:t xml:space="preserve"> </w:t>
      </w:r>
      <w:r w:rsidRPr="00A53A30">
        <w:rPr>
          <w:rFonts w:ascii="メイリオ" w:eastAsia="メイリオ" w:hAnsi="メイリオ" w:cs="メイリオ" w:hint="eastAsia"/>
          <w:sz w:val="18"/>
          <w:szCs w:val="18"/>
          <w:lang w:eastAsia="ja-JP"/>
        </w:rPr>
        <w:t>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なのか、一方でバイナリファイルやコンフィグレーションファイル、ドキュメント、その他のファイルフォーマットのものを含んでいる</w:t>
      </w:r>
      <w:r w:rsidR="00D32985">
        <w:rPr>
          <w:rFonts w:ascii="メイリオ" w:eastAsia="メイリオ" w:hAnsi="メイリオ" w:cs="メイリオ" w:hint="eastAsia"/>
          <w:sz w:val="18"/>
          <w:szCs w:val="18"/>
          <w:lang w:eastAsia="ja-JP"/>
        </w:rPr>
        <w:t>のか、ということも</w:t>
      </w:r>
      <w:r w:rsidR="00840CBF" w:rsidRPr="00A53A30">
        <w:rPr>
          <w:rFonts w:ascii="メイリオ" w:eastAsia="メイリオ" w:hAnsi="メイリオ" w:cs="メイリオ" w:hint="eastAsia"/>
          <w:sz w:val="18"/>
          <w:szCs w:val="18"/>
          <w:lang w:eastAsia="ja-JP"/>
        </w:rPr>
        <w:t>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D32985">
        <w:rPr>
          <w:rFonts w:ascii="メイリオ" w:eastAsia="メイリオ" w:hAnsi="メイリオ" w:cs="メイリオ" w:hint="eastAsia"/>
          <w:sz w:val="18"/>
          <w:szCs w:val="18"/>
          <w:lang w:eastAsia="ja-JP"/>
        </w:rPr>
        <w:t>を知るの</w:t>
      </w:r>
      <w:r w:rsidR="009964B0">
        <w:rPr>
          <w:rFonts w:ascii="メイリオ" w:eastAsia="メイリオ" w:hAnsi="メイリオ" w:cs="メイリオ" w:hint="eastAsia"/>
          <w:sz w:val="18"/>
          <w:szCs w:val="18"/>
          <w:lang w:eastAsia="ja-JP"/>
        </w:rPr>
        <w:t>はとき</w:t>
      </w:r>
      <w:r w:rsidR="00D32985">
        <w:rPr>
          <w:rFonts w:ascii="メイリオ" w:eastAsia="メイリオ" w:hAnsi="メイリオ" w:cs="メイリオ" w:hint="eastAsia"/>
          <w:sz w:val="18"/>
          <w:szCs w:val="18"/>
          <w:lang w:eastAsia="ja-JP"/>
        </w:rPr>
        <w:t>として、監査人にとっても有益なことなのです</w:t>
      </w:r>
      <w:r w:rsidR="00A53A30" w:rsidRPr="00A53A30">
        <w:rPr>
          <w:rFonts w:ascii="メイリオ" w:eastAsia="メイリオ" w:hAnsi="メイリオ" w:cs="メイリオ" w:hint="eastAsia"/>
          <w:sz w:val="18"/>
          <w:szCs w:val="18"/>
          <w:lang w:eastAsia="ja-JP"/>
        </w:rPr>
        <w:t>。</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lastRenderedPageBreak/>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4681C2C9" w:rsidR="00A53A30" w:rsidRPr="00A53A30" w:rsidRDefault="009964B0" w:rsidP="00A53A30">
      <w:pPr>
        <w:pStyle w:val="bodyIbrahim1"/>
        <w:spacing w:line="240" w:lineRule="exact"/>
        <w:rPr>
          <w:rFonts w:ascii="メイリオ" w:eastAsia="メイリオ" w:hAnsi="メイリオ" w:cs="メイリオ"/>
          <w:sz w:val="18"/>
          <w:szCs w:val="18"/>
          <w:lang w:eastAsia="ja-JP"/>
        </w:rPr>
      </w:pPr>
      <w:commentRangeStart w:id="63"/>
      <w:r>
        <w:rPr>
          <w:rFonts w:ascii="メイリオ" w:eastAsia="メイリオ" w:hAnsi="メイリオ" w:cs="メイリオ" w:hint="eastAsia"/>
          <w:sz w:val="18"/>
          <w:szCs w:val="18"/>
          <w:lang w:eastAsia="ja-JP"/>
        </w:rPr>
        <w:t>監</w:t>
      </w:r>
      <w:commentRangeEnd w:id="63"/>
      <w:r w:rsidR="0092580C">
        <w:rPr>
          <w:rStyle w:val="af5"/>
          <w:rFonts w:asciiTheme="minorHAnsi" w:eastAsia="ＭＳ 明朝" w:hAnsiTheme="minorHAnsi"/>
          <w:color w:val="7F7F7F" w:themeColor="text1" w:themeTint="80"/>
          <w:lang w:eastAsia="ja-JP"/>
        </w:rPr>
        <w:commentReference w:id="63"/>
      </w:r>
      <w:r>
        <w:rPr>
          <w:rFonts w:ascii="メイリオ" w:eastAsia="メイリオ" w:hAnsi="メイリオ" w:cs="メイリオ" w:hint="eastAsia"/>
          <w:sz w:val="18"/>
          <w:szCs w:val="18"/>
          <w:lang w:eastAsia="ja-JP"/>
        </w:rPr>
        <w:t>査</w:t>
      </w:r>
      <w:r w:rsidR="0087007B">
        <w:rPr>
          <w:rFonts w:ascii="メイリオ" w:eastAsia="メイリオ" w:hAnsi="メイリオ" w:cs="メイリオ" w:hint="eastAsia"/>
          <w:sz w:val="18"/>
          <w:szCs w:val="18"/>
          <w:lang w:eastAsia="ja-JP"/>
        </w:rPr>
        <w:t>費用</w:t>
      </w:r>
      <w:r>
        <w:rPr>
          <w:rFonts w:ascii="メイリオ" w:eastAsia="メイリオ" w:hAnsi="メイリオ" w:cs="メイリオ" w:hint="eastAsia"/>
          <w:sz w:val="18"/>
          <w:szCs w:val="18"/>
          <w:lang w:eastAsia="ja-JP"/>
        </w:rPr>
        <w:t>の議論</w:t>
      </w:r>
      <w:r w:rsidR="00F9047A">
        <w:rPr>
          <w:rFonts w:ascii="メイリオ" w:eastAsia="メイリオ" w:hAnsi="メイリオ" w:cs="メイリオ" w:hint="eastAsia"/>
          <w:sz w:val="18"/>
          <w:szCs w:val="18"/>
          <w:lang w:eastAsia="ja-JP"/>
        </w:rPr>
        <w:t>は規模</w:t>
      </w:r>
      <w:r w:rsidR="00A53A30">
        <w:rPr>
          <w:rFonts w:ascii="メイリオ" w:eastAsia="メイリオ" w:hAnsi="メイリオ" w:cs="メイリオ" w:hint="eastAsia"/>
          <w:sz w:val="18"/>
          <w:szCs w:val="18"/>
          <w:lang w:eastAsia="ja-JP"/>
        </w:rPr>
        <w:t>や</w:t>
      </w:r>
      <w:r w:rsidR="00F9047A">
        <w:rPr>
          <w:rFonts w:ascii="メイリオ" w:eastAsia="メイリオ" w:hAnsi="メイリオ" w:cs="メイリオ" w:hint="eastAsia"/>
          <w:sz w:val="18"/>
          <w:szCs w:val="18"/>
          <w:lang w:eastAsia="ja-JP"/>
        </w:rPr>
        <w:t>スコープ</w:t>
      </w:r>
      <w:r w:rsidR="00A53A30">
        <w:rPr>
          <w:rFonts w:ascii="メイリオ" w:eastAsia="メイリオ" w:hAnsi="メイリオ" w:cs="メイリオ" w:hint="eastAsia"/>
          <w:sz w:val="18"/>
          <w:szCs w:val="18"/>
          <w:lang w:eastAsia="ja-JP"/>
        </w:rPr>
        <w:t>に基づ</w:t>
      </w:r>
      <w:r w:rsidR="00BE288F">
        <w:rPr>
          <w:rFonts w:ascii="メイリオ" w:eastAsia="メイリオ" w:hAnsi="メイリオ" w:cs="メイリオ" w:hint="eastAsia"/>
          <w:sz w:val="18"/>
          <w:szCs w:val="18"/>
          <w:lang w:eastAsia="ja-JP"/>
        </w:rPr>
        <w:t>き</w:t>
      </w:r>
      <w:r w:rsidR="0031594C">
        <w:rPr>
          <w:rFonts w:ascii="メイリオ" w:eastAsia="メイリオ" w:hAnsi="メイリオ" w:cs="メイリオ" w:hint="eastAsia"/>
          <w:sz w:val="18"/>
          <w:szCs w:val="18"/>
          <w:lang w:eastAsia="ja-JP"/>
        </w:rPr>
        <w:t>監査</w:t>
      </w:r>
      <w:r w:rsidR="00A53A30">
        <w:rPr>
          <w:rFonts w:ascii="メイリオ" w:eastAsia="メイリオ" w:hAnsi="メイリオ" w:cs="メイリオ" w:hint="eastAsia"/>
          <w:sz w:val="18"/>
          <w:szCs w:val="18"/>
          <w:lang w:eastAsia="ja-JP"/>
        </w:rPr>
        <w:t>プロセスの中で</w:t>
      </w:r>
      <w:r w:rsidR="00F9047A">
        <w:rPr>
          <w:rFonts w:ascii="メイリオ" w:eastAsia="メイリオ" w:hAnsi="メイリオ" w:cs="メイリオ" w:hint="eastAsia"/>
          <w:sz w:val="18"/>
          <w:szCs w:val="18"/>
          <w:lang w:eastAsia="ja-JP"/>
        </w:rPr>
        <w:t>も</w:t>
      </w:r>
      <w:r w:rsidR="00A53A30">
        <w:rPr>
          <w:rFonts w:ascii="メイリオ" w:eastAsia="メイリオ" w:hAnsi="メイリオ" w:cs="メイリオ" w:hint="eastAsia"/>
          <w:sz w:val="18"/>
          <w:szCs w:val="18"/>
          <w:lang w:eastAsia="ja-JP"/>
        </w:rPr>
        <w:t>早期に起こる</w:t>
      </w:r>
      <w:r w:rsidR="00F9047A">
        <w:rPr>
          <w:rFonts w:ascii="メイリオ" w:eastAsia="メイリオ" w:hAnsi="メイリオ" w:cs="メイリオ" w:hint="eastAsia"/>
          <w:sz w:val="18"/>
          <w:szCs w:val="18"/>
          <w:lang w:eastAsia="ja-JP"/>
        </w:rPr>
        <w:t>ため、</w:t>
      </w:r>
      <w:r w:rsidR="004606ED">
        <w:rPr>
          <w:rFonts w:ascii="メイリオ" w:eastAsia="メイリオ" w:hAnsi="メイリオ" w:cs="メイリオ" w:hint="eastAsia"/>
          <w:sz w:val="18"/>
          <w:szCs w:val="18"/>
          <w:lang w:eastAsia="ja-JP"/>
        </w:rPr>
        <w:t>買収企業</w:t>
      </w:r>
      <w:r w:rsidR="0092580C">
        <w:rPr>
          <w:rFonts w:ascii="メイリオ" w:eastAsia="メイリオ" w:hAnsi="メイリオ" w:cs="メイリオ" w:hint="eastAsia"/>
          <w:sz w:val="18"/>
          <w:szCs w:val="18"/>
          <w:lang w:eastAsia="ja-JP"/>
        </w:rPr>
        <w:t>が</w:t>
      </w:r>
      <w:r w:rsidR="00A53A30">
        <w:rPr>
          <w:rFonts w:ascii="メイリオ" w:eastAsia="メイリオ" w:hAnsi="メイリオ" w:cs="メイリオ" w:hint="eastAsia"/>
          <w:sz w:val="18"/>
          <w:szCs w:val="18"/>
          <w:lang w:eastAsia="ja-JP"/>
        </w:rPr>
        <w:t>前述のような情報</w:t>
      </w:r>
      <w:r w:rsidR="00F9047A">
        <w:rPr>
          <w:rFonts w:ascii="メイリオ" w:eastAsia="メイリオ" w:hAnsi="メイリオ" w:cs="メイリオ" w:hint="eastAsia"/>
          <w:sz w:val="18"/>
          <w:szCs w:val="18"/>
          <w:lang w:eastAsia="ja-JP"/>
        </w:rPr>
        <w:t>のすべて</w:t>
      </w:r>
      <w:r w:rsidR="00ED25AF">
        <w:rPr>
          <w:rFonts w:ascii="メイリオ" w:eastAsia="メイリオ" w:hAnsi="メイリオ" w:cs="メイリオ" w:hint="eastAsia"/>
          <w:sz w:val="18"/>
          <w:szCs w:val="18"/>
          <w:lang w:eastAsia="ja-JP"/>
        </w:rPr>
        <w:t>にアクセス</w:t>
      </w:r>
      <w:r w:rsidR="0092580C">
        <w:rPr>
          <w:rFonts w:ascii="メイリオ" w:eastAsia="メイリオ" w:hAnsi="メイリオ" w:cs="メイリオ" w:hint="eastAsia"/>
          <w:sz w:val="18"/>
          <w:szCs w:val="18"/>
          <w:lang w:eastAsia="ja-JP"/>
        </w:rPr>
        <w:t>することができないかもしれません。少なくとも監査人は</w:t>
      </w:r>
      <w:r w:rsidR="00A53A30">
        <w:rPr>
          <w:rFonts w:ascii="メイリオ" w:eastAsia="メイリオ" w:hAnsi="メイリオ" w:cs="メイリオ" w:hint="eastAsia"/>
          <w:sz w:val="18"/>
          <w:szCs w:val="18"/>
          <w:lang w:eastAsia="ja-JP"/>
        </w:rPr>
        <w:t>スキャンするファイルの数を作業開始の前に理解しておく必要があります。</w:t>
      </w:r>
      <w:r w:rsidR="00F9047A">
        <w:rPr>
          <w:rFonts w:ascii="メイリオ" w:eastAsia="メイリオ" w:hAnsi="メイリオ" w:cs="メイリオ" w:hint="eastAsia"/>
          <w:sz w:val="18"/>
          <w:szCs w:val="18"/>
          <w:lang w:eastAsia="ja-JP"/>
        </w:rPr>
        <w:t>ただし、追加</w:t>
      </w:r>
      <w:r w:rsidR="0092580C">
        <w:rPr>
          <w:rFonts w:ascii="メイリオ" w:eastAsia="メイリオ" w:hAnsi="メイリオ" w:cs="メイリオ" w:hint="eastAsia"/>
          <w:sz w:val="18"/>
          <w:szCs w:val="18"/>
          <w:lang w:eastAsia="ja-JP"/>
        </w:rPr>
        <w:t>の</w:t>
      </w:r>
      <w:r w:rsidR="00F9047A">
        <w:rPr>
          <w:rFonts w:ascii="メイリオ" w:eastAsia="メイリオ" w:hAnsi="メイリオ" w:cs="メイリオ" w:hint="eastAsia"/>
          <w:sz w:val="18"/>
          <w:szCs w:val="18"/>
          <w:lang w:eastAsia="ja-JP"/>
        </w:rPr>
        <w:t>情報が見積もりの精度を上げてくれ</w:t>
      </w:r>
      <w:r w:rsidR="0092580C">
        <w:rPr>
          <w:rFonts w:ascii="メイリオ" w:eastAsia="メイリオ" w:hAnsi="メイリオ" w:cs="メイリオ" w:hint="eastAsia"/>
          <w:sz w:val="18"/>
          <w:szCs w:val="18"/>
          <w:lang w:eastAsia="ja-JP"/>
        </w:rPr>
        <w:t>ることが</w:t>
      </w:r>
      <w:r w:rsidR="009D4818">
        <w:rPr>
          <w:rFonts w:ascii="メイリオ" w:eastAsia="メイリオ" w:hAnsi="メイリオ" w:cs="メイリオ" w:hint="eastAsia"/>
          <w:sz w:val="18"/>
          <w:szCs w:val="18"/>
          <w:lang w:eastAsia="ja-JP"/>
        </w:rPr>
        <w:t>あり</w:t>
      </w:r>
      <w:r w:rsidR="00F9047A">
        <w:rPr>
          <w:rFonts w:ascii="メイリオ" w:eastAsia="メイリオ" w:hAnsi="メイリオ" w:cs="メイリオ" w:hint="eastAsia"/>
          <w:sz w:val="18"/>
          <w:szCs w:val="18"/>
          <w:lang w:eastAsia="ja-JP"/>
        </w:rPr>
        <w:t>ます。</w:t>
      </w:r>
      <w:r w:rsidR="00A53A30">
        <w:rPr>
          <w:rFonts w:ascii="メイリオ" w:eastAsia="メイリオ" w:hAnsi="メイリオ" w:cs="メイリオ" w:hint="eastAsia"/>
          <w:sz w:val="18"/>
          <w:szCs w:val="18"/>
          <w:lang w:eastAsia="ja-JP"/>
        </w:rPr>
        <w:t>監査人が作業</w:t>
      </w:r>
      <w:r w:rsidR="009D4818">
        <w:rPr>
          <w:rFonts w:ascii="メイリオ" w:eastAsia="メイリオ" w:hAnsi="メイリオ" w:cs="メイリオ" w:hint="eastAsia"/>
          <w:sz w:val="18"/>
          <w:szCs w:val="18"/>
          <w:lang w:eastAsia="ja-JP"/>
        </w:rPr>
        <w:t>スコープ</w:t>
      </w:r>
      <w:r>
        <w:rPr>
          <w:rFonts w:ascii="メイリオ" w:eastAsia="メイリオ" w:hAnsi="メイリオ" w:cs="メイリオ" w:hint="eastAsia"/>
          <w:sz w:val="18"/>
          <w:szCs w:val="18"/>
          <w:lang w:eastAsia="ja-JP"/>
        </w:rPr>
        <w:t>を理解する上で十分な情報が得られれば</w:t>
      </w:r>
      <w:r w:rsidR="00CA3C6E">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彼らは</w:t>
      </w:r>
      <w:r w:rsidR="00CA3C6E">
        <w:rPr>
          <w:rFonts w:ascii="メイリオ" w:eastAsia="メイリオ" w:hAnsi="メイリオ" w:cs="メイリオ" w:hint="eastAsia"/>
          <w:sz w:val="18"/>
          <w:szCs w:val="18"/>
          <w:lang w:eastAsia="ja-JP"/>
        </w:rPr>
        <w:t>緊急性の理解</w:t>
      </w:r>
      <w:r w:rsidR="0087007B">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必要とするでしょう。そ</w:t>
      </w:r>
      <w:r w:rsidR="00CA3C6E">
        <w:rPr>
          <w:rFonts w:ascii="メイリオ" w:eastAsia="メイリオ" w:hAnsi="メイリオ" w:cs="メイリオ" w:hint="eastAsia"/>
          <w:sz w:val="18"/>
          <w:szCs w:val="18"/>
          <w:lang w:eastAsia="ja-JP"/>
        </w:rPr>
        <w:t>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64" w:name="_Toc488161386"/>
      <w:bookmarkStart w:id="65" w:name="_Toc488161457"/>
      <w:bookmarkStart w:id="66" w:name="_Toc488161527"/>
      <w:bookmarkStart w:id="67" w:name="_Toc488161951"/>
      <w:bookmarkStart w:id="68" w:name="_Toc488162016"/>
      <w:bookmarkStart w:id="69" w:name="_Toc488162082"/>
      <w:bookmarkStart w:id="70" w:name="_Toc488316255"/>
      <w:bookmarkStart w:id="71" w:name="_Toc492046581"/>
      <w:bookmarkStart w:id="72" w:name="_Toc488161387"/>
      <w:bookmarkStart w:id="73" w:name="_Toc488161458"/>
      <w:bookmarkStart w:id="74" w:name="_Toc488161528"/>
      <w:bookmarkStart w:id="75" w:name="_Toc488161952"/>
      <w:bookmarkStart w:id="76" w:name="_Toc488162017"/>
      <w:bookmarkStart w:id="77" w:name="_Toc488162083"/>
      <w:bookmarkStart w:id="78" w:name="_Toc488316256"/>
      <w:bookmarkStart w:id="79" w:name="_Toc492046582"/>
      <w:bookmarkStart w:id="80" w:name="_ga5vqqw3ovz7" w:colFirst="0" w:colLast="0"/>
      <w:bookmarkStart w:id="81" w:name="_t0bybq44xvpf" w:colFirst="0" w:colLast="0"/>
      <w:bookmarkStart w:id="82" w:name="_dscng153ix2u" w:colFirst="0" w:colLast="0"/>
      <w:bookmarkStart w:id="83" w:name="_fv5afzxndjg" w:colFirst="0" w:colLast="0"/>
      <w:bookmarkStart w:id="84" w:name="_Toc492046561"/>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Pr="002C4D0C">
        <w:rPr>
          <w:lang w:eastAsia="ja-JP"/>
        </w:rPr>
        <w:t xml:space="preserve">5. </w:t>
      </w:r>
      <w:r w:rsidR="00692A9A" w:rsidRPr="007B5EF4">
        <w:rPr>
          <w:rFonts w:ascii="メイリオ" w:eastAsia="メイリオ" w:hAnsi="メイリオ" w:cs="メイリオ" w:hint="eastAsia"/>
        </w:rPr>
        <w:t>監査手法（</w:t>
      </w:r>
      <w:r w:rsidR="007669CB" w:rsidRPr="002C4D0C">
        <w:rPr>
          <w:lang w:eastAsia="ja-JP"/>
        </w:rPr>
        <w:t>Audit methods</w:t>
      </w:r>
      <w:bookmarkEnd w:id="84"/>
      <w:r w:rsidR="00692A9A" w:rsidRPr="007B5EF4">
        <w:rPr>
          <w:rFonts w:ascii="メイリオ" w:eastAsia="メイリオ" w:hAnsi="メイリオ" w:cs="メイリオ" w:hint="eastAsia"/>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4F07EBC4"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w:t>
      </w:r>
      <w:r w:rsidR="004606ED">
        <w:rPr>
          <w:rFonts w:ascii="メイリオ" w:eastAsia="メイリオ" w:hAnsi="メイリオ" w:cs="メイリオ" w:hint="eastAsia"/>
          <w:sz w:val="18"/>
          <w:szCs w:val="18"/>
          <w:lang w:eastAsia="ja-JP"/>
        </w:rPr>
        <w:t>企業</w:t>
      </w:r>
      <w:r>
        <w:rPr>
          <w:rFonts w:ascii="メイリオ" w:eastAsia="メイリオ" w:hAnsi="メイリオ" w:cs="メイリオ" w:hint="eastAsia"/>
          <w:sz w:val="18"/>
          <w:szCs w:val="18"/>
          <w:lang w:eastAsia="ja-JP"/>
        </w:rPr>
        <w:t>にとって有意義な価値を提供する機能があります。その中で最も重要な機能は、買収対象企業のプロプライエタリ コードに混入</w:t>
      </w:r>
      <w:r w:rsidR="009964B0">
        <w:rPr>
          <w:rFonts w:ascii="メイリオ" w:eastAsia="メイリオ" w:hAnsi="メイリオ" w:cs="メイリオ" w:hint="eastAsia"/>
          <w:sz w:val="18"/>
          <w:szCs w:val="18"/>
          <w:lang w:eastAsia="ja-JP"/>
        </w:rPr>
        <w:t>（もしくはその逆）</w:t>
      </w:r>
      <w:r>
        <w:rPr>
          <w:rFonts w:ascii="メイリオ" w:eastAsia="メイリオ" w:hAnsi="メイリオ" w:cs="メイリオ" w:hint="eastAsia"/>
          <w:sz w:val="18"/>
          <w:szCs w:val="18"/>
          <w:lang w:eastAsia="ja-JP"/>
        </w:rPr>
        <w:t>してしまった、オープンソースコードのスニペットを検索する機能です。また、検知した結果に対する誤検知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E5E52" w:rsidP="006B6DE7">
      <w:pPr>
        <w:pStyle w:val="ListIbrahimNum1"/>
      </w:pPr>
      <w:ins w:id="85" w:author="Fukuchi, Hiroyuki" w:date="2018-01-10T14:14:00Z">
        <w:r w:rsidRPr="000B59EF">
          <w:t xml:space="preserve"> </w:t>
        </w:r>
      </w:ins>
      <w:r w:rsidR="00AD71F3" w:rsidRPr="000B59EF">
        <w:t>“Do It Yourself” audit</w:t>
      </w:r>
      <w:r w:rsidR="00D27A43" w:rsidRPr="000B59EF">
        <w:t>,</w:t>
      </w:r>
      <w:r w:rsidR="00AD71F3" w:rsidRPr="000B59EF">
        <w:t xml:space="preserve"> where the target company or the acquirer performs most of the actual audit work themselves</w:t>
      </w:r>
      <w:ins w:id="86" w:author="Fukuchi, Hiroyuki" w:date="2018-01-10T14:14:00Z">
        <w:r w:rsidR="002B1933" w:rsidRPr="002B1933">
          <w:t xml:space="preserve"> using the tools</w:t>
        </w:r>
      </w:ins>
      <w:del w:id="87" w:author="Fukuchi, Hiroyuki" w:date="2018-01-10T14:14:00Z">
        <w:r w:rsidR="00AD71F3" w:rsidRPr="000B59EF">
          <w:delText>,</w:delText>
        </w:r>
      </w:del>
      <w:r w:rsidR="00AD71F3" w:rsidRPr="000B59EF">
        <w:t xml:space="preserve"> with the </w:t>
      </w:r>
      <w:del w:id="88" w:author="Fukuchi, Hiroyuki" w:date="2018-01-10T14:14:00Z">
        <w:r w:rsidR="00AD71F3" w:rsidRPr="000B59EF">
          <w:delText xml:space="preserve">tools, support or even </w:delText>
        </w:r>
        <w:r w:rsidR="00F2323D" w:rsidRPr="000B59EF">
          <w:delText xml:space="preserve">the </w:delText>
        </w:r>
      </w:del>
      <w:r w:rsidR="00AD71F3" w:rsidRPr="000B59EF">
        <w:t>option f</w:t>
      </w:r>
      <w:r w:rsidR="00AD71F3" w:rsidRPr="002C4D0C">
        <w:t xml:space="preserve">or </w:t>
      </w:r>
      <w:ins w:id="89" w:author="Fukuchi, Hiroyuki" w:date="2018-01-10T14:14:00Z">
        <w:r w:rsidR="002B1933" w:rsidRPr="002B1933">
          <w:t>a</w:t>
        </w:r>
      </w:ins>
      <w:commentRangeStart w:id="90"/>
      <w:commentRangeStart w:id="91"/>
      <w:del w:id="92" w:author="Fukuchi, Hiroyuki" w:date="2018-01-10T14:14:00Z">
        <w:r w:rsidR="00AD71F3" w:rsidRPr="002C4D0C">
          <w:delText>an</w:delText>
        </w:r>
        <w:commentRangeEnd w:id="90"/>
        <w:r w:rsidR="00703F0B">
          <w:rPr>
            <w:rStyle w:val="af5"/>
            <w:rFonts w:asciiTheme="minorHAnsi" w:eastAsia="ＭＳ 明朝" w:hAnsiTheme="minorHAnsi"/>
            <w:color w:val="7F7F7F" w:themeColor="text1" w:themeTint="80"/>
            <w:lang w:eastAsia="ja-JP"/>
          </w:rPr>
          <w:commentReference w:id="90"/>
        </w:r>
      </w:del>
      <w:commentRangeEnd w:id="91"/>
      <w:r w:rsidR="0092580C">
        <w:rPr>
          <w:rStyle w:val="af5"/>
          <w:rFonts w:asciiTheme="minorHAnsi" w:eastAsia="ＭＳ 明朝" w:hAnsiTheme="minorHAnsi"/>
          <w:color w:val="7F7F7F" w:themeColor="text1" w:themeTint="80"/>
          <w:lang w:eastAsia="ja-JP"/>
        </w:rPr>
        <w:commentReference w:id="91"/>
      </w:r>
      <w:r w:rsidR="00AD71F3"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3E516B6C"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w:t>
      </w:r>
      <w:r w:rsidR="009D4818">
        <w:rPr>
          <w:rFonts w:ascii="メイリオ" w:eastAsia="メイリオ" w:hAnsi="メイリオ" w:cs="メイリオ" w:hint="eastAsia"/>
          <w:sz w:val="18"/>
          <w:lang w:eastAsia="ja-JP"/>
        </w:rPr>
        <w:t>実施し</w:t>
      </w:r>
      <w:r w:rsidR="0096539F" w:rsidRPr="00A53F60">
        <w:rPr>
          <w:rFonts w:ascii="メイリオ" w:eastAsia="メイリオ" w:hAnsi="メイリオ" w:cs="メイリオ" w:hint="eastAsia"/>
          <w:sz w:val="18"/>
          <w:lang w:eastAsia="ja-JP"/>
        </w:rPr>
        <w:t>、実地もしくはリモートで監査を実施します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54E8FA2D" w:rsidR="0096539F" w:rsidRPr="0096539F" w:rsidRDefault="001B2C7F" w:rsidP="00FA421D">
      <w:pPr>
        <w:pStyle w:val="ListIbrahimNum1"/>
        <w:numPr>
          <w:ilvl w:val="0"/>
          <w:numId w:val="7"/>
        </w:numPr>
        <w:spacing w:line="240" w:lineRule="exact"/>
        <w:ind w:left="714" w:hanging="357"/>
        <w:rPr>
          <w:lang w:eastAsia="ja-JP"/>
        </w:rPr>
      </w:pPr>
      <w:commentRangeStart w:id="93"/>
      <w:r>
        <w:rPr>
          <w:rFonts w:ascii="メイリオ" w:eastAsia="メイリオ" w:hAnsi="メイリオ" w:cs="メイリオ" w:hint="eastAsia"/>
          <w:sz w:val="18"/>
          <w:lang w:eastAsia="ja-JP"/>
        </w:rPr>
        <w:t>ブラインド</w:t>
      </w:r>
      <w:r w:rsidR="0096539F" w:rsidRPr="00A53F60">
        <w:rPr>
          <w:rFonts w:ascii="メイリオ" w:eastAsia="メイリオ" w:hAnsi="メイリオ" w:cs="メイリオ" w:hint="eastAsia"/>
          <w:sz w:val="18"/>
          <w:lang w:eastAsia="ja-JP"/>
        </w:rPr>
        <w:t>監査</w:t>
      </w:r>
      <w:commentRangeEnd w:id="93"/>
      <w:r w:rsidR="003B7A39">
        <w:rPr>
          <w:rStyle w:val="af5"/>
          <w:rFonts w:asciiTheme="minorHAnsi" w:eastAsia="ＭＳ 明朝" w:hAnsiTheme="minorHAnsi"/>
          <w:color w:val="7F7F7F" w:themeColor="text1" w:themeTint="80"/>
          <w:lang w:eastAsia="ja-JP"/>
        </w:rPr>
        <w:commentReference w:id="93"/>
      </w:r>
      <w:r w:rsidR="0096539F" w:rsidRPr="00A53F60">
        <w:rPr>
          <w:rFonts w:ascii="メイリオ" w:eastAsia="メイリオ" w:hAnsi="メイリオ" w:cs="メイリオ" w:hint="eastAsia"/>
          <w:sz w:val="18"/>
          <w:lang w:eastAsia="ja-JP"/>
        </w:rPr>
        <w:t>。監査人はソースコードを見ることなく、リモートで作業を行います</w:t>
      </w:r>
    </w:p>
    <w:p w14:paraId="36830E7D" w14:textId="70BC750E" w:rsidR="00AC2BE4" w:rsidRPr="00AC2BE4" w:rsidRDefault="0096539F" w:rsidP="00AC342D">
      <w:pPr>
        <w:pStyle w:val="ListIbrahimNum1"/>
        <w:spacing w:line="240" w:lineRule="exact"/>
        <w:ind w:left="714" w:hanging="357"/>
        <w:rPr>
          <w:lang w:eastAsia="ja-JP"/>
        </w:rPr>
      </w:pPr>
      <w:commentRangeStart w:id="94"/>
      <w:commentRangeStart w:id="95"/>
      <w:r w:rsidRPr="007B5EF4">
        <w:rPr>
          <w:rFonts w:ascii="メイリオ" w:eastAsia="メイリオ" w:hAnsi="メイリオ" w:cs="メイリオ" w:hint="eastAsia"/>
          <w:sz w:val="18"/>
          <w:lang w:eastAsia="ja-JP"/>
        </w:rPr>
        <w:t>DIY</w:t>
      </w:r>
      <w:r w:rsidR="00703F0B" w:rsidRPr="007B5EF4">
        <w:rPr>
          <w:rFonts w:ascii="メイリオ" w:eastAsia="メイリオ" w:hAnsi="メイリオ" w:cs="メイリオ" w:hint="eastAsia"/>
          <w:sz w:val="18"/>
          <w:lang w:eastAsia="ja-JP"/>
        </w:rPr>
        <w:t>（Do It Yourself）</w:t>
      </w:r>
      <w:r w:rsidRPr="007B5EF4">
        <w:rPr>
          <w:rFonts w:ascii="メイリオ" w:eastAsia="メイリオ" w:hAnsi="メイリオ" w:cs="メイリオ" w:hint="eastAsia"/>
          <w:sz w:val="18"/>
          <w:lang w:eastAsia="ja-JP"/>
        </w:rPr>
        <w:t>監査。</w:t>
      </w:r>
      <w:r w:rsidR="004606ED">
        <w:rPr>
          <w:rFonts w:ascii="メイリオ" w:eastAsia="メイリオ" w:hAnsi="メイリオ" w:cs="メイリオ" w:hint="eastAsia"/>
          <w:sz w:val="18"/>
          <w:lang w:eastAsia="ja-JP"/>
        </w:rPr>
        <w:t>買収対象</w:t>
      </w:r>
      <w:r w:rsidRPr="007B5EF4">
        <w:rPr>
          <w:rFonts w:ascii="メイリオ" w:eastAsia="メイリオ" w:hAnsi="メイリオ" w:cs="メイリオ" w:hint="eastAsia"/>
          <w:sz w:val="18"/>
          <w:lang w:eastAsia="ja-JP"/>
        </w:rPr>
        <w:t>企業もしくは</w:t>
      </w:r>
      <w:r w:rsidR="004606ED">
        <w:rPr>
          <w:rFonts w:ascii="メイリオ" w:eastAsia="メイリオ" w:hAnsi="メイリオ" w:cs="メイリオ" w:hint="eastAsia"/>
          <w:sz w:val="18"/>
          <w:lang w:eastAsia="ja-JP"/>
        </w:rPr>
        <w:t>買収企業</w:t>
      </w:r>
      <w:r w:rsidRPr="007B5EF4">
        <w:rPr>
          <w:rFonts w:ascii="メイリオ" w:eastAsia="メイリオ" w:hAnsi="メイリオ" w:cs="メイリオ" w:hint="eastAsia"/>
          <w:sz w:val="18"/>
          <w:lang w:eastAsia="ja-JP"/>
        </w:rPr>
        <w:t>が自分自身で</w:t>
      </w:r>
      <w:r w:rsidRPr="00A53F60">
        <w:rPr>
          <w:rFonts w:ascii="メイリオ" w:eastAsia="メイリオ" w:hAnsi="メイリオ" w:cs="メイリオ" w:hint="eastAsia"/>
          <w:sz w:val="18"/>
          <w:lang w:eastAsia="ja-JP"/>
        </w:rPr>
        <w:t>大半の</w:t>
      </w:r>
      <w:r w:rsidRPr="007B5EF4">
        <w:rPr>
          <w:rFonts w:ascii="メイリオ" w:eastAsia="メイリオ" w:hAnsi="メイリオ" w:cs="メイリオ" w:hint="eastAsia"/>
          <w:sz w:val="18"/>
          <w:lang w:eastAsia="ja-JP"/>
        </w:rPr>
        <w:t>監査作業を</w:t>
      </w:r>
      <w:r w:rsidR="00797195" w:rsidRPr="007B5EF4">
        <w:rPr>
          <w:rFonts w:ascii="メイリオ" w:eastAsia="メイリオ" w:hAnsi="メイリオ" w:cs="メイリオ" w:hint="eastAsia"/>
          <w:sz w:val="18"/>
          <w:lang w:eastAsia="ja-JP"/>
        </w:rPr>
        <w:t>実際に行います。</w:t>
      </w:r>
      <w:r w:rsidR="009D4818" w:rsidRPr="007B5EF4">
        <w:rPr>
          <w:rFonts w:ascii="メイリオ" w:eastAsia="メイリオ" w:hAnsi="メイリオ" w:cs="メイリオ" w:hint="eastAsia"/>
          <w:sz w:val="18"/>
          <w:lang w:eastAsia="ja-JP"/>
        </w:rPr>
        <w:t>監査企業から</w:t>
      </w:r>
      <w:r w:rsidR="003B7A39">
        <w:rPr>
          <w:rFonts w:ascii="メイリオ" w:eastAsia="メイリオ" w:hAnsi="メイリオ" w:cs="メイリオ" w:hint="eastAsia"/>
          <w:sz w:val="18"/>
          <w:lang w:eastAsia="ja-JP"/>
        </w:rPr>
        <w:t>は</w:t>
      </w:r>
      <w:r w:rsidR="009D4818">
        <w:rPr>
          <w:rFonts w:ascii="メイリオ" w:eastAsia="メイリオ" w:hAnsi="メイリオ" w:cs="メイリオ" w:hint="eastAsia"/>
          <w:sz w:val="18"/>
          <w:lang w:eastAsia="ja-JP"/>
        </w:rPr>
        <w:t>、</w:t>
      </w:r>
      <w:r w:rsidR="00797195">
        <w:rPr>
          <w:rFonts w:ascii="メイリオ" w:eastAsia="メイリオ" w:hAnsi="メイリオ" w:cs="メイリオ" w:hint="eastAsia"/>
          <w:sz w:val="18"/>
          <w:lang w:eastAsia="ja-JP"/>
        </w:rPr>
        <w:t>監査</w:t>
      </w:r>
      <w:r w:rsidRPr="007B5EF4">
        <w:rPr>
          <w:rFonts w:ascii="メイリオ" w:eastAsia="メイリオ" w:hAnsi="メイリオ" w:cs="メイリオ" w:hint="eastAsia"/>
          <w:sz w:val="18"/>
          <w:lang w:eastAsia="ja-JP"/>
        </w:rPr>
        <w:t>ツール、</w:t>
      </w:r>
      <w:r w:rsidR="00797195" w:rsidRPr="007B5EF4">
        <w:rPr>
          <w:rFonts w:ascii="メイリオ" w:eastAsia="メイリオ" w:hAnsi="メイリオ" w:cs="メイリオ" w:hint="eastAsia"/>
          <w:sz w:val="18"/>
          <w:lang w:eastAsia="ja-JP"/>
        </w:rPr>
        <w:t>サポート</w:t>
      </w:r>
      <w:r w:rsidR="009D4818" w:rsidRPr="007B5EF4">
        <w:rPr>
          <w:rFonts w:ascii="メイリオ" w:eastAsia="メイリオ" w:hAnsi="メイリオ" w:cs="メイリオ" w:hint="eastAsia"/>
          <w:sz w:val="18"/>
          <w:lang w:eastAsia="ja-JP"/>
        </w:rPr>
        <w:t>、さらに</w:t>
      </w:r>
      <w:r w:rsidR="009D4818">
        <w:rPr>
          <w:rFonts w:ascii="メイリオ" w:eastAsia="メイリオ" w:hAnsi="メイリオ" w:cs="メイリオ" w:hint="eastAsia"/>
          <w:sz w:val="18"/>
          <w:lang w:eastAsia="ja-JP"/>
        </w:rPr>
        <w:t>は、</w:t>
      </w:r>
      <w:r w:rsidR="00FC0BFA">
        <w:rPr>
          <w:rFonts w:ascii="メイリオ" w:eastAsia="メイリオ" w:hAnsi="メイリオ" w:cs="メイリオ" w:hint="eastAsia"/>
          <w:sz w:val="18"/>
          <w:lang w:eastAsia="ja-JP"/>
        </w:rPr>
        <w:t>監査結果に対する</w:t>
      </w:r>
      <w:r w:rsidR="00797195" w:rsidRPr="007B5EF4">
        <w:rPr>
          <w:rFonts w:ascii="メイリオ" w:eastAsia="メイリオ" w:hAnsi="メイリオ" w:cs="メイリオ" w:hint="eastAsia"/>
          <w:sz w:val="18"/>
          <w:lang w:eastAsia="ja-JP"/>
        </w:rPr>
        <w:t>無作為的な検証</w:t>
      </w:r>
      <w:r w:rsidR="00BA438C">
        <w:rPr>
          <w:rFonts w:ascii="メイリオ" w:eastAsia="メイリオ" w:hAnsi="メイリオ" w:cs="メイリオ" w:hint="eastAsia"/>
          <w:sz w:val="18"/>
          <w:lang w:eastAsia="ja-JP"/>
        </w:rPr>
        <w:t>など</w:t>
      </w:r>
      <w:r w:rsidR="00BA438C" w:rsidRPr="007B5EF4">
        <w:rPr>
          <w:rFonts w:ascii="メイリオ" w:eastAsia="メイリオ" w:hAnsi="メイリオ" w:cs="メイリオ" w:hint="eastAsia"/>
          <w:sz w:val="18"/>
          <w:lang w:eastAsia="ja-JP"/>
        </w:rPr>
        <w:t>が提供されることがあります</w:t>
      </w:r>
      <w:commentRangeEnd w:id="94"/>
      <w:commentRangeEnd w:id="95"/>
      <w:r w:rsidR="002B1933" w:rsidRPr="002B1933">
        <w:rPr>
          <w:rFonts w:ascii="ＭＳ ゴシック" w:eastAsia="ＭＳ ゴシック" w:hAnsi="ＭＳ ゴシック" w:cs="ＭＳ ゴシック" w:hint="eastAsia"/>
          <w:lang w:eastAsia="ja-JP"/>
        </w:rPr>
        <w:t>。</w:t>
      </w:r>
      <w:r w:rsidR="002C449F">
        <w:rPr>
          <w:rStyle w:val="af5"/>
          <w:rFonts w:asciiTheme="minorHAnsi" w:eastAsia="ＭＳ 明朝" w:hAnsiTheme="minorHAnsi"/>
          <w:color w:val="7F7F7F" w:themeColor="text1" w:themeTint="80"/>
          <w:lang w:eastAsia="ja-JP"/>
        </w:rPr>
        <w:commentReference w:id="94"/>
      </w:r>
      <w:r w:rsidR="003B7A39">
        <w:rPr>
          <w:rStyle w:val="af5"/>
          <w:rFonts w:asciiTheme="minorHAnsi" w:eastAsia="ＭＳ 明朝" w:hAnsiTheme="minorHAnsi"/>
          <w:color w:val="7F7F7F" w:themeColor="text1" w:themeTint="80"/>
          <w:lang w:eastAsia="ja-JP"/>
        </w:rPr>
        <w:commentReference w:id="95"/>
      </w:r>
    </w:p>
    <w:p w14:paraId="5D6AC508" w14:textId="456752F8" w:rsidR="00AD71F3" w:rsidRPr="00382132" w:rsidRDefault="00E0749F" w:rsidP="00382132">
      <w:pPr>
        <w:pStyle w:val="HeadingIbrahim2"/>
      </w:pPr>
      <w:bookmarkStart w:id="96" w:name="_Toc492046562"/>
      <w:r w:rsidRPr="002C4D0C">
        <w:t>5</w:t>
      </w:r>
      <w:r w:rsidR="00444017" w:rsidRPr="002C4D0C">
        <w:t xml:space="preserve">.1 </w:t>
      </w:r>
      <w:r w:rsidR="00A53F60" w:rsidRPr="00A16688">
        <w:rPr>
          <w:rFonts w:ascii="メイリオ" w:eastAsia="メイリオ" w:hAnsi="メイリオ" w:cs="メイリオ" w:hint="eastAsia"/>
          <w:lang w:eastAsia="ja-JP"/>
        </w:rPr>
        <w:t>伝統的な監査手法（</w:t>
      </w:r>
      <w:r w:rsidR="00AD71F3" w:rsidRPr="002C4D0C">
        <w:t>Traditional audit</w:t>
      </w:r>
      <w:r w:rsidR="00F2323D" w:rsidRPr="002C4D0C">
        <w:t xml:space="preserve"> method</w:t>
      </w:r>
      <w:bookmarkEnd w:id="96"/>
      <w:r w:rsidR="00A53F60" w:rsidRPr="00A16688">
        <w:rPr>
          <w:rFonts w:ascii="メイリオ" w:eastAsia="メイリオ" w:hAnsi="メイリオ" w:cs="メイリオ"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08E3811E" w:rsidR="00A53F60" w:rsidRPr="0016469F" w:rsidRDefault="00A53F60" w:rsidP="0016469F">
      <w:pPr>
        <w:pStyle w:val="bodyIbrahim1"/>
        <w:spacing w:line="240" w:lineRule="exact"/>
        <w:rPr>
          <w:rFonts w:ascii="メイリオ" w:eastAsia="メイリオ" w:hAnsi="メイリオ" w:cs="メイリオ"/>
          <w:sz w:val="18"/>
          <w:szCs w:val="18"/>
          <w:lang w:eastAsia="ja-JP"/>
        </w:rPr>
      </w:pPr>
      <w:commentRangeStart w:id="97"/>
      <w:r w:rsidRPr="0016469F">
        <w:rPr>
          <w:rFonts w:ascii="メイリオ" w:eastAsia="メイリオ" w:hAnsi="メイリオ" w:cs="メイリオ" w:hint="eastAsia"/>
          <w:sz w:val="18"/>
          <w:szCs w:val="18"/>
          <w:lang w:eastAsia="ja-JP"/>
        </w:rPr>
        <w:t>この</w:t>
      </w:r>
      <w:commentRangeEnd w:id="97"/>
      <w:r w:rsidR="003B7A39">
        <w:rPr>
          <w:rStyle w:val="af5"/>
          <w:rFonts w:asciiTheme="minorHAnsi" w:eastAsia="ＭＳ 明朝" w:hAnsiTheme="minorHAnsi"/>
          <w:color w:val="7F7F7F" w:themeColor="text1" w:themeTint="80"/>
          <w:lang w:eastAsia="ja-JP"/>
        </w:rPr>
        <w:commentReference w:id="97"/>
      </w:r>
      <w:r w:rsidRPr="0016469F">
        <w:rPr>
          <w:rFonts w:ascii="メイリオ" w:eastAsia="メイリオ" w:hAnsi="メイリオ" w:cs="メイリオ" w:hint="eastAsia"/>
          <w:sz w:val="18"/>
          <w:szCs w:val="18"/>
          <w:lang w:eastAsia="ja-JP"/>
        </w:rPr>
        <w:t>手法を「伝統的（Traditional）」としたのは、これがオープンソース コンプライアンスを目的としたソースコードスキャンの</w:t>
      </w:r>
      <w:r w:rsidR="00A16688" w:rsidRPr="0016469F">
        <w:rPr>
          <w:rFonts w:ascii="メイリオ" w:eastAsia="メイリオ" w:hAnsi="メイリオ" w:cs="メイリオ" w:hint="eastAsia"/>
          <w:sz w:val="18"/>
          <w:szCs w:val="18"/>
          <w:lang w:eastAsia="ja-JP"/>
        </w:rPr>
        <w:t>もともと</w:t>
      </w:r>
      <w:r w:rsidR="00A16688">
        <w:rPr>
          <w:rFonts w:ascii="メイリオ" w:eastAsia="メイリオ" w:hAnsi="メイリオ" w:cs="メイリオ" w:hint="eastAsia"/>
          <w:sz w:val="18"/>
          <w:szCs w:val="18"/>
          <w:lang w:eastAsia="ja-JP"/>
        </w:rPr>
        <w:t>の</w:t>
      </w:r>
      <w:r w:rsidRPr="0016469F">
        <w:rPr>
          <w:rFonts w:ascii="メイリオ" w:eastAsia="メイリオ" w:hAnsi="メイリオ" w:cs="メイリオ" w:hint="eastAsia"/>
          <w:sz w:val="18"/>
          <w:szCs w:val="18"/>
          <w:lang w:eastAsia="ja-JP"/>
        </w:rPr>
        <w:t>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w:t>
      </w:r>
      <w:r w:rsidR="00FC0BFA">
        <w:rPr>
          <w:rFonts w:ascii="メイリオ" w:eastAsia="メイリオ" w:hAnsi="メイリオ" w:cs="メイリオ" w:hint="eastAsia"/>
          <w:sz w:val="18"/>
          <w:szCs w:val="18"/>
          <w:lang w:eastAsia="ja-JP"/>
        </w:rPr>
        <w:t>、</w:t>
      </w:r>
      <w:r w:rsidR="0016469F" w:rsidRPr="0016469F">
        <w:rPr>
          <w:rFonts w:ascii="メイリオ" w:eastAsia="メイリオ" w:hAnsi="メイリオ" w:cs="メイリオ" w:hint="eastAsia"/>
          <w:sz w:val="18"/>
          <w:szCs w:val="18"/>
          <w:lang w:eastAsia="ja-JP"/>
        </w:rPr>
        <w:t>物理的に現地へ足を運んだりしてソースコードを実施します。</w:t>
      </w:r>
    </w:p>
    <w:p w14:paraId="72214FBE" w14:textId="39B4B4A8" w:rsidR="00F2323D" w:rsidRPr="002C4D0C" w:rsidRDefault="008A3837" w:rsidP="007B5EF4">
      <w:pPr>
        <w:pStyle w:val="Figure1"/>
        <w:keepNext/>
      </w:pPr>
      <w:r w:rsidRPr="003810B3">
        <w:rPr>
          <w:noProof/>
        </w:rPr>
        <w:lastRenderedPageBreak/>
        <w:drawing>
          <wp:inline distT="0" distB="0" distL="0" distR="0" wp14:anchorId="1E31E0A8" wp14:editId="7A845230">
            <wp:extent cx="5257800" cy="4448175"/>
            <wp:effectExtent l="0" t="0" r="0" b="9525"/>
            <wp:docPr id="25" name="図 25" descr="F:\WINXP\capture7\2017-11-29 08_42_39-Figures_M&amp;A_paper_JP_rev.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WINXP\capture7\2017-11-29 08_42_39-Figures_M&amp;A_paper_JP_rev.pptx -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4448175"/>
                    </a:xfrm>
                    <a:prstGeom prst="rect">
                      <a:avLst/>
                    </a:prstGeom>
                    <a:noFill/>
                    <a:ln>
                      <a:noFill/>
                    </a:ln>
                  </pic:spPr>
                </pic:pic>
              </a:graphicData>
            </a:graphic>
          </wp:inline>
        </w:drawing>
      </w:r>
    </w:p>
    <w:p w14:paraId="34161193" w14:textId="223DD8D9" w:rsidR="00EE37B1" w:rsidRDefault="00EE37B1" w:rsidP="00197BB6">
      <w:pPr>
        <w:pStyle w:val="FigureCaption"/>
      </w:pPr>
      <w:r w:rsidRPr="000438AC">
        <w:t xml:space="preserve">Figure </w:t>
      </w:r>
      <w:r w:rsidR="008A3837">
        <w:t>5</w:t>
      </w:r>
      <w:r w:rsidRPr="000438AC">
        <w:t>: Illustration of the traditional audit method in M&amp;A transactions</w:t>
      </w:r>
    </w:p>
    <w:p w14:paraId="30188170" w14:textId="46FA5AB7" w:rsidR="00B27217" w:rsidRDefault="008A54DB" w:rsidP="00B27217">
      <w:pPr>
        <w:pStyle w:val="Figure1"/>
      </w:pPr>
      <w:r>
        <w:rPr>
          <w:noProof/>
        </w:rPr>
        <w:lastRenderedPageBreak/>
        <w:drawing>
          <wp:inline distT="0" distB="0" distL="0" distR="0" wp14:anchorId="238179EB" wp14:editId="0EB85C1B">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795" cy="5135581"/>
                    </a:xfrm>
                    <a:prstGeom prst="rect">
                      <a:avLst/>
                    </a:prstGeom>
                    <a:noFill/>
                    <a:ln>
                      <a:noFill/>
                    </a:ln>
                  </pic:spPr>
                </pic:pic>
              </a:graphicData>
            </a:graphic>
          </wp:inline>
        </w:drawing>
      </w:r>
    </w:p>
    <w:p w14:paraId="08D48F88" w14:textId="0D76F8EC"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w:t>
      </w:r>
      <w:r w:rsidR="008A3837">
        <w:rPr>
          <w:rFonts w:ascii="メイリオ" w:eastAsia="メイリオ" w:hAnsi="メイリオ" w:cs="メイリオ" w:hint="eastAsia"/>
          <w:sz w:val="16"/>
        </w:rPr>
        <w:t>5</w:t>
      </w:r>
      <w:r w:rsidRPr="00EB45E8">
        <w:rPr>
          <w:rFonts w:ascii="メイリオ" w:eastAsia="メイリオ" w:hAnsi="メイリオ" w:cs="メイリオ" w:hint="eastAsia"/>
          <w:sz w:val="16"/>
        </w:rPr>
        <w:t>：M&amp;A取引における伝統的な監査</w:t>
      </w:r>
      <w:commentRangeStart w:id="98"/>
      <w:commentRangeStart w:id="99"/>
      <w:r w:rsidRPr="00EB45E8">
        <w:rPr>
          <w:rFonts w:ascii="メイリオ" w:eastAsia="メイリオ" w:hAnsi="メイリオ" w:cs="メイリオ" w:hint="eastAsia"/>
          <w:sz w:val="16"/>
        </w:rPr>
        <w:t>手法</w:t>
      </w:r>
      <w:commentRangeEnd w:id="98"/>
      <w:r w:rsidR="005762B3">
        <w:rPr>
          <w:rStyle w:val="af5"/>
          <w:rFonts w:asciiTheme="minorHAnsi" w:hAnsiTheme="minorHAnsi" w:cstheme="minorBidi"/>
          <w:b w:val="0"/>
          <w:color w:val="7F7F7F" w:themeColor="text1" w:themeTint="80"/>
        </w:rPr>
        <w:commentReference w:id="98"/>
      </w:r>
      <w:commentRangeEnd w:id="99"/>
      <w:r w:rsidR="00B530D9">
        <w:rPr>
          <w:rStyle w:val="af5"/>
          <w:rFonts w:asciiTheme="minorHAnsi" w:hAnsiTheme="minorHAnsi" w:cstheme="minorBidi"/>
          <w:b w:val="0"/>
          <w:color w:val="7F7F7F" w:themeColor="text1" w:themeTint="80"/>
        </w:rPr>
        <w:commentReference w:id="99"/>
      </w:r>
    </w:p>
    <w:p w14:paraId="0D34FA3F" w14:textId="2978A6D3" w:rsidR="00710442" w:rsidRDefault="005F5C58" w:rsidP="00382132">
      <w:pPr>
        <w:pStyle w:val="bodyIbrahim1"/>
        <w:rPr>
          <w:rFonts w:eastAsia="ＭＳ Ｐゴシック"/>
          <w:lang w:eastAsia="ja-JP"/>
        </w:rPr>
      </w:pPr>
      <w:r w:rsidRPr="002C4D0C">
        <w:t xml:space="preserve">Figure </w:t>
      </w:r>
      <w:r w:rsidR="008A3837">
        <w:t>5</w:t>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100"/>
      <w:r w:rsidRPr="00702291">
        <w:rPr>
          <w:rFonts w:ascii="Calibri" w:hAnsi="Calibri"/>
          <w:sz w:val="22"/>
        </w:rPr>
        <w:t>7, 8, and 9,</w:t>
      </w:r>
      <w:commentRangeEnd w:id="100"/>
      <w:r w:rsidR="007F350C">
        <w:rPr>
          <w:rStyle w:val="af5"/>
          <w:rFonts w:asciiTheme="minorHAnsi" w:hAnsiTheme="minorHAnsi"/>
          <w:i w:val="0"/>
          <w:iCs w:val="0"/>
          <w:color w:val="7F7F7F" w:themeColor="text1" w:themeTint="80"/>
        </w:rPr>
        <w:commentReference w:id="100"/>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3042BBEF"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5</w:t>
      </w:r>
      <w:r w:rsidRPr="008D5DDD">
        <w:rPr>
          <w:rFonts w:ascii="メイリオ" w:eastAsia="メイリオ" w:hAnsi="メイリオ" w:cs="メイリオ" w:hint="eastAsia"/>
          <w:sz w:val="18"/>
          <w:szCs w:val="18"/>
          <w:lang w:eastAsia="ja-JP"/>
        </w:rPr>
        <w:t>では、次に挙げる伝統的な監査手法のプロセスを示しています。このプ</w:t>
      </w:r>
      <w:r w:rsidR="00A16688">
        <w:rPr>
          <w:rFonts w:ascii="メイリオ" w:eastAsia="メイリオ" w:hAnsi="メイリオ" w:cs="メイリオ" w:hint="eastAsia"/>
          <w:sz w:val="18"/>
          <w:szCs w:val="18"/>
          <w:lang w:eastAsia="ja-JP"/>
        </w:rPr>
        <w:t>ロセスは、サービスプロバイダごとに微妙に異なってくるので</w:t>
      </w:r>
      <w:r w:rsidRPr="008D5DDD">
        <w:rPr>
          <w:rFonts w:ascii="メイリオ" w:eastAsia="メイリオ" w:hAnsi="メイリオ" w:cs="メイリオ" w:hint="eastAsia"/>
          <w:sz w:val="18"/>
          <w:szCs w:val="18"/>
          <w:lang w:eastAsia="ja-JP"/>
        </w:rPr>
        <w:t>留意してください。伝統的な監査プロセスの典型的なものとして以下のようなステップがあります。</w:t>
      </w:r>
    </w:p>
    <w:p w14:paraId="508ADE99" w14:textId="7633C6FE"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監査人が、作業内容をよりよく理解するために質問状を送付する</w:t>
      </w:r>
    </w:p>
    <w:p w14:paraId="4AF04D88" w14:textId="5A151782" w:rsidR="009C016F" w:rsidRPr="00AA6DA0" w:rsidRDefault="004606ED" w:rsidP="00FA421D">
      <w:pPr>
        <w:pStyle w:val="affb"/>
        <w:numPr>
          <w:ilvl w:val="0"/>
          <w:numId w:val="4"/>
        </w:numPr>
        <w:spacing w:line="240" w:lineRule="exact"/>
        <w:ind w:left="714" w:hanging="357"/>
        <w:rPr>
          <w:rFonts w:ascii="メイリオ" w:eastAsia="メイリオ" w:hAnsi="メイリオ" w:cs="メイリオ"/>
          <w:color w:val="auto"/>
        </w:rPr>
      </w:pPr>
      <w:r>
        <w:rPr>
          <w:rFonts w:ascii="メイリオ" w:eastAsia="メイリオ" w:hAnsi="メイリオ" w:cs="メイリオ" w:hint="eastAsia"/>
          <w:color w:val="auto"/>
          <w:sz w:val="18"/>
        </w:rPr>
        <w:t>買収対象</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5E860CC7"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8A3837">
        <w:rPr>
          <w:rFonts w:ascii="メイリオ" w:eastAsia="メイリオ" w:hAnsi="メイリオ" w:cs="メイリオ" w:hint="eastAsia"/>
          <w:sz w:val="21"/>
        </w:rPr>
        <w:t>5</w:t>
      </w:r>
      <w:r w:rsidRPr="00AA6DA0">
        <w:rPr>
          <w:rFonts w:ascii="メイリオ" w:eastAsia="メイリオ" w:hAnsi="メイリオ" w:cs="メイリオ" w:hint="eastAsia"/>
          <w:sz w:val="21"/>
        </w:rPr>
        <w:t>、</w:t>
      </w:r>
      <w:r w:rsidR="008A3837">
        <w:rPr>
          <w:rFonts w:ascii="メイリオ" w:eastAsia="メイリオ" w:hAnsi="メイリオ" w:cs="メイリオ" w:hint="eastAsia"/>
          <w:sz w:val="21"/>
        </w:rPr>
        <w:t>6</w:t>
      </w:r>
      <w:r w:rsidRPr="00AA6DA0">
        <w:rPr>
          <w:rFonts w:ascii="メイリオ" w:eastAsia="メイリオ" w:hAnsi="メイリオ" w:cs="メイリオ" w:hint="eastAsia"/>
          <w:sz w:val="21"/>
        </w:rPr>
        <w:t>、</w:t>
      </w:r>
      <w:r w:rsidR="008A3837">
        <w:rPr>
          <w:rFonts w:ascii="メイリオ" w:eastAsia="メイリオ" w:hAnsi="メイリオ" w:cs="メイリオ" w:hint="eastAsia"/>
          <w:sz w:val="21"/>
        </w:rPr>
        <w:t>7</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w:t>
      </w:r>
      <w:r w:rsidR="005762B3">
        <w:rPr>
          <w:rFonts w:ascii="メイリオ" w:eastAsia="メイリオ" w:hAnsi="メイリオ" w:cs="メイリオ" w:hint="eastAsia"/>
          <w:sz w:val="21"/>
        </w:rPr>
        <w:t>の開始</w:t>
      </w:r>
      <w:r w:rsidRPr="00AA6DA0">
        <w:rPr>
          <w:rFonts w:ascii="メイリオ" w:eastAsia="メイリオ" w:hAnsi="メイリオ" w:cs="メイリオ" w:hint="eastAsia"/>
          <w:sz w:val="21"/>
        </w:rPr>
        <w:t>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232FA247"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w:t>
      </w:r>
      <w:r w:rsidR="00BB5139">
        <w:rPr>
          <w:rFonts w:ascii="メイリオ" w:eastAsia="メイリオ" w:hAnsi="メイリオ" w:cs="メイリオ" w:hint="eastAsia"/>
          <w:color w:val="auto"/>
          <w:sz w:val="18"/>
        </w:rPr>
        <w:t>監査人とともに</w:t>
      </w:r>
      <w:r w:rsidRPr="00EB70F8">
        <w:rPr>
          <w:rFonts w:ascii="メイリオ" w:eastAsia="メイリオ" w:hAnsi="メイリオ" w:cs="メイリオ" w:hint="eastAsia"/>
          <w:color w:val="auto"/>
          <w:sz w:val="18"/>
        </w:rPr>
        <w:t>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26C56194"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この手法は、ほとんどの監査サービスプロバイダで一般的なものです。そのため、同じ監査業務に対し複数企業からの入札</w:t>
      </w:r>
      <w:r w:rsidR="00BB5139">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集め、要求に合った最良の入札者を選択することもできます。このモデルで</w:t>
      </w:r>
      <w:r w:rsidR="003516EA">
        <w:rPr>
          <w:rFonts w:ascii="メイリオ" w:eastAsia="メイリオ" w:hAnsi="メイリオ" w:cs="メイリオ" w:hint="eastAsia"/>
          <w:sz w:val="18"/>
          <w:szCs w:val="18"/>
          <w:lang w:eastAsia="ja-JP"/>
        </w:rPr>
        <w:t>は</w:t>
      </w:r>
      <w:r w:rsidR="00BB5139">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買収対象企業</w:t>
      </w:r>
      <w:r w:rsidR="00BB5139">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コードを監査人へ送付し</w:t>
      </w:r>
      <w:r w:rsidR="00A66BDC">
        <w:rPr>
          <w:rFonts w:ascii="メイリオ" w:eastAsia="メイリオ" w:hAnsi="メイリオ" w:cs="メイリオ" w:hint="eastAsia"/>
          <w:sz w:val="18"/>
          <w:szCs w:val="18"/>
          <w:lang w:eastAsia="ja-JP"/>
        </w:rPr>
        <w:t>、監査人が実地に訪れ</w:t>
      </w:r>
      <w:r>
        <w:rPr>
          <w:rFonts w:ascii="メイリオ" w:eastAsia="メイリオ" w:hAnsi="メイリオ" w:cs="メイリオ" w:hint="eastAsia"/>
          <w:sz w:val="18"/>
          <w:szCs w:val="18"/>
          <w:lang w:eastAsia="ja-JP"/>
        </w:rPr>
        <w:t>ること</w:t>
      </w:r>
      <w:r w:rsidR="00BB5139">
        <w:rPr>
          <w:rFonts w:ascii="メイリオ" w:eastAsia="メイリオ" w:hAnsi="メイリオ" w:cs="メイリオ" w:hint="eastAsia"/>
          <w:sz w:val="18"/>
          <w:szCs w:val="18"/>
          <w:lang w:eastAsia="ja-JP"/>
        </w:rPr>
        <w:t>に協力的でなければなりません</w:t>
      </w:r>
      <w:r>
        <w:rPr>
          <w:rFonts w:ascii="メイリオ" w:eastAsia="メイリオ" w:hAnsi="メイリオ" w:cs="メイリオ" w:hint="eastAsia"/>
          <w:sz w:val="18"/>
          <w:szCs w:val="18"/>
          <w:lang w:eastAsia="ja-JP"/>
        </w:rPr>
        <w:t>。</w:t>
      </w:r>
    </w:p>
    <w:p w14:paraId="42529808" w14:textId="455200DF" w:rsidR="00597D3F" w:rsidRPr="002C4D0C" w:rsidRDefault="00D101D2" w:rsidP="00382132">
      <w:pPr>
        <w:pStyle w:val="HeadingIbrahim2"/>
      </w:pPr>
      <w:bookmarkStart w:id="101" w:name="_Toc492046563"/>
      <w:r w:rsidRPr="002C4D0C">
        <w:t>5</w:t>
      </w:r>
      <w:r w:rsidR="00444017" w:rsidRPr="002C4D0C">
        <w:t xml:space="preserve">.2 </w:t>
      </w:r>
      <w:r w:rsidR="00483436" w:rsidRPr="00370EF3">
        <w:rPr>
          <w:rFonts w:ascii="メイリオ" w:eastAsia="メイリオ" w:hAnsi="メイリオ" w:cs="メイリオ" w:hint="eastAsia"/>
        </w:rPr>
        <w:t>ブラインド監査（</w:t>
      </w:r>
      <w:r w:rsidR="004C6B67" w:rsidRPr="002C4D0C">
        <w:t>Blind audit</w:t>
      </w:r>
      <w:bookmarkEnd w:id="101"/>
      <w:r w:rsidR="00483436" w:rsidRPr="00370EF3">
        <w:rPr>
          <w:rFonts w:ascii="メイリオ" w:eastAsia="メイリオ" w:hAnsi="メイリオ" w:cs="メイリオ" w:hint="eastAsia"/>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2"/>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1AE5C92D"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3"/>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w:t>
      </w:r>
      <w:r w:rsidR="00BA438C">
        <w:rPr>
          <w:rFonts w:ascii="メイリオ" w:eastAsia="メイリオ" w:hAnsi="メイリオ" w:cs="メイリオ" w:hint="eastAsia"/>
          <w:sz w:val="18"/>
          <w:szCs w:val="18"/>
          <w:lang w:eastAsia="ja-JP"/>
        </w:rPr>
        <w:t>対応した</w:t>
      </w:r>
      <w:r w:rsidR="006F7995" w:rsidRPr="00C91292">
        <w:rPr>
          <w:rFonts w:ascii="メイリオ" w:eastAsia="メイリオ" w:hAnsi="メイリオ" w:cs="メイリオ" w:hint="eastAsia"/>
          <w:sz w:val="18"/>
          <w:szCs w:val="18"/>
          <w:lang w:eastAsia="ja-JP"/>
        </w:rPr>
        <w:t>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4CCB4E60" w:rsidR="003713C0" w:rsidRDefault="003713C0" w:rsidP="00197BB6">
      <w:pPr>
        <w:pStyle w:val="FigureCaption"/>
      </w:pPr>
      <w:r w:rsidRPr="002C4D0C">
        <w:t xml:space="preserve">Figure </w:t>
      </w:r>
      <w:r w:rsidR="008A3837">
        <w:t>6</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6646B1D6"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w:t>
      </w:r>
      <w:r w:rsidR="008A3837">
        <w:rPr>
          <w:rFonts w:ascii="メイリオ" w:eastAsia="メイリオ" w:hAnsi="メイリオ" w:cs="メイリオ"/>
          <w:sz w:val="16"/>
        </w:rPr>
        <w:t>6</w:t>
      </w:r>
      <w:r w:rsidRPr="00BF4259">
        <w:rPr>
          <w:rFonts w:ascii="メイリオ" w:eastAsia="メイリオ" w:hAnsi="メイリオ" w:cs="メイリオ"/>
          <w:sz w:val="16"/>
        </w:rPr>
        <w:t xml:space="preserve">: </w:t>
      </w:r>
      <w:r>
        <w:rPr>
          <w:rFonts w:ascii="メイリオ" w:eastAsia="メイリオ" w:hAnsi="メイリオ" w:cs="メイリオ" w:hint="eastAsia"/>
          <w:sz w:val="16"/>
        </w:rPr>
        <w:t>M&amp;A取引を想定したFOSSIDを用いたブラインド</w:t>
      </w:r>
      <w:commentRangeStart w:id="102"/>
      <w:commentRangeStart w:id="103"/>
      <w:r>
        <w:rPr>
          <w:rFonts w:ascii="メイリオ" w:eastAsia="メイリオ" w:hAnsi="メイリオ" w:cs="メイリオ" w:hint="eastAsia"/>
          <w:sz w:val="16"/>
        </w:rPr>
        <w:t>監査</w:t>
      </w:r>
      <w:commentRangeEnd w:id="102"/>
      <w:r w:rsidR="00BB5139">
        <w:rPr>
          <w:rStyle w:val="af5"/>
          <w:rFonts w:asciiTheme="minorHAnsi" w:hAnsiTheme="minorHAnsi" w:cstheme="minorBidi"/>
          <w:b w:val="0"/>
          <w:color w:val="7F7F7F" w:themeColor="text1" w:themeTint="80"/>
        </w:rPr>
        <w:commentReference w:id="102"/>
      </w:r>
      <w:commentRangeEnd w:id="103"/>
      <w:r w:rsidR="00A66BDC">
        <w:rPr>
          <w:rStyle w:val="af5"/>
          <w:rFonts w:asciiTheme="minorHAnsi" w:hAnsiTheme="minorHAnsi" w:cstheme="minorBidi"/>
          <w:b w:val="0"/>
          <w:color w:val="7F7F7F" w:themeColor="text1" w:themeTint="80"/>
        </w:rPr>
        <w:commentReference w:id="103"/>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0FB96437" w:rsidR="00BF4259" w:rsidRPr="00C91292" w:rsidRDefault="0076129B" w:rsidP="00C91292">
      <w:pPr>
        <w:pStyle w:val="bodyIbrahim1"/>
        <w:spacing w:line="240" w:lineRule="exact"/>
        <w:rPr>
          <w:rFonts w:ascii="メイリオ" w:eastAsia="メイリオ" w:hAnsi="メイリオ" w:cs="メイリオ"/>
          <w:sz w:val="18"/>
          <w:szCs w:val="18"/>
          <w:lang w:eastAsia="ja-JP"/>
        </w:rPr>
      </w:pPr>
      <w:commentRangeStart w:id="104"/>
      <w:r>
        <w:rPr>
          <w:rFonts w:ascii="メイリオ" w:eastAsia="メイリオ" w:hAnsi="メイリオ" w:cs="メイリオ" w:hint="eastAsia"/>
          <w:sz w:val="18"/>
          <w:szCs w:val="18"/>
          <w:lang w:eastAsia="ja-JP"/>
        </w:rPr>
        <w:t>F</w:t>
      </w:r>
      <w:r>
        <w:rPr>
          <w:rFonts w:ascii="メイリオ" w:eastAsia="メイリオ" w:hAnsi="メイリオ" w:cs="メイリオ"/>
          <w:sz w:val="18"/>
          <w:szCs w:val="18"/>
          <w:lang w:eastAsia="ja-JP"/>
        </w:rPr>
        <w:t>O</w:t>
      </w:r>
      <w:commentRangeEnd w:id="104"/>
      <w:r w:rsidR="00094391">
        <w:rPr>
          <w:rStyle w:val="af5"/>
          <w:rFonts w:asciiTheme="minorHAnsi" w:eastAsia="ＭＳ 明朝" w:hAnsiTheme="minorHAnsi"/>
          <w:color w:val="7F7F7F" w:themeColor="text1" w:themeTint="80"/>
          <w:lang w:eastAsia="ja-JP"/>
        </w:rPr>
        <w:commentReference w:id="104"/>
      </w:r>
      <w:r>
        <w:rPr>
          <w:rFonts w:ascii="メイリオ" w:eastAsia="メイリオ" w:hAnsi="メイリオ" w:cs="メイリオ"/>
          <w:sz w:val="18"/>
          <w:szCs w:val="18"/>
          <w:lang w:eastAsia="ja-JP"/>
        </w:rPr>
        <w:t>SSID AB</w:t>
      </w:r>
      <w:r>
        <w:rPr>
          <w:rFonts w:ascii="メイリオ" w:eastAsia="メイリオ" w:hAnsi="メイリオ" w:cs="メイリオ" w:hint="eastAsia"/>
          <w:sz w:val="18"/>
          <w:szCs w:val="18"/>
          <w:lang w:eastAsia="ja-JP"/>
        </w:rPr>
        <w:t>社の</w:t>
      </w:r>
      <w:r w:rsidR="00C91292">
        <w:rPr>
          <w:rFonts w:ascii="メイリオ" w:eastAsia="メイリオ" w:hAnsi="メイリオ" w:cs="メイリオ" w:hint="eastAsia"/>
          <w:sz w:val="18"/>
          <w:szCs w:val="18"/>
          <w:lang w:eastAsia="ja-JP"/>
        </w:rPr>
        <w:t>プロプライエタリな技術を用いて、ソースコードを</w:t>
      </w:r>
      <w:r w:rsidR="00D91049">
        <w:rPr>
          <w:rFonts w:ascii="メイリオ" w:eastAsia="メイリオ" w:hAnsi="メイリオ" w:cs="メイリオ" w:hint="eastAsia"/>
          <w:sz w:val="18"/>
          <w:szCs w:val="18"/>
          <w:lang w:eastAsia="ja-JP"/>
        </w:rPr>
        <w:t>見ることなく監査を実施し、レポートを生成することを可能にして</w:t>
      </w:r>
      <w:r w:rsidR="00C91292">
        <w:rPr>
          <w:rFonts w:ascii="メイリオ" w:eastAsia="メイリオ" w:hAnsi="メイリオ" w:cs="メイリオ" w:hint="eastAsia"/>
          <w:sz w:val="18"/>
          <w:szCs w:val="18"/>
          <w:lang w:eastAsia="ja-JP"/>
        </w:rPr>
        <w:t>います。図</w:t>
      </w:r>
      <w:r w:rsidR="008A3837">
        <w:rPr>
          <w:rFonts w:ascii="メイリオ" w:eastAsia="メイリオ" w:hAnsi="メイリオ" w:cs="メイリオ" w:hint="eastAsia"/>
          <w:sz w:val="18"/>
          <w:szCs w:val="18"/>
          <w:lang w:eastAsia="ja-JP"/>
        </w:rPr>
        <w:t>6</w:t>
      </w:r>
      <w:r w:rsidR="00C91292">
        <w:rPr>
          <w:rFonts w:ascii="メイリオ" w:eastAsia="メイリオ" w:hAnsi="メイリオ" w:cs="メイリオ" w:hint="eastAsia"/>
          <w:sz w:val="18"/>
          <w:szCs w:val="18"/>
          <w:lang w:eastAsia="ja-JP"/>
        </w:rPr>
        <w:t>に、FOSSID AB</w:t>
      </w:r>
      <w:r>
        <w:rPr>
          <w:rFonts w:ascii="メイリオ" w:eastAsia="メイリオ" w:hAnsi="メイリオ" w:cs="メイリオ" w:hint="eastAsia"/>
          <w:sz w:val="18"/>
          <w:szCs w:val="18"/>
          <w:lang w:eastAsia="ja-JP"/>
        </w:rPr>
        <w:t>社が</w:t>
      </w:r>
      <w:r w:rsidR="00C91292">
        <w:rPr>
          <w:rFonts w:ascii="メイリオ" w:eastAsia="メイリオ" w:hAnsi="メイリオ" w:cs="メイリオ" w:hint="eastAsia"/>
          <w:sz w:val="18"/>
          <w:szCs w:val="18"/>
          <w:lang w:eastAsia="ja-JP"/>
        </w:rPr>
        <w:t>用い</w:t>
      </w:r>
      <w:r>
        <w:rPr>
          <w:rFonts w:ascii="メイリオ" w:eastAsia="メイリオ" w:hAnsi="メイリオ" w:cs="メイリオ" w:hint="eastAsia"/>
          <w:sz w:val="18"/>
          <w:szCs w:val="18"/>
          <w:lang w:eastAsia="ja-JP"/>
        </w:rPr>
        <w:t>る</w:t>
      </w:r>
      <w:r w:rsidR="00CD7F8A">
        <w:rPr>
          <w:rFonts w:ascii="メイリオ" w:eastAsia="メイリオ" w:hAnsi="メイリオ" w:cs="メイリオ" w:hint="eastAsia"/>
          <w:sz w:val="18"/>
          <w:szCs w:val="18"/>
          <w:lang w:eastAsia="ja-JP"/>
        </w:rPr>
        <w:t>、M&amp;A取引にお</w:t>
      </w:r>
      <w:r>
        <w:rPr>
          <w:rFonts w:ascii="メイリオ" w:eastAsia="メイリオ" w:hAnsi="メイリオ" w:cs="メイリオ" w:hint="eastAsia"/>
          <w:sz w:val="18"/>
          <w:szCs w:val="18"/>
          <w:lang w:eastAsia="ja-JP"/>
        </w:rPr>
        <w:t>いて</w:t>
      </w:r>
      <w:r w:rsidR="00CD7F8A">
        <w:rPr>
          <w:rFonts w:ascii="メイリオ" w:eastAsia="メイリオ" w:hAnsi="メイリオ" w:cs="メイリオ" w:hint="eastAsia"/>
          <w:sz w:val="18"/>
          <w:szCs w:val="18"/>
          <w:lang w:eastAsia="ja-JP"/>
        </w:rPr>
        <w:t>ソースコード</w:t>
      </w:r>
      <w:r>
        <w:rPr>
          <w:rFonts w:ascii="メイリオ" w:eastAsia="メイリオ" w:hAnsi="メイリオ" w:cs="メイリオ" w:hint="eastAsia"/>
          <w:sz w:val="18"/>
          <w:szCs w:val="18"/>
          <w:lang w:eastAsia="ja-JP"/>
        </w:rPr>
        <w:t>の</w:t>
      </w:r>
      <w:r w:rsidR="00CD7F8A">
        <w:rPr>
          <w:rFonts w:ascii="メイリオ" w:eastAsia="メイリオ" w:hAnsi="メイリオ" w:cs="メイリオ" w:hint="eastAsia"/>
          <w:sz w:val="18"/>
          <w:szCs w:val="18"/>
          <w:lang w:eastAsia="ja-JP"/>
        </w:rPr>
        <w:t>機密</w:t>
      </w:r>
      <w:r>
        <w:rPr>
          <w:rFonts w:ascii="メイリオ" w:eastAsia="メイリオ" w:hAnsi="メイリオ" w:cs="メイリオ" w:hint="eastAsia"/>
          <w:sz w:val="18"/>
          <w:szCs w:val="18"/>
          <w:lang w:eastAsia="ja-JP"/>
        </w:rPr>
        <w:t>を保つ</w:t>
      </w:r>
      <w:r w:rsidR="00CD7F8A">
        <w:rPr>
          <w:rFonts w:ascii="メイリオ" w:eastAsia="メイリオ" w:hAnsi="メイリオ" w:cs="メイリオ" w:hint="eastAsia"/>
          <w:sz w:val="18"/>
          <w:szCs w:val="18"/>
          <w:lang w:eastAsia="ja-JP"/>
        </w:rPr>
        <w:t>ようデザインされたブラインド監査のプロセスを例示しました。ブラインド監査の一つの大きなメリットはソースコードへアクセスせずに監査人がレビューを完了できる点にあります。さらに</w:t>
      </w:r>
      <w:r w:rsidR="003516EA">
        <w:rPr>
          <w:rFonts w:ascii="メイリオ" w:eastAsia="メイリオ" w:hAnsi="メイリオ" w:cs="メイリオ" w:hint="eastAsia"/>
          <w:sz w:val="18"/>
          <w:szCs w:val="18"/>
          <w:lang w:eastAsia="ja-JP"/>
        </w:rPr>
        <w:t>、</w:t>
      </w:r>
      <w:r w:rsidR="004606ED">
        <w:rPr>
          <w:rFonts w:ascii="メイリオ" w:eastAsia="メイリオ" w:hAnsi="メイリオ" w:cs="メイリオ" w:hint="eastAsia"/>
          <w:sz w:val="18"/>
          <w:szCs w:val="18"/>
          <w:lang w:eastAsia="ja-JP"/>
        </w:rPr>
        <w:t>買収企業</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w:t>
      </w:r>
      <w:r w:rsidR="003516EA">
        <w:rPr>
          <w:rFonts w:ascii="メイリオ" w:eastAsia="メイリオ" w:hAnsi="メイリオ" w:cs="メイリオ" w:hint="eastAsia"/>
          <w:sz w:val="18"/>
          <w:szCs w:val="18"/>
          <w:lang w:eastAsia="ja-JP"/>
        </w:rPr>
        <w:t>することで</w:t>
      </w:r>
      <w:r w:rsidR="00CD7F8A">
        <w:rPr>
          <w:rFonts w:ascii="メイリオ" w:eastAsia="メイリオ" w:hAnsi="メイリオ" w:cs="メイリオ" w:hint="eastAsia"/>
          <w:sz w:val="18"/>
          <w:szCs w:val="18"/>
          <w:lang w:eastAsia="ja-JP"/>
        </w:rPr>
        <w:t>監査人</w:t>
      </w:r>
      <w:r w:rsidR="00D91049">
        <w:rPr>
          <w:rFonts w:ascii="メイリオ" w:eastAsia="メイリオ" w:hAnsi="メイリオ" w:cs="メイリオ" w:hint="eastAsia"/>
          <w:sz w:val="18"/>
          <w:szCs w:val="18"/>
          <w:lang w:eastAsia="ja-JP"/>
        </w:rPr>
        <w:t>にも</w:t>
      </w:r>
      <w:r w:rsidR="004606ED">
        <w:rPr>
          <w:rFonts w:ascii="メイリオ" w:eastAsia="メイリオ" w:hAnsi="メイリオ" w:cs="メイリオ" w:hint="eastAsia"/>
          <w:sz w:val="18"/>
          <w:szCs w:val="18"/>
          <w:lang w:eastAsia="ja-JP"/>
        </w:rPr>
        <w:t>買収対象</w:t>
      </w:r>
      <w:r w:rsidR="00D91049">
        <w:rPr>
          <w:rFonts w:ascii="メイリオ" w:eastAsia="メイリオ" w:hAnsi="メイリオ" w:cs="メイリオ" w:hint="eastAsia"/>
          <w:sz w:val="18"/>
          <w:szCs w:val="18"/>
          <w:lang w:eastAsia="ja-JP"/>
        </w:rPr>
        <w:t>を知ることをさせ</w:t>
      </w:r>
      <w:r w:rsidR="004E6994">
        <w:rPr>
          <w:rFonts w:ascii="メイリオ" w:eastAsia="メイリオ" w:hAnsi="メイリオ" w:cs="メイリオ" w:hint="eastAsia"/>
          <w:sz w:val="18"/>
          <w:szCs w:val="18"/>
          <w:lang w:eastAsia="ja-JP"/>
        </w:rPr>
        <w:t>ない</w:t>
      </w:r>
      <w:r w:rsidR="00D91049">
        <w:rPr>
          <w:rFonts w:ascii="メイリオ" w:eastAsia="メイリオ" w:hAnsi="メイリオ" w:cs="メイリオ" w:hint="eastAsia"/>
          <w:sz w:val="18"/>
          <w:szCs w:val="18"/>
          <w:lang w:eastAsia="ja-JP"/>
        </w:rPr>
        <w:t>、といったハイレベルの機密性を提供することができます。</w:t>
      </w:r>
      <w:r w:rsidR="003516EA">
        <w:rPr>
          <w:rFonts w:ascii="メイリオ" w:eastAsia="メイリオ" w:hAnsi="メイリオ" w:cs="メイリオ" w:hint="eastAsia"/>
          <w:sz w:val="18"/>
          <w:szCs w:val="18"/>
          <w:lang w:eastAsia="ja-JP"/>
        </w:rPr>
        <w:t>著者</w:t>
      </w:r>
      <w:r w:rsidR="00301ED9">
        <w:rPr>
          <w:rFonts w:ascii="メイリオ" w:eastAsia="メイリオ" w:hAnsi="メイリオ" w:cs="メイリオ" w:hint="eastAsia"/>
          <w:sz w:val="18"/>
          <w:szCs w:val="18"/>
          <w:lang w:eastAsia="ja-JP"/>
        </w:rPr>
        <w:t>の認識する</w:t>
      </w:r>
      <w:r w:rsidR="00D91049">
        <w:rPr>
          <w:rFonts w:ascii="メイリオ" w:eastAsia="メイリオ" w:hAnsi="メイリオ" w:cs="メイリオ" w:hint="eastAsia"/>
          <w:sz w:val="18"/>
          <w:szCs w:val="18"/>
          <w:lang w:eastAsia="ja-JP"/>
        </w:rPr>
        <w:t>範囲では</w:t>
      </w:r>
      <w:r w:rsidR="00301ED9">
        <w:rPr>
          <w:rFonts w:ascii="メイリオ" w:eastAsia="メイリオ" w:hAnsi="メイリオ" w:cs="メイリオ" w:hint="eastAsia"/>
          <w:sz w:val="18"/>
          <w:szCs w:val="18"/>
          <w:lang w:eastAsia="ja-JP"/>
        </w:rPr>
        <w:t>ありますが</w:t>
      </w:r>
      <w:r w:rsidR="004E6994">
        <w:rPr>
          <w:rFonts w:ascii="メイリオ" w:eastAsia="メイリオ" w:hAnsi="メイリオ" w:cs="メイリオ" w:hint="eastAsia"/>
          <w:sz w:val="18"/>
          <w:szCs w:val="18"/>
          <w:lang w:eastAsia="ja-JP"/>
        </w:rPr>
        <w:t>、オープンソース コンプライアンス サービスの</w:t>
      </w:r>
      <w:r w:rsidR="00D91049">
        <w:rPr>
          <w:rFonts w:ascii="メイリオ" w:eastAsia="メイリオ" w:hAnsi="メイリオ" w:cs="メイリオ" w:hint="eastAsia"/>
          <w:sz w:val="18"/>
          <w:szCs w:val="18"/>
          <w:lang w:eastAsia="ja-JP"/>
        </w:rPr>
        <w:t>提供企業でこういった手法をとれるところは他にはないようです</w:t>
      </w:r>
      <w:r w:rsidR="004E6994">
        <w:rPr>
          <w:rFonts w:ascii="メイリオ" w:eastAsia="メイリオ" w:hAnsi="メイリオ" w:cs="メイリオ" w:hint="eastAsia"/>
          <w:sz w:val="18"/>
          <w:szCs w:val="18"/>
          <w:lang w:eastAsia="ja-JP"/>
        </w:rPr>
        <w:t>。</w:t>
      </w:r>
    </w:p>
    <w:p w14:paraId="7A9B9F5D" w14:textId="0A58E4E0" w:rsidR="00597D3F" w:rsidRPr="002C4D0C" w:rsidRDefault="00D101D2" w:rsidP="00382132">
      <w:pPr>
        <w:pStyle w:val="HeadingIbrahim2"/>
        <w:rPr>
          <w:lang w:eastAsia="ja-JP"/>
        </w:rPr>
      </w:pPr>
      <w:bookmarkStart w:id="105" w:name="_Toc492046622"/>
      <w:r w:rsidRPr="002C4D0C">
        <w:rPr>
          <w:lang w:eastAsia="ja-JP"/>
        </w:rPr>
        <w:t>5</w:t>
      </w:r>
      <w:r w:rsidR="00444017" w:rsidRPr="002C4D0C">
        <w:rPr>
          <w:lang w:eastAsia="ja-JP"/>
        </w:rPr>
        <w:t xml:space="preserve">.3 </w:t>
      </w:r>
      <w:r w:rsidR="004E6994" w:rsidRPr="00BE6864">
        <w:rPr>
          <w:rFonts w:ascii="メイリオ" w:eastAsia="メイリオ" w:hAnsi="メイリオ" w:cs="メイリオ" w:hint="eastAsia"/>
        </w:rPr>
        <w:t>DIY監査（</w:t>
      </w:r>
      <w:r w:rsidR="00444017" w:rsidRPr="002C4D0C">
        <w:rPr>
          <w:lang w:eastAsia="ja-JP"/>
        </w:rPr>
        <w:t>D</w:t>
      </w:r>
      <w:r w:rsidR="004C6B67" w:rsidRPr="002C4D0C">
        <w:rPr>
          <w:lang w:eastAsia="ja-JP"/>
        </w:rPr>
        <w:t>IY audit</w:t>
      </w:r>
      <w:bookmarkEnd w:id="105"/>
      <w:r w:rsidR="004E6994" w:rsidRPr="00BE6864">
        <w:rPr>
          <w:rFonts w:ascii="メイリオ" w:eastAsia="メイリオ" w:hAnsi="メイリオ" w:cs="メイリオ" w:hint="eastAsia"/>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6ADBE31B"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w:t>
      </w:r>
      <w:r w:rsidR="004606ED">
        <w:rPr>
          <w:rFonts w:ascii="メイリオ" w:eastAsia="メイリオ" w:hAnsi="メイリオ" w:cs="メイリオ" w:hint="eastAsia"/>
          <w:sz w:val="18"/>
          <w:szCs w:val="18"/>
          <w:lang w:eastAsia="ja-JP"/>
        </w:rPr>
        <w:t>買収企業</w:t>
      </w:r>
      <w:r w:rsidR="00B11315">
        <w:rPr>
          <w:rFonts w:ascii="メイリオ" w:eastAsia="メイリオ" w:hAnsi="メイリオ" w:cs="メイリオ" w:hint="eastAsia"/>
          <w:sz w:val="18"/>
          <w:szCs w:val="18"/>
          <w:lang w:eastAsia="ja-JP"/>
        </w:rPr>
        <w:t>もしくは</w:t>
      </w:r>
      <w:r w:rsidR="004606ED">
        <w:rPr>
          <w:rFonts w:ascii="メイリオ" w:eastAsia="メイリオ" w:hAnsi="メイリオ" w:cs="メイリオ" w:hint="eastAsia"/>
          <w:sz w:val="18"/>
          <w:szCs w:val="18"/>
          <w:lang w:eastAsia="ja-JP"/>
        </w:rPr>
        <w:t>買収対象</w:t>
      </w:r>
      <w:r w:rsidR="00B11315">
        <w:rPr>
          <w:rFonts w:ascii="メイリオ" w:eastAsia="メイリオ" w:hAnsi="メイリオ" w:cs="メイリオ" w:hint="eastAsia"/>
          <w:sz w:val="18"/>
          <w:szCs w:val="18"/>
          <w:lang w:eastAsia="ja-JP"/>
        </w:rPr>
        <w:t>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CB75F6">
        <w:rPr>
          <w:rFonts w:ascii="メイリオ" w:eastAsia="メイリオ" w:hAnsi="メイリオ" w:cs="メイリオ" w:hint="eastAsia"/>
          <w:sz w:val="18"/>
          <w:szCs w:val="18"/>
          <w:lang w:eastAsia="ja-JP"/>
        </w:rPr>
        <w:t>の</w:t>
      </w:r>
      <w:r w:rsidR="002502FB">
        <w:rPr>
          <w:rFonts w:ascii="メイリオ" w:eastAsia="メイリオ" w:hAnsi="メイリオ" w:cs="メイリオ" w:hint="eastAsia"/>
          <w:sz w:val="18"/>
          <w:szCs w:val="18"/>
          <w:lang w:eastAsia="ja-JP"/>
        </w:rPr>
        <w:t>アクセス</w:t>
      </w:r>
      <w:r w:rsidR="00CB75F6">
        <w:rPr>
          <w:rFonts w:ascii="メイリオ" w:eastAsia="メイリオ" w:hAnsi="メイリオ" w:cs="メイリオ" w:hint="eastAsia"/>
          <w:sz w:val="18"/>
          <w:szCs w:val="18"/>
          <w:lang w:eastAsia="ja-JP"/>
        </w:rPr>
        <w:t>を提供します</w:t>
      </w:r>
      <w:r w:rsidR="00B11315">
        <w:rPr>
          <w:rFonts w:ascii="メイリオ" w:eastAsia="メイリオ" w:hAnsi="メイリオ" w:cs="メイリオ" w:hint="eastAsia"/>
          <w:sz w:val="18"/>
          <w:szCs w:val="18"/>
          <w:lang w:eastAsia="ja-JP"/>
        </w:rPr>
        <w:t>。</w:t>
      </w:r>
      <w:r w:rsidR="00BF108A">
        <w:rPr>
          <w:rFonts w:ascii="メイリオ" w:eastAsia="メイリオ" w:hAnsi="メイリオ" w:cs="メイリオ" w:hint="eastAsia"/>
          <w:sz w:val="18"/>
          <w:szCs w:val="18"/>
          <w:lang w:eastAsia="ja-JP"/>
        </w:rPr>
        <w:t>すべての</w:t>
      </w:r>
      <w:r w:rsidR="00B11315">
        <w:rPr>
          <w:rFonts w:ascii="メイリオ" w:eastAsia="メイリオ" w:hAnsi="メイリオ" w:cs="メイリオ" w:hint="eastAsia"/>
          <w:sz w:val="18"/>
          <w:szCs w:val="18"/>
          <w:lang w:eastAsia="ja-JP"/>
        </w:rPr>
        <w:t>ナレッジベースやレポート機能</w:t>
      </w:r>
      <w:r w:rsidR="00CB75F6">
        <w:rPr>
          <w:rFonts w:ascii="メイリオ" w:eastAsia="メイリオ" w:hAnsi="メイリオ" w:cs="メイリオ" w:hint="eastAsia"/>
          <w:sz w:val="18"/>
          <w:szCs w:val="18"/>
          <w:lang w:eastAsia="ja-JP"/>
        </w:rPr>
        <w:t>にアクセスすることで</w:t>
      </w:r>
      <w:r w:rsidR="00B11315">
        <w:rPr>
          <w:rFonts w:ascii="メイリオ" w:eastAsia="メイリオ" w:hAnsi="メイリオ" w:cs="メイリオ" w:hint="eastAsia"/>
          <w:sz w:val="18"/>
          <w:szCs w:val="18"/>
          <w:lang w:eastAsia="ja-JP"/>
        </w:rPr>
        <w:t>内部監査が実施できるようになります。このアプローチは、スキャン結果を解釈しその</w:t>
      </w:r>
      <w:r w:rsidR="001869EB">
        <w:rPr>
          <w:rFonts w:ascii="メイリオ" w:eastAsia="メイリオ" w:hAnsi="メイリオ" w:cs="メイリオ" w:hint="eastAsia"/>
          <w:sz w:val="18"/>
          <w:szCs w:val="18"/>
          <w:lang w:eastAsia="ja-JP"/>
        </w:rPr>
        <w:t>是正</w:t>
      </w:r>
      <w:r w:rsidR="00CB75F6">
        <w:rPr>
          <w:rFonts w:ascii="メイリオ" w:eastAsia="メイリオ" w:hAnsi="メイリオ" w:cs="メイリオ" w:hint="eastAsia"/>
          <w:sz w:val="18"/>
          <w:szCs w:val="18"/>
          <w:lang w:eastAsia="ja-JP"/>
        </w:rPr>
        <w:t>手続きを提案する十分な知見がある従業員</w:t>
      </w:r>
      <w:r w:rsidR="00B11315">
        <w:rPr>
          <w:rFonts w:ascii="メイリオ" w:eastAsia="メイリオ" w:hAnsi="メイリオ" w:cs="メイリオ" w:hint="eastAsia"/>
          <w:sz w:val="18"/>
          <w:szCs w:val="18"/>
          <w:lang w:eastAsia="ja-JP"/>
        </w:rPr>
        <w:t>がいる企業にとって特に興味深いものとなります。M&amp;Aプロセスを年間数回は実施するような企業</w:t>
      </w:r>
      <w:r w:rsidR="00BF108A">
        <w:rPr>
          <w:rFonts w:ascii="メイリオ" w:eastAsia="メイリオ" w:hAnsi="メイリオ" w:cs="メイリオ" w:hint="eastAsia"/>
          <w:sz w:val="18"/>
          <w:szCs w:val="18"/>
          <w:lang w:eastAsia="ja-JP"/>
        </w:rPr>
        <w:t>はこの手法により迅速に</w:t>
      </w:r>
      <w:r w:rsidR="00B11315">
        <w:rPr>
          <w:rFonts w:ascii="メイリオ" w:eastAsia="メイリオ" w:hAnsi="メイリオ" w:cs="メイリオ" w:hint="eastAsia"/>
          <w:sz w:val="18"/>
          <w:szCs w:val="18"/>
          <w:lang w:eastAsia="ja-JP"/>
        </w:rPr>
        <w:t>費用効率を</w:t>
      </w:r>
      <w:r w:rsidR="007E215D">
        <w:rPr>
          <w:rFonts w:ascii="メイリオ" w:eastAsia="メイリオ" w:hAnsi="メイリオ" w:cs="メイリオ" w:hint="eastAsia"/>
          <w:sz w:val="18"/>
          <w:szCs w:val="18"/>
          <w:lang w:eastAsia="ja-JP"/>
        </w:rPr>
        <w:t>上げる</w:t>
      </w:r>
      <w:r w:rsidR="00B11315">
        <w:rPr>
          <w:rFonts w:ascii="メイリオ" w:eastAsia="メイリオ" w:hAnsi="メイリオ" w:cs="メイリオ" w:hint="eastAsia"/>
          <w:sz w:val="18"/>
          <w:szCs w:val="18"/>
          <w:lang w:eastAsia="ja-JP"/>
        </w:rPr>
        <w:t>ことができます。</w:t>
      </w:r>
      <w:r w:rsidR="00871A1A">
        <w:rPr>
          <w:rFonts w:ascii="メイリオ" w:eastAsia="メイリオ" w:hAnsi="メイリオ" w:cs="メイリオ" w:hint="eastAsia"/>
          <w:sz w:val="18"/>
          <w:szCs w:val="18"/>
          <w:lang w:eastAsia="ja-JP"/>
        </w:rPr>
        <w:t>さらなる監査の完全性確保</w:t>
      </w:r>
      <w:r w:rsidR="007E215D">
        <w:rPr>
          <w:rFonts w:ascii="メイリオ" w:eastAsia="メイリオ" w:hAnsi="メイリオ" w:cs="メイリオ" w:hint="eastAsia"/>
          <w:sz w:val="18"/>
          <w:szCs w:val="18"/>
          <w:lang w:eastAsia="ja-JP"/>
        </w:rPr>
        <w:t>を目的とし</w:t>
      </w:r>
      <w:r w:rsidR="00796172">
        <w:rPr>
          <w:rFonts w:ascii="メイリオ" w:eastAsia="メイリオ" w:hAnsi="メイリオ" w:cs="メイリオ" w:hint="eastAsia"/>
          <w:sz w:val="18"/>
          <w:szCs w:val="18"/>
          <w:lang w:eastAsia="ja-JP"/>
        </w:rPr>
        <w:t>た</w:t>
      </w:r>
      <w:r w:rsidR="007E215D">
        <w:rPr>
          <w:rFonts w:ascii="メイリオ" w:eastAsia="メイリオ" w:hAnsi="メイリオ" w:cs="メイリオ" w:hint="eastAsia"/>
          <w:sz w:val="18"/>
          <w:szCs w:val="18"/>
          <w:lang w:eastAsia="ja-JP"/>
        </w:rPr>
        <w:t>発見事項の検証</w:t>
      </w:r>
      <w:r w:rsidR="00796172">
        <w:rPr>
          <w:rFonts w:ascii="メイリオ" w:eastAsia="メイリオ" w:hAnsi="メイリオ" w:cs="メイリオ" w:hint="eastAsia"/>
          <w:sz w:val="18"/>
          <w:szCs w:val="18"/>
          <w:lang w:eastAsia="ja-JP"/>
        </w:rPr>
        <w:t>を実施し、</w:t>
      </w:r>
      <w:r w:rsidR="00B11315">
        <w:rPr>
          <w:rFonts w:ascii="メイリオ" w:eastAsia="メイリオ" w:hAnsi="メイリオ" w:cs="メイリオ" w:hint="eastAsia"/>
          <w:sz w:val="18"/>
          <w:szCs w:val="18"/>
          <w:lang w:eastAsia="ja-JP"/>
        </w:rPr>
        <w:t>独立した</w:t>
      </w:r>
      <w:r w:rsidR="00796172">
        <w:rPr>
          <w:rFonts w:ascii="メイリオ" w:eastAsia="メイリオ" w:hAnsi="メイリオ" w:cs="メイリオ" w:hint="eastAsia"/>
          <w:sz w:val="18"/>
          <w:szCs w:val="18"/>
          <w:lang w:eastAsia="ja-JP"/>
        </w:rPr>
        <w:t>形で認定</w:t>
      </w:r>
      <w:r w:rsidR="00BC53B5">
        <w:rPr>
          <w:rFonts w:ascii="メイリオ" w:eastAsia="メイリオ" w:hAnsi="メイリオ" w:cs="メイリオ" w:hint="eastAsia"/>
          <w:sz w:val="18"/>
          <w:szCs w:val="18"/>
          <w:lang w:eastAsia="ja-JP"/>
        </w:rPr>
        <w:t>を行う手法もあります</w:t>
      </w:r>
      <w:r w:rsidR="008156F2">
        <w:rPr>
          <w:rFonts w:ascii="メイリオ" w:eastAsia="メイリオ" w:hAnsi="メイリオ" w:cs="メイリオ" w:hint="eastAsia"/>
          <w:sz w:val="18"/>
          <w:szCs w:val="18"/>
          <w:lang w:eastAsia="ja-JP"/>
        </w:rPr>
        <w:t>。</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10A47BE5" w:rsidR="00B20084" w:rsidRDefault="00EE37B1" w:rsidP="00197BB6">
      <w:pPr>
        <w:pStyle w:val="FigureCaption"/>
      </w:pPr>
      <w:r w:rsidRPr="000438AC">
        <w:t xml:space="preserve">Figure </w:t>
      </w:r>
      <w:r w:rsidR="008A3837">
        <w:t>7</w:t>
      </w:r>
      <w:r w:rsidRPr="000438AC">
        <w:t>: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1131C80D"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w:t>
      </w:r>
      <w:r w:rsidR="008A3837">
        <w:rPr>
          <w:rFonts w:ascii="メイリオ" w:eastAsia="メイリオ" w:hAnsi="メイリオ" w:cs="メイリオ"/>
          <w:sz w:val="16"/>
        </w:rPr>
        <w:t>7</w:t>
      </w:r>
      <w:r w:rsidRPr="00E325AA">
        <w:rPr>
          <w:rFonts w:ascii="メイリオ" w:eastAsia="メイリオ" w:hAnsi="メイリオ" w:cs="メイリオ"/>
          <w:sz w:val="16"/>
        </w:rPr>
        <w:t xml:space="preserve">: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35D7CDE5"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7</w:t>
      </w:r>
      <w:r>
        <w:rPr>
          <w:rFonts w:ascii="メイリオ" w:eastAsia="メイリオ" w:hAnsi="メイリオ" w:cs="メイリオ" w:hint="eastAsia"/>
          <w:sz w:val="18"/>
          <w:szCs w:val="18"/>
          <w:lang w:eastAsia="ja-JP"/>
        </w:rPr>
        <w:t>はFOSSID AB社のツールを用いた監査手法を例示しています。このアプローチにはいくつかメリットがあります。社内リソースを使用するのでサード</w:t>
      </w:r>
      <w:r w:rsidR="00404B30">
        <w:rPr>
          <w:rFonts w:ascii="メイリオ" w:eastAsia="メイリオ" w:hAnsi="メイリオ" w:cs="メイリオ" w:hint="eastAsia"/>
          <w:sz w:val="18"/>
          <w:szCs w:val="18"/>
          <w:lang w:eastAsia="ja-JP"/>
        </w:rPr>
        <w:t>パーティの監査人の対応可能状況に依存せず</w:t>
      </w:r>
      <w:r>
        <w:rPr>
          <w:rFonts w:ascii="メイリオ" w:eastAsia="メイリオ" w:hAnsi="メイリオ" w:cs="メイリオ" w:hint="eastAsia"/>
          <w:sz w:val="18"/>
          <w:szCs w:val="18"/>
          <w:lang w:eastAsia="ja-JP"/>
        </w:rPr>
        <w:t>必要な時にすぐに監査を開始できる点や、時間の短縮</w:t>
      </w:r>
      <w:r w:rsidR="00243C23">
        <w:rPr>
          <w:rFonts w:ascii="メイリオ" w:eastAsia="メイリオ" w:hAnsi="メイリオ" w:cs="メイリオ" w:hint="eastAsia"/>
          <w:sz w:val="18"/>
          <w:szCs w:val="18"/>
          <w:lang w:eastAsia="ja-JP"/>
        </w:rPr>
        <w:t>の可能性</w:t>
      </w:r>
      <w:r>
        <w:rPr>
          <w:rFonts w:ascii="メイリオ" w:eastAsia="メイリオ" w:hAnsi="メイリオ" w:cs="メイリオ" w:hint="eastAsia"/>
          <w:sz w:val="18"/>
          <w:szCs w:val="18"/>
          <w:lang w:eastAsia="ja-JP"/>
        </w:rPr>
        <w:t>、社外のコ</w:t>
      </w:r>
      <w:r w:rsidR="00404B30">
        <w:rPr>
          <w:rFonts w:ascii="メイリオ" w:eastAsia="メイリオ" w:hAnsi="メイリオ" w:cs="メイリオ" w:hint="eastAsia"/>
          <w:sz w:val="18"/>
          <w:szCs w:val="18"/>
          <w:lang w:eastAsia="ja-JP"/>
        </w:rPr>
        <w:t>ストの削減といったことがあります。コンプライアンスの問題がどんなものでも</w:t>
      </w:r>
      <w:r w:rsidR="00742319">
        <w:rPr>
          <w:rFonts w:ascii="メイリオ" w:eastAsia="メイリオ" w:hAnsi="メイリオ" w:cs="メイリオ" w:hint="eastAsia"/>
          <w:sz w:val="18"/>
          <w:szCs w:val="18"/>
          <w:lang w:eastAsia="ja-JP"/>
        </w:rPr>
        <w:t>、</w:t>
      </w:r>
      <w:r w:rsidR="00404B30">
        <w:rPr>
          <w:rFonts w:ascii="メイリオ" w:eastAsia="メイリオ" w:hAnsi="メイリオ" w:cs="メイリオ" w:hint="eastAsia"/>
          <w:sz w:val="18"/>
          <w:szCs w:val="18"/>
          <w:lang w:eastAsia="ja-JP"/>
        </w:rPr>
        <w:t>直接</w:t>
      </w:r>
      <w:r w:rsidR="00243C23">
        <w:rPr>
          <w:rFonts w:ascii="メイリオ" w:eastAsia="メイリオ" w:hAnsi="メイリオ" w:cs="メイリオ" w:hint="eastAsia"/>
          <w:sz w:val="18"/>
          <w:szCs w:val="18"/>
          <w:lang w:eastAsia="ja-JP"/>
        </w:rPr>
        <w:t>コードに</w:t>
      </w:r>
      <w:r w:rsidR="00404B30">
        <w:rPr>
          <w:rFonts w:ascii="メイリオ" w:eastAsia="メイリオ" w:hAnsi="メイリオ" w:cs="メイリオ" w:hint="eastAsia"/>
          <w:sz w:val="18"/>
          <w:szCs w:val="18"/>
          <w:lang w:eastAsia="ja-JP"/>
        </w:rPr>
        <w:t>アクセス</w:t>
      </w:r>
      <w:r w:rsidR="00243C23">
        <w:rPr>
          <w:rFonts w:ascii="メイリオ" w:eastAsia="メイリオ" w:hAnsi="メイリオ" w:cs="メイリオ" w:hint="eastAsia"/>
          <w:sz w:val="18"/>
          <w:szCs w:val="18"/>
          <w:lang w:eastAsia="ja-JP"/>
        </w:rPr>
        <w:t>し、</w:t>
      </w:r>
      <w:r>
        <w:rPr>
          <w:rFonts w:ascii="メイリオ" w:eastAsia="メイリオ" w:hAnsi="メイリオ" w:cs="メイリオ" w:hint="eastAsia"/>
          <w:sz w:val="18"/>
          <w:szCs w:val="18"/>
          <w:lang w:eastAsia="ja-JP"/>
        </w:rPr>
        <w:t>解決できる人によって</w:t>
      </w:r>
      <w:r w:rsidR="00404B30">
        <w:rPr>
          <w:rFonts w:ascii="メイリオ" w:eastAsia="メイリオ" w:hAnsi="メイリオ" w:cs="メイリオ" w:hint="eastAsia"/>
          <w:sz w:val="18"/>
          <w:szCs w:val="18"/>
          <w:lang w:eastAsia="ja-JP"/>
        </w:rPr>
        <w:t>実施されるので</w:t>
      </w:r>
      <w:r w:rsidR="00742319">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すぐに取り組</w:t>
      </w:r>
      <w:r w:rsidR="00404B30">
        <w:rPr>
          <w:rFonts w:ascii="メイリオ" w:eastAsia="メイリオ" w:hAnsi="メイリオ" w:cs="メイリオ" w:hint="eastAsia"/>
          <w:sz w:val="18"/>
          <w:szCs w:val="18"/>
          <w:lang w:eastAsia="ja-JP"/>
        </w:rPr>
        <w:t>むことができます。また最終的にこの監査における正確性や網羅性を確保</w:t>
      </w:r>
      <w:r w:rsidR="00742319">
        <w:rPr>
          <w:rFonts w:ascii="メイリオ" w:eastAsia="メイリオ" w:hAnsi="メイリオ" w:cs="メイリオ" w:hint="eastAsia"/>
          <w:sz w:val="18"/>
          <w:szCs w:val="18"/>
          <w:lang w:eastAsia="ja-JP"/>
        </w:rPr>
        <w:t>するため、監査ツール提供者によって検証することもできます。FOSSID</w:t>
      </w:r>
      <w:r w:rsidR="00243C23">
        <w:rPr>
          <w:rFonts w:ascii="メイリオ" w:eastAsia="メイリオ" w:hAnsi="メイリオ" w:cs="メイリオ"/>
          <w:sz w:val="18"/>
          <w:szCs w:val="18"/>
          <w:lang w:eastAsia="ja-JP"/>
        </w:rPr>
        <w:t xml:space="preserve"> AB</w:t>
      </w:r>
      <w:r w:rsidR="00243C23">
        <w:rPr>
          <w:rFonts w:ascii="メイリオ" w:eastAsia="メイリオ" w:hAnsi="メイリオ" w:cs="メイリオ" w:hint="eastAsia"/>
          <w:sz w:val="18"/>
          <w:szCs w:val="18"/>
          <w:lang w:eastAsia="ja-JP"/>
        </w:rPr>
        <w:t>社</w:t>
      </w:r>
      <w:r w:rsidR="00742319">
        <w:rPr>
          <w:rFonts w:ascii="メイリオ" w:eastAsia="メイリオ" w:hAnsi="メイリオ" w:cs="メイリオ" w:hint="eastAsia"/>
          <w:sz w:val="18"/>
          <w:szCs w:val="18"/>
          <w:lang w:eastAsia="ja-JP"/>
        </w:rPr>
        <w:t>におけるDIYサービスの一部として、対象企業</w:t>
      </w:r>
      <w:r w:rsidR="00243C23">
        <w:rPr>
          <w:rFonts w:ascii="メイリオ" w:eastAsia="メイリオ" w:hAnsi="メイリオ" w:cs="メイリオ" w:hint="eastAsia"/>
          <w:sz w:val="18"/>
          <w:szCs w:val="18"/>
          <w:lang w:eastAsia="ja-JP"/>
        </w:rPr>
        <w:t>で</w:t>
      </w:r>
      <w:r w:rsidR="00742319">
        <w:rPr>
          <w:rFonts w:ascii="メイリオ" w:eastAsia="メイリオ" w:hAnsi="メイリオ" w:cs="メイリオ" w:hint="eastAsia"/>
          <w:sz w:val="18"/>
          <w:szCs w:val="18"/>
          <w:lang w:eastAsia="ja-JP"/>
        </w:rPr>
        <w:t>監査される</w:t>
      </w:r>
      <w:r w:rsidR="00243C23">
        <w:rPr>
          <w:rFonts w:ascii="メイリオ" w:eastAsia="メイリオ" w:hAnsi="メイリオ" w:cs="メイリオ" w:hint="eastAsia"/>
          <w:sz w:val="18"/>
          <w:szCs w:val="18"/>
          <w:lang w:eastAsia="ja-JP"/>
        </w:rPr>
        <w:t>べき</w:t>
      </w:r>
      <w:r w:rsidR="00742319">
        <w:rPr>
          <w:rFonts w:ascii="メイリオ" w:eastAsia="メイリオ" w:hAnsi="メイリオ" w:cs="メイリオ" w:hint="eastAsia"/>
          <w:sz w:val="18"/>
          <w:szCs w:val="18"/>
          <w:lang w:eastAsia="ja-JP"/>
        </w:rPr>
        <w:t>ものと示されたファイルの1%に対し無作為</w:t>
      </w:r>
      <w:r w:rsidR="003516EA">
        <w:rPr>
          <w:rFonts w:ascii="メイリオ" w:eastAsia="メイリオ" w:hAnsi="メイリオ" w:cs="メイリオ" w:hint="eastAsia"/>
          <w:sz w:val="18"/>
          <w:szCs w:val="18"/>
          <w:lang w:eastAsia="ja-JP"/>
        </w:rPr>
        <w:t>抽出</w:t>
      </w:r>
      <w:r w:rsidR="00742319">
        <w:rPr>
          <w:rFonts w:ascii="メイリオ" w:eastAsia="メイリオ" w:hAnsi="メイリオ" w:cs="メイリオ" w:hint="eastAsia"/>
          <w:sz w:val="18"/>
          <w:szCs w:val="18"/>
          <w:lang w:eastAsia="ja-JP"/>
        </w:rPr>
        <w:t>検証が提供されています。</w:t>
      </w:r>
    </w:p>
    <w:p w14:paraId="3DA47D78" w14:textId="1B72DF7D"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9E50D2" w:rsidRPr="00BE6864">
        <w:rPr>
          <w:rFonts w:ascii="メイリオ" w:eastAsia="メイリオ" w:hAnsi="メイリオ" w:cs="メイリオ" w:hint="eastAsia"/>
          <w:lang w:val="en" w:eastAsia="ja-JP"/>
        </w:rPr>
        <w:t>注記：</w:t>
      </w:r>
      <w:r w:rsidR="00794E5E" w:rsidRPr="00BE6864">
        <w:rPr>
          <w:rFonts w:ascii="メイリオ" w:eastAsia="メイリオ" w:hAnsi="メイリオ" w:cs="メイリオ" w:hint="eastAsia"/>
          <w:lang w:val="en"/>
        </w:rPr>
        <w:t>最終レポート</w:t>
      </w:r>
      <w:r w:rsidR="009E50D2" w:rsidRPr="00BE6864">
        <w:rPr>
          <w:rFonts w:ascii="メイリオ" w:eastAsia="メイリオ" w:hAnsi="メイリオ" w:cs="メイリオ" w:hint="eastAsia"/>
          <w:lang w:val="en" w:eastAsia="ja-JP"/>
        </w:rPr>
        <w:t>について</w:t>
      </w:r>
      <w:r w:rsidR="00794E5E" w:rsidRPr="00BE6864">
        <w:rPr>
          <w:rFonts w:ascii="メイリオ" w:eastAsia="メイリオ" w:hAnsi="メイリオ" w:cs="メイリオ" w:hint="eastAsia"/>
          <w:lang w:val="en"/>
        </w:rPr>
        <w:t>（</w:t>
      </w:r>
      <w:r w:rsidR="00367A81" w:rsidRPr="002C4D0C">
        <w:rPr>
          <w:lang w:val="en"/>
        </w:rPr>
        <w:t>Note on the final report</w:t>
      </w:r>
      <w:r w:rsidR="00794E5E" w:rsidRPr="00BE6864">
        <w:rPr>
          <w:rFonts w:ascii="メイリオ" w:eastAsia="メイリオ" w:hAnsi="メイリオ" w:cs="メイリオ" w:hint="eastAsia"/>
          <w:lang w:val="en"/>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6AAC964D" w:rsidR="00794E5E" w:rsidRDefault="00794E5E" w:rsidP="00794E5E">
      <w:pPr>
        <w:pStyle w:val="bodyIbrahim1"/>
        <w:spacing w:line="240" w:lineRule="exact"/>
        <w:rPr>
          <w:ins w:id="106" w:author="工内隆" w:date="2017-12-08T09:30:00Z"/>
          <w:rFonts w:ascii="メイリオ" w:eastAsia="メイリオ" w:hAnsi="メイリオ" w:cs="メイリオ"/>
          <w:sz w:val="18"/>
          <w:szCs w:val="18"/>
          <w:lang w:eastAsia="ja-JP"/>
        </w:rPr>
      </w:pPr>
      <w:commentRangeStart w:id="107"/>
      <w:r>
        <w:rPr>
          <w:rFonts w:ascii="メイリオ" w:eastAsia="メイリオ" w:hAnsi="メイリオ" w:cs="メイリオ" w:hint="eastAsia"/>
          <w:sz w:val="18"/>
          <w:szCs w:val="18"/>
          <w:lang w:eastAsia="ja-JP"/>
        </w:rPr>
        <w:t>多</w:t>
      </w:r>
      <w:commentRangeEnd w:id="107"/>
      <w:r w:rsidR="001A0DC6">
        <w:rPr>
          <w:rStyle w:val="af5"/>
          <w:rFonts w:asciiTheme="minorHAnsi" w:eastAsia="ＭＳ 明朝" w:hAnsiTheme="minorHAnsi"/>
          <w:color w:val="7F7F7F" w:themeColor="text1" w:themeTint="80"/>
          <w:lang w:eastAsia="ja-JP"/>
        </w:rPr>
        <w:commentReference w:id="107"/>
      </w:r>
      <w:r>
        <w:rPr>
          <w:rFonts w:ascii="メイリオ" w:eastAsia="メイリオ" w:hAnsi="メイリオ" w:cs="メイリオ" w:hint="eastAsia"/>
          <w:sz w:val="18"/>
          <w:szCs w:val="18"/>
          <w:lang w:eastAsia="ja-JP"/>
        </w:rPr>
        <w:t>くの監査ツールは、</w:t>
      </w:r>
      <w:r w:rsidR="00BF139D">
        <w:rPr>
          <w:rFonts w:ascii="メイリオ" w:eastAsia="メイリオ" w:hAnsi="メイリオ" w:cs="メイリオ" w:hint="eastAsia"/>
          <w:sz w:val="18"/>
          <w:szCs w:val="18"/>
          <w:lang w:eastAsia="ja-JP"/>
        </w:rPr>
        <w:t>存在する可能性のあ</w:t>
      </w:r>
      <w:r>
        <w:rPr>
          <w:rFonts w:ascii="メイリオ" w:eastAsia="メイリオ" w:hAnsi="メイリオ" w:cs="メイリオ" w:hint="eastAsia"/>
          <w:sz w:val="18"/>
          <w:szCs w:val="18"/>
          <w:lang w:eastAsia="ja-JP"/>
        </w:rPr>
        <w:t>る</w:t>
      </w:r>
      <w:r w:rsidR="00C42AB9">
        <w:rPr>
          <w:rFonts w:ascii="メイリオ" w:eastAsia="メイリオ" w:hAnsi="メイリオ" w:cs="メイリオ" w:hint="eastAsia"/>
          <w:sz w:val="18"/>
          <w:szCs w:val="18"/>
          <w:lang w:eastAsia="ja-JP"/>
        </w:rPr>
        <w:t>問題</w:t>
      </w:r>
      <w:r w:rsidR="00404B30">
        <w:rPr>
          <w:rFonts w:ascii="メイリオ" w:eastAsia="メイリオ" w:hAnsi="メイリオ" w:cs="メイリオ" w:hint="eastAsia"/>
          <w:sz w:val="18"/>
          <w:szCs w:val="18"/>
          <w:lang w:eastAsia="ja-JP"/>
        </w:rPr>
        <w:t>へ焦点を当て</w:t>
      </w:r>
      <w:r>
        <w:rPr>
          <w:rFonts w:ascii="メイリオ" w:eastAsia="メイリオ" w:hAnsi="メイリオ" w:cs="メイリオ" w:hint="eastAsia"/>
          <w:sz w:val="18"/>
          <w:szCs w:val="18"/>
          <w:lang w:eastAsia="ja-JP"/>
        </w:rPr>
        <w:t>るようチューニングすることができます。結果を入念にレビューしてみると、多くが</w:t>
      </w:r>
      <w:r w:rsidR="00BF139D">
        <w:rPr>
          <w:rFonts w:ascii="メイリオ" w:eastAsia="メイリオ" w:hAnsi="メイリオ" w:cs="メイリオ" w:hint="eastAsia"/>
          <w:sz w:val="18"/>
          <w:szCs w:val="18"/>
          <w:lang w:eastAsia="ja-JP"/>
        </w:rPr>
        <w:t>問</w:t>
      </w:r>
      <w:r>
        <w:rPr>
          <w:rFonts w:ascii="メイリオ" w:eastAsia="メイリオ" w:hAnsi="メイリオ" w:cs="メイリオ" w:hint="eastAsia"/>
          <w:sz w:val="18"/>
          <w:szCs w:val="18"/>
          <w:lang w:eastAsia="ja-JP"/>
        </w:rPr>
        <w:t>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404B30">
        <w:rPr>
          <w:rFonts w:ascii="メイリオ" w:eastAsia="メイリオ" w:hAnsi="メイリオ" w:cs="メイリオ" w:hint="eastAsia"/>
          <w:sz w:val="18"/>
          <w:szCs w:val="18"/>
          <w:lang w:eastAsia="ja-JP"/>
        </w:rPr>
        <w:t>で使われない残存コードのようなものなどがあります。このため</w:t>
      </w:r>
      <w:r w:rsidR="001A0DC6">
        <w:rPr>
          <w:rFonts w:ascii="メイリオ" w:eastAsia="メイリオ" w:hAnsi="メイリオ" w:cs="メイリオ" w:hint="eastAsia"/>
          <w:sz w:val="18"/>
          <w:szCs w:val="18"/>
          <w:lang w:eastAsia="ja-JP"/>
        </w:rPr>
        <w:t>レポートは当初</w:t>
      </w:r>
      <w:r w:rsidR="00C42AB9">
        <w:rPr>
          <w:rFonts w:ascii="メイリオ" w:eastAsia="メイリオ" w:hAnsi="メイリオ" w:cs="メイリオ" w:hint="eastAsia"/>
          <w:sz w:val="18"/>
          <w:szCs w:val="18"/>
          <w:lang w:eastAsia="ja-JP"/>
        </w:rPr>
        <w:t>長</w:t>
      </w:r>
      <w:r w:rsidR="001A0DC6">
        <w:rPr>
          <w:rFonts w:ascii="メイリオ" w:eastAsia="メイリオ" w:hAnsi="メイリオ" w:cs="メイリオ" w:hint="eastAsia"/>
          <w:sz w:val="18"/>
          <w:szCs w:val="18"/>
          <w:lang w:eastAsia="ja-JP"/>
        </w:rPr>
        <w:t>く、</w:t>
      </w:r>
      <w:r w:rsidR="003516EA">
        <w:rPr>
          <w:rFonts w:ascii="メイリオ" w:eastAsia="メイリオ" w:hAnsi="メイリオ" w:cs="メイリオ" w:hint="eastAsia"/>
          <w:sz w:val="18"/>
          <w:szCs w:val="18"/>
          <w:lang w:eastAsia="ja-JP"/>
        </w:rPr>
        <w:t>しかも</w:t>
      </w:r>
      <w:r w:rsidR="001A0DC6">
        <w:rPr>
          <w:rFonts w:ascii="メイリオ" w:eastAsia="メイリオ" w:hAnsi="メイリオ" w:cs="メイリオ" w:hint="eastAsia"/>
          <w:sz w:val="18"/>
          <w:szCs w:val="18"/>
          <w:lang w:eastAsia="ja-JP"/>
        </w:rPr>
        <w:t>フィルターのかかっていない</w:t>
      </w:r>
      <w:r w:rsidR="00C42AB9">
        <w:rPr>
          <w:rFonts w:ascii="メイリオ" w:eastAsia="メイリオ" w:hAnsi="メイリオ" w:cs="メイリオ" w:hint="eastAsia"/>
          <w:sz w:val="18"/>
          <w:szCs w:val="18"/>
          <w:lang w:eastAsia="ja-JP"/>
        </w:rPr>
        <w:t>状態で</w:t>
      </w:r>
      <w:r w:rsidR="00404B30">
        <w:rPr>
          <w:rFonts w:ascii="メイリオ" w:eastAsia="メイリオ" w:hAnsi="メイリオ" w:cs="メイリオ" w:hint="eastAsia"/>
          <w:sz w:val="18"/>
          <w:szCs w:val="18"/>
          <w:lang w:eastAsia="ja-JP"/>
        </w:rPr>
        <w:t>結果が</w:t>
      </w:r>
      <w:r w:rsidR="00C42AB9">
        <w:rPr>
          <w:rFonts w:ascii="メイリオ" w:eastAsia="メイリオ" w:hAnsi="メイリオ" w:cs="メイリオ" w:hint="eastAsia"/>
          <w:sz w:val="18"/>
          <w:szCs w:val="18"/>
          <w:lang w:eastAsia="ja-JP"/>
        </w:rPr>
        <w:t>でてくる場合があるので、</w:t>
      </w:r>
      <w:r w:rsidR="00205335">
        <w:rPr>
          <w:rFonts w:ascii="メイリオ" w:eastAsia="メイリオ" w:hAnsi="メイリオ" w:cs="メイリオ" w:hint="eastAsia"/>
          <w:sz w:val="18"/>
          <w:szCs w:val="18"/>
          <w:lang w:eastAsia="ja-JP"/>
        </w:rPr>
        <w:t>時間をかけてでも事前に準備し、真の問題を</w:t>
      </w:r>
      <w:r w:rsidR="00404B30">
        <w:rPr>
          <w:rFonts w:ascii="メイリオ" w:eastAsia="メイリオ" w:hAnsi="メイリオ" w:cs="メイリオ" w:hint="eastAsia"/>
          <w:sz w:val="18"/>
          <w:szCs w:val="18"/>
          <w:lang w:eastAsia="ja-JP"/>
        </w:rPr>
        <w:t>発見できるようフィルターを用意しておく</w:t>
      </w:r>
      <w:r w:rsidR="00C42AB9">
        <w:rPr>
          <w:rFonts w:ascii="メイリオ" w:eastAsia="メイリオ" w:hAnsi="メイリオ" w:cs="メイリオ" w:hint="eastAsia"/>
          <w:sz w:val="18"/>
          <w:szCs w:val="18"/>
          <w:lang w:eastAsia="ja-JP"/>
        </w:rPr>
        <w:t>べき</w:t>
      </w:r>
      <w:r w:rsidR="00644390">
        <w:rPr>
          <w:rFonts w:ascii="メイリオ" w:eastAsia="メイリオ" w:hAnsi="メイリオ" w:cs="メイリオ" w:hint="eastAsia"/>
          <w:sz w:val="18"/>
          <w:szCs w:val="18"/>
          <w:lang w:eastAsia="ja-JP"/>
        </w:rPr>
        <w:t>なの</w:t>
      </w:r>
      <w:r w:rsidR="00404B30">
        <w:rPr>
          <w:rFonts w:ascii="メイリオ" w:eastAsia="メイリオ" w:hAnsi="メイリオ" w:cs="メイリオ" w:hint="eastAsia"/>
          <w:sz w:val="18"/>
          <w:szCs w:val="18"/>
          <w:lang w:eastAsia="ja-JP"/>
        </w:rPr>
        <w:t>です</w:t>
      </w:r>
      <w:r w:rsidR="00C42AB9">
        <w:rPr>
          <w:rFonts w:ascii="メイリオ" w:eastAsia="メイリオ" w:hAnsi="メイリオ" w:cs="メイリオ" w:hint="eastAsia"/>
          <w:sz w:val="18"/>
          <w:szCs w:val="18"/>
          <w:lang w:eastAsia="ja-JP"/>
        </w:rPr>
        <w:t>。</w:t>
      </w:r>
    </w:p>
    <w:p w14:paraId="3407DE80" w14:textId="64CF1512" w:rsidR="00BF139D" w:rsidRPr="00794E5E" w:rsidRDefault="00BF139D"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S</w:t>
      </w:r>
      <w:r>
        <w:rPr>
          <w:rFonts w:ascii="メイリオ" w:eastAsia="メイリオ" w:hAnsi="メイリオ" w:cs="メイリオ"/>
          <w:sz w:val="18"/>
          <w:szCs w:val="18"/>
          <w:lang w:eastAsia="ja-JP"/>
        </w:rPr>
        <w:t>PDX</w:t>
      </w:r>
      <w:r w:rsidR="001A0DC6">
        <w:rPr>
          <w:rFonts w:ascii="メイリオ" w:eastAsia="メイリオ" w:hAnsi="メイリオ" w:cs="メイリオ" w:hint="eastAsia"/>
          <w:sz w:val="18"/>
          <w:szCs w:val="18"/>
          <w:lang w:eastAsia="ja-JP"/>
        </w:rPr>
        <w:t>に関しては</w:t>
      </w:r>
      <w:r>
        <w:rPr>
          <w:rFonts w:ascii="メイリオ" w:eastAsia="メイリオ" w:hAnsi="メイリオ" w:cs="メイリオ" w:hint="eastAsia"/>
          <w:sz w:val="18"/>
          <w:szCs w:val="18"/>
          <w:lang w:eastAsia="ja-JP"/>
        </w:rPr>
        <w:t>、3つの図（図</w:t>
      </w:r>
      <w:r w:rsidR="001A0DC6">
        <w:rPr>
          <w:rFonts w:ascii="メイリオ" w:eastAsia="メイリオ" w:hAnsi="メイリオ" w:cs="メイリオ" w:hint="eastAsia"/>
          <w:sz w:val="18"/>
          <w:szCs w:val="18"/>
          <w:lang w:eastAsia="ja-JP"/>
        </w:rPr>
        <w:t>5</w:t>
      </w:r>
      <w:r>
        <w:rPr>
          <w:rFonts w:ascii="メイリオ" w:eastAsia="メイリオ" w:hAnsi="メイリオ" w:cs="メイリオ" w:hint="eastAsia"/>
          <w:sz w:val="18"/>
          <w:szCs w:val="18"/>
          <w:lang w:eastAsia="ja-JP"/>
        </w:rPr>
        <w:t>～</w:t>
      </w:r>
      <w:r w:rsidR="001A0DC6">
        <w:rPr>
          <w:rFonts w:ascii="メイリオ" w:eastAsia="メイリオ" w:hAnsi="メイリオ" w:cs="メイリオ" w:hint="eastAsia"/>
          <w:sz w:val="18"/>
          <w:szCs w:val="18"/>
          <w:lang w:eastAsia="ja-JP"/>
        </w:rPr>
        <w:t>7</w:t>
      </w:r>
      <w:r>
        <w:rPr>
          <w:rFonts w:ascii="メイリオ" w:eastAsia="メイリオ" w:hAnsi="メイリオ" w:cs="メイリオ" w:hint="eastAsia"/>
          <w:sz w:val="18"/>
          <w:szCs w:val="18"/>
          <w:lang w:eastAsia="ja-JP"/>
        </w:rPr>
        <w:t>）で言及されていますが、通常S</w:t>
      </w:r>
      <w:r>
        <w:rPr>
          <w:rFonts w:ascii="メイリオ" w:eastAsia="メイリオ" w:hAnsi="メイリオ" w:cs="メイリオ"/>
          <w:sz w:val="18"/>
          <w:szCs w:val="18"/>
          <w:lang w:eastAsia="ja-JP"/>
        </w:rPr>
        <w:t>PDX</w:t>
      </w:r>
      <w:r>
        <w:rPr>
          <w:rFonts w:ascii="メイリオ" w:eastAsia="メイリオ" w:hAnsi="メイリオ" w:cs="メイリオ" w:hint="eastAsia"/>
          <w:sz w:val="18"/>
          <w:szCs w:val="18"/>
          <w:lang w:eastAsia="ja-JP"/>
        </w:rPr>
        <w:t>準拠レポートは要求に応じて提供されます。したがって、監査サービス提供者にそのようなレポートを用意してもらいたい時には、それを事前に要求することが必要</w:t>
      </w:r>
      <w:r w:rsidR="001A0DC6">
        <w:rPr>
          <w:rFonts w:ascii="メイリオ" w:eastAsia="メイリオ" w:hAnsi="メイリオ" w:cs="メイリオ" w:hint="eastAsia"/>
          <w:sz w:val="18"/>
          <w:szCs w:val="18"/>
          <w:lang w:eastAsia="ja-JP"/>
        </w:rPr>
        <w:t>となるでしょう</w:t>
      </w:r>
      <w:r>
        <w:rPr>
          <w:rFonts w:ascii="メイリオ" w:eastAsia="メイリオ" w:hAnsi="メイリオ" w:cs="メイリオ" w:hint="eastAsia"/>
          <w:sz w:val="18"/>
          <w:szCs w:val="18"/>
          <w:lang w:eastAsia="ja-JP"/>
        </w:rPr>
        <w:t>。</w:t>
      </w:r>
    </w:p>
    <w:p w14:paraId="3E8F5412" w14:textId="698FAB46" w:rsidR="00597D3F" w:rsidRPr="002C4D0C" w:rsidRDefault="00D101D2" w:rsidP="00382132">
      <w:pPr>
        <w:pStyle w:val="HeadingIbrahim1"/>
      </w:pPr>
      <w:bookmarkStart w:id="108" w:name="_Toc492046588"/>
      <w:bookmarkStart w:id="109" w:name="_Toc488161394"/>
      <w:bookmarkStart w:id="110" w:name="_Toc488161464"/>
      <w:bookmarkStart w:id="111" w:name="_Toc488161534"/>
      <w:bookmarkStart w:id="112" w:name="_Toc488161958"/>
      <w:bookmarkStart w:id="113" w:name="_Toc488162023"/>
      <w:bookmarkStart w:id="114" w:name="_Toc488162089"/>
      <w:bookmarkStart w:id="115" w:name="_Toc488316262"/>
      <w:bookmarkStart w:id="116" w:name="_Toc492046589"/>
      <w:bookmarkStart w:id="117" w:name="_Toc492046623"/>
      <w:bookmarkEnd w:id="108"/>
      <w:bookmarkEnd w:id="109"/>
      <w:bookmarkEnd w:id="110"/>
      <w:bookmarkEnd w:id="111"/>
      <w:bookmarkEnd w:id="112"/>
      <w:bookmarkEnd w:id="113"/>
      <w:bookmarkEnd w:id="114"/>
      <w:bookmarkEnd w:id="115"/>
      <w:bookmarkEnd w:id="116"/>
      <w:r w:rsidRPr="002C4D0C">
        <w:t>7</w:t>
      </w:r>
      <w:r w:rsidR="004813E1" w:rsidRPr="002C4D0C">
        <w:t xml:space="preserve">. </w:t>
      </w:r>
      <w:r w:rsidR="00C42AB9" w:rsidRPr="00BE6864">
        <w:rPr>
          <w:rFonts w:ascii="メイリオ" w:eastAsia="メイリオ" w:hAnsi="メイリオ" w:cs="メイリオ" w:hint="eastAsia"/>
        </w:rPr>
        <w:t>セキュリティとバージョン管理（</w:t>
      </w:r>
      <w:r w:rsidR="004813E1" w:rsidRPr="002C4D0C">
        <w:t>S</w:t>
      </w:r>
      <w:r w:rsidR="004C6B67" w:rsidRPr="002C4D0C">
        <w:t>ecurity and version control</w:t>
      </w:r>
      <w:bookmarkEnd w:id="117"/>
      <w:r w:rsidR="00C42AB9" w:rsidRPr="00BE6864">
        <w:rPr>
          <w:rFonts w:ascii="メイリオ" w:eastAsia="メイリオ" w:hAnsi="メイリオ" w:cs="メイリオ" w:hint="eastAsia"/>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39C2AEBC" w:rsidR="007754E7" w:rsidRPr="008A057B" w:rsidRDefault="0069693D" w:rsidP="008A057B">
      <w:pPr>
        <w:pStyle w:val="bodyIbrahim1"/>
        <w:spacing w:line="240" w:lineRule="exact"/>
        <w:rPr>
          <w:rFonts w:ascii="メイリオ" w:eastAsia="メイリオ" w:hAnsi="メイリオ" w:cs="メイリオ"/>
          <w:sz w:val="18"/>
          <w:szCs w:val="18"/>
          <w:lang w:eastAsia="ja-JP"/>
        </w:rPr>
      </w:pPr>
      <w:commentRangeStart w:id="118"/>
      <w:r w:rsidRPr="008A057B">
        <w:rPr>
          <w:rFonts w:ascii="メイリオ" w:eastAsia="メイリオ" w:hAnsi="メイリオ" w:cs="メイリオ" w:hint="eastAsia"/>
          <w:sz w:val="18"/>
          <w:szCs w:val="18"/>
          <w:lang w:eastAsia="ja-JP"/>
        </w:rPr>
        <w:t>ソフ</w:t>
      </w:r>
      <w:commentRangeEnd w:id="118"/>
      <w:r w:rsidR="00205335">
        <w:rPr>
          <w:rStyle w:val="af5"/>
          <w:rFonts w:asciiTheme="minorHAnsi" w:eastAsia="ＭＳ 明朝" w:hAnsiTheme="minorHAnsi"/>
          <w:color w:val="7F7F7F" w:themeColor="text1" w:themeTint="80"/>
          <w:lang w:eastAsia="ja-JP"/>
        </w:rPr>
        <w:commentReference w:id="118"/>
      </w:r>
      <w:r w:rsidRPr="008A057B">
        <w:rPr>
          <w:rFonts w:ascii="メイリオ" w:eastAsia="メイリオ" w:hAnsi="メイリオ" w:cs="メイリオ" w:hint="eastAsia"/>
          <w:sz w:val="18"/>
          <w:szCs w:val="18"/>
          <w:lang w:eastAsia="ja-JP"/>
        </w:rPr>
        <w:t>トウェアはワインのようなもの</w:t>
      </w:r>
      <w:r w:rsidR="00240EF2">
        <w:rPr>
          <w:rFonts w:ascii="メイリオ" w:eastAsia="メイリオ" w:hAnsi="メイリオ" w:cs="メイリオ" w:hint="eastAsia"/>
          <w:sz w:val="18"/>
          <w:szCs w:val="18"/>
          <w:lang w:eastAsia="ja-JP"/>
        </w:rPr>
        <w:t>でなく</w:t>
      </w:r>
      <w:r w:rsidRPr="008A057B">
        <w:rPr>
          <w:rFonts w:ascii="メイリオ" w:eastAsia="メイリオ" w:hAnsi="メイリオ" w:cs="メイリオ" w:hint="eastAsia"/>
          <w:sz w:val="18"/>
          <w:szCs w:val="18"/>
          <w:lang w:eastAsia="ja-JP"/>
        </w:rPr>
        <w:t>牛乳のように</w:t>
      </w:r>
      <w:r w:rsidR="00205335">
        <w:rPr>
          <w:rFonts w:ascii="メイリオ" w:eastAsia="メイリオ" w:hAnsi="メイリオ" w:cs="メイリオ" w:hint="eastAsia"/>
          <w:sz w:val="18"/>
          <w:szCs w:val="18"/>
          <w:lang w:eastAsia="ja-JP"/>
        </w:rPr>
        <w:t>経年劣化</w:t>
      </w:r>
      <w:r w:rsidR="007754E7" w:rsidRPr="008A057B">
        <w:rPr>
          <w:rFonts w:ascii="メイリオ" w:eastAsia="メイリオ" w:hAnsi="メイリオ" w:cs="メイリオ" w:hint="eastAsia"/>
          <w:sz w:val="18"/>
          <w:szCs w:val="18"/>
          <w:lang w:eastAsia="ja-JP"/>
        </w:rPr>
        <w:t>する</w:t>
      </w:r>
      <w:r w:rsidRPr="008A057B">
        <w:rPr>
          <w:rFonts w:ascii="メイリオ" w:eastAsia="メイリオ" w:hAnsi="メイリオ" w:cs="メイリオ" w:hint="eastAsia"/>
          <w:sz w:val="18"/>
          <w:szCs w:val="18"/>
          <w:lang w:eastAsia="ja-JP"/>
        </w:rPr>
        <w:t>もの、という</w:t>
      </w:r>
      <w:r w:rsidR="00CA754D">
        <w:rPr>
          <w:rFonts w:ascii="メイリオ" w:eastAsia="メイリオ" w:hAnsi="メイリオ" w:cs="メイリオ" w:hint="eastAsia"/>
          <w:sz w:val="18"/>
          <w:szCs w:val="18"/>
          <w:lang w:eastAsia="ja-JP"/>
        </w:rPr>
        <w:t>の</w:t>
      </w:r>
      <w:r w:rsidRPr="008A057B">
        <w:rPr>
          <w:rFonts w:ascii="メイリオ" w:eastAsia="メイリオ" w:hAnsi="メイリオ" w:cs="メイリオ" w:hint="eastAsia"/>
          <w:sz w:val="18"/>
          <w:szCs w:val="18"/>
          <w:lang w:eastAsia="ja-JP"/>
        </w:rPr>
        <w:t>は一般的に受け入れら</w:t>
      </w:r>
      <w:r w:rsidR="008A057B">
        <w:rPr>
          <w:rFonts w:ascii="メイリオ" w:eastAsia="メイリオ" w:hAnsi="メイリオ" w:cs="メイリオ" w:hint="eastAsia"/>
          <w:sz w:val="18"/>
          <w:szCs w:val="18"/>
          <w:lang w:eastAsia="ja-JP"/>
        </w:rPr>
        <w:t>れ</w:t>
      </w:r>
      <w:r w:rsidR="00404B30">
        <w:rPr>
          <w:rFonts w:ascii="メイリオ" w:eastAsia="メイリオ" w:hAnsi="メイリオ" w:cs="メイリオ" w:hint="eastAsia"/>
          <w:sz w:val="18"/>
          <w:szCs w:val="18"/>
          <w:lang w:eastAsia="ja-JP"/>
        </w:rPr>
        <w:t>ていること</w:t>
      </w:r>
      <w:r w:rsidRPr="008A057B">
        <w:rPr>
          <w:rFonts w:ascii="メイリオ" w:eastAsia="メイリオ" w:hAnsi="メイリオ" w:cs="メイリオ" w:hint="eastAsia"/>
          <w:sz w:val="18"/>
          <w:szCs w:val="18"/>
          <w:lang w:eastAsia="ja-JP"/>
        </w:rPr>
        <w:t>です。</w:t>
      </w:r>
      <w:r w:rsidR="007919F0">
        <w:rPr>
          <w:rFonts w:ascii="メイリオ" w:eastAsia="メイリオ" w:hAnsi="メイリオ" w:cs="メイリオ" w:hint="eastAsia"/>
          <w:sz w:val="18"/>
          <w:szCs w:val="18"/>
          <w:lang w:eastAsia="ja-JP"/>
        </w:rPr>
        <w:t>ソフトウェア</w:t>
      </w:r>
      <w:r w:rsidR="00583B00" w:rsidRPr="008A057B">
        <w:rPr>
          <w:rFonts w:ascii="メイリオ" w:eastAsia="メイリオ" w:hAnsi="メイリオ" w:cs="メイリオ" w:hint="eastAsia"/>
          <w:sz w:val="18"/>
          <w:szCs w:val="18"/>
          <w:lang w:eastAsia="ja-JP"/>
        </w:rPr>
        <w:t>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w:t>
      </w:r>
      <w:r w:rsidR="007919F0">
        <w:rPr>
          <w:rFonts w:ascii="メイリオ" w:eastAsia="メイリオ" w:hAnsi="メイリオ" w:cs="メイリオ" w:hint="eastAsia"/>
          <w:sz w:val="18"/>
          <w:szCs w:val="18"/>
          <w:lang w:eastAsia="ja-JP"/>
        </w:rPr>
        <w:t>は</w:t>
      </w:r>
      <w:r w:rsidR="004B554E" w:rsidRPr="008A057B">
        <w:rPr>
          <w:rFonts w:ascii="メイリオ" w:eastAsia="メイリオ" w:hAnsi="メイリオ" w:cs="メイリオ" w:hint="eastAsia"/>
          <w:sz w:val="18"/>
          <w:szCs w:val="18"/>
          <w:lang w:eastAsia="ja-JP"/>
        </w:rPr>
        <w:t>、こういった脆弱性はその解決プロセスと同じように公衆の面前にさらされ</w:t>
      </w:r>
      <w:r w:rsidR="0073437E">
        <w:rPr>
          <w:rFonts w:ascii="メイリオ" w:eastAsia="メイリオ" w:hAnsi="メイリオ" w:cs="メイリオ" w:hint="eastAsia"/>
          <w:sz w:val="18"/>
          <w:szCs w:val="18"/>
          <w:lang w:eastAsia="ja-JP"/>
        </w:rPr>
        <w:t>ることになり</w:t>
      </w:r>
      <w:r w:rsidR="00404B30">
        <w:rPr>
          <w:rFonts w:ascii="メイリオ" w:eastAsia="メイリオ" w:hAnsi="メイリオ" w:cs="メイリオ" w:hint="eastAsia"/>
          <w:sz w:val="18"/>
          <w:szCs w:val="18"/>
          <w:lang w:eastAsia="ja-JP"/>
        </w:rPr>
        <w:t>ます。</w:t>
      </w:r>
      <w:r w:rsidR="00887B98">
        <w:rPr>
          <w:rFonts w:ascii="メイリオ" w:eastAsia="メイリオ" w:hAnsi="メイリオ" w:cs="メイリオ" w:hint="eastAsia"/>
          <w:sz w:val="18"/>
          <w:szCs w:val="18"/>
          <w:lang w:eastAsia="ja-JP"/>
        </w:rPr>
        <w:t>脆弱性</w:t>
      </w:r>
      <w:r w:rsidR="00404B30">
        <w:rPr>
          <w:rFonts w:ascii="メイリオ" w:eastAsia="メイリオ" w:hAnsi="メイリオ" w:cs="メイリオ" w:hint="eastAsia"/>
          <w:sz w:val="18"/>
          <w:szCs w:val="18"/>
          <w:lang w:eastAsia="ja-JP"/>
        </w:rPr>
        <w:t>情報が公開されるのは改修策が実装される前と</w:t>
      </w:r>
      <w:r w:rsidR="004B554E" w:rsidRPr="008A057B">
        <w:rPr>
          <w:rFonts w:ascii="メイリオ" w:eastAsia="メイリオ" w:hAnsi="メイリオ" w:cs="メイリオ" w:hint="eastAsia"/>
          <w:sz w:val="18"/>
          <w:szCs w:val="18"/>
          <w:lang w:eastAsia="ja-JP"/>
        </w:rPr>
        <w:t>後</w:t>
      </w:r>
      <w:r w:rsidR="00404B30">
        <w:rPr>
          <w:rFonts w:ascii="メイリオ" w:eastAsia="メイリオ" w:hAnsi="メイリオ" w:cs="メイリオ" w:hint="eastAsia"/>
          <w:sz w:val="18"/>
          <w:szCs w:val="18"/>
          <w:lang w:eastAsia="ja-JP"/>
        </w:rPr>
        <w:t>、</w:t>
      </w:r>
      <w:r w:rsidR="004B554E" w:rsidRPr="008A057B">
        <w:rPr>
          <w:rFonts w:ascii="メイリオ" w:eastAsia="メイリオ" w:hAnsi="メイリオ" w:cs="メイリオ" w:hint="eastAsia"/>
          <w:sz w:val="18"/>
          <w:szCs w:val="18"/>
          <w:lang w:eastAsia="ja-JP"/>
        </w:rPr>
        <w:t>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404B30">
        <w:rPr>
          <w:rFonts w:ascii="メイリオ" w:eastAsia="メイリオ" w:hAnsi="メイリオ" w:cs="メイリオ" w:hint="eastAsia"/>
          <w:sz w:val="18"/>
          <w:szCs w:val="18"/>
          <w:lang w:eastAsia="ja-JP"/>
        </w:rPr>
        <w:t>潜在的に含みやすいものでもあるといえます</w:t>
      </w:r>
      <w:r w:rsidR="000F5D0B" w:rsidRPr="008A057B">
        <w:rPr>
          <w:rFonts w:ascii="メイリオ" w:eastAsia="メイリオ" w:hAnsi="メイリオ" w:cs="メイリオ" w:hint="eastAsia"/>
          <w:sz w:val="18"/>
          <w:szCs w:val="18"/>
          <w:lang w:eastAsia="ja-JP"/>
        </w:rPr>
        <w:t>。セキュリティとバージョン管理は、オープンソース コンプライアンスのデューデリジェンス</w:t>
      </w:r>
      <w:r w:rsidR="00240EF2">
        <w:rPr>
          <w:rFonts w:ascii="メイリオ" w:eastAsia="メイリオ" w:hAnsi="メイリオ" w:cs="メイリオ" w:hint="eastAsia"/>
          <w:sz w:val="18"/>
          <w:szCs w:val="18"/>
          <w:lang w:eastAsia="ja-JP"/>
        </w:rPr>
        <w:t>（精査）</w:t>
      </w:r>
      <w:r w:rsidR="000F5D0B" w:rsidRPr="008A057B">
        <w:rPr>
          <w:rFonts w:ascii="メイリオ" w:eastAsia="メイリオ" w:hAnsi="メイリオ" w:cs="メイリオ" w:hint="eastAsia"/>
          <w:sz w:val="18"/>
          <w:szCs w:val="18"/>
          <w:lang w:eastAsia="ja-JP"/>
        </w:rPr>
        <w:t>の範疇では</w:t>
      </w:r>
      <w:r w:rsidR="00887B98">
        <w:rPr>
          <w:rFonts w:ascii="メイリオ" w:eastAsia="メイリオ" w:hAnsi="メイリオ" w:cs="メイリオ" w:hint="eastAsia"/>
          <w:sz w:val="18"/>
          <w:szCs w:val="18"/>
          <w:lang w:eastAsia="ja-JP"/>
        </w:rPr>
        <w:t>ありません</w:t>
      </w:r>
      <w:r w:rsidR="000F5D0B" w:rsidRPr="008A057B">
        <w:rPr>
          <w:rFonts w:ascii="メイリオ" w:eastAsia="メイリオ" w:hAnsi="メイリオ" w:cs="メイリオ" w:hint="eastAsia"/>
          <w:sz w:val="18"/>
          <w:szCs w:val="18"/>
          <w:lang w:eastAsia="ja-JP"/>
        </w:rPr>
        <w:t>が、特定したオープンソースのコンポーネントを既知のオープンソースのセキュリティ脆</w:t>
      </w:r>
      <w:r w:rsidR="00240EF2">
        <w:rPr>
          <w:rFonts w:ascii="メイリオ" w:eastAsia="メイリオ" w:hAnsi="メイリオ" w:cs="メイリオ" w:hint="eastAsia"/>
          <w:sz w:val="18"/>
          <w:szCs w:val="18"/>
          <w:lang w:eastAsia="ja-JP"/>
        </w:rPr>
        <w:t>弱性と照らし合わせマッピングするようなサービスが合わせて</w:t>
      </w:r>
      <w:r w:rsidR="00240EF2" w:rsidRPr="008A057B">
        <w:rPr>
          <w:rFonts w:ascii="メイリオ" w:eastAsia="メイリオ" w:hAnsi="メイリオ" w:cs="メイリオ" w:hint="eastAsia"/>
          <w:sz w:val="18"/>
          <w:szCs w:val="18"/>
          <w:lang w:eastAsia="ja-JP"/>
        </w:rPr>
        <w:t xml:space="preserve">ソースコード </w:t>
      </w:r>
      <w:r w:rsidR="00240EF2">
        <w:rPr>
          <w:rFonts w:ascii="メイリオ" w:eastAsia="メイリオ" w:hAnsi="メイリオ" w:cs="メイリオ" w:hint="eastAsia"/>
          <w:sz w:val="18"/>
          <w:szCs w:val="18"/>
          <w:lang w:eastAsia="ja-JP"/>
        </w:rPr>
        <w:t>スキャンのサービス企業から</w:t>
      </w:r>
      <w:r w:rsidR="00404B30">
        <w:rPr>
          <w:rFonts w:ascii="メイリオ" w:eastAsia="メイリオ" w:hAnsi="メイリオ" w:cs="メイリオ" w:hint="eastAsia"/>
          <w:sz w:val="18"/>
          <w:szCs w:val="18"/>
          <w:lang w:eastAsia="ja-JP"/>
        </w:rPr>
        <w:t>提供</w:t>
      </w:r>
      <w:r w:rsidR="00240EF2">
        <w:rPr>
          <w:rFonts w:ascii="メイリオ" w:eastAsia="メイリオ" w:hAnsi="メイリオ" w:cs="メイリオ" w:hint="eastAsia"/>
          <w:sz w:val="18"/>
          <w:szCs w:val="18"/>
          <w:lang w:eastAsia="ja-JP"/>
        </w:rPr>
        <w:t>されること</w:t>
      </w:r>
      <w:r w:rsidR="00404B30">
        <w:rPr>
          <w:rFonts w:ascii="メイリオ" w:eastAsia="メイリオ" w:hAnsi="メイリオ" w:cs="メイリオ" w:hint="eastAsia"/>
          <w:sz w:val="18"/>
          <w:szCs w:val="18"/>
          <w:lang w:eastAsia="ja-JP"/>
        </w:rPr>
        <w:t>が</w:t>
      </w:r>
      <w:r w:rsidR="000F5D0B" w:rsidRPr="008A057B">
        <w:rPr>
          <w:rFonts w:ascii="メイリオ" w:eastAsia="メイリオ" w:hAnsi="メイリオ" w:cs="メイリオ" w:hint="eastAsia"/>
          <w:sz w:val="18"/>
          <w:szCs w:val="18"/>
          <w:lang w:eastAsia="ja-JP"/>
        </w:rPr>
        <w:t>あります。</w:t>
      </w:r>
    </w:p>
    <w:p w14:paraId="1AD6D7E0" w14:textId="640E6732" w:rsidR="00597D3F" w:rsidRPr="002C4D0C" w:rsidRDefault="00D101D2" w:rsidP="00382132">
      <w:pPr>
        <w:pStyle w:val="HeadingIbrahim1"/>
      </w:pPr>
      <w:bookmarkStart w:id="119" w:name="_Toc492046624"/>
      <w:r w:rsidRPr="002C4D0C">
        <w:t>8</w:t>
      </w:r>
      <w:r w:rsidR="004813E1" w:rsidRPr="002C4D0C">
        <w:t xml:space="preserve">. </w:t>
      </w:r>
      <w:r w:rsidR="008A057B" w:rsidRPr="00BE6864">
        <w:rPr>
          <w:rFonts w:ascii="メイリオ" w:eastAsia="メイリオ" w:hAnsi="メイリオ" w:cs="メイリオ" w:hint="eastAsia"/>
        </w:rPr>
        <w:t>買収前、買収後の改善（</w:t>
      </w:r>
      <w:r w:rsidR="004C6B67" w:rsidRPr="002C4D0C">
        <w:t>Pre- and post-acquisition remediation</w:t>
      </w:r>
      <w:bookmarkEnd w:id="119"/>
      <w:r w:rsidR="008A057B" w:rsidRPr="00BE6864">
        <w:rPr>
          <w:rFonts w:ascii="メイリオ" w:eastAsia="メイリオ" w:hAnsi="メイリオ" w:cs="メイリオ" w:hint="eastAsia"/>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120"/>
      <w:r w:rsidR="004C6B67" w:rsidRPr="002C4D0C">
        <w:t xml:space="preserve"> to design</w:t>
      </w:r>
      <w:commentRangeEnd w:id="120"/>
      <w:r w:rsidR="009F49A3">
        <w:rPr>
          <w:rStyle w:val="af5"/>
          <w:rFonts w:asciiTheme="minorHAnsi" w:eastAsia="ＭＳ 明朝" w:hAnsiTheme="minorHAnsi"/>
          <w:color w:val="7F7F7F" w:themeColor="text1" w:themeTint="80"/>
          <w:lang w:eastAsia="ja-JP"/>
        </w:rPr>
        <w:commentReference w:id="120"/>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 xml:space="preserve">determining the valuation of the target. Whatever option is chosen, it's crucial to identify the </w:t>
      </w:r>
      <w:r w:rsidR="004C6B67" w:rsidRPr="002C4D0C">
        <w:lastRenderedPageBreak/>
        <w:t>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4900EA76" w:rsidR="00DC789D" w:rsidRPr="009F49A3" w:rsidRDefault="008A057B" w:rsidP="008A057B">
      <w:pPr>
        <w:pStyle w:val="bodyIbrahim1"/>
        <w:spacing w:line="240" w:lineRule="exact"/>
        <w:rPr>
          <w:rFonts w:ascii="メイリオ" w:eastAsia="メイリオ" w:hAnsi="メイリオ" w:cs="メイリオ"/>
          <w:sz w:val="18"/>
          <w:szCs w:val="18"/>
          <w:lang w:eastAsia="ja-JP"/>
        </w:rPr>
      </w:pPr>
      <w:commentRangeStart w:id="121"/>
      <w:r>
        <w:rPr>
          <w:rFonts w:ascii="メイリオ" w:eastAsia="メイリオ" w:hAnsi="メイリオ" w:cs="メイリオ" w:hint="eastAsia"/>
          <w:sz w:val="18"/>
          <w:szCs w:val="18"/>
          <w:lang w:eastAsia="ja-JP"/>
        </w:rPr>
        <w:t>この</w:t>
      </w:r>
      <w:commentRangeEnd w:id="121"/>
      <w:r w:rsidR="00CB7DBA">
        <w:rPr>
          <w:rStyle w:val="af5"/>
          <w:rFonts w:asciiTheme="minorHAnsi" w:eastAsia="ＭＳ 明朝" w:hAnsiTheme="minorHAnsi"/>
          <w:color w:val="7F7F7F" w:themeColor="text1" w:themeTint="80"/>
          <w:lang w:eastAsia="ja-JP"/>
        </w:rPr>
        <w:commentReference w:id="121"/>
      </w:r>
      <w:r w:rsidR="001D2C2A">
        <w:rPr>
          <w:rFonts w:ascii="メイリオ" w:eastAsia="メイリオ" w:hAnsi="メイリオ" w:cs="メイリオ" w:hint="eastAsia"/>
          <w:sz w:val="18"/>
          <w:szCs w:val="18"/>
          <w:lang w:eastAsia="ja-JP"/>
        </w:rPr>
        <w:t>段階で</w:t>
      </w:r>
      <w:r>
        <w:rPr>
          <w:rFonts w:ascii="メイリオ" w:eastAsia="メイリオ" w:hAnsi="メイリオ" w:cs="メイリオ" w:hint="eastAsia"/>
          <w:sz w:val="18"/>
          <w:szCs w:val="18"/>
          <w:lang w:eastAsia="ja-JP"/>
        </w:rPr>
        <w:t>買収企業は、買収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w:t>
      </w:r>
      <w:r w:rsidR="00274A90">
        <w:rPr>
          <w:rFonts w:ascii="メイリオ" w:eastAsia="メイリオ" w:hAnsi="メイリオ" w:cs="メイリオ" w:hint="eastAsia"/>
          <w:sz w:val="18"/>
          <w:szCs w:val="18"/>
          <w:lang w:eastAsia="ja-JP"/>
        </w:rPr>
        <w:t>るべきです</w:t>
      </w:r>
      <w:r w:rsidR="00240EF2">
        <w:rPr>
          <w:rFonts w:ascii="メイリオ" w:eastAsia="メイリオ" w:hAnsi="メイリオ" w:cs="メイリオ" w:hint="eastAsia"/>
          <w:sz w:val="18"/>
          <w:szCs w:val="18"/>
          <w:lang w:eastAsia="ja-JP"/>
        </w:rPr>
        <w:t>。こういった</w:t>
      </w:r>
      <w:r w:rsidR="00DC789D">
        <w:rPr>
          <w:rFonts w:ascii="メイリオ" w:eastAsia="メイリオ" w:hAnsi="メイリオ" w:cs="メイリオ" w:hint="eastAsia"/>
          <w:sz w:val="18"/>
          <w:szCs w:val="18"/>
          <w:lang w:eastAsia="ja-JP"/>
        </w:rPr>
        <w:t>情報は、さまざまなコンプライアンス上の問題に対する</w:t>
      </w:r>
      <w:r w:rsidR="008A02BA">
        <w:rPr>
          <w:rFonts w:ascii="メイリオ" w:eastAsia="メイリオ" w:hAnsi="メイリオ" w:cs="メイリオ" w:hint="eastAsia"/>
          <w:sz w:val="18"/>
          <w:szCs w:val="18"/>
          <w:lang w:eastAsia="ja-JP"/>
        </w:rPr>
        <w:t>是正</w:t>
      </w:r>
      <w:r w:rsidR="00DC789D">
        <w:rPr>
          <w:rFonts w:ascii="メイリオ" w:eastAsia="メイリオ" w:hAnsi="メイリオ" w:cs="メイリオ" w:hint="eastAsia"/>
          <w:sz w:val="18"/>
          <w:szCs w:val="18"/>
          <w:lang w:eastAsia="ja-JP"/>
        </w:rPr>
        <w:t>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場合、目下の取引の一部としてそれらを解決するためにはいくつか</w:t>
      </w:r>
      <w:r w:rsidR="00240EF2">
        <w:rPr>
          <w:rFonts w:ascii="メイリオ" w:eastAsia="メイリオ" w:hAnsi="メイリオ" w:cs="メイリオ" w:hint="eastAsia"/>
          <w:sz w:val="18"/>
          <w:szCs w:val="18"/>
          <w:lang w:eastAsia="ja-JP"/>
        </w:rPr>
        <w:t>の選択肢が考えられます</w:t>
      </w:r>
      <w:r w:rsidR="00D46A28">
        <w:rPr>
          <w:rFonts w:ascii="メイリオ" w:eastAsia="メイリオ" w:hAnsi="メイリオ" w:cs="メイリオ" w:hint="eastAsia"/>
          <w:sz w:val="18"/>
          <w:szCs w:val="18"/>
          <w:lang w:eastAsia="ja-JP"/>
        </w:rPr>
        <w:t>。最初の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w:t>
      </w:r>
      <w:r w:rsidR="00CB7DBA">
        <w:rPr>
          <w:rFonts w:ascii="メイリオ" w:eastAsia="メイリオ" w:hAnsi="メイリオ" w:cs="メイリオ" w:hint="eastAsia"/>
          <w:sz w:val="18"/>
          <w:szCs w:val="18"/>
          <w:lang w:eastAsia="ja-JP"/>
        </w:rPr>
        <w:t>その</w:t>
      </w:r>
      <w:r w:rsidR="00EA7AAC">
        <w:rPr>
          <w:rFonts w:ascii="メイリオ" w:eastAsia="メイリオ" w:hAnsi="メイリオ" w:cs="メイリオ" w:hint="eastAsia"/>
          <w:sz w:val="18"/>
          <w:szCs w:val="18"/>
          <w:lang w:eastAsia="ja-JP"/>
        </w:rPr>
        <w:t>コード</w:t>
      </w:r>
      <w:r w:rsidR="00216FB3">
        <w:rPr>
          <w:rFonts w:ascii="メイリオ" w:eastAsia="メイリオ" w:hAnsi="メイリオ" w:cs="メイリオ" w:hint="eastAsia"/>
          <w:sz w:val="18"/>
          <w:szCs w:val="18"/>
          <w:lang w:eastAsia="ja-JP"/>
        </w:rPr>
        <w:t>が</w:t>
      </w:r>
      <w:r w:rsidR="00EA7AAC">
        <w:rPr>
          <w:rFonts w:ascii="メイリオ" w:eastAsia="メイリオ" w:hAnsi="メイリオ" w:cs="メイリオ" w:hint="eastAsia"/>
          <w:sz w:val="18"/>
          <w:szCs w:val="18"/>
          <w:lang w:eastAsia="ja-JP"/>
        </w:rPr>
        <w:t>必須のもの、以前に頒布されて</w:t>
      </w:r>
      <w:r w:rsidR="00CB7DBA">
        <w:rPr>
          <w:rFonts w:ascii="メイリオ" w:eastAsia="メイリオ" w:hAnsi="メイリオ" w:cs="メイリオ" w:hint="eastAsia"/>
          <w:sz w:val="18"/>
          <w:szCs w:val="18"/>
          <w:lang w:eastAsia="ja-JP"/>
        </w:rPr>
        <w:t>いたものだとすれば</w:t>
      </w:r>
      <w:r w:rsidR="00EA7AAC">
        <w:rPr>
          <w:rFonts w:ascii="メイリオ" w:eastAsia="メイリオ" w:hAnsi="メイリオ" w:cs="メイリオ" w:hint="eastAsia"/>
          <w:sz w:val="18"/>
          <w:szCs w:val="18"/>
          <w:lang w:eastAsia="ja-JP"/>
        </w:rPr>
        <w:t>、</w:t>
      </w:r>
      <w:r w:rsidR="00CB7DBA">
        <w:rPr>
          <w:rFonts w:ascii="メイリオ" w:eastAsia="メイリオ" w:hAnsi="メイリオ" w:cs="メイリオ" w:hint="eastAsia"/>
          <w:sz w:val="18"/>
          <w:szCs w:val="18"/>
          <w:lang w:eastAsia="ja-JP"/>
        </w:rPr>
        <w:t>残される選択肢は</w:t>
      </w:r>
      <w:r w:rsidR="00EA7AAC">
        <w:rPr>
          <w:rFonts w:ascii="メイリオ" w:eastAsia="メイリオ" w:hAnsi="メイリオ" w:cs="メイリオ" w:hint="eastAsia"/>
          <w:sz w:val="18"/>
          <w:szCs w:val="18"/>
          <w:lang w:eastAsia="ja-JP"/>
        </w:rPr>
        <w:t>そのコードをコンプライアンス状態に</w:t>
      </w:r>
      <w:r w:rsidR="00CB7DBA">
        <w:rPr>
          <w:rFonts w:ascii="メイリオ" w:eastAsia="メイリオ" w:hAnsi="メイリオ" w:cs="メイリオ" w:hint="eastAsia"/>
          <w:sz w:val="18"/>
          <w:szCs w:val="18"/>
          <w:lang w:eastAsia="ja-JP"/>
        </w:rPr>
        <w:t>する</w:t>
      </w:r>
      <w:r w:rsidR="00EA7AAC">
        <w:rPr>
          <w:rFonts w:ascii="メイリオ" w:eastAsia="メイリオ" w:hAnsi="メイリオ" w:cs="メイリオ" w:hint="eastAsia"/>
          <w:sz w:val="18"/>
          <w:szCs w:val="18"/>
          <w:lang w:eastAsia="ja-JP"/>
        </w:rPr>
        <w:t>ことしかありません。</w:t>
      </w:r>
      <w:r w:rsidR="008441CF">
        <w:rPr>
          <w:rFonts w:ascii="メイリオ" w:eastAsia="メイリオ" w:hAnsi="メイリオ" w:cs="メイリオ" w:hint="eastAsia"/>
          <w:sz w:val="18"/>
          <w:szCs w:val="18"/>
          <w:lang w:eastAsia="ja-JP"/>
        </w:rPr>
        <w:t>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w:t>
      </w:r>
      <w:r w:rsidR="00EA7AAC">
        <w:rPr>
          <w:rFonts w:ascii="メイリオ" w:eastAsia="メイリオ" w:hAnsi="メイリオ" w:cs="メイリオ" w:hint="eastAsia"/>
          <w:sz w:val="18"/>
          <w:szCs w:val="18"/>
          <w:lang w:eastAsia="ja-JP"/>
        </w:rPr>
        <w:t>企業</w:t>
      </w:r>
      <w:r w:rsidR="009F49A3">
        <w:rPr>
          <w:rFonts w:ascii="メイリオ" w:eastAsia="メイリオ" w:hAnsi="メイリオ" w:cs="メイリオ" w:hint="eastAsia"/>
          <w:sz w:val="18"/>
          <w:szCs w:val="18"/>
          <w:lang w:eastAsia="ja-JP"/>
        </w:rPr>
        <w:t>の買収価格を決定する際に</w:t>
      </w:r>
      <w:r w:rsidR="00EA7AAC">
        <w:rPr>
          <w:rFonts w:ascii="メイリオ" w:eastAsia="メイリオ" w:hAnsi="メイリオ" w:cs="メイリオ" w:hint="eastAsia"/>
          <w:sz w:val="18"/>
          <w:szCs w:val="18"/>
          <w:lang w:eastAsia="ja-JP"/>
        </w:rPr>
        <w:t>考慮</w:t>
      </w:r>
      <w:r w:rsidR="009F49A3">
        <w:rPr>
          <w:rFonts w:ascii="メイリオ" w:eastAsia="メイリオ" w:hAnsi="メイリオ" w:cs="メイリオ" w:hint="eastAsia"/>
          <w:sz w:val="18"/>
          <w:szCs w:val="18"/>
          <w:lang w:eastAsia="ja-JP"/>
        </w:rPr>
        <w:t>されうるものとなりえます。いずれを選択するのであっても、オープンソースのコードを</w:t>
      </w:r>
      <w:r w:rsidR="00EA7AAC">
        <w:rPr>
          <w:rFonts w:ascii="メイリオ" w:eastAsia="メイリオ" w:hAnsi="メイリオ" w:cs="メイリオ" w:hint="eastAsia"/>
          <w:sz w:val="18"/>
          <w:szCs w:val="18"/>
          <w:lang w:eastAsia="ja-JP"/>
        </w:rPr>
        <w:t>取り込む</w:t>
      </w:r>
      <w:r w:rsidR="009F49A3">
        <w:rPr>
          <w:rFonts w:ascii="メイリオ" w:eastAsia="メイリオ" w:hAnsi="メイリオ" w:cs="メイリオ" w:hint="eastAsia"/>
          <w:sz w:val="18"/>
          <w:szCs w:val="18"/>
          <w:lang w:eastAsia="ja-JP"/>
        </w:rPr>
        <w:t>のに誰が関わったのかを特定し、その人たちに</w:t>
      </w:r>
      <w:r w:rsidR="008A02BA">
        <w:rPr>
          <w:rFonts w:ascii="メイリオ" w:eastAsia="メイリオ" w:hAnsi="メイリオ" w:cs="メイリオ" w:hint="eastAsia"/>
          <w:sz w:val="18"/>
          <w:szCs w:val="18"/>
          <w:lang w:eastAsia="ja-JP"/>
        </w:rPr>
        <w:t>是正作業に参加</w:t>
      </w:r>
      <w:r w:rsidR="009F49A3">
        <w:rPr>
          <w:rFonts w:ascii="メイリオ" w:eastAsia="メイリオ" w:hAnsi="メイリオ" w:cs="メイリオ" w:hint="eastAsia"/>
          <w:sz w:val="18"/>
          <w:szCs w:val="18"/>
          <w:lang w:eastAsia="ja-JP"/>
        </w:rPr>
        <w:t>してもらうことは非常に大事なことになります。問題を解決するのに有益な</w:t>
      </w:r>
      <w:r w:rsidR="008A02BA">
        <w:rPr>
          <w:rFonts w:ascii="メイリオ" w:eastAsia="メイリオ" w:hAnsi="メイリオ" w:cs="メイリオ" w:hint="eastAsia"/>
          <w:sz w:val="18"/>
          <w:szCs w:val="18"/>
          <w:lang w:eastAsia="ja-JP"/>
        </w:rPr>
        <w:t>資料</w:t>
      </w:r>
      <w:r w:rsidR="009F49A3">
        <w:rPr>
          <w:rFonts w:ascii="メイリオ" w:eastAsia="メイリオ" w:hAnsi="メイリオ" w:cs="メイリオ" w:hint="eastAsia"/>
          <w:sz w:val="18"/>
          <w:szCs w:val="18"/>
          <w:lang w:eastAsia="ja-JP"/>
        </w:rPr>
        <w:t>や知識を彼らが持っている可能性があるからです。</w:t>
      </w:r>
    </w:p>
    <w:p w14:paraId="045E2C31" w14:textId="5E40292D" w:rsidR="00597D3F" w:rsidRPr="002C4D0C" w:rsidRDefault="00D101D2" w:rsidP="00382132">
      <w:pPr>
        <w:pStyle w:val="HeadingIbrahim1"/>
      </w:pPr>
      <w:bookmarkStart w:id="122" w:name="_Toc492046625"/>
      <w:r>
        <w:t>9</w:t>
      </w:r>
      <w:r w:rsidR="004813E1" w:rsidRPr="002C4D0C">
        <w:t xml:space="preserve">. </w:t>
      </w:r>
      <w:r w:rsidR="006371F1" w:rsidRPr="00BE6864">
        <w:rPr>
          <w:rFonts w:ascii="メイリオ" w:eastAsia="メイリオ" w:hAnsi="メイリオ" w:cs="メイリオ" w:hint="eastAsia"/>
        </w:rPr>
        <w:t>買収対象</w:t>
      </w:r>
      <w:r w:rsidR="008A02BA" w:rsidRPr="00BE6864">
        <w:rPr>
          <w:rFonts w:ascii="メイリオ" w:eastAsia="メイリオ" w:hAnsi="メイリオ" w:cs="メイリオ" w:hint="eastAsia"/>
          <w:lang w:eastAsia="ja-JP"/>
        </w:rPr>
        <w:t>企業</w:t>
      </w:r>
      <w:r w:rsidR="006371F1" w:rsidRPr="00BE6864">
        <w:rPr>
          <w:rFonts w:ascii="メイリオ" w:eastAsia="メイリオ" w:hAnsi="メイリオ" w:cs="メイリオ" w:hint="eastAsia"/>
        </w:rPr>
        <w:t>として監査</w:t>
      </w:r>
      <w:r w:rsidR="008A02BA" w:rsidRPr="00BE6864">
        <w:rPr>
          <w:rFonts w:ascii="メイリオ" w:eastAsia="メイリオ" w:hAnsi="メイリオ" w:cs="メイリオ" w:hint="eastAsia"/>
          <w:lang w:eastAsia="ja-JP"/>
        </w:rPr>
        <w:t>に備える</w:t>
      </w:r>
      <w:r w:rsidR="006371F1" w:rsidRPr="00BE6864">
        <w:rPr>
          <w:rFonts w:ascii="メイリオ" w:eastAsia="メイリオ" w:hAnsi="メイリオ" w:cs="メイリオ" w:hint="eastAsia"/>
        </w:rPr>
        <w:t>（</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122"/>
      <w:r w:rsidR="006371F1" w:rsidRPr="00BE6864">
        <w:rPr>
          <w:rFonts w:ascii="メイリオ" w:eastAsia="メイリオ" w:hAnsi="メイリオ" w:cs="メイリオ" w:hint="eastAsia"/>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0EBC144" w:rsidR="006371F1" w:rsidRPr="006371F1" w:rsidRDefault="006371F1" w:rsidP="00E06D90">
      <w:pPr>
        <w:pStyle w:val="bodyIbrahim1"/>
        <w:spacing w:line="240" w:lineRule="exact"/>
        <w:rPr>
          <w:rFonts w:ascii="メイリオ" w:eastAsia="メイリオ" w:hAnsi="メイリオ" w:cs="メイリオ"/>
          <w:sz w:val="18"/>
          <w:szCs w:val="18"/>
          <w:lang w:eastAsia="ja-JP"/>
        </w:rPr>
      </w:pPr>
      <w:commentRangeStart w:id="123"/>
      <w:r>
        <w:rPr>
          <w:rFonts w:ascii="メイリオ" w:eastAsia="メイリオ" w:hAnsi="メイリオ" w:cs="メイリオ" w:hint="eastAsia"/>
          <w:sz w:val="18"/>
          <w:szCs w:val="18"/>
          <w:lang w:eastAsia="ja-JP"/>
        </w:rPr>
        <w:t>オ</w:t>
      </w:r>
      <w:commentRangeEnd w:id="123"/>
      <w:r w:rsidR="00CB7DBA">
        <w:rPr>
          <w:rStyle w:val="af5"/>
          <w:rFonts w:asciiTheme="minorHAnsi" w:eastAsia="ＭＳ 明朝" w:hAnsiTheme="minorHAnsi"/>
          <w:color w:val="7F7F7F" w:themeColor="text1" w:themeTint="80"/>
          <w:lang w:eastAsia="ja-JP"/>
        </w:rPr>
        <w:commentReference w:id="123"/>
      </w:r>
      <w:r>
        <w:rPr>
          <w:rFonts w:ascii="メイリオ" w:eastAsia="メイリオ" w:hAnsi="メイリオ" w:cs="メイリオ" w:hint="eastAsia"/>
          <w:sz w:val="18"/>
          <w:szCs w:val="18"/>
          <w:lang w:eastAsia="ja-JP"/>
        </w:rPr>
        <w:t>ープンソース監査を通過することは、</w:t>
      </w:r>
      <w:r w:rsidR="008B2010">
        <w:rPr>
          <w:rFonts w:ascii="メイリオ" w:eastAsia="メイリオ" w:hAnsi="メイリオ" w:cs="メイリオ" w:hint="eastAsia"/>
          <w:sz w:val="18"/>
          <w:szCs w:val="18"/>
          <w:lang w:eastAsia="ja-JP"/>
        </w:rPr>
        <w:t>きちんと備え</w:t>
      </w:r>
      <w:r>
        <w:rPr>
          <w:rFonts w:ascii="メイリオ" w:eastAsia="メイリオ" w:hAnsi="メイリオ" w:cs="メイリオ" w:hint="eastAsia"/>
          <w:sz w:val="18"/>
          <w:szCs w:val="18"/>
          <w:lang w:eastAsia="ja-JP"/>
        </w:rPr>
        <w:t>ていればそう大変なことではありません。しかし買収</w:t>
      </w:r>
      <w:r w:rsidR="004606ED">
        <w:rPr>
          <w:rFonts w:ascii="メイリオ" w:eastAsia="メイリオ" w:hAnsi="メイリオ" w:cs="メイリオ" w:hint="eastAsia"/>
          <w:sz w:val="18"/>
          <w:szCs w:val="18"/>
          <w:lang w:eastAsia="ja-JP"/>
        </w:rPr>
        <w:t>企業</w:t>
      </w:r>
      <w:r>
        <w:rPr>
          <w:rFonts w:ascii="メイリオ" w:eastAsia="メイリオ" w:hAnsi="メイリオ" w:cs="メイリオ" w:hint="eastAsia"/>
          <w:sz w:val="18"/>
          <w:szCs w:val="18"/>
          <w:lang w:eastAsia="ja-JP"/>
        </w:rPr>
        <w:t>が関心を見せたとき</w:t>
      </w:r>
      <w:r w:rsidR="008A02BA">
        <w:rPr>
          <w:rFonts w:ascii="メイリオ" w:eastAsia="メイリオ" w:hAnsi="メイリオ" w:cs="メイリオ" w:hint="eastAsia"/>
          <w:sz w:val="18"/>
          <w:szCs w:val="18"/>
          <w:lang w:eastAsia="ja-JP"/>
        </w:rPr>
        <w:t>に</w:t>
      </w:r>
      <w:r>
        <w:rPr>
          <w:rFonts w:ascii="メイリオ" w:eastAsia="メイリオ" w:hAnsi="メイリオ" w:cs="メイリオ" w:hint="eastAsia"/>
          <w:sz w:val="18"/>
          <w:szCs w:val="18"/>
          <w:lang w:eastAsia="ja-JP"/>
        </w:rPr>
        <w:t>初めてその準備を始める、といったことだとすると</w:t>
      </w:r>
      <w:r w:rsidR="00CB7DBA">
        <w:rPr>
          <w:rFonts w:ascii="メイリオ" w:eastAsia="メイリオ" w:hAnsi="メイリオ" w:cs="メイリオ" w:hint="eastAsia"/>
          <w:sz w:val="18"/>
          <w:szCs w:val="18"/>
          <w:lang w:eastAsia="ja-JP"/>
        </w:rPr>
        <w:t>そうはならないでしょう</w:t>
      </w:r>
      <w:r>
        <w:rPr>
          <w:rFonts w:ascii="メイリオ" w:eastAsia="メイリオ" w:hAnsi="メイリオ" w:cs="メイリオ" w:hint="eastAsia"/>
          <w:sz w:val="18"/>
          <w:szCs w:val="18"/>
          <w:lang w:eastAsia="ja-JP"/>
        </w:rPr>
        <w:t>。</w:t>
      </w:r>
      <w:r w:rsidR="00F47D7E">
        <w:rPr>
          <w:rFonts w:ascii="メイリオ" w:eastAsia="メイリオ" w:hAnsi="メイリオ" w:cs="メイリオ" w:hint="eastAsia"/>
          <w:sz w:val="18"/>
          <w:szCs w:val="18"/>
          <w:lang w:eastAsia="ja-JP"/>
        </w:rPr>
        <w:t>ここで示す</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sidR="008A02BA">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その</w:t>
      </w:r>
      <w:r w:rsidR="008B2010">
        <w:rPr>
          <w:rFonts w:ascii="メイリオ" w:eastAsia="メイリオ" w:hAnsi="メイリオ" w:cs="メイリオ" w:hint="eastAsia"/>
          <w:sz w:val="18"/>
          <w:szCs w:val="18"/>
          <w:lang w:eastAsia="ja-JP"/>
        </w:rPr>
        <w:t>企業が企業取引の</w:t>
      </w:r>
      <w:r w:rsidR="00D83B4C">
        <w:rPr>
          <w:rFonts w:ascii="メイリオ" w:eastAsia="メイリオ" w:hAnsi="メイリオ" w:cs="メイリオ" w:hint="eastAsia"/>
          <w:sz w:val="18"/>
          <w:szCs w:val="18"/>
          <w:lang w:eastAsia="ja-JP"/>
        </w:rPr>
        <w:t>対象</w:t>
      </w:r>
      <w:r w:rsidR="008B2010">
        <w:rPr>
          <w:rFonts w:ascii="メイリオ" w:eastAsia="メイリオ" w:hAnsi="メイリオ" w:cs="メイリオ" w:hint="eastAsia"/>
          <w:sz w:val="18"/>
          <w:szCs w:val="18"/>
          <w:lang w:eastAsia="ja-JP"/>
        </w:rPr>
        <w:t>にな</w:t>
      </w:r>
      <w:r w:rsidR="00D83B4C">
        <w:rPr>
          <w:rFonts w:ascii="メイリオ" w:eastAsia="メイリオ" w:hAnsi="メイリオ" w:cs="メイリオ" w:hint="eastAsia"/>
          <w:sz w:val="18"/>
          <w:szCs w:val="18"/>
          <w:lang w:eastAsia="ja-JP"/>
        </w:rPr>
        <w:t>った</w:t>
      </w:r>
      <w:r w:rsidR="008B2010">
        <w:rPr>
          <w:rFonts w:ascii="メイリオ" w:eastAsia="メイリオ" w:hAnsi="メイリオ" w:cs="メイリオ" w:hint="eastAsia"/>
          <w:sz w:val="18"/>
          <w:szCs w:val="18"/>
          <w:lang w:eastAsia="ja-JP"/>
        </w:rPr>
        <w:t>ときに、</w:t>
      </w:r>
      <w:r w:rsidR="00D83B4C">
        <w:rPr>
          <w:rFonts w:ascii="メイリオ" w:eastAsia="メイリオ" w:hAnsi="メイリオ" w:cs="メイリオ" w:hint="eastAsia"/>
          <w:sz w:val="18"/>
          <w:szCs w:val="18"/>
          <w:lang w:eastAsia="ja-JP"/>
        </w:rPr>
        <w:t>これらの活動は、</w:t>
      </w:r>
      <w:r w:rsidR="007075A6">
        <w:rPr>
          <w:rFonts w:ascii="メイリオ" w:eastAsia="メイリオ" w:hAnsi="メイリオ" w:cs="メイリオ" w:hint="eastAsia"/>
          <w:sz w:val="18"/>
          <w:szCs w:val="18"/>
          <w:lang w:eastAsia="ja-JP"/>
        </w:rPr>
        <w:t>好ましくない</w:t>
      </w:r>
      <w:r w:rsidR="008B2010">
        <w:rPr>
          <w:rFonts w:ascii="メイリオ" w:eastAsia="メイリオ" w:hAnsi="メイリオ" w:cs="メイリオ" w:hint="eastAsia"/>
          <w:sz w:val="18"/>
          <w:szCs w:val="18"/>
          <w:lang w:eastAsia="ja-JP"/>
        </w:rPr>
        <w:t>サプライズのリスクを</w:t>
      </w:r>
      <w:r w:rsidR="007075A6">
        <w:rPr>
          <w:rFonts w:ascii="メイリオ" w:eastAsia="メイリオ" w:hAnsi="メイリオ" w:cs="メイリオ" w:hint="eastAsia"/>
          <w:sz w:val="18"/>
          <w:szCs w:val="18"/>
          <w:lang w:eastAsia="ja-JP"/>
        </w:rPr>
        <w:t>最小にしてくれる点</w:t>
      </w:r>
      <w:r w:rsidR="00F47D7E">
        <w:rPr>
          <w:rFonts w:ascii="メイリオ" w:eastAsia="メイリオ" w:hAnsi="メイリオ" w:cs="メイリオ" w:hint="eastAsia"/>
          <w:sz w:val="18"/>
          <w:szCs w:val="18"/>
          <w:lang w:eastAsia="ja-JP"/>
        </w:rPr>
        <w:t>で大きな助けとなってくれます。</w:t>
      </w:r>
    </w:p>
    <w:p w14:paraId="32CA27D6" w14:textId="610AE798" w:rsidR="00597D3F" w:rsidRPr="002C4D0C" w:rsidRDefault="00D101D2" w:rsidP="00382132">
      <w:pPr>
        <w:pStyle w:val="HeadingIbrahim2"/>
        <w:rPr>
          <w:lang w:eastAsia="ja-JP"/>
        </w:rPr>
      </w:pPr>
      <w:bookmarkStart w:id="124" w:name="_Toc492046626"/>
      <w:r w:rsidRPr="002C4D0C">
        <w:rPr>
          <w:lang w:eastAsia="ja-JP"/>
        </w:rPr>
        <w:t>9</w:t>
      </w:r>
      <w:r w:rsidR="00444017" w:rsidRPr="002C4D0C">
        <w:rPr>
          <w:lang w:eastAsia="ja-JP"/>
        </w:rPr>
        <w:t xml:space="preserve">.1 </w:t>
      </w:r>
      <w:r w:rsidR="00033E0E" w:rsidRPr="00BE6864">
        <w:rPr>
          <w:rFonts w:ascii="メイリオ" w:eastAsia="メイリオ" w:hAnsi="メイリオ" w:cs="メイリオ" w:hint="eastAsia"/>
        </w:rPr>
        <w:t>コードの中身を知る（</w:t>
      </w:r>
      <w:r w:rsidR="004C6B67" w:rsidRPr="002C4D0C">
        <w:rPr>
          <w:lang w:eastAsia="ja-JP"/>
        </w:rPr>
        <w:t>Know what’s in your code</w:t>
      </w:r>
      <w:bookmarkEnd w:id="124"/>
      <w:r w:rsidR="00033E0E" w:rsidRPr="00BE6864">
        <w:rPr>
          <w:rFonts w:ascii="メイリオ" w:eastAsia="メイリオ" w:hAnsi="メイリオ" w:cs="メイリオ" w:hint="eastAsia"/>
          <w:rPrChange w:id="125" w:author="M.Taniguchi" w:date="2018-01-10T14:33:00Z">
            <w:rPr>
              <w:rFonts w:hint="eastAsia"/>
              <w:lang w:eastAsia="ja-JP"/>
            </w:rPr>
          </w:rPrChange>
        </w:rPr>
        <w:t>）</w:t>
      </w:r>
    </w:p>
    <w:p w14:paraId="06A1F012" w14:textId="72E49297"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126"/>
      <w:commentRangeStart w:id="127"/>
      <w:del w:id="128" w:author="Fukuchi, Hiroyuki" w:date="2018-01-10T14:14:00Z">
        <w:r w:rsidRPr="002C4D0C">
          <w:delText xml:space="preserve">with </w:delText>
        </w:r>
        <w:commentRangeEnd w:id="126"/>
        <w:r w:rsidR="00403B4E">
          <w:rPr>
            <w:rStyle w:val="af5"/>
            <w:rFonts w:asciiTheme="minorHAnsi" w:eastAsia="ＭＳ 明朝" w:hAnsiTheme="minorHAnsi"/>
            <w:color w:val="7F7F7F" w:themeColor="text1" w:themeTint="80"/>
            <w:lang w:eastAsia="ja-JP"/>
          </w:rPr>
          <w:commentReference w:id="126"/>
        </w:r>
      </w:del>
      <w:commentRangeEnd w:id="127"/>
      <w:r w:rsidR="007075A6">
        <w:rPr>
          <w:rStyle w:val="af5"/>
          <w:rFonts w:asciiTheme="minorHAnsi" w:eastAsia="ＭＳ 明朝" w:hAnsiTheme="minorHAnsi"/>
          <w:color w:val="7F7F7F" w:themeColor="text1" w:themeTint="80"/>
          <w:lang w:eastAsia="ja-JP"/>
        </w:rPr>
        <w:commentReference w:id="127"/>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243BE932"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rule）です。すべてのソフトウェア コンポーネント</w:t>
      </w:r>
      <w:r w:rsidR="00403B4E">
        <w:rPr>
          <w:rFonts w:ascii="メイリオ" w:eastAsia="メイリオ" w:hAnsi="メイリオ" w:cs="メイリオ" w:hint="eastAsia"/>
          <w:sz w:val="18"/>
          <w:szCs w:val="18"/>
          <w:lang w:eastAsia="ja-JP"/>
        </w:rPr>
        <w:t>に</w:t>
      </w:r>
      <w:r w:rsidR="00D83B4C">
        <w:rPr>
          <w:rFonts w:ascii="メイリオ" w:eastAsia="メイリオ" w:hAnsi="メイリオ" w:cs="メイリオ" w:hint="eastAsia"/>
          <w:sz w:val="18"/>
          <w:szCs w:val="18"/>
          <w:lang w:eastAsia="ja-JP"/>
        </w:rPr>
        <w:t>ついて</w:t>
      </w:r>
      <w:r w:rsidR="00403B4E">
        <w:rPr>
          <w:rFonts w:ascii="メイリオ" w:eastAsia="メイリオ" w:hAnsi="メイリオ" w:cs="メイリオ" w:hint="eastAsia"/>
          <w:sz w:val="18"/>
          <w:szCs w:val="18"/>
          <w:lang w:eastAsia="ja-JP"/>
        </w:rPr>
        <w:t>、</w:t>
      </w:r>
      <w:r w:rsidR="00D83B4C">
        <w:rPr>
          <w:rFonts w:ascii="メイリオ" w:eastAsia="メイリオ" w:hAnsi="メイリオ" w:cs="メイリオ" w:hint="eastAsia"/>
          <w:sz w:val="18"/>
          <w:szCs w:val="18"/>
          <w:lang w:eastAsia="ja-JP"/>
        </w:rPr>
        <w:t>起源やライセンス情報などを伴いつつ</w:t>
      </w:r>
      <w:r w:rsidR="00862953">
        <w:rPr>
          <w:rFonts w:ascii="メイリオ" w:eastAsia="メイリオ" w:hAnsi="メイリオ" w:cs="メイリオ" w:hint="eastAsia"/>
          <w:sz w:val="18"/>
          <w:szCs w:val="18"/>
          <w:lang w:eastAsia="ja-JP"/>
        </w:rPr>
        <w:t>それらを網羅した目録</w:t>
      </w:r>
      <w:r w:rsidR="00403B4E">
        <w:rPr>
          <w:rFonts w:ascii="メイリオ" w:eastAsia="メイリオ" w:hAnsi="メイリオ" w:cs="メイリオ" w:hint="eastAsia"/>
          <w:sz w:val="18"/>
          <w:szCs w:val="18"/>
          <w:lang w:eastAsia="ja-JP"/>
        </w:rPr>
        <w:t>を保持していく必要があります。</w:t>
      </w:r>
      <w:r w:rsidR="00D83B4C">
        <w:rPr>
          <w:rFonts w:ascii="メイリオ" w:eastAsia="メイリオ" w:hAnsi="メイリオ" w:cs="メイリオ" w:hint="eastAsia"/>
          <w:sz w:val="18"/>
          <w:szCs w:val="18"/>
          <w:lang w:eastAsia="ja-JP"/>
        </w:rPr>
        <w:t>目録</w:t>
      </w:r>
      <w:r w:rsidR="00862953">
        <w:rPr>
          <w:rFonts w:ascii="メイリオ" w:eastAsia="メイリオ" w:hAnsi="メイリオ" w:cs="メイリオ" w:hint="eastAsia"/>
          <w:sz w:val="18"/>
          <w:szCs w:val="18"/>
          <w:lang w:eastAsia="ja-JP"/>
        </w:rPr>
        <w:t>に</w:t>
      </w:r>
      <w:r w:rsidR="00403B4E">
        <w:rPr>
          <w:rFonts w:ascii="メイリオ" w:eastAsia="メイリオ" w:hAnsi="メイリオ" w:cs="メイリオ" w:hint="eastAsia"/>
          <w:sz w:val="18"/>
          <w:szCs w:val="18"/>
          <w:lang w:eastAsia="ja-JP"/>
        </w:rPr>
        <w:t>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w:t>
      </w:r>
      <w:r w:rsidR="00D83B4C">
        <w:rPr>
          <w:rFonts w:ascii="メイリオ" w:eastAsia="メイリオ" w:hAnsi="メイリオ" w:cs="メイリオ" w:hint="eastAsia"/>
          <w:sz w:val="18"/>
          <w:szCs w:val="18"/>
          <w:lang w:eastAsia="ja-JP"/>
        </w:rPr>
        <w:t>を記載し</w:t>
      </w:r>
      <w:r w:rsidR="00583C48">
        <w:rPr>
          <w:rFonts w:ascii="メイリオ" w:eastAsia="メイリオ" w:hAnsi="メイリオ" w:cs="メイリオ" w:hint="eastAsia"/>
          <w:sz w:val="18"/>
          <w:szCs w:val="18"/>
          <w:lang w:eastAsia="ja-JP"/>
        </w:rPr>
        <w:t>ます。ここで一番大事なのは、オープンソースのコンポーネントを特定し追跡</w:t>
      </w:r>
      <w:r w:rsidR="00274A90">
        <w:rPr>
          <w:rFonts w:ascii="メイリオ" w:eastAsia="メイリオ" w:hAnsi="メイリオ" w:cs="メイリオ" w:hint="eastAsia"/>
          <w:sz w:val="18"/>
          <w:szCs w:val="18"/>
          <w:lang w:eastAsia="ja-JP"/>
        </w:rPr>
        <w:t>する</w:t>
      </w:r>
      <w:r w:rsidR="00583C48">
        <w:rPr>
          <w:rFonts w:ascii="メイリオ" w:eastAsia="メイリオ" w:hAnsi="メイリオ" w:cs="メイリオ" w:hint="eastAsia"/>
          <w:sz w:val="18"/>
          <w:szCs w:val="18"/>
          <w:lang w:eastAsia="ja-JP"/>
        </w:rPr>
        <w:t>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656CC4">
      <w:pPr>
        <w:pStyle w:val="HeadingIbrahim3"/>
      </w:pPr>
      <w:r w:rsidRPr="002C4D0C">
        <w:lastRenderedPageBreak/>
        <w:t>9</w:t>
      </w:r>
      <w:r w:rsidR="00907CF2" w:rsidRPr="002C4D0C">
        <w:t xml:space="preserve">.1.1 </w:t>
      </w:r>
      <w:r w:rsidR="00583C48" w:rsidRPr="00BE6864">
        <w:rPr>
          <w:rFonts w:ascii="メイリオ" w:eastAsia="メイリオ" w:hAnsi="メイリオ" w:cs="メイリオ" w:hint="eastAsia"/>
        </w:rPr>
        <w:t>ポリシーとプロセス（</w:t>
      </w:r>
      <w:r w:rsidR="004C6B67" w:rsidRPr="00BE6864">
        <w:rPr>
          <w:rFonts w:ascii="メイリオ" w:hAnsi="メイリオ"/>
        </w:rPr>
        <w:t>P</w:t>
      </w:r>
      <w:r w:rsidR="004C6B67" w:rsidRPr="002C4D0C">
        <w:t>olicy and process</w:t>
      </w:r>
      <w:r w:rsidR="00583C48" w:rsidRPr="00BE6864">
        <w:rPr>
          <w:rFonts w:ascii="メイリオ" w:eastAsia="メイリオ" w:hAnsi="メイリオ" w:cs="メイリオ" w:hint="eastAsia"/>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792F6924"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w:t>
      </w:r>
      <w:r w:rsidR="008B2010">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w:t>
      </w:r>
      <w:r w:rsidR="008B2010">
        <w:rPr>
          <w:rFonts w:ascii="メイリオ" w:eastAsia="メイリオ" w:hAnsi="メイリオ" w:cs="メイリオ" w:hint="eastAsia"/>
          <w:sz w:val="18"/>
          <w:szCs w:val="18"/>
          <w:lang w:eastAsia="ja-JP"/>
        </w:rPr>
        <w:t>これらのルールを日常ベースで実践していく方法に関する具体的な仕様</w:t>
      </w:r>
      <w:r w:rsidR="001E6258">
        <w:rPr>
          <w:rFonts w:ascii="メイリオ" w:eastAsia="メイリオ" w:hAnsi="メイリオ" w:cs="メイリオ" w:hint="eastAsia"/>
          <w:sz w:val="18"/>
          <w:szCs w:val="18"/>
          <w:lang w:eastAsia="ja-JP"/>
        </w:rPr>
        <w:t>のことをいいます。コンプライアンス ポリシーとプロセス</w:t>
      </w:r>
      <w:r w:rsidR="00395EB2">
        <w:rPr>
          <w:rFonts w:ascii="メイリオ" w:eastAsia="メイリオ" w:hAnsi="メイリオ" w:cs="メイリオ" w:hint="eastAsia"/>
          <w:sz w:val="18"/>
          <w:szCs w:val="18"/>
          <w:lang w:eastAsia="ja-JP"/>
        </w:rPr>
        <w:t>が</w:t>
      </w:r>
      <w:r w:rsidR="00D83B4C">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オープンソース ソフトウェアの使用、コントリビューション、監査</w:t>
      </w:r>
      <w:r w:rsidR="00D83B4C">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頒布といったさまざまな側面</w:t>
      </w:r>
      <w:r w:rsidR="003B09E0">
        <w:rPr>
          <w:rFonts w:ascii="メイリオ" w:eastAsia="メイリオ" w:hAnsi="メイリオ" w:cs="メイリオ" w:hint="eastAsia"/>
          <w:sz w:val="18"/>
          <w:szCs w:val="18"/>
          <w:lang w:eastAsia="ja-JP"/>
        </w:rPr>
        <w:t>から</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16563A99" w:rsidR="00597D3F" w:rsidRDefault="004C6B67" w:rsidP="00197BB6">
      <w:pPr>
        <w:pStyle w:val="FigureCaption"/>
      </w:pPr>
      <w:r w:rsidRPr="002C4D0C">
        <w:t xml:space="preserve">Figure </w:t>
      </w:r>
      <w:r w:rsidR="008A3837">
        <w:t>8</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7900C853"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w:t>
      </w:r>
      <w:r w:rsidR="008A3837">
        <w:rPr>
          <w:rFonts w:ascii="メイリオ" w:eastAsia="メイリオ" w:hAnsi="メイリオ" w:cs="メイリオ" w:hint="eastAsia"/>
          <w:sz w:val="16"/>
        </w:rPr>
        <w:t>8</w:t>
      </w:r>
      <w:r w:rsidRPr="00395EB2">
        <w:rPr>
          <w:rFonts w:ascii="メイリオ" w:eastAsia="メイリオ" w:hAnsi="メイリオ" w:cs="メイリオ" w:hint="eastAsia"/>
          <w:sz w:val="16"/>
        </w:rPr>
        <w:t>：オープンソース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FE948F1" w:rsidR="00597D3F" w:rsidRPr="002C4D0C" w:rsidRDefault="00907CF2" w:rsidP="00382132">
      <w:pPr>
        <w:pStyle w:val="bodyIbrahim1"/>
        <w:rPr>
          <w:rFonts w:cs="ProximaNova-Regular"/>
          <w:color w:val="000000"/>
        </w:rPr>
      </w:pPr>
      <w:r w:rsidRPr="002C4D0C">
        <w:rPr>
          <w:color w:val="auto"/>
        </w:rPr>
        <w:lastRenderedPageBreak/>
        <w:t>Figure</w:t>
      </w:r>
      <w:r w:rsidR="00EE37B1" w:rsidRPr="002C4D0C">
        <w:rPr>
          <w:color w:val="auto"/>
        </w:rPr>
        <w:t xml:space="preserve"> </w:t>
      </w:r>
      <w:ins w:id="129" w:author="Fukuchi, Hiroyuki" w:date="2018-01-10T14:14:00Z">
        <w:r w:rsidR="008A3837">
          <w:rPr>
            <w:color w:val="auto"/>
          </w:rPr>
          <w:t>8</w:t>
        </w:r>
      </w:ins>
      <w:del w:id="130" w:author="Fukuchi, Hiroyuki" w:date="2018-01-10T14:14:00Z">
        <w:r w:rsidR="00EE37B1" w:rsidRPr="000438AC">
          <w:rPr>
            <w:color w:val="auto"/>
          </w:rPr>
          <w:delText>9</w:delText>
        </w:r>
      </w:del>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2935F203"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8</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w:t>
      </w:r>
      <w:r w:rsidR="003B09E0">
        <w:rPr>
          <w:rFonts w:ascii="メイリオ" w:eastAsia="メイリオ" w:hAnsi="メイリオ" w:cs="メイリオ" w:hint="eastAsia"/>
          <w:sz w:val="18"/>
          <w:szCs w:val="18"/>
          <w:lang w:eastAsia="ja-JP"/>
        </w:rPr>
        <w:t>デューデリジェンス（</w:t>
      </w:r>
      <w:r w:rsidR="00274A90">
        <w:rPr>
          <w:rFonts w:ascii="メイリオ" w:eastAsia="メイリオ" w:hAnsi="メイリオ" w:cs="メイリオ" w:hint="eastAsia"/>
          <w:sz w:val="18"/>
          <w:szCs w:val="18"/>
          <w:lang w:eastAsia="ja-JP"/>
        </w:rPr>
        <w:t>精査</w:t>
      </w:r>
      <w:r w:rsidR="003B09E0">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3340EDD1"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w:t>
      </w:r>
      <w:r w:rsidR="00F37E36">
        <w:rPr>
          <w:rFonts w:ascii="メイリオ" w:eastAsia="メイリオ" w:hAnsi="メイリオ" w:cs="メイリオ" w:hint="eastAsia"/>
          <w:color w:val="000000"/>
          <w:sz w:val="18"/>
        </w:rPr>
        <w:t>な</w:t>
      </w:r>
      <w:r w:rsidRPr="001F23DD">
        <w:rPr>
          <w:rFonts w:ascii="メイリオ" w:eastAsia="メイリオ" w:hAnsi="メイリオ" w:cs="メイリオ" w:hint="eastAsia"/>
          <w:color w:val="000000"/>
          <w:sz w:val="18"/>
        </w:rPr>
        <w:t>レビューを実施し、</w:t>
      </w:r>
      <w:r w:rsidR="003B09E0">
        <w:rPr>
          <w:rFonts w:ascii="メイリオ" w:eastAsia="メイリオ" w:hAnsi="メイリオ" w:cs="メイリオ" w:hint="eastAsia"/>
          <w:color w:val="000000"/>
          <w:sz w:val="18"/>
        </w:rPr>
        <w:t>これを</w:t>
      </w:r>
      <w:r w:rsidRPr="001F23DD">
        <w:rPr>
          <w:rFonts w:ascii="メイリオ" w:eastAsia="メイリオ" w:hAnsi="メイリオ" w:cs="メイリオ" w:hint="eastAsia"/>
          <w:color w:val="000000"/>
          <w:sz w:val="18"/>
        </w:rPr>
        <w:t>完遂する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7E22D0E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w:t>
      </w:r>
      <w:r w:rsidR="00F37E36">
        <w:rPr>
          <w:rFonts w:ascii="メイリオ" w:eastAsia="メイリオ" w:hAnsi="メイリオ" w:cs="メイリオ" w:hint="eastAsia"/>
          <w:color w:val="000000"/>
          <w:sz w:val="18"/>
        </w:rPr>
        <w:t>に</w:t>
      </w:r>
      <w:r w:rsidR="003B09E0">
        <w:rPr>
          <w:rFonts w:ascii="メイリオ" w:eastAsia="メイリオ" w:hAnsi="メイリオ" w:cs="メイリオ" w:hint="eastAsia"/>
          <w:color w:val="000000"/>
          <w:sz w:val="18"/>
        </w:rPr>
        <w:t>オープンソース ソフトウェア</w:t>
      </w:r>
      <w:r w:rsidRPr="001F23DD">
        <w:rPr>
          <w:rFonts w:ascii="メイリオ" w:eastAsia="メイリオ" w:hAnsi="メイリオ" w:cs="メイリオ" w:hint="eastAsia"/>
          <w:color w:val="000000"/>
          <w:sz w:val="18"/>
        </w:rPr>
        <w:t>を登録する</w:t>
      </w:r>
    </w:p>
    <w:p w14:paraId="3A4AB780" w14:textId="034A152C"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w:t>
      </w:r>
      <w:r w:rsidR="003B09E0">
        <w:rPr>
          <w:rFonts w:ascii="メイリオ" w:eastAsia="メイリオ" w:hAnsi="メイリオ" w:cs="メイリオ" w:hint="eastAsia"/>
          <w:color w:val="000000"/>
          <w:sz w:val="18"/>
        </w:rPr>
        <w:t xml:space="preserve"> ソフトウェア</w:t>
      </w:r>
      <w:r w:rsidRPr="001F23DD">
        <w:rPr>
          <w:rFonts w:ascii="メイリオ" w:eastAsia="メイリオ" w:hAnsi="メイリオ" w:cs="メイリオ" w:hint="eastAsia"/>
          <w:color w:val="000000"/>
          <w:sz w:val="18"/>
        </w:rPr>
        <w:t>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5546D0F5"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w:t>
      </w:r>
      <w:r w:rsidR="00274A90">
        <w:rPr>
          <w:rFonts w:ascii="メイリオ" w:eastAsia="メイリオ" w:hAnsi="メイリオ" w:cs="メイリオ" w:hint="eastAsia"/>
          <w:color w:val="000000"/>
          <w:sz w:val="18"/>
        </w:rPr>
        <w:t>する</w:t>
      </w:r>
      <w:r w:rsidRPr="001F23DD">
        <w:rPr>
          <w:rFonts w:ascii="メイリオ" w:eastAsia="メイリオ" w:hAnsi="メイリオ" w:cs="メイリオ" w:hint="eastAsia"/>
          <w:color w:val="000000"/>
          <w:sz w:val="18"/>
        </w:rPr>
        <w:t>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4" w:history="1">
        <w:r w:rsidR="005F5C58" w:rsidRPr="005F5C58">
          <w:rPr>
            <w:rStyle w:val="affd"/>
          </w:rPr>
          <w:t>download</w:t>
        </w:r>
      </w:hyperlink>
      <w:r w:rsidR="005F5C58">
        <w:t xml:space="preserve"> the free e-book “Open Source Compliance in the Enterprise”, published by the Linux Foundation. </w:t>
      </w:r>
    </w:p>
    <w:p w14:paraId="02D88E57" w14:textId="1C66159B" w:rsidR="001F23DD" w:rsidRPr="001F23DD" w:rsidRDefault="00D8670A"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このプロセスからのアウトプット</w:t>
      </w:r>
      <w:r w:rsidR="001F23DD">
        <w:rPr>
          <w:rFonts w:ascii="メイリオ" w:eastAsia="メイリオ" w:hAnsi="メイリオ" w:cs="メイリオ" w:hint="eastAsia"/>
          <w:sz w:val="18"/>
          <w:szCs w:val="18"/>
          <w:lang w:eastAsia="ja-JP"/>
        </w:rPr>
        <w:t>は、公開可能なオープンソースの部品表（BoM：Bill of Materials）</w:t>
      </w:r>
      <w:r w:rsidR="003A64FD">
        <w:rPr>
          <w:rFonts w:ascii="メイリオ" w:eastAsia="メイリオ" w:hAnsi="メイリオ" w:cs="メイリオ" w:hint="eastAsia"/>
          <w:sz w:val="18"/>
          <w:szCs w:val="18"/>
          <w:lang w:eastAsia="ja-JP"/>
        </w:rPr>
        <w:t>ですが</w:t>
      </w:r>
      <w:r w:rsidR="001F23DD">
        <w:rPr>
          <w:rFonts w:ascii="メイリオ" w:eastAsia="メイリオ" w:hAnsi="メイリオ" w:cs="メイリオ" w:hint="eastAsia"/>
          <w:sz w:val="18"/>
          <w:szCs w:val="18"/>
          <w:lang w:eastAsia="ja-JP"/>
        </w:rPr>
        <w:t>、</w:t>
      </w:r>
      <w:r w:rsidR="003A64FD">
        <w:rPr>
          <w:rFonts w:ascii="メイリオ" w:eastAsia="メイリオ" w:hAnsi="メイリオ" w:cs="メイリオ" w:hint="eastAsia"/>
          <w:sz w:val="18"/>
          <w:szCs w:val="18"/>
          <w:lang w:eastAsia="ja-JP"/>
        </w:rPr>
        <w:t>それに</w:t>
      </w:r>
      <w:r w:rsidR="001F23DD">
        <w:rPr>
          <w:rFonts w:ascii="メイリオ" w:eastAsia="メイリオ" w:hAnsi="メイリオ" w:cs="メイリオ" w:hint="eastAsia"/>
          <w:sz w:val="18"/>
          <w:szCs w:val="18"/>
          <w:lang w:eastAsia="ja-JP"/>
        </w:rPr>
        <w:t>書面による申し入れ（Written offer）、著作権、ライセンス、帰属表示</w:t>
      </w:r>
      <w:r w:rsidR="003A64FD">
        <w:rPr>
          <w:rFonts w:ascii="メイリオ" w:eastAsia="メイリオ" w:hAnsi="メイリオ" w:cs="メイリオ" w:hint="eastAsia"/>
          <w:sz w:val="18"/>
          <w:szCs w:val="18"/>
          <w:lang w:eastAsia="ja-JP"/>
        </w:rPr>
        <w:t>の告知文</w:t>
      </w:r>
      <w:r w:rsidR="001F23DD">
        <w:rPr>
          <w:rFonts w:ascii="メイリオ" w:eastAsia="メイリオ" w:hAnsi="メイリオ" w:cs="メイリオ" w:hint="eastAsia"/>
          <w:sz w:val="18"/>
          <w:szCs w:val="18"/>
          <w:lang w:eastAsia="ja-JP"/>
        </w:rPr>
        <w:t>など</w:t>
      </w:r>
      <w:r w:rsidR="008B2010">
        <w:rPr>
          <w:rFonts w:ascii="メイリオ" w:eastAsia="メイリオ" w:hAnsi="メイリオ" w:cs="メイリオ" w:hint="eastAsia"/>
          <w:sz w:val="18"/>
          <w:szCs w:val="18"/>
          <w:lang w:eastAsia="ja-JP"/>
        </w:rPr>
        <w:t>、</w:t>
      </w:r>
      <w:r w:rsidR="003B09E0">
        <w:rPr>
          <w:rFonts w:ascii="メイリオ" w:eastAsia="メイリオ" w:hAnsi="メイリオ" w:cs="メイリオ" w:hint="eastAsia"/>
          <w:sz w:val="18"/>
          <w:szCs w:val="18"/>
          <w:lang w:eastAsia="ja-JP"/>
        </w:rPr>
        <w:t>部品表</w:t>
      </w:r>
      <w:r w:rsidR="001F23DD">
        <w:rPr>
          <w:rFonts w:ascii="メイリオ" w:eastAsia="メイリオ" w:hAnsi="メイリオ" w:cs="メイリオ" w:hint="eastAsia"/>
          <w:sz w:val="18"/>
          <w:szCs w:val="18"/>
          <w:lang w:eastAsia="ja-JP"/>
        </w:rPr>
        <w:t>にあるコンポーネント</w:t>
      </w:r>
      <w:r w:rsidR="00106C52">
        <w:rPr>
          <w:rFonts w:ascii="メイリオ" w:eastAsia="メイリオ" w:hAnsi="メイリオ" w:cs="メイリオ" w:hint="eastAsia"/>
          <w:sz w:val="18"/>
          <w:szCs w:val="18"/>
          <w:lang w:eastAsia="ja-JP"/>
        </w:rPr>
        <w:t>の法的</w:t>
      </w:r>
      <w:r w:rsidR="001F23DD">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w:t>
      </w:r>
      <w:r w:rsidR="003A64FD">
        <w:rPr>
          <w:rFonts w:ascii="メイリオ" w:eastAsia="メイリオ" w:hAnsi="メイリオ" w:cs="メイリオ" w:hint="eastAsia"/>
          <w:sz w:val="18"/>
          <w:szCs w:val="18"/>
          <w:lang w:eastAsia="ja-JP"/>
        </w:rPr>
        <w:t>を伴い</w:t>
      </w:r>
      <w:r w:rsidR="00106C52">
        <w:rPr>
          <w:rFonts w:ascii="メイリオ" w:eastAsia="メイリオ" w:hAnsi="メイリオ" w:cs="メイリオ" w:hint="eastAsia"/>
          <w:sz w:val="18"/>
          <w:szCs w:val="18"/>
          <w:lang w:eastAsia="ja-JP"/>
        </w:rPr>
        <w:t>ます。オープンソース コンプライアンス プロセスの詳細については、The Linux Foundationから公開されているフリーの電子書籍「</w:t>
      </w:r>
      <w:hyperlink r:id="rId25" w:history="1">
        <w:r w:rsidR="00106C52" w:rsidRPr="00106C52">
          <w:rPr>
            <w:rStyle w:val="affd"/>
            <w:rFonts w:ascii="メイリオ" w:eastAsia="メイリオ" w:hAnsi="メイリオ" w:cs="メイリオ" w:hint="eastAsia"/>
            <w:sz w:val="18"/>
            <w:szCs w:val="18"/>
            <w:lang w:eastAsia="ja-JP"/>
          </w:rPr>
          <w:t>Open Source Compliance in the Enterprise</w:t>
        </w:r>
      </w:hyperlink>
      <w:r w:rsidR="00106C52">
        <w:rPr>
          <w:rFonts w:ascii="メイリオ" w:eastAsia="メイリオ" w:hAnsi="メイリオ" w:cs="メイリオ" w:hint="eastAsia"/>
          <w:sz w:val="18"/>
          <w:szCs w:val="18"/>
          <w:lang w:eastAsia="ja-JP"/>
        </w:rPr>
        <w:t>」を参考にしてみてください。</w:t>
      </w:r>
    </w:p>
    <w:p w14:paraId="2686728D" w14:textId="4CCBF385"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206098" w:rsidRPr="00BE6864">
        <w:rPr>
          <w:rFonts w:ascii="メイリオ" w:eastAsia="メイリオ" w:hAnsi="メイリオ" w:cs="メイリオ" w:hint="eastAsia"/>
        </w:rPr>
        <w:t>スタッフ（</w:t>
      </w:r>
      <w:r w:rsidR="004C6B67" w:rsidRPr="00B567B1">
        <w:rPr>
          <w:lang w:eastAsia="ja-JP"/>
        </w:rPr>
        <w:t>Sta</w:t>
      </w:r>
      <w:r w:rsidR="00B567B1">
        <w:rPr>
          <w:lang w:eastAsia="ja-JP"/>
        </w:rPr>
        <w:t>ff</w:t>
      </w:r>
      <w:r w:rsidR="00206098" w:rsidRPr="00BE6864">
        <w:rPr>
          <w:rFonts w:ascii="メイリオ" w:eastAsia="メイリオ" w:hAnsi="メイリオ" w:cs="メイリオ" w:hint="eastAsia"/>
        </w:rPr>
        <w:t>）</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26FEDA96"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w:t>
      </w:r>
      <w:r w:rsidR="00274A90">
        <w:rPr>
          <w:rFonts w:ascii="メイリオ" w:eastAsia="メイリオ" w:hAnsi="メイリオ" w:cs="メイリオ" w:hint="eastAsia"/>
          <w:sz w:val="18"/>
          <w:szCs w:val="18"/>
          <w:lang w:eastAsia="ja-JP"/>
        </w:rPr>
        <w:t>、</w:t>
      </w:r>
      <w:r w:rsidR="00E653F0">
        <w:rPr>
          <w:rFonts w:ascii="メイリオ" w:eastAsia="メイリオ" w:hAnsi="メイリオ" w:cs="メイリオ" w:hint="eastAsia"/>
          <w:sz w:val="18"/>
          <w:szCs w:val="18"/>
          <w:lang w:eastAsia="ja-JP"/>
        </w:rPr>
        <w:t>一人以上の</w:t>
      </w:r>
      <w:r w:rsidR="009E1FA9">
        <w:rPr>
          <w:rFonts w:ascii="メイリオ" w:eastAsia="メイリオ" w:hAnsi="メイリオ" w:cs="メイリオ" w:hint="eastAsia"/>
          <w:sz w:val="18"/>
          <w:szCs w:val="18"/>
          <w:lang w:eastAsia="ja-JP"/>
        </w:rPr>
        <w:t>法務専門家</w:t>
      </w:r>
      <w:r w:rsidR="003A64FD">
        <w:rPr>
          <w:rFonts w:ascii="メイリオ" w:eastAsia="メイリオ" w:hAnsi="メイリオ" w:cs="メイリオ" w:hint="eastAsia"/>
          <w:sz w:val="18"/>
          <w:szCs w:val="18"/>
          <w:lang w:eastAsia="ja-JP"/>
        </w:rPr>
        <w:t>、および</w:t>
      </w:r>
      <w:r w:rsidR="00E653F0">
        <w:rPr>
          <w:rFonts w:ascii="メイリオ" w:eastAsia="メイリオ" w:hAnsi="メイリオ" w:cs="メイリオ" w:hint="eastAsia"/>
          <w:sz w:val="18"/>
          <w:szCs w:val="18"/>
          <w:lang w:eastAsia="ja-JP"/>
        </w:rPr>
        <w:t>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w:t>
      </w:r>
      <w:r w:rsidR="003A64FD">
        <w:rPr>
          <w:rFonts w:ascii="メイリオ" w:eastAsia="メイリオ" w:hAnsi="メイリオ" w:cs="メイリオ" w:hint="eastAsia"/>
          <w:sz w:val="18"/>
          <w:szCs w:val="18"/>
          <w:lang w:eastAsia="ja-JP"/>
        </w:rPr>
        <w:t>ローカ</w:t>
      </w:r>
      <w:r w:rsidR="009E1FA9">
        <w:rPr>
          <w:rFonts w:ascii="メイリオ" w:eastAsia="メイリオ" w:hAnsi="メイリオ" w:cs="メイリオ" w:hint="eastAsia"/>
          <w:sz w:val="18"/>
          <w:szCs w:val="18"/>
          <w:lang w:eastAsia="ja-JP"/>
        </w:rPr>
        <w:t>ライ</w:t>
      </w:r>
      <w:r w:rsidR="003A64FD">
        <w:rPr>
          <w:rFonts w:ascii="メイリオ" w:eastAsia="メイリオ" w:hAnsi="メイリオ" w:cs="メイリオ" w:hint="eastAsia"/>
          <w:sz w:val="18"/>
          <w:szCs w:val="18"/>
          <w:lang w:eastAsia="ja-JP"/>
        </w:rPr>
        <w:t>ゼーションなど、</w:t>
      </w:r>
      <w:r w:rsidR="00C248FF">
        <w:rPr>
          <w:rFonts w:ascii="メイリオ" w:eastAsia="メイリオ" w:hAnsi="メイリオ" w:cs="メイリオ" w:hint="eastAsia"/>
          <w:sz w:val="18"/>
          <w:szCs w:val="18"/>
          <w:lang w:eastAsia="ja-JP"/>
        </w:rPr>
        <w:t>コンプライアンスの取り組みに</w:t>
      </w:r>
      <w:r w:rsidR="009E1FA9">
        <w:rPr>
          <w:rFonts w:ascii="メイリオ" w:eastAsia="メイリオ" w:hAnsi="メイリオ" w:cs="メイリオ" w:hint="eastAsia"/>
          <w:sz w:val="18"/>
          <w:szCs w:val="18"/>
          <w:lang w:eastAsia="ja-JP"/>
        </w:rPr>
        <w:t>継続的な</w:t>
      </w:r>
      <w:r w:rsidR="00C248FF">
        <w:rPr>
          <w:rFonts w:ascii="メイリオ" w:eastAsia="メイリオ" w:hAnsi="メイリオ" w:cs="メイリオ" w:hint="eastAsia"/>
          <w:sz w:val="18"/>
          <w:szCs w:val="18"/>
          <w:lang w:eastAsia="ja-JP"/>
        </w:rPr>
        <w:t>貢献</w:t>
      </w:r>
      <w:r w:rsidR="009E1FA9">
        <w:rPr>
          <w:rFonts w:ascii="メイリオ" w:eastAsia="メイリオ" w:hAnsi="メイリオ" w:cs="メイリオ" w:hint="eastAsia"/>
          <w:sz w:val="18"/>
          <w:szCs w:val="18"/>
          <w:lang w:eastAsia="ja-JP"/>
        </w:rPr>
        <w:t>を</w:t>
      </w:r>
      <w:r w:rsidR="00C248FF">
        <w:rPr>
          <w:rFonts w:ascii="メイリオ" w:eastAsia="メイリオ" w:hAnsi="メイリオ" w:cs="メイリオ" w:hint="eastAsia"/>
          <w:sz w:val="18"/>
          <w:szCs w:val="18"/>
          <w:lang w:eastAsia="ja-JP"/>
        </w:rPr>
        <w:t>する</w:t>
      </w:r>
      <w:r w:rsidR="009E1FA9">
        <w:rPr>
          <w:rFonts w:ascii="メイリオ" w:eastAsia="メイリオ" w:hAnsi="メイリオ" w:cs="メイリオ" w:hint="eastAsia"/>
          <w:sz w:val="18"/>
          <w:szCs w:val="18"/>
          <w:lang w:eastAsia="ja-JP"/>
        </w:rPr>
        <w:t>、</w:t>
      </w:r>
      <w:r w:rsidR="00C248FF">
        <w:rPr>
          <w:rFonts w:ascii="メイリオ" w:eastAsia="メイリオ" w:hAnsi="メイリオ" w:cs="メイリオ" w:hint="eastAsia"/>
          <w:sz w:val="18"/>
          <w:szCs w:val="18"/>
          <w:lang w:eastAsia="ja-JP"/>
        </w:rPr>
        <w:t>複数の部門に亘るさまざま</w:t>
      </w:r>
      <w:r w:rsidR="00C248FF">
        <w:rPr>
          <w:rFonts w:ascii="メイリオ" w:eastAsia="メイリオ" w:hAnsi="メイリオ" w:cs="メイリオ" w:hint="eastAsia"/>
          <w:sz w:val="18"/>
          <w:szCs w:val="18"/>
          <w:lang w:eastAsia="ja-JP"/>
        </w:rPr>
        <w:lastRenderedPageBreak/>
        <w:t>な個人によって拡張チーム（Extended team）が形成されます。</w:t>
      </w:r>
      <w:r w:rsidR="003D3D35">
        <w:rPr>
          <w:rFonts w:ascii="メイリオ" w:eastAsia="メイリオ" w:hAnsi="メイリオ" w:cs="メイリオ" w:hint="eastAsia"/>
          <w:sz w:val="18"/>
          <w:szCs w:val="18"/>
          <w:lang w:eastAsia="ja-JP"/>
        </w:rPr>
        <w:t>しかし</w:t>
      </w:r>
      <w:r w:rsidR="00C248FF">
        <w:rPr>
          <w:rFonts w:ascii="メイリオ" w:eastAsia="メイリオ" w:hAnsi="メイリオ" w:cs="メイリオ" w:hint="eastAsia"/>
          <w:sz w:val="18"/>
          <w:szCs w:val="18"/>
          <w:lang w:eastAsia="ja-JP"/>
        </w:rPr>
        <w:t>、小規模企業やスタートアップにおいては</w:t>
      </w:r>
      <w:r w:rsidR="00EE7999">
        <w:rPr>
          <w:rFonts w:ascii="メイリオ" w:eastAsia="メイリオ" w:hAnsi="メイリオ" w:cs="メイリオ" w:hint="eastAsia"/>
          <w:sz w:val="18"/>
          <w:szCs w:val="18"/>
          <w:lang w:eastAsia="ja-JP"/>
        </w:rPr>
        <w:t>、一人のエンジニアリング マネージャと</w:t>
      </w:r>
      <w:r w:rsidR="009E1FA9">
        <w:rPr>
          <w:rFonts w:ascii="メイリオ" w:eastAsia="メイリオ" w:hAnsi="メイリオ" w:cs="メイリオ" w:hint="eastAsia"/>
          <w:sz w:val="18"/>
          <w:szCs w:val="18"/>
          <w:lang w:eastAsia="ja-JP"/>
        </w:rPr>
        <w:t>一人の法務専門家</w:t>
      </w:r>
      <w:del w:id="131" w:author="Fukuchi, Hiroyuki" w:date="2017-11-30T15:47:00Z">
        <w:r w:rsidR="008B2010">
          <w:rPr>
            <w:rFonts w:ascii="メイリオ" w:eastAsia="メイリオ" w:hAnsi="メイリオ" w:cs="メイリオ" w:hint="eastAsia"/>
            <w:sz w:val="18"/>
            <w:szCs w:val="18"/>
            <w:lang w:eastAsia="ja-JP"/>
          </w:rPr>
          <w:delText>専</w:delText>
        </w:r>
      </w:del>
      <w:r w:rsidR="008B2010">
        <w:rPr>
          <w:rFonts w:ascii="メイリオ" w:eastAsia="メイリオ" w:hAnsi="メイリオ" w:cs="メイリオ" w:hint="eastAsia"/>
          <w:sz w:val="18"/>
          <w:szCs w:val="18"/>
          <w:lang w:eastAsia="ja-JP"/>
        </w:rPr>
        <w:t>というシンプルな構成もありえるでしょう。どういった</w:t>
      </w:r>
      <w:r w:rsidR="00EE7999">
        <w:rPr>
          <w:rFonts w:ascii="メイリオ" w:eastAsia="メイリオ" w:hAnsi="メイリオ" w:cs="メイリオ" w:hint="eastAsia"/>
          <w:sz w:val="18"/>
          <w:szCs w:val="18"/>
          <w:lang w:eastAsia="ja-JP"/>
        </w:rPr>
        <w:t>構成になるかは</w:t>
      </w:r>
      <w:r w:rsidR="003D3D35">
        <w:rPr>
          <w:rFonts w:ascii="メイリオ" w:eastAsia="メイリオ" w:hAnsi="メイリオ" w:cs="メイリオ" w:hint="eastAsia"/>
          <w:sz w:val="18"/>
          <w:szCs w:val="18"/>
          <w:lang w:eastAsia="ja-JP"/>
        </w:rPr>
        <w:t>それぞれ</w:t>
      </w:r>
      <w:r w:rsidR="00EE7999">
        <w:rPr>
          <w:rFonts w:ascii="メイリオ" w:eastAsia="メイリオ" w:hAnsi="メイリオ" w:cs="メイリオ" w:hint="eastAsia"/>
          <w:sz w:val="18"/>
          <w:szCs w:val="18"/>
          <w:lang w:eastAsia="ja-JP"/>
        </w:rPr>
        <w:t>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.1.3 </w:t>
      </w:r>
      <w:r w:rsidR="009E5DFC" w:rsidRPr="00BE6864">
        <w:rPr>
          <w:rFonts w:ascii="メイリオ" w:eastAsia="メイリオ" w:hAnsi="メイリオ" w:cs="メイリオ" w:hint="eastAsia"/>
        </w:rPr>
        <w:t>トレーニング（</w:t>
      </w:r>
      <w:r w:rsidR="004C6B67" w:rsidRPr="002C4D0C">
        <w:rPr>
          <w:lang w:eastAsia="ja-JP"/>
        </w:rPr>
        <w:t>Training</w:t>
      </w:r>
      <w:r w:rsidR="009E5DFC" w:rsidRPr="00BE6864">
        <w:rPr>
          <w:rFonts w:ascii="メイリオ" w:eastAsia="メイリオ" w:hAnsi="メイリオ" w:cs="メイリオ" w:hint="eastAsia"/>
        </w:rPr>
        <w:t>）</w:t>
      </w:r>
    </w:p>
    <w:p w14:paraId="2A2C9648" w14:textId="2C7D5E1A" w:rsidR="00597D3F" w:rsidRDefault="004C6B67" w:rsidP="00B567B1">
      <w:pPr>
        <w:pStyle w:val="bodyIbrahim1"/>
        <w:rPr>
          <w:rFonts w:eastAsia="ＭＳ Ｐゴシック"/>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xml:space="preserve">. </w:t>
      </w:r>
      <w:commentRangeStart w:id="132"/>
      <w:commentRangeStart w:id="133"/>
      <w:r w:rsidR="00361C20" w:rsidRPr="002C4D0C">
        <w:t xml:space="preserve"> It</w:t>
      </w:r>
      <w:commentRangeEnd w:id="132"/>
      <w:r w:rsidR="00A477E0">
        <w:rPr>
          <w:rStyle w:val="af5"/>
          <w:rFonts w:asciiTheme="minorHAnsi" w:eastAsia="ＭＳ 明朝" w:hAnsiTheme="minorHAnsi"/>
          <w:color w:val="7F7F7F" w:themeColor="text1" w:themeTint="80"/>
          <w:lang w:eastAsia="ja-JP"/>
        </w:rPr>
        <w:commentReference w:id="132"/>
      </w:r>
      <w:commentRangeEnd w:id="133"/>
      <w:r w:rsidR="002B1933">
        <w:rPr>
          <w:rStyle w:val="af5"/>
          <w:rFonts w:asciiTheme="minorHAnsi" w:eastAsia="ＭＳ 明朝" w:hAnsiTheme="minorHAnsi"/>
          <w:color w:val="7F7F7F" w:themeColor="text1" w:themeTint="80"/>
          <w:lang w:eastAsia="ja-JP"/>
        </w:rPr>
        <w:commentReference w:id="133"/>
      </w:r>
      <w:r w:rsidR="00361C20" w:rsidRPr="002C4D0C">
        <w:t xml:space="preserve"> should also cover</w:t>
      </w:r>
      <w:r w:rsidRPr="002C4D0C">
        <w:t xml:space="preserve"> the business and legal risks of incorporating open source software in products and/or software portfolios.</w:t>
      </w:r>
    </w:p>
    <w:p w14:paraId="6859B567" w14:textId="03983C6E" w:rsidR="009E5DFC" w:rsidRPr="009E5DFC" w:rsidRDefault="009E5DFC" w:rsidP="009E5DF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教育は、コンプライアンス プログラムで本質的に重要な構成要素となります。教育によって従業員に対しオープンソース ソフトウェアの使用を統制しているポリシーについてきちんとした理解をもつことを</w:t>
      </w:r>
      <w:r w:rsidR="003D3D35">
        <w:rPr>
          <w:rFonts w:ascii="メイリオ" w:eastAsia="メイリオ" w:hAnsi="メイリオ" w:cs="メイリオ" w:hint="eastAsia"/>
          <w:sz w:val="18"/>
          <w:szCs w:val="18"/>
          <w:lang w:eastAsia="ja-JP"/>
        </w:rPr>
        <w:t>確実にする</w:t>
      </w:r>
      <w:r>
        <w:rPr>
          <w:rFonts w:ascii="メイリオ" w:eastAsia="メイリオ" w:hAnsi="メイリオ" w:cs="メイリオ" w:hint="eastAsia"/>
          <w:sz w:val="18"/>
          <w:szCs w:val="18"/>
          <w:lang w:eastAsia="ja-JP"/>
        </w:rPr>
        <w:t>ことができます。オープンソースとコンプライアンスのトレーニングを提供すること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w:t>
      </w:r>
      <w:r w:rsidR="008B2010">
        <w:rPr>
          <w:rFonts w:ascii="メイリオ" w:eastAsia="メイリオ" w:hAnsi="メイリオ" w:cs="メイリオ" w:hint="eastAsia"/>
          <w:sz w:val="18"/>
          <w:szCs w:val="18"/>
          <w:lang w:eastAsia="ja-JP"/>
        </w:rPr>
        <w:t>に関する</w:t>
      </w:r>
      <w:r>
        <w:rPr>
          <w:rFonts w:ascii="メイリオ" w:eastAsia="メイリオ" w:hAnsi="メイリオ" w:cs="メイリオ" w:hint="eastAsia"/>
          <w:sz w:val="18"/>
          <w:szCs w:val="18"/>
          <w:lang w:eastAsia="ja-JP"/>
        </w:rPr>
        <w:t>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w:t>
      </w:r>
      <w:r w:rsidR="003D3D35">
        <w:rPr>
          <w:rFonts w:ascii="メイリオ" w:eastAsia="メイリオ" w:hAnsi="メイリオ" w:cs="メイリオ" w:hint="eastAsia"/>
          <w:sz w:val="18"/>
          <w:szCs w:val="18"/>
          <w:lang w:eastAsia="ja-JP"/>
        </w:rPr>
        <w:t>、トレーニングは製品</w:t>
      </w:r>
      <w:r w:rsidR="00A477E0">
        <w:rPr>
          <w:rFonts w:ascii="メイリオ" w:eastAsia="メイリオ" w:hAnsi="メイリオ" w:cs="メイリオ" w:hint="eastAsia"/>
          <w:sz w:val="18"/>
          <w:szCs w:val="18"/>
          <w:lang w:eastAsia="ja-JP"/>
        </w:rPr>
        <w:t>やソフトウェア</w:t>
      </w:r>
      <w:r w:rsidR="003D3D35">
        <w:rPr>
          <w:rFonts w:ascii="メイリオ" w:eastAsia="メイリオ" w:hAnsi="メイリオ" w:cs="メイリオ" w:hint="eastAsia"/>
          <w:sz w:val="18"/>
          <w:szCs w:val="18"/>
          <w:lang w:eastAsia="ja-JP"/>
        </w:rPr>
        <w:t xml:space="preserve"> </w:t>
      </w:r>
      <w:r w:rsidR="00A477E0">
        <w:rPr>
          <w:rFonts w:ascii="メイリオ" w:eastAsia="メイリオ" w:hAnsi="メイリオ" w:cs="メイリオ" w:hint="eastAsia"/>
          <w:sz w:val="18"/>
          <w:szCs w:val="18"/>
          <w:lang w:eastAsia="ja-JP"/>
        </w:rPr>
        <w:t>ポートフォリオにオープンソース ソフトウェアを</w:t>
      </w:r>
      <w:r w:rsidR="003D3D35">
        <w:rPr>
          <w:rFonts w:ascii="メイリオ" w:eastAsia="メイリオ" w:hAnsi="メイリオ" w:cs="メイリオ" w:hint="eastAsia"/>
          <w:sz w:val="18"/>
          <w:szCs w:val="18"/>
          <w:lang w:eastAsia="ja-JP"/>
        </w:rPr>
        <w:t>取り込む</w:t>
      </w:r>
      <w:r w:rsidR="00A477E0">
        <w:rPr>
          <w:rFonts w:ascii="メイリオ" w:eastAsia="メイリオ" w:hAnsi="メイリオ" w:cs="メイリオ" w:hint="eastAsia"/>
          <w:sz w:val="18"/>
          <w:szCs w:val="18"/>
          <w:lang w:eastAsia="ja-JP"/>
        </w:rPr>
        <w:t>ことのビジネス上、</w:t>
      </w:r>
      <w:r w:rsidR="003D3D35">
        <w:rPr>
          <w:rFonts w:ascii="メイリオ" w:eastAsia="メイリオ" w:hAnsi="メイリオ" w:cs="メイリオ" w:hint="eastAsia"/>
          <w:sz w:val="18"/>
          <w:szCs w:val="18"/>
          <w:lang w:eastAsia="ja-JP"/>
        </w:rPr>
        <w:t>法務</w:t>
      </w:r>
      <w:r w:rsidR="00A477E0">
        <w:rPr>
          <w:rFonts w:ascii="メイリオ" w:eastAsia="メイリオ" w:hAnsi="メイリオ" w:cs="メイリオ" w:hint="eastAsia"/>
          <w:sz w:val="18"/>
          <w:szCs w:val="18"/>
          <w:lang w:eastAsia="ja-JP"/>
        </w:rPr>
        <w:t>上のリスクについても</w:t>
      </w:r>
      <w:r w:rsidR="003D3D35">
        <w:rPr>
          <w:rFonts w:ascii="メイリオ" w:eastAsia="メイリオ" w:hAnsi="メイリオ" w:cs="メイリオ" w:hint="eastAsia"/>
          <w:sz w:val="18"/>
          <w:szCs w:val="18"/>
          <w:lang w:eastAsia="ja-JP"/>
        </w:rPr>
        <w:t>カバーす</w:t>
      </w:r>
      <w:r w:rsidR="00A477E0">
        <w:rPr>
          <w:rFonts w:ascii="メイリオ" w:eastAsia="メイリオ" w:hAnsi="メイリオ" w:cs="メイリオ" w:hint="eastAsia"/>
          <w:sz w:val="18"/>
          <w:szCs w:val="18"/>
          <w:lang w:eastAsia="ja-JP"/>
        </w:rPr>
        <w:t>べきでしょう。</w:t>
      </w:r>
    </w:p>
    <w:p w14:paraId="617F8193" w14:textId="0CE8B249"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.1.4 </w:t>
      </w:r>
      <w:r w:rsidR="006F0FDB" w:rsidRPr="00DB5B0F">
        <w:rPr>
          <w:rFonts w:ascii="メイリオ" w:eastAsia="メイリオ" w:hAnsi="メイリオ" w:cs="メイリオ" w:hint="eastAsia"/>
        </w:rPr>
        <w:t>ツールの活用（</w:t>
      </w:r>
      <w:r w:rsidR="00907CF2" w:rsidRPr="002C4D0C">
        <w:rPr>
          <w:lang w:eastAsia="ja-JP"/>
        </w:rPr>
        <w:t>T</w:t>
      </w:r>
      <w:r w:rsidR="004C6B67" w:rsidRPr="002C4D0C">
        <w:rPr>
          <w:lang w:eastAsia="ja-JP"/>
        </w:rPr>
        <w:t>ooling</w:t>
      </w:r>
      <w:r w:rsidR="006F0FDB" w:rsidRPr="00DB5B0F">
        <w:rPr>
          <w:rFonts w:ascii="メイリオ" w:eastAsia="メイリオ" w:hAnsi="メイリオ" w:cs="メイリオ" w:hint="eastAsia"/>
        </w:rPr>
        <w:t>）</w:t>
      </w:r>
    </w:p>
    <w:p w14:paraId="739AC009" w14:textId="7FA95278" w:rsidR="00597D3F" w:rsidRDefault="004C6B67" w:rsidP="00B567B1">
      <w:pPr>
        <w:pStyle w:val="bodyIbrahim1"/>
        <w:rPr>
          <w:rFonts w:eastAsia="ＭＳ Ｐゴシック"/>
          <w:lang w:eastAsia="ja-JP"/>
        </w:rPr>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693D38C5" w14:textId="4414AE67"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 チームは、ソースコードの監査の自動化、オープンソース コードの発見、そのライセンスの特定のためにツールを頻繁に用います。これらのツールとしては、コンプライアンス プロジェクト管理のためのもの、ソフトウェア</w:t>
      </w:r>
      <w:r w:rsidR="003D3D35">
        <w:rPr>
          <w:rFonts w:ascii="メイリオ" w:eastAsia="メイリオ" w:hAnsi="メイリオ" w:cs="メイリオ" w:hint="eastAsia"/>
          <w:sz w:val="18"/>
          <w:szCs w:val="18"/>
          <w:lang w:eastAsia="ja-JP"/>
        </w:rPr>
        <w:t>目録</w:t>
      </w:r>
      <w:r>
        <w:rPr>
          <w:rFonts w:ascii="メイリオ" w:eastAsia="メイリオ" w:hAnsi="メイリオ" w:cs="メイリオ" w:hint="eastAsia"/>
          <w:sz w:val="18"/>
          <w:szCs w:val="18"/>
          <w:lang w:eastAsia="ja-JP"/>
        </w:rPr>
        <w:t>のためのものやソースコードやライセンスを特定するためものなどが挙げられます。</w:t>
      </w:r>
    </w:p>
    <w:p w14:paraId="12C61F18" w14:textId="6FD85728" w:rsidR="00597D3F" w:rsidRPr="002C4D0C" w:rsidRDefault="00D101D2" w:rsidP="00284F11">
      <w:pPr>
        <w:pStyle w:val="HeadingIbrahim2"/>
        <w:rPr>
          <w:lang w:eastAsia="ja-JP"/>
        </w:rPr>
      </w:pPr>
      <w:bookmarkStart w:id="134" w:name="_Toc492046627"/>
      <w:r w:rsidRPr="002C4D0C">
        <w:rPr>
          <w:lang w:eastAsia="ja-JP"/>
        </w:rPr>
        <w:t>9</w:t>
      </w:r>
      <w:r w:rsidR="00444017" w:rsidRPr="002C4D0C">
        <w:rPr>
          <w:lang w:eastAsia="ja-JP"/>
        </w:rPr>
        <w:t xml:space="preserve">.2 </w:t>
      </w:r>
      <w:r w:rsidR="00EA08A6" w:rsidRPr="00DB5B0F">
        <w:rPr>
          <w:rFonts w:ascii="メイリオ" w:eastAsia="メイリオ" w:hAnsi="メイリオ" w:cs="メイリオ" w:hint="eastAsia"/>
        </w:rPr>
        <w:t>「</w:t>
      </w:r>
      <w:r w:rsidR="00F848AB" w:rsidRPr="00DB5B0F">
        <w:rPr>
          <w:rFonts w:ascii="メイリオ" w:eastAsia="メイリオ" w:hAnsi="メイリオ" w:cs="メイリオ" w:hint="eastAsia"/>
        </w:rPr>
        <w:t>コンプライ</w:t>
      </w:r>
      <w:r w:rsidR="00855B91" w:rsidRPr="00DB5B0F">
        <w:rPr>
          <w:rFonts w:ascii="メイリオ" w:eastAsia="メイリオ" w:hAnsi="メイリオ" w:cs="メイリオ" w:hint="eastAsia"/>
        </w:rPr>
        <w:t>アンス</w:t>
      </w:r>
      <w:r w:rsidR="00EA08A6" w:rsidRPr="00DB5B0F">
        <w:rPr>
          <w:rFonts w:ascii="メイリオ" w:eastAsia="メイリオ" w:hAnsi="メイリオ" w:cs="メイリオ" w:hint="eastAsia"/>
        </w:rPr>
        <w:t>」</w:t>
      </w:r>
      <w:r w:rsidR="008B2010" w:rsidRPr="00DB5B0F">
        <w:rPr>
          <w:rFonts w:ascii="メイリオ" w:eastAsia="メイリオ" w:hAnsi="メイリオ" w:cs="メイリオ" w:hint="eastAsia"/>
        </w:rPr>
        <w:t>の状態にある</w:t>
      </w:r>
      <w:r w:rsidR="005C4F50" w:rsidRPr="00DB5B0F">
        <w:rPr>
          <w:rFonts w:ascii="メイリオ" w:eastAsia="メイリオ" w:hAnsi="メイリオ" w:cs="メイリオ" w:hint="eastAsia"/>
        </w:rPr>
        <w:t>（</w:t>
      </w:r>
      <w:commentRangeStart w:id="135"/>
      <w:r w:rsidR="004C6B67" w:rsidRPr="002C4D0C">
        <w:rPr>
          <w:lang w:eastAsia="ja-JP"/>
        </w:rPr>
        <w:t>Be in compliance</w:t>
      </w:r>
      <w:bookmarkEnd w:id="134"/>
      <w:commentRangeEnd w:id="135"/>
      <w:r w:rsidR="00855B91">
        <w:rPr>
          <w:rStyle w:val="af5"/>
          <w:rFonts w:asciiTheme="minorHAnsi" w:eastAsia="ＭＳ 明朝" w:hAnsiTheme="minorHAnsi" w:cstheme="minorBidi"/>
          <w:color w:val="7F7F7F" w:themeColor="text1" w:themeTint="80"/>
          <w:lang w:eastAsia="ja-JP"/>
        </w:rPr>
        <w:commentReference w:id="135"/>
      </w:r>
      <w:r w:rsidR="005C4F50" w:rsidRPr="00DB5B0F">
        <w:rPr>
          <w:rFonts w:ascii="メイリオ" w:eastAsia="メイリオ" w:hAnsi="メイリオ" w:cs="メイリオ" w:hint="eastAsia"/>
        </w:rPr>
        <w:t>）</w:t>
      </w:r>
    </w:p>
    <w:p w14:paraId="55A39F14" w14:textId="5306B489" w:rsidR="00597D3F" w:rsidRDefault="004C6B67" w:rsidP="00B567B1">
      <w:pPr>
        <w:pStyle w:val="bodyIbrahim1"/>
        <w:rPr>
          <w:rFonts w:eastAsia="ＭＳ Ｐゴシック"/>
          <w:lang w:eastAsia="ja-JP"/>
        </w:rPr>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60EAE5AB" w14:textId="67C37E68"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ソフトウェアを含む製品を出荷した場合、意図</w:t>
      </w:r>
      <w:r w:rsidR="002559DE">
        <w:rPr>
          <w:rFonts w:ascii="メイリオ" w:eastAsia="メイリオ" w:hAnsi="メイリオ" w:cs="メイリオ" w:hint="eastAsia"/>
          <w:sz w:val="18"/>
          <w:szCs w:val="18"/>
          <w:lang w:eastAsia="ja-JP"/>
        </w:rPr>
        <w:t>的であるか</w:t>
      </w:r>
      <w:r>
        <w:rPr>
          <w:rFonts w:ascii="メイリオ" w:eastAsia="メイリオ" w:hAnsi="メイリオ" w:cs="メイリオ" w:hint="eastAsia"/>
          <w:sz w:val="18"/>
          <w:szCs w:val="18"/>
          <w:lang w:eastAsia="ja-JP"/>
        </w:rPr>
        <w:t>どうか</w:t>
      </w:r>
      <w:r w:rsidR="002559DE">
        <w:rPr>
          <w:rFonts w:ascii="メイリオ" w:eastAsia="メイリオ" w:hAnsi="メイリオ" w:cs="メイリオ" w:hint="eastAsia"/>
          <w:sz w:val="18"/>
          <w:szCs w:val="18"/>
          <w:lang w:eastAsia="ja-JP"/>
        </w:rPr>
        <w:t>によらず</w:t>
      </w:r>
      <w:r>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それらソフトウェア コンポーネントを統制する</w:t>
      </w:r>
      <w:r>
        <w:rPr>
          <w:rFonts w:ascii="メイリオ" w:eastAsia="メイリオ" w:hAnsi="メイリオ" w:cs="メイリオ" w:hint="eastAsia"/>
          <w:sz w:val="18"/>
          <w:szCs w:val="18"/>
          <w:lang w:eastAsia="ja-JP"/>
        </w:rPr>
        <w:t>各種</w:t>
      </w:r>
      <w:r w:rsidR="002559DE">
        <w:rPr>
          <w:rFonts w:ascii="メイリオ" w:eastAsia="メイリオ" w:hAnsi="メイリオ" w:cs="メイリオ" w:hint="eastAsia"/>
          <w:sz w:val="18"/>
          <w:szCs w:val="18"/>
          <w:lang w:eastAsia="ja-JP"/>
        </w:rPr>
        <w:t>ライセンスを順守している必要があります。</w:t>
      </w:r>
      <w:r w:rsidR="00F848AB">
        <w:rPr>
          <w:rFonts w:ascii="メイリオ" w:eastAsia="メイリオ" w:hAnsi="メイリオ" w:cs="メイリオ" w:hint="eastAsia"/>
          <w:sz w:val="18"/>
          <w:szCs w:val="18"/>
          <w:lang w:eastAsia="ja-JP"/>
        </w:rPr>
        <w:t>こういったことを踏まえると</w:t>
      </w:r>
      <w:r w:rsidR="00C52543">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コードの中</w:t>
      </w:r>
      <w:r w:rsidR="00216FB3">
        <w:rPr>
          <w:rFonts w:ascii="メイリオ" w:eastAsia="メイリオ" w:hAnsi="メイリオ" w:cs="メイリオ" w:hint="eastAsia"/>
          <w:sz w:val="18"/>
          <w:szCs w:val="18"/>
          <w:lang w:eastAsia="ja-JP"/>
        </w:rPr>
        <w:t>に何があるか</w:t>
      </w:r>
      <w:r w:rsidR="002559DE">
        <w:rPr>
          <w:rFonts w:ascii="メイリオ" w:eastAsia="メイリオ" w:hAnsi="メイリオ" w:cs="メイリオ" w:hint="eastAsia"/>
          <w:sz w:val="18"/>
          <w:szCs w:val="18"/>
          <w:lang w:eastAsia="ja-JP"/>
        </w:rPr>
        <w:t>を</w:t>
      </w:r>
      <w:r w:rsidR="00216FB3">
        <w:rPr>
          <w:rFonts w:ascii="メイリオ" w:eastAsia="メイリオ" w:hAnsi="メイリオ" w:cs="メイリオ" w:hint="eastAsia"/>
          <w:sz w:val="18"/>
          <w:szCs w:val="18"/>
          <w:lang w:eastAsia="ja-JP"/>
        </w:rPr>
        <w:t>整った</w:t>
      </w:r>
      <w:r w:rsidR="002559DE">
        <w:rPr>
          <w:rFonts w:ascii="メイリオ" w:eastAsia="メイリオ" w:hAnsi="メイリオ" w:cs="メイリオ" w:hint="eastAsia"/>
          <w:sz w:val="18"/>
          <w:szCs w:val="18"/>
          <w:lang w:eastAsia="ja-JP"/>
        </w:rPr>
        <w:t>部品表（BoM）として知ることに重きを置くこと</w:t>
      </w:r>
      <w:r w:rsidR="00F848AB">
        <w:rPr>
          <w:rFonts w:ascii="メイリオ" w:eastAsia="メイリオ" w:hAnsi="メイリオ" w:cs="メイリオ" w:hint="eastAsia"/>
          <w:sz w:val="18"/>
          <w:szCs w:val="18"/>
          <w:lang w:eastAsia="ja-JP"/>
        </w:rPr>
        <w:t>によって</w:t>
      </w:r>
      <w:r w:rsidR="002559DE">
        <w:rPr>
          <w:rFonts w:ascii="メイリオ" w:eastAsia="メイリオ" w:hAnsi="メイリオ" w:cs="メイリオ" w:hint="eastAsia"/>
          <w:sz w:val="18"/>
          <w:szCs w:val="18"/>
          <w:lang w:eastAsia="ja-JP"/>
        </w:rPr>
        <w:t>コンプライアンス</w:t>
      </w:r>
      <w:r w:rsidR="00F848AB">
        <w:rPr>
          <w:rFonts w:ascii="メイリオ" w:eastAsia="メイリオ" w:hAnsi="メイリオ" w:cs="メイリオ" w:hint="eastAsia"/>
          <w:sz w:val="18"/>
          <w:szCs w:val="18"/>
          <w:lang w:eastAsia="ja-JP"/>
        </w:rPr>
        <w:t>は</w:t>
      </w:r>
      <w:r w:rsidR="002559DE">
        <w:rPr>
          <w:rFonts w:ascii="メイリオ" w:eastAsia="メイリオ" w:hAnsi="メイリオ" w:cs="メイリオ" w:hint="eastAsia"/>
          <w:sz w:val="18"/>
          <w:szCs w:val="18"/>
          <w:lang w:eastAsia="ja-JP"/>
        </w:rPr>
        <w:t>実施しやすいものになるのです。</w:t>
      </w:r>
    </w:p>
    <w:p w14:paraId="011AA76C" w14:textId="2DA2ABF2" w:rsidR="00597D3F" w:rsidRPr="002C4D0C" w:rsidRDefault="000D4E50" w:rsidP="00B567B1">
      <w:pPr>
        <w:pStyle w:val="bodyIbrahim1"/>
      </w:pPr>
      <w:r w:rsidRPr="002C4D0C">
        <w:rPr>
          <w:lang w:eastAsia="ja-JP"/>
        </w:rPr>
        <w:t xml:space="preserve">Being in compliance is not a simple task, and it varies from product to product based upon the licenses and the structure of the code.  </w:t>
      </w:r>
      <w:r w:rsidRPr="002C4D0C">
        <w:t>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F848AB" w:rsidRDefault="000D4E50" w:rsidP="00B567B1">
      <w:pPr>
        <w:pStyle w:val="ListIbrahimNum1"/>
      </w:pPr>
      <w:r w:rsidRPr="002C4D0C">
        <w:t>Respond quickly and seriously to compliance inquiries.</w:t>
      </w:r>
    </w:p>
    <w:p w14:paraId="2E322162" w14:textId="15DA37DD" w:rsidR="00F848AB" w:rsidRDefault="00F848AB" w:rsidP="00F848A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コンプライアンス</w:t>
      </w:r>
      <w:r w:rsidR="0038769F">
        <w:rPr>
          <w:rFonts w:ascii="メイリオ" w:eastAsia="メイリオ" w:hAnsi="メイリオ" w:cs="メイリオ" w:hint="eastAsia"/>
          <w:sz w:val="18"/>
          <w:szCs w:val="18"/>
          <w:lang w:eastAsia="ja-JP"/>
        </w:rPr>
        <w:t>の</w:t>
      </w:r>
      <w:r w:rsidR="00EA08A6">
        <w:rPr>
          <w:rFonts w:ascii="メイリオ" w:eastAsia="メイリオ" w:hAnsi="メイリオ" w:cs="メイリオ" w:hint="eastAsia"/>
          <w:sz w:val="18"/>
          <w:szCs w:val="18"/>
          <w:lang w:eastAsia="ja-JP"/>
        </w:rPr>
        <w:t>状態に</w:t>
      </w:r>
      <w:r w:rsidR="008B2010">
        <w:rPr>
          <w:rFonts w:ascii="メイリオ" w:eastAsia="メイリオ" w:hAnsi="メイリオ" w:cs="メイリオ" w:hint="eastAsia"/>
          <w:sz w:val="18"/>
          <w:szCs w:val="18"/>
          <w:lang w:eastAsia="ja-JP"/>
        </w:rPr>
        <w:t>あ</w:t>
      </w:r>
      <w:r w:rsidR="0080380C">
        <w:rPr>
          <w:rFonts w:ascii="メイリオ" w:eastAsia="メイリオ" w:hAnsi="メイリオ" w:cs="メイリオ" w:hint="eastAsia"/>
          <w:sz w:val="18"/>
          <w:szCs w:val="18"/>
          <w:lang w:eastAsia="ja-JP"/>
        </w:rPr>
        <w:t>る</w:t>
      </w:r>
      <w:r w:rsidR="00EA08A6">
        <w:rPr>
          <w:rFonts w:ascii="メイリオ" w:eastAsia="メイリオ" w:hAnsi="メイリオ" w:cs="メイリオ" w:hint="eastAsia"/>
          <w:sz w:val="18"/>
          <w:szCs w:val="18"/>
          <w:lang w:eastAsia="ja-JP"/>
        </w:rPr>
        <w:t>、</w:t>
      </w:r>
      <w:r w:rsidR="0038769F">
        <w:rPr>
          <w:rFonts w:ascii="メイリオ" w:eastAsia="メイリオ" w:hAnsi="メイリオ" w:cs="メイリオ" w:hint="eastAsia"/>
          <w:sz w:val="18"/>
          <w:szCs w:val="18"/>
          <w:lang w:eastAsia="ja-JP"/>
        </w:rPr>
        <w:t>というのは</w:t>
      </w:r>
      <w:r w:rsidR="008B2010">
        <w:rPr>
          <w:rFonts w:ascii="メイリオ" w:eastAsia="メイリオ" w:hAnsi="メイリオ" w:cs="メイリオ" w:hint="eastAsia"/>
          <w:sz w:val="18"/>
          <w:szCs w:val="18"/>
          <w:lang w:eastAsia="ja-JP"/>
        </w:rPr>
        <w:t>そう</w:t>
      </w:r>
      <w:r w:rsidR="0038769F">
        <w:rPr>
          <w:rFonts w:ascii="メイリオ" w:eastAsia="メイリオ" w:hAnsi="メイリオ" w:cs="メイリオ" w:hint="eastAsia"/>
          <w:sz w:val="18"/>
          <w:szCs w:val="18"/>
          <w:lang w:eastAsia="ja-JP"/>
        </w:rPr>
        <w:t>単純な話</w:t>
      </w:r>
      <w:r w:rsidR="008B2010">
        <w:rPr>
          <w:rFonts w:ascii="メイリオ" w:eastAsia="メイリオ" w:hAnsi="メイリオ" w:cs="メイリオ" w:hint="eastAsia"/>
          <w:sz w:val="18"/>
          <w:szCs w:val="18"/>
          <w:lang w:eastAsia="ja-JP"/>
        </w:rPr>
        <w:t>ではなく</w:t>
      </w:r>
      <w:r w:rsidR="00C52543">
        <w:rPr>
          <w:rFonts w:ascii="メイリオ" w:eastAsia="メイリオ" w:hAnsi="メイリオ" w:cs="メイリオ" w:hint="eastAsia"/>
          <w:sz w:val="18"/>
          <w:szCs w:val="18"/>
          <w:lang w:eastAsia="ja-JP"/>
        </w:rPr>
        <w:t>、</w:t>
      </w:r>
      <w:r w:rsidR="00EA08A6">
        <w:rPr>
          <w:rFonts w:ascii="メイリオ" w:eastAsia="メイリオ" w:hAnsi="メイリオ" w:cs="メイリオ" w:hint="eastAsia"/>
          <w:sz w:val="18"/>
          <w:szCs w:val="18"/>
          <w:lang w:eastAsia="ja-JP"/>
        </w:rPr>
        <w:t>ライセンスやコードの構造</w:t>
      </w:r>
      <w:r w:rsidR="0038769F">
        <w:rPr>
          <w:rFonts w:ascii="メイリオ" w:eastAsia="メイリオ" w:hAnsi="メイリオ" w:cs="メイリオ" w:hint="eastAsia"/>
          <w:sz w:val="18"/>
          <w:szCs w:val="18"/>
          <w:lang w:eastAsia="ja-JP"/>
        </w:rPr>
        <w:t>に応じて</w:t>
      </w:r>
      <w:r w:rsidR="00EA08A6">
        <w:rPr>
          <w:rFonts w:ascii="メイリオ" w:eastAsia="メイリオ" w:hAnsi="メイリオ" w:cs="メイリオ" w:hint="eastAsia"/>
          <w:sz w:val="18"/>
          <w:szCs w:val="18"/>
          <w:lang w:eastAsia="ja-JP"/>
        </w:rPr>
        <w:t>製品ごとに変わってくるものです。</w:t>
      </w:r>
      <w:r w:rsidR="0080380C">
        <w:rPr>
          <w:rFonts w:ascii="メイリオ" w:eastAsia="メイリオ" w:hAnsi="メイリオ" w:cs="メイリオ" w:hint="eastAsia"/>
          <w:sz w:val="18"/>
          <w:szCs w:val="18"/>
          <w:lang w:eastAsia="ja-JP"/>
        </w:rPr>
        <w:t>ハイレベルでは、コンプライアンス</w:t>
      </w:r>
      <w:r w:rsidR="008B2010">
        <w:rPr>
          <w:rFonts w:ascii="メイリオ" w:eastAsia="メイリオ" w:hAnsi="メイリオ" w:cs="メイリオ" w:hint="eastAsia"/>
          <w:sz w:val="18"/>
          <w:szCs w:val="18"/>
          <w:lang w:eastAsia="ja-JP"/>
        </w:rPr>
        <w:t>にある</w:t>
      </w:r>
      <w:r w:rsidR="007C69E4">
        <w:rPr>
          <w:rFonts w:ascii="メイリオ" w:eastAsia="メイリオ" w:hAnsi="メイリオ" w:cs="メイリオ" w:hint="eastAsia"/>
          <w:sz w:val="18"/>
          <w:szCs w:val="18"/>
          <w:lang w:eastAsia="ja-JP"/>
        </w:rPr>
        <w:t>状態とは、以下を</w:t>
      </w:r>
      <w:r w:rsidR="0038769F">
        <w:rPr>
          <w:rFonts w:ascii="メイリオ" w:eastAsia="メイリオ" w:hAnsi="メイリオ" w:cs="メイリオ" w:hint="eastAsia"/>
          <w:sz w:val="18"/>
          <w:szCs w:val="18"/>
          <w:lang w:eastAsia="ja-JP"/>
        </w:rPr>
        <w:t>意味</w:t>
      </w:r>
      <w:r w:rsidR="007C69E4">
        <w:rPr>
          <w:rFonts w:ascii="メイリオ" w:eastAsia="メイリオ" w:hAnsi="メイリオ" w:cs="メイリオ" w:hint="eastAsia"/>
          <w:sz w:val="18"/>
          <w:szCs w:val="18"/>
          <w:lang w:eastAsia="ja-JP"/>
        </w:rPr>
        <w:t>しています；</w:t>
      </w:r>
    </w:p>
    <w:p w14:paraId="79375BA4" w14:textId="51D54BE0" w:rsidR="0038769F" w:rsidRPr="007C69E4" w:rsidRDefault="0038769F"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7C69E4">
        <w:rPr>
          <w:rFonts w:ascii="メイリオ" w:eastAsia="メイリオ" w:hAnsi="メイリオ" w:cs="メイリオ" w:hint="eastAsia"/>
          <w:sz w:val="18"/>
          <w:szCs w:val="18"/>
          <w:lang w:eastAsia="ja-JP"/>
        </w:rPr>
        <w:lastRenderedPageBreak/>
        <w:t>オープンソース ソフトウェア</w:t>
      </w:r>
      <w:r w:rsidR="00C52543">
        <w:rPr>
          <w:rFonts w:ascii="メイリオ" w:eastAsia="メイリオ" w:hAnsi="メイリオ" w:cs="メイリオ" w:hint="eastAsia"/>
          <w:sz w:val="18"/>
          <w:szCs w:val="18"/>
          <w:lang w:eastAsia="ja-JP"/>
        </w:rPr>
        <w:t>の</w:t>
      </w:r>
      <w:r w:rsidR="00C52543" w:rsidRPr="007C69E4">
        <w:rPr>
          <w:rFonts w:ascii="メイリオ" w:eastAsia="メイリオ" w:hAnsi="メイリオ" w:cs="メイリオ" w:hint="eastAsia"/>
          <w:sz w:val="18"/>
          <w:szCs w:val="18"/>
          <w:lang w:eastAsia="ja-JP"/>
        </w:rPr>
        <w:t>すべての</w:t>
      </w:r>
      <w:r w:rsidR="00C52543">
        <w:rPr>
          <w:rFonts w:ascii="メイリオ" w:eastAsia="メイリオ" w:hAnsi="メイリオ" w:cs="メイリオ" w:hint="eastAsia"/>
          <w:sz w:val="18"/>
          <w:szCs w:val="18"/>
          <w:lang w:eastAsia="ja-JP"/>
        </w:rPr>
        <w:t>使用</w:t>
      </w:r>
      <w:r w:rsidRPr="007C69E4">
        <w:rPr>
          <w:rFonts w:ascii="メイリオ" w:eastAsia="メイリオ" w:hAnsi="メイリオ" w:cs="メイリオ" w:hint="eastAsia"/>
          <w:sz w:val="18"/>
          <w:szCs w:val="18"/>
          <w:lang w:eastAsia="ja-JP"/>
        </w:rPr>
        <w:t>を追跡している</w:t>
      </w:r>
    </w:p>
    <w:p w14:paraId="5BC39764" w14:textId="6C57F9DE" w:rsidR="0038769F" w:rsidRPr="00EF1C17" w:rsidRDefault="007C69E4"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製品として出荷したイメージファイルにあるソフトウェアに対し</w:t>
      </w:r>
      <w:r w:rsidR="0038769F" w:rsidRPr="00EF1C17">
        <w:rPr>
          <w:rFonts w:ascii="メイリオ" w:eastAsia="メイリオ" w:hAnsi="メイリオ" w:cs="メイリオ" w:hint="eastAsia"/>
          <w:sz w:val="18"/>
          <w:szCs w:val="18"/>
          <w:lang w:eastAsia="ja-JP"/>
        </w:rPr>
        <w:t>オープンソースの部品表（BoM）</w:t>
      </w:r>
      <w:r w:rsidRPr="00EF1C17">
        <w:rPr>
          <w:rFonts w:ascii="メイリオ" w:eastAsia="メイリオ" w:hAnsi="メイリオ" w:cs="メイリオ" w:hint="eastAsia"/>
          <w:sz w:val="18"/>
          <w:szCs w:val="18"/>
          <w:lang w:eastAsia="ja-JP"/>
        </w:rPr>
        <w:t>として取りまとめている</w:t>
      </w:r>
    </w:p>
    <w:p w14:paraId="7993B80F" w14:textId="219EE4DD"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オープンソース ライセンスの義務を履行している</w:t>
      </w:r>
    </w:p>
    <w:p w14:paraId="33090465" w14:textId="6ED31DF0"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ソフトウェアのアップデートを発行する毎に同じプロセス</w:t>
      </w:r>
      <w:r w:rsidR="00C52543">
        <w:rPr>
          <w:rFonts w:ascii="メイリオ" w:eastAsia="メイリオ" w:hAnsi="メイリオ" w:cs="メイリオ" w:hint="eastAsia"/>
          <w:sz w:val="18"/>
          <w:szCs w:val="18"/>
          <w:lang w:eastAsia="ja-JP"/>
        </w:rPr>
        <w:t>を</w:t>
      </w:r>
      <w:r w:rsidRPr="00EF1C17">
        <w:rPr>
          <w:rFonts w:ascii="メイリオ" w:eastAsia="メイリオ" w:hAnsi="メイリオ" w:cs="メイリオ" w:hint="eastAsia"/>
          <w:sz w:val="18"/>
          <w:szCs w:val="18"/>
          <w:lang w:eastAsia="ja-JP"/>
        </w:rPr>
        <w:t>繰り返</w:t>
      </w:r>
      <w:r w:rsidR="00C52543">
        <w:rPr>
          <w:rFonts w:ascii="メイリオ" w:eastAsia="メイリオ" w:hAnsi="メイリオ" w:cs="メイリオ" w:hint="eastAsia"/>
          <w:sz w:val="18"/>
          <w:szCs w:val="18"/>
          <w:lang w:eastAsia="ja-JP"/>
        </w:rPr>
        <w:t>し</w:t>
      </w:r>
      <w:r w:rsidRPr="00EF1C17">
        <w:rPr>
          <w:rFonts w:ascii="メイリオ" w:eastAsia="メイリオ" w:hAnsi="メイリオ" w:cs="メイリオ" w:hint="eastAsia"/>
          <w:sz w:val="18"/>
          <w:szCs w:val="18"/>
          <w:lang w:eastAsia="ja-JP"/>
        </w:rPr>
        <w:t>ている</w:t>
      </w:r>
    </w:p>
    <w:p w14:paraId="7BFA7493" w14:textId="1AE293C9" w:rsidR="0038769F" w:rsidRPr="00EF1C17" w:rsidRDefault="007C69E4" w:rsidP="00EF1C17">
      <w:pPr>
        <w:pStyle w:val="ListIbrahimNum1"/>
        <w:spacing w:line="240" w:lineRule="exact"/>
        <w:ind w:left="714" w:hanging="357"/>
        <w:rPr>
          <w:rFonts w:ascii="メイリオ" w:eastAsia="メイリオ" w:hAnsi="メイリオ" w:cs="メイリオ"/>
          <w:lang w:eastAsia="ja-JP"/>
        </w:rPr>
      </w:pPr>
      <w:r w:rsidRPr="00EF1C17">
        <w:rPr>
          <w:rFonts w:ascii="メイリオ" w:eastAsia="メイリオ" w:hAnsi="メイリオ" w:cs="メイリオ" w:hint="eastAsia"/>
          <w:sz w:val="18"/>
          <w:lang w:eastAsia="ja-JP"/>
        </w:rPr>
        <w:t>コンプライアンスに関すると問い合わせに対し真摯にかつ迅速に対応している</w:t>
      </w:r>
    </w:p>
    <w:p w14:paraId="74034891" w14:textId="77777777" w:rsidR="0038769F" w:rsidRPr="0038769F" w:rsidRDefault="0038769F" w:rsidP="00F848AB">
      <w:pPr>
        <w:pStyle w:val="bodyIbrahim1"/>
        <w:spacing w:line="240" w:lineRule="exact"/>
        <w:rPr>
          <w:rFonts w:ascii="メイリオ" w:eastAsia="メイリオ" w:hAnsi="メイリオ" w:cs="メイリオ"/>
          <w:sz w:val="18"/>
          <w:szCs w:val="18"/>
          <w:lang w:eastAsia="ja-JP"/>
        </w:rPr>
      </w:pPr>
    </w:p>
    <w:p w14:paraId="3F56528B" w14:textId="15B6EDB1" w:rsidR="00597D3F" w:rsidRPr="002C4D0C" w:rsidRDefault="00D101D2" w:rsidP="00284F11">
      <w:pPr>
        <w:pStyle w:val="HeadingIbrahim2"/>
      </w:pPr>
      <w:bookmarkStart w:id="136" w:name="_Toc492046628"/>
      <w:r w:rsidRPr="002C4D0C">
        <w:t>9</w:t>
      </w:r>
      <w:r w:rsidR="00444017" w:rsidRPr="002C4D0C">
        <w:t xml:space="preserve">.3 </w:t>
      </w:r>
      <w:r w:rsidR="00F20510" w:rsidRPr="00DB5B0F">
        <w:rPr>
          <w:rFonts w:ascii="メイリオ" w:eastAsia="メイリオ" w:hAnsi="メイリオ" w:cs="メイリオ" w:hint="eastAsia"/>
        </w:rPr>
        <w:t>セキュリティのために</w:t>
      </w:r>
      <w:r w:rsidR="00C37F84" w:rsidRPr="00DB5B0F">
        <w:rPr>
          <w:rFonts w:ascii="メイリオ" w:eastAsia="メイリオ" w:hAnsi="メイリオ" w:cs="メイリオ" w:hint="eastAsia"/>
        </w:rPr>
        <w:t>最新版を使用する（</w:t>
      </w:r>
      <w:r w:rsidR="004C6B67" w:rsidRPr="002C4D0C">
        <w:t>Use latest releases for security purposes</w:t>
      </w:r>
      <w:bookmarkEnd w:id="136"/>
      <w:r w:rsidR="00C37F84" w:rsidRPr="00DB5B0F">
        <w:rPr>
          <w:rFonts w:ascii="メイリオ" w:eastAsia="メイリオ" w:hAnsi="メイリオ" w:cs="メイリオ" w:hint="eastAsia"/>
        </w:rPr>
        <w:t>）</w:t>
      </w:r>
    </w:p>
    <w:p w14:paraId="4ACBDEFC" w14:textId="40ECA7DD" w:rsidR="00597D3F" w:rsidRDefault="000D4E50" w:rsidP="00B567B1">
      <w:pPr>
        <w:pStyle w:val="bodyIbrahim1"/>
        <w:rPr>
          <w:rFonts w:eastAsia="ＭＳ Ｐゴシック"/>
          <w:lang w:eastAsia="ja-JP"/>
        </w:rPr>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90B1644" w14:textId="2F7DC578" w:rsidR="00F20510" w:rsidRPr="00D82309" w:rsidRDefault="00D82309" w:rsidP="00C37F84">
      <w:pPr>
        <w:pStyle w:val="bodyIbrahim1"/>
        <w:spacing w:line="240" w:lineRule="exact"/>
        <w:rPr>
          <w:rFonts w:ascii="メイリオ" w:eastAsia="メイリオ" w:hAnsi="メイリオ" w:cs="メイリオ"/>
          <w:sz w:val="18"/>
          <w:szCs w:val="18"/>
          <w:lang w:eastAsia="ja-JP"/>
        </w:rPr>
      </w:pPr>
      <w:commentRangeStart w:id="137"/>
      <w:r w:rsidRPr="00D82309">
        <w:rPr>
          <w:rFonts w:ascii="メイリオ" w:eastAsia="メイリオ" w:hAnsi="メイリオ" w:cs="メイリオ" w:hint="eastAsia"/>
          <w:sz w:val="18"/>
          <w:szCs w:val="18"/>
          <w:lang w:eastAsia="ja-JP"/>
        </w:rPr>
        <w:t>包括</w:t>
      </w:r>
      <w:commentRangeEnd w:id="137"/>
      <w:r w:rsidR="00004DF0">
        <w:rPr>
          <w:rStyle w:val="af5"/>
          <w:rFonts w:asciiTheme="minorHAnsi" w:eastAsia="ＭＳ 明朝" w:hAnsiTheme="minorHAnsi"/>
          <w:color w:val="7F7F7F" w:themeColor="text1" w:themeTint="80"/>
          <w:lang w:eastAsia="ja-JP"/>
        </w:rPr>
        <w:commentReference w:id="137"/>
      </w:r>
      <w:r w:rsidRPr="00D82309">
        <w:rPr>
          <w:rFonts w:ascii="メイリオ" w:eastAsia="メイリオ" w:hAnsi="メイリオ" w:cs="メイリオ" w:hint="eastAsia"/>
          <w:sz w:val="18"/>
          <w:szCs w:val="18"/>
          <w:lang w:eastAsia="ja-JP"/>
        </w:rPr>
        <w:t>的なコンプライアンスプログラムの</w:t>
      </w:r>
      <w:r w:rsidR="006B3AD1">
        <w:rPr>
          <w:rFonts w:ascii="メイリオ" w:eastAsia="メイリオ" w:hAnsi="メイリオ" w:cs="メイリオ" w:hint="eastAsia"/>
          <w:sz w:val="18"/>
          <w:szCs w:val="18"/>
          <w:lang w:eastAsia="ja-JP"/>
        </w:rPr>
        <w:t>一つの</w:t>
      </w:r>
      <w:r w:rsidRPr="00D82309">
        <w:rPr>
          <w:rFonts w:ascii="メイリオ" w:eastAsia="メイリオ" w:hAnsi="メイリオ" w:cs="メイリオ" w:hint="eastAsia"/>
          <w:sz w:val="18"/>
          <w:szCs w:val="18"/>
          <w:lang w:eastAsia="ja-JP"/>
        </w:rPr>
        <w:t>メリット</w:t>
      </w:r>
      <w:r w:rsidR="006B3AD1">
        <w:rPr>
          <w:rFonts w:ascii="メイリオ" w:eastAsia="メイリオ" w:hAnsi="メイリオ" w:cs="メイリオ" w:hint="eastAsia"/>
          <w:sz w:val="18"/>
          <w:szCs w:val="18"/>
          <w:lang w:eastAsia="ja-JP"/>
        </w:rPr>
        <w:t>として、</w:t>
      </w:r>
      <w:r w:rsidR="008E1E83">
        <w:rPr>
          <w:rFonts w:ascii="メイリオ" w:eastAsia="メイリオ" w:hAnsi="メイリオ" w:cs="メイリオ" w:hint="eastAsia"/>
          <w:sz w:val="18"/>
          <w:szCs w:val="18"/>
          <w:lang w:eastAsia="ja-JP"/>
        </w:rPr>
        <w:t>安全でないバージョン</w:t>
      </w:r>
      <w:r w:rsidR="00D801E8">
        <w:rPr>
          <w:rFonts w:ascii="メイリオ" w:eastAsia="メイリオ" w:hAnsi="メイリオ" w:cs="メイリオ" w:hint="eastAsia"/>
          <w:sz w:val="18"/>
          <w:szCs w:val="18"/>
          <w:lang w:eastAsia="ja-JP"/>
        </w:rPr>
        <w:t>の</w:t>
      </w:r>
      <w:r w:rsidR="006B3AD1">
        <w:rPr>
          <w:rFonts w:ascii="メイリオ" w:eastAsia="メイリオ" w:hAnsi="メイリオ" w:cs="メイリオ" w:hint="eastAsia"/>
          <w:sz w:val="18"/>
          <w:szCs w:val="18"/>
          <w:lang w:eastAsia="ja-JP"/>
        </w:rPr>
        <w:t>オープンソース ソフ</w:t>
      </w:r>
      <w:r w:rsidR="007B0D22">
        <w:rPr>
          <w:rFonts w:ascii="メイリオ" w:eastAsia="メイリオ" w:hAnsi="メイリオ" w:cs="メイリオ" w:hint="eastAsia"/>
          <w:sz w:val="18"/>
          <w:szCs w:val="18"/>
          <w:lang w:eastAsia="ja-JP"/>
        </w:rPr>
        <w:t>トウェア</w:t>
      </w:r>
      <w:r w:rsidR="00D801E8">
        <w:rPr>
          <w:rFonts w:ascii="メイリオ" w:eastAsia="メイリオ" w:hAnsi="メイリオ" w:cs="メイリオ" w:hint="eastAsia"/>
          <w:sz w:val="18"/>
          <w:szCs w:val="18"/>
          <w:lang w:eastAsia="ja-JP"/>
        </w:rPr>
        <w:t>を搭載した製品</w:t>
      </w:r>
      <w:r w:rsidR="007B0D22">
        <w:rPr>
          <w:rFonts w:ascii="メイリオ" w:eastAsia="メイリオ" w:hAnsi="メイリオ" w:cs="メイリオ" w:hint="eastAsia"/>
          <w:sz w:val="18"/>
          <w:szCs w:val="18"/>
          <w:lang w:eastAsia="ja-JP"/>
        </w:rPr>
        <w:t>を見つけ、それを置き換え</w:t>
      </w:r>
      <w:r w:rsidR="00E6504A">
        <w:rPr>
          <w:rFonts w:ascii="メイリオ" w:eastAsia="メイリオ" w:hAnsi="メイリオ" w:cs="メイリオ" w:hint="eastAsia"/>
          <w:sz w:val="18"/>
          <w:szCs w:val="18"/>
          <w:lang w:eastAsia="ja-JP"/>
        </w:rPr>
        <w:t>るのが</w:t>
      </w:r>
      <w:r w:rsidR="006E30E2">
        <w:rPr>
          <w:rFonts w:ascii="メイリオ" w:eastAsia="メイリオ" w:hAnsi="メイリオ" w:cs="メイリオ" w:hint="eastAsia"/>
          <w:sz w:val="18"/>
          <w:szCs w:val="18"/>
          <w:lang w:eastAsia="ja-JP"/>
        </w:rPr>
        <w:t>容易になる</w:t>
      </w:r>
      <w:r w:rsidR="00E6504A">
        <w:rPr>
          <w:rFonts w:ascii="メイリオ" w:eastAsia="メイリオ" w:hAnsi="メイリオ" w:cs="メイリオ" w:hint="eastAsia"/>
          <w:sz w:val="18"/>
          <w:szCs w:val="18"/>
          <w:lang w:eastAsia="ja-JP"/>
        </w:rPr>
        <w:t>ということ</w:t>
      </w:r>
      <w:r w:rsidR="006E30E2">
        <w:rPr>
          <w:rFonts w:ascii="メイリオ" w:eastAsia="メイリオ" w:hAnsi="メイリオ" w:cs="メイリオ" w:hint="eastAsia"/>
          <w:sz w:val="18"/>
          <w:szCs w:val="18"/>
          <w:lang w:eastAsia="ja-JP"/>
        </w:rPr>
        <w:t>が挙げられます</w:t>
      </w:r>
      <w:r w:rsidR="006B3AD1">
        <w:rPr>
          <w:rFonts w:ascii="メイリオ" w:eastAsia="メイリオ" w:hAnsi="メイリオ" w:cs="メイリオ" w:hint="eastAsia"/>
          <w:sz w:val="18"/>
          <w:szCs w:val="18"/>
          <w:lang w:eastAsia="ja-JP"/>
        </w:rPr>
        <w:t>。</w:t>
      </w:r>
      <w:r w:rsidR="00D801E8">
        <w:rPr>
          <w:rFonts w:ascii="メイリオ" w:eastAsia="メイリオ" w:hAnsi="メイリオ" w:cs="メイリオ" w:hint="eastAsia"/>
          <w:sz w:val="18"/>
          <w:szCs w:val="18"/>
          <w:lang w:eastAsia="ja-JP"/>
        </w:rPr>
        <w:t>最近で</w:t>
      </w:r>
      <w:r w:rsidR="002E13DF">
        <w:rPr>
          <w:rFonts w:ascii="メイリオ" w:eastAsia="メイリオ" w:hAnsi="メイリオ" w:cs="メイリオ" w:hint="eastAsia"/>
          <w:sz w:val="18"/>
          <w:szCs w:val="18"/>
          <w:lang w:eastAsia="ja-JP"/>
        </w:rPr>
        <w:t>は</w:t>
      </w:r>
      <w:r w:rsidR="006B3AD1">
        <w:rPr>
          <w:rFonts w:ascii="メイリオ" w:eastAsia="メイリオ" w:hAnsi="メイリオ" w:cs="メイリオ" w:hint="eastAsia"/>
          <w:sz w:val="18"/>
          <w:szCs w:val="18"/>
          <w:lang w:eastAsia="ja-JP"/>
        </w:rPr>
        <w:t>大抵のソースコード スキャンツール</w:t>
      </w:r>
      <w:r w:rsidR="00AD2403">
        <w:rPr>
          <w:rFonts w:ascii="メイリオ" w:eastAsia="メイリオ" w:hAnsi="メイリオ" w:cs="メイリオ" w:hint="eastAsia"/>
          <w:sz w:val="18"/>
          <w:szCs w:val="18"/>
          <w:lang w:eastAsia="ja-JP"/>
        </w:rPr>
        <w:t>が</w:t>
      </w:r>
      <w:r w:rsidR="007B0D22">
        <w:rPr>
          <w:rFonts w:ascii="メイリオ" w:eastAsia="メイリオ" w:hAnsi="メイリオ" w:cs="メイリオ" w:hint="eastAsia"/>
          <w:sz w:val="18"/>
          <w:szCs w:val="18"/>
          <w:lang w:eastAsia="ja-JP"/>
        </w:rPr>
        <w:t>古い</w:t>
      </w:r>
      <w:r w:rsidR="006B3AD1">
        <w:rPr>
          <w:rFonts w:ascii="メイリオ" w:eastAsia="メイリオ" w:hAnsi="メイリオ" w:cs="メイリオ" w:hint="eastAsia"/>
          <w:sz w:val="18"/>
          <w:szCs w:val="18"/>
          <w:lang w:eastAsia="ja-JP"/>
        </w:rPr>
        <w:t xml:space="preserve">ソフトウェア </w:t>
      </w:r>
      <w:r w:rsidR="007B0D22">
        <w:rPr>
          <w:rFonts w:ascii="メイリオ" w:eastAsia="メイリオ" w:hAnsi="メイリオ" w:cs="メイリオ" w:hint="eastAsia"/>
          <w:sz w:val="18"/>
          <w:szCs w:val="18"/>
          <w:lang w:eastAsia="ja-JP"/>
        </w:rPr>
        <w:t>コンポーネントで明らかになったセキュリティ</w:t>
      </w:r>
      <w:r w:rsidR="006B3AD1">
        <w:rPr>
          <w:rFonts w:ascii="メイリオ" w:eastAsia="メイリオ" w:hAnsi="メイリオ" w:cs="メイリオ" w:hint="eastAsia"/>
          <w:sz w:val="18"/>
          <w:szCs w:val="18"/>
          <w:lang w:eastAsia="ja-JP"/>
        </w:rPr>
        <w:t>脆弱性に対しフラグを付ける機能</w:t>
      </w:r>
      <w:r w:rsidR="00AD2403">
        <w:rPr>
          <w:rFonts w:ascii="メイリオ" w:eastAsia="メイリオ" w:hAnsi="メイリオ" w:cs="メイリオ" w:hint="eastAsia"/>
          <w:sz w:val="18"/>
          <w:szCs w:val="18"/>
          <w:lang w:eastAsia="ja-JP"/>
        </w:rPr>
        <w:t>を提供しています。オープンソース</w:t>
      </w:r>
      <w:r w:rsidR="008B2010">
        <w:rPr>
          <w:rFonts w:ascii="メイリオ" w:eastAsia="メイリオ" w:hAnsi="メイリオ" w:cs="メイリオ" w:hint="eastAsia"/>
          <w:sz w:val="18"/>
          <w:szCs w:val="18"/>
          <w:lang w:eastAsia="ja-JP"/>
        </w:rPr>
        <w:t xml:space="preserve"> </w:t>
      </w:r>
      <w:r w:rsidR="005D36EF">
        <w:rPr>
          <w:rFonts w:ascii="メイリオ" w:eastAsia="メイリオ" w:hAnsi="メイリオ" w:cs="メイリオ" w:hint="eastAsia"/>
          <w:sz w:val="18"/>
          <w:szCs w:val="18"/>
          <w:lang w:eastAsia="ja-JP"/>
        </w:rPr>
        <w:t>コンポーネントをアップグレードする際に</w:t>
      </w:r>
      <w:r w:rsidR="00AD2403">
        <w:rPr>
          <w:rFonts w:ascii="メイリオ" w:eastAsia="メイリオ" w:hAnsi="メイリオ" w:cs="メイリオ" w:hint="eastAsia"/>
          <w:sz w:val="18"/>
          <w:szCs w:val="18"/>
          <w:lang w:eastAsia="ja-JP"/>
        </w:rPr>
        <w:t>考えるべき大事なこと</w:t>
      </w:r>
      <w:r w:rsidR="005D36EF">
        <w:rPr>
          <w:rFonts w:ascii="メイリオ" w:eastAsia="メイリオ" w:hAnsi="メイリオ" w:cs="メイリオ" w:hint="eastAsia"/>
          <w:sz w:val="18"/>
          <w:szCs w:val="18"/>
          <w:lang w:eastAsia="ja-JP"/>
        </w:rPr>
        <w:t>の一つは、前のバージョンと同じライセンスが維持されていることを常に確認することです。オープンソース プロジェクトでは、メジャーリリースのタイミングでライセンスが変更されることがあります。セキュ</w:t>
      </w:r>
      <w:r w:rsidR="00F45C0E">
        <w:rPr>
          <w:rFonts w:ascii="メイリオ" w:eastAsia="メイリオ" w:hAnsi="メイリオ" w:cs="メイリオ" w:hint="eastAsia"/>
          <w:sz w:val="18"/>
          <w:szCs w:val="18"/>
          <w:lang w:eastAsia="ja-JP"/>
        </w:rPr>
        <w:t>リティ上の問題があるバージョンを使う状況を回避する</w:t>
      </w:r>
      <w:r w:rsidR="00D801E8">
        <w:rPr>
          <w:rFonts w:ascii="メイリオ" w:eastAsia="メイリオ" w:hAnsi="メイリオ" w:cs="メイリオ" w:hint="eastAsia"/>
          <w:sz w:val="18"/>
          <w:szCs w:val="18"/>
          <w:lang w:eastAsia="ja-JP"/>
        </w:rPr>
        <w:t>ため</w:t>
      </w:r>
      <w:r w:rsidR="00F45C0E">
        <w:rPr>
          <w:rFonts w:ascii="メイリオ" w:eastAsia="メイリオ" w:hAnsi="メイリオ" w:cs="メイリオ" w:hint="eastAsia"/>
          <w:sz w:val="18"/>
          <w:szCs w:val="18"/>
          <w:lang w:eastAsia="ja-JP"/>
        </w:rPr>
        <w:t>に</w:t>
      </w:r>
      <w:r w:rsidR="00D801E8">
        <w:rPr>
          <w:rFonts w:ascii="メイリオ" w:eastAsia="メイリオ" w:hAnsi="メイリオ" w:cs="メイリオ" w:hint="eastAsia"/>
          <w:sz w:val="18"/>
          <w:szCs w:val="18"/>
          <w:lang w:eastAsia="ja-JP"/>
        </w:rPr>
        <w:t>も</w:t>
      </w:r>
      <w:r w:rsidR="00F45C0E">
        <w:rPr>
          <w:rFonts w:ascii="メイリオ" w:eastAsia="メイリオ" w:hAnsi="メイリオ" w:cs="メイリオ" w:hint="eastAsia"/>
          <w:sz w:val="18"/>
          <w:szCs w:val="18"/>
          <w:lang w:eastAsia="ja-JP"/>
        </w:rPr>
        <w:t>、企業</w:t>
      </w:r>
      <w:r w:rsidR="00D801E8">
        <w:rPr>
          <w:rFonts w:ascii="メイリオ" w:eastAsia="メイリオ" w:hAnsi="メイリオ" w:cs="メイリオ" w:hint="eastAsia"/>
          <w:sz w:val="18"/>
          <w:szCs w:val="18"/>
          <w:lang w:eastAsia="ja-JP"/>
        </w:rPr>
        <w:t>は</w:t>
      </w:r>
      <w:r w:rsidR="005D36EF">
        <w:rPr>
          <w:rFonts w:ascii="メイリオ" w:eastAsia="メイリオ" w:hAnsi="メイリオ" w:cs="メイリオ" w:hint="eastAsia"/>
          <w:sz w:val="18"/>
          <w:szCs w:val="18"/>
          <w:lang w:eastAsia="ja-JP"/>
        </w:rPr>
        <w:t xml:space="preserve">オープンソース </w:t>
      </w:r>
      <w:r w:rsidR="00F45C0E">
        <w:rPr>
          <w:rFonts w:ascii="メイリオ" w:eastAsia="メイリオ" w:hAnsi="メイリオ" w:cs="メイリオ" w:hint="eastAsia"/>
          <w:sz w:val="18"/>
          <w:szCs w:val="18"/>
          <w:lang w:eastAsia="ja-JP"/>
        </w:rPr>
        <w:t>プロジェクトのコミュニティに積極的に</w:t>
      </w:r>
      <w:r w:rsidR="00D801E8">
        <w:rPr>
          <w:rFonts w:ascii="メイリオ" w:eastAsia="メイリオ" w:hAnsi="メイリオ" w:cs="メイリオ" w:hint="eastAsia"/>
          <w:sz w:val="18"/>
          <w:szCs w:val="18"/>
          <w:lang w:eastAsia="ja-JP"/>
        </w:rPr>
        <w:t>参加する</w:t>
      </w:r>
      <w:r w:rsidR="00F45C0E">
        <w:rPr>
          <w:rFonts w:ascii="メイリオ" w:eastAsia="メイリオ" w:hAnsi="メイリオ" w:cs="メイリオ" w:hint="eastAsia"/>
          <w:sz w:val="18"/>
          <w:szCs w:val="18"/>
          <w:lang w:eastAsia="ja-JP"/>
        </w:rPr>
        <w:t>ことが望まれます。使用しているオープンソース プロジェクト</w:t>
      </w:r>
      <w:r w:rsidR="00D801E8">
        <w:rPr>
          <w:rFonts w:ascii="メイリオ" w:eastAsia="メイリオ" w:hAnsi="メイリオ" w:cs="メイリオ" w:hint="eastAsia"/>
          <w:sz w:val="18"/>
          <w:szCs w:val="18"/>
          <w:lang w:eastAsia="ja-JP"/>
        </w:rPr>
        <w:t>の</w:t>
      </w:r>
      <w:r w:rsidR="00F45C0E">
        <w:rPr>
          <w:rFonts w:ascii="メイリオ" w:eastAsia="メイリオ" w:hAnsi="メイリオ" w:cs="メイリオ" w:hint="eastAsia"/>
          <w:sz w:val="18"/>
          <w:szCs w:val="18"/>
          <w:lang w:eastAsia="ja-JP"/>
        </w:rPr>
        <w:t>すべて</w:t>
      </w:r>
      <w:r w:rsidR="00D801E8">
        <w:rPr>
          <w:rFonts w:ascii="メイリオ" w:eastAsia="メイリオ" w:hAnsi="メイリオ" w:cs="メイリオ" w:hint="eastAsia"/>
          <w:sz w:val="18"/>
          <w:szCs w:val="18"/>
          <w:lang w:eastAsia="ja-JP"/>
        </w:rPr>
        <w:t>において</w:t>
      </w:r>
      <w:r w:rsidR="00500D84">
        <w:rPr>
          <w:rFonts w:ascii="メイリオ" w:eastAsia="メイリオ" w:hAnsi="メイリオ" w:cs="メイリオ" w:hint="eastAsia"/>
          <w:sz w:val="18"/>
          <w:szCs w:val="18"/>
          <w:lang w:eastAsia="ja-JP"/>
        </w:rPr>
        <w:t>アクティブに活動することは合理的、現実的ではないため</w:t>
      </w:r>
      <w:r w:rsidR="00F45C0E">
        <w:rPr>
          <w:rFonts w:ascii="メイリオ" w:eastAsia="メイリオ" w:hAnsi="メイリオ" w:cs="メイリオ" w:hint="eastAsia"/>
          <w:sz w:val="18"/>
          <w:szCs w:val="18"/>
          <w:lang w:eastAsia="ja-JP"/>
        </w:rPr>
        <w:t>、もっとも重要なコンポーネントを特定した上で一定レベルの優先度付け</w:t>
      </w:r>
      <w:r w:rsidR="00500D84">
        <w:rPr>
          <w:rFonts w:ascii="メイリオ" w:eastAsia="メイリオ" w:hAnsi="メイリオ" w:cs="メイリオ" w:hint="eastAsia"/>
          <w:sz w:val="18"/>
          <w:szCs w:val="18"/>
          <w:lang w:eastAsia="ja-JP"/>
        </w:rPr>
        <w:t>をすることが</w:t>
      </w:r>
      <w:r w:rsidR="00F45C0E">
        <w:rPr>
          <w:rFonts w:ascii="メイリオ" w:eastAsia="メイリオ" w:hAnsi="メイリオ" w:cs="メイリオ" w:hint="eastAsia"/>
          <w:sz w:val="18"/>
          <w:szCs w:val="18"/>
          <w:lang w:eastAsia="ja-JP"/>
        </w:rPr>
        <w:t>必要となります。</w:t>
      </w:r>
      <w:r w:rsidR="00D801E8">
        <w:rPr>
          <w:rFonts w:ascii="メイリオ" w:eastAsia="メイリオ" w:hAnsi="メイリオ" w:cs="メイリオ" w:hint="eastAsia"/>
          <w:sz w:val="18"/>
          <w:szCs w:val="18"/>
          <w:lang w:eastAsia="ja-JP"/>
        </w:rPr>
        <w:t>参加</w:t>
      </w:r>
      <w:r w:rsidR="00F45C0E">
        <w:rPr>
          <w:rFonts w:ascii="メイリオ" w:eastAsia="メイリオ" w:hAnsi="メイリオ" w:cs="メイリオ" w:hint="eastAsia"/>
          <w:sz w:val="18"/>
          <w:szCs w:val="18"/>
          <w:lang w:eastAsia="ja-JP"/>
        </w:rPr>
        <w:t>のレベル</w:t>
      </w:r>
      <w:r w:rsidR="00C73CA9">
        <w:rPr>
          <w:rFonts w:ascii="メイリオ" w:eastAsia="メイリオ" w:hAnsi="メイリオ" w:cs="メイリオ" w:hint="eastAsia"/>
          <w:sz w:val="18"/>
          <w:szCs w:val="18"/>
          <w:lang w:eastAsia="ja-JP"/>
        </w:rPr>
        <w:t>は多岐に亘り、</w:t>
      </w:r>
      <w:r w:rsidR="00F45C0E">
        <w:rPr>
          <w:rFonts w:ascii="メイリオ" w:eastAsia="メイリオ" w:hAnsi="メイリオ" w:cs="メイリオ" w:hint="eastAsia"/>
          <w:sz w:val="18"/>
          <w:szCs w:val="18"/>
          <w:lang w:eastAsia="ja-JP"/>
        </w:rPr>
        <w:t>メーリング リストへの登録、技術的議論への参加</w:t>
      </w:r>
      <w:r w:rsidR="00C73CA9">
        <w:rPr>
          <w:rFonts w:ascii="メイリオ" w:eastAsia="メイリオ" w:hAnsi="メイリオ" w:cs="メイリオ" w:hint="eastAsia"/>
          <w:sz w:val="18"/>
          <w:szCs w:val="18"/>
          <w:lang w:eastAsia="ja-JP"/>
        </w:rPr>
        <w:t>や</w:t>
      </w:r>
      <w:r w:rsidR="00F45C0E">
        <w:rPr>
          <w:rFonts w:ascii="メイリオ" w:eastAsia="メイリオ" w:hAnsi="メイリオ" w:cs="メイリオ" w:hint="eastAsia"/>
          <w:sz w:val="18"/>
          <w:szCs w:val="18"/>
          <w:lang w:eastAsia="ja-JP"/>
        </w:rPr>
        <w:t>、バグ修正や小さめの機能へのコントリビューション</w:t>
      </w:r>
      <w:r w:rsidR="007B0D22">
        <w:rPr>
          <w:rFonts w:ascii="メイリオ" w:eastAsia="メイリオ" w:hAnsi="メイリオ" w:cs="メイリオ" w:hint="eastAsia"/>
          <w:sz w:val="18"/>
          <w:szCs w:val="18"/>
          <w:lang w:eastAsia="ja-JP"/>
        </w:rPr>
        <w:t>、</w:t>
      </w:r>
      <w:r w:rsidR="00C73CA9">
        <w:rPr>
          <w:rFonts w:ascii="メイリオ" w:eastAsia="メイリオ" w:hAnsi="メイリオ" w:cs="メイリオ" w:hint="eastAsia"/>
          <w:sz w:val="18"/>
          <w:szCs w:val="18"/>
          <w:lang w:eastAsia="ja-JP"/>
        </w:rPr>
        <w:t>といったレベルから、さらには</w:t>
      </w:r>
      <w:r w:rsidR="00D801E8">
        <w:rPr>
          <w:rFonts w:ascii="メイリオ" w:eastAsia="メイリオ" w:hAnsi="メイリオ" w:cs="メイリオ" w:hint="eastAsia"/>
          <w:sz w:val="18"/>
          <w:szCs w:val="18"/>
          <w:lang w:eastAsia="ja-JP"/>
        </w:rPr>
        <w:t>大規模な</w:t>
      </w:r>
      <w:r w:rsidR="00C73CA9">
        <w:rPr>
          <w:rFonts w:ascii="メイリオ" w:eastAsia="メイリオ" w:hAnsi="メイリオ" w:cs="メイリオ" w:hint="eastAsia"/>
          <w:sz w:val="18"/>
          <w:szCs w:val="18"/>
          <w:lang w:eastAsia="ja-JP"/>
        </w:rPr>
        <w:t>コントリビューションまでさまざまです。少なく</w:t>
      </w:r>
      <w:r w:rsidR="00F20510">
        <w:rPr>
          <w:rFonts w:ascii="メイリオ" w:eastAsia="メイリオ" w:hAnsi="メイリオ" w:cs="メイリオ" w:hint="eastAsia"/>
          <w:sz w:val="18"/>
          <w:szCs w:val="18"/>
          <w:lang w:eastAsia="ja-JP"/>
        </w:rPr>
        <w:t>とも、特定のオープンソース プロジェクトに取り組んでいる企業内の開発者がメーリング リストを閲覧し、セキュリティの</w:t>
      </w:r>
      <w:r w:rsidR="00D801E8">
        <w:rPr>
          <w:rFonts w:ascii="メイリオ" w:eastAsia="メイリオ" w:hAnsi="メイリオ" w:cs="メイリオ" w:hint="eastAsia"/>
          <w:sz w:val="18"/>
          <w:szCs w:val="18"/>
          <w:lang w:eastAsia="ja-JP"/>
        </w:rPr>
        <w:t>脆弱性</w:t>
      </w:r>
      <w:r w:rsidR="00F20510">
        <w:rPr>
          <w:rFonts w:ascii="メイリオ" w:eastAsia="メイリオ" w:hAnsi="メイリオ" w:cs="メイリオ" w:hint="eastAsia"/>
          <w:sz w:val="18"/>
          <w:szCs w:val="18"/>
          <w:lang w:eastAsia="ja-JP"/>
        </w:rPr>
        <w:t>や</w:t>
      </w:r>
      <w:r w:rsidR="00500D84">
        <w:rPr>
          <w:rFonts w:ascii="メイリオ" w:eastAsia="メイリオ" w:hAnsi="メイリオ" w:cs="メイリオ" w:hint="eastAsia"/>
          <w:sz w:val="18"/>
          <w:szCs w:val="18"/>
          <w:lang w:eastAsia="ja-JP"/>
        </w:rPr>
        <w:t>修正対応に関する</w:t>
      </w:r>
      <w:r w:rsidR="00F20510">
        <w:rPr>
          <w:rFonts w:ascii="メイリオ" w:eastAsia="メイリオ" w:hAnsi="メイリオ" w:cs="メイリオ" w:hint="eastAsia"/>
          <w:sz w:val="18"/>
          <w:szCs w:val="18"/>
          <w:lang w:eastAsia="ja-JP"/>
        </w:rPr>
        <w:t>レポートに目を配っておくことは非常に有益なものとなります。</w:t>
      </w:r>
    </w:p>
    <w:p w14:paraId="0A364437" w14:textId="3D9040D9" w:rsidR="00597D3F" w:rsidRPr="002C4D0C" w:rsidRDefault="00D101D2" w:rsidP="00B567B1">
      <w:pPr>
        <w:pStyle w:val="HeadingIbrahim2"/>
      </w:pPr>
      <w:bookmarkStart w:id="138" w:name="_Toc492046629"/>
      <w:r w:rsidRPr="002C4D0C">
        <w:t>9.</w:t>
      </w:r>
      <w:r w:rsidR="00444017" w:rsidRPr="002C4D0C">
        <w:t xml:space="preserve">4 </w:t>
      </w:r>
      <w:r w:rsidR="00656CC4" w:rsidRPr="00DB5B0F">
        <w:rPr>
          <w:rFonts w:ascii="メイリオ" w:eastAsia="メイリオ" w:hAnsi="メイリオ" w:cs="メイリオ" w:hint="eastAsia"/>
        </w:rPr>
        <w:t>コンプライアンスの取り組みを測る</w:t>
      </w:r>
      <w:r w:rsidR="002E13DF" w:rsidRPr="00DB5B0F">
        <w:rPr>
          <w:rFonts w:ascii="メイリオ" w:eastAsia="メイリオ" w:hAnsi="メイリオ" w:cs="メイリオ" w:hint="eastAsia"/>
        </w:rPr>
        <w:t>（</w:t>
      </w:r>
      <w:r w:rsidR="004C6B67" w:rsidRPr="002C4D0C">
        <w:t>Measure up your compliance efforts</w:t>
      </w:r>
      <w:bookmarkEnd w:id="138"/>
      <w:r w:rsidR="00444017" w:rsidRPr="002C4D0C">
        <w:t xml:space="preserve"> </w:t>
      </w:r>
      <w:r w:rsidR="002E13DF" w:rsidRPr="00DB5B0F">
        <w:rPr>
          <w:rFonts w:ascii="メイリオ" w:eastAsia="メイリオ" w:hAnsi="メイリオ" w:cs="メイリオ" w:hint="eastAsia"/>
        </w:rPr>
        <w:t>）</w:t>
      </w:r>
    </w:p>
    <w:p w14:paraId="5D131966" w14:textId="6023A079" w:rsidR="00597D3F" w:rsidRDefault="004C6B67" w:rsidP="00B567B1">
      <w:pPr>
        <w:pStyle w:val="bodyIbrahim1"/>
        <w:rPr>
          <w:rFonts w:eastAsia="ＭＳ Ｐゴシック"/>
          <w:lang w:eastAsia="ja-JP"/>
        </w:rPr>
      </w:pPr>
      <w:r w:rsidRPr="002C4D0C">
        <w:t>The easiest and most effective first step for organizations of all sizes is to engage with the OpenChain Project and to obtain “</w:t>
      </w:r>
      <w:hyperlink r:id="rId26">
        <w:r w:rsidRPr="002C4D0C">
          <w:rPr>
            <w:rStyle w:val="InternetLink"/>
          </w:rPr>
          <w:t>OpenChain Conformant</w:t>
        </w:r>
      </w:hyperlink>
      <w:r w:rsidRPr="002C4D0C">
        <w:t xml:space="preserve">” status. This is done by filling out a series of questions either </w:t>
      </w:r>
      <w:hyperlink r:id="rId27">
        <w:r w:rsidRPr="002C4D0C">
          <w:rPr>
            <w:rStyle w:val="InternetLink"/>
          </w:rPr>
          <w:t>online</w:t>
        </w:r>
      </w:hyperlink>
      <w:r w:rsidRPr="002C4D0C">
        <w:t xml:space="preserve"> or </w:t>
      </w:r>
      <w:hyperlink r:id="rId28">
        <w:r w:rsidRPr="002C4D0C">
          <w:rPr>
            <w:rStyle w:val="InternetLink"/>
          </w:rPr>
          <w:t>manually</w:t>
        </w:r>
      </w:hyperlink>
      <w:r w:rsidRPr="002C4D0C">
        <w:t>. The questions used for OpenChain Conformance help to confirm that an organization has created processes or policies for open source software compliance. OpenChain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OpenChain Conformance shows that open source compliance processes or policies exist</w:t>
      </w:r>
      <w:r w:rsidR="00332D6C" w:rsidRPr="002C4D0C">
        <w:t>,</w:t>
      </w:r>
      <w:r w:rsidRPr="002C4D0C">
        <w:t xml:space="preserve"> and that further details can be shared when requested by a supplier or customer. OpenChain is designed to build trust between organizations across the global supply chain.</w:t>
      </w:r>
    </w:p>
    <w:p w14:paraId="1284EA56" w14:textId="39D1E295" w:rsidR="00E908ED" w:rsidRPr="00E908ED" w:rsidRDefault="002E13DF" w:rsidP="002E13D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組織の規模によらず、もっとも簡単でかつ効果的な最初のステップはOpenChainプロジェクトに</w:t>
      </w:r>
      <w:r w:rsidR="008C555A">
        <w:rPr>
          <w:rFonts w:ascii="メイリオ" w:eastAsia="メイリオ" w:hAnsi="メイリオ" w:cs="メイリオ" w:hint="eastAsia"/>
          <w:sz w:val="18"/>
          <w:szCs w:val="18"/>
          <w:lang w:eastAsia="ja-JP"/>
        </w:rPr>
        <w:t>参加し</w:t>
      </w:r>
      <w:r>
        <w:rPr>
          <w:rFonts w:ascii="メイリオ" w:eastAsia="メイリオ" w:hAnsi="メイリオ" w:cs="メイリオ" w:hint="eastAsia"/>
          <w:sz w:val="18"/>
          <w:szCs w:val="18"/>
          <w:lang w:eastAsia="ja-JP"/>
        </w:rPr>
        <w:t>、「</w:t>
      </w:r>
      <w:hyperlink r:id="rId29" w:history="1">
        <w:r w:rsidRPr="002E13DF">
          <w:rPr>
            <w:rStyle w:val="affd"/>
            <w:rFonts w:ascii="メイリオ" w:eastAsia="メイリオ" w:hAnsi="メイリオ" w:cs="メイリオ" w:hint="eastAsia"/>
            <w:sz w:val="18"/>
            <w:szCs w:val="18"/>
            <w:lang w:eastAsia="ja-JP"/>
          </w:rPr>
          <w:t>OpenChain適合</w:t>
        </w:r>
      </w:hyperlink>
      <w:r w:rsidR="007B0D22">
        <w:rPr>
          <w:rFonts w:ascii="メイリオ" w:eastAsia="メイリオ" w:hAnsi="メイリオ" w:cs="メイリオ" w:hint="eastAsia"/>
          <w:sz w:val="18"/>
          <w:szCs w:val="18"/>
          <w:lang w:eastAsia="ja-JP"/>
        </w:rPr>
        <w:t>（OpenChain Conformant）」</w:t>
      </w:r>
      <w:r>
        <w:rPr>
          <w:rFonts w:ascii="メイリオ" w:eastAsia="メイリオ" w:hAnsi="メイリオ" w:cs="メイリオ" w:hint="eastAsia"/>
          <w:sz w:val="18"/>
          <w:szCs w:val="18"/>
          <w:lang w:eastAsia="ja-JP"/>
        </w:rPr>
        <w:t>のステータスを得ることです。</w:t>
      </w:r>
      <w:hyperlink r:id="rId30" w:history="1">
        <w:r w:rsidRPr="002E13DF">
          <w:rPr>
            <w:rStyle w:val="affd"/>
            <w:rFonts w:ascii="メイリオ" w:eastAsia="メイリオ" w:hAnsi="メイリオ" w:cs="メイリオ" w:hint="eastAsia"/>
            <w:sz w:val="18"/>
            <w:szCs w:val="18"/>
            <w:lang w:eastAsia="ja-JP"/>
          </w:rPr>
          <w:t>オンライン</w:t>
        </w:r>
      </w:hyperlink>
      <w:r>
        <w:rPr>
          <w:rFonts w:ascii="メイリオ" w:eastAsia="メイリオ" w:hAnsi="メイリオ" w:cs="メイリオ" w:hint="eastAsia"/>
          <w:sz w:val="18"/>
          <w:szCs w:val="18"/>
          <w:lang w:eastAsia="ja-JP"/>
        </w:rPr>
        <w:t>もしくは</w:t>
      </w:r>
      <w:hyperlink r:id="rId31" w:history="1">
        <w:r w:rsidRPr="002E13DF">
          <w:rPr>
            <w:rStyle w:val="affd"/>
            <w:rFonts w:ascii="メイリオ" w:eastAsia="メイリオ" w:hAnsi="メイリオ" w:cs="メイリオ" w:hint="eastAsia"/>
            <w:sz w:val="18"/>
            <w:szCs w:val="18"/>
            <w:lang w:eastAsia="ja-JP"/>
          </w:rPr>
          <w:t>机上で</w:t>
        </w:r>
      </w:hyperlink>
      <w:r>
        <w:rPr>
          <w:rFonts w:ascii="メイリオ" w:eastAsia="メイリオ" w:hAnsi="メイリオ" w:cs="メイリオ" w:hint="eastAsia"/>
          <w:sz w:val="18"/>
          <w:szCs w:val="18"/>
          <w:lang w:eastAsia="ja-JP"/>
        </w:rPr>
        <w:t>一連の質問を埋めることでこの作業は</w:t>
      </w:r>
      <w:r w:rsidR="007B0D22">
        <w:rPr>
          <w:rFonts w:ascii="メイリオ" w:eastAsia="メイリオ" w:hAnsi="メイリオ" w:cs="メイリオ" w:hint="eastAsia"/>
          <w:sz w:val="18"/>
          <w:szCs w:val="18"/>
          <w:lang w:eastAsia="ja-JP"/>
        </w:rPr>
        <w:t>実施</w:t>
      </w:r>
      <w:r>
        <w:rPr>
          <w:rFonts w:ascii="メイリオ" w:eastAsia="メイリオ" w:hAnsi="メイリオ" w:cs="メイリオ" w:hint="eastAsia"/>
          <w:sz w:val="18"/>
          <w:szCs w:val="18"/>
          <w:lang w:eastAsia="ja-JP"/>
        </w:rPr>
        <w:t>できます。OpenChain</w:t>
      </w:r>
      <w:r w:rsidR="007B0D22">
        <w:rPr>
          <w:rFonts w:ascii="メイリオ" w:eastAsia="メイリオ" w:hAnsi="メイリオ" w:cs="メイリオ" w:hint="eastAsia"/>
          <w:sz w:val="18"/>
          <w:szCs w:val="18"/>
          <w:lang w:eastAsia="ja-JP"/>
        </w:rPr>
        <w:t>適合に使われる</w:t>
      </w:r>
      <w:r>
        <w:rPr>
          <w:rFonts w:ascii="メイリオ" w:eastAsia="メイリオ" w:hAnsi="メイリオ" w:cs="メイリオ" w:hint="eastAsia"/>
          <w:sz w:val="18"/>
          <w:szCs w:val="18"/>
          <w:lang w:eastAsia="ja-JP"/>
        </w:rPr>
        <w:t>質問</w:t>
      </w:r>
      <w:r w:rsidR="008C555A">
        <w:rPr>
          <w:rFonts w:ascii="メイリオ" w:eastAsia="メイリオ" w:hAnsi="メイリオ" w:cs="メイリオ" w:hint="eastAsia"/>
          <w:sz w:val="18"/>
          <w:szCs w:val="18"/>
          <w:lang w:eastAsia="ja-JP"/>
        </w:rPr>
        <w:t>は</w:t>
      </w:r>
      <w:r w:rsidR="00E908ED">
        <w:rPr>
          <w:rFonts w:ascii="メイリオ" w:eastAsia="メイリオ" w:hAnsi="メイリオ" w:cs="メイリオ" w:hint="eastAsia"/>
          <w:sz w:val="18"/>
          <w:szCs w:val="18"/>
          <w:lang w:eastAsia="ja-JP"/>
        </w:rPr>
        <w:t>、組織のオープンソース ソフトウェア</w:t>
      </w:r>
      <w:r w:rsidR="00004DF0">
        <w:rPr>
          <w:rFonts w:ascii="メイリオ" w:eastAsia="メイリオ" w:hAnsi="メイリオ" w:cs="メイリオ" w:hint="eastAsia"/>
          <w:sz w:val="18"/>
          <w:szCs w:val="18"/>
          <w:lang w:eastAsia="ja-JP"/>
        </w:rPr>
        <w:t xml:space="preserve"> </w:t>
      </w:r>
      <w:r w:rsidR="00E908ED">
        <w:rPr>
          <w:rFonts w:ascii="メイリオ" w:eastAsia="メイリオ" w:hAnsi="メイリオ" w:cs="メイリオ" w:hint="eastAsia"/>
          <w:sz w:val="18"/>
          <w:szCs w:val="18"/>
          <w:lang w:eastAsia="ja-JP"/>
        </w:rPr>
        <w:t>コンプライアンスに対するプロ</w:t>
      </w:r>
      <w:r w:rsidR="007B0D22">
        <w:rPr>
          <w:rFonts w:ascii="メイリオ" w:eastAsia="メイリオ" w:hAnsi="メイリオ" w:cs="メイリオ" w:hint="eastAsia"/>
          <w:sz w:val="18"/>
          <w:szCs w:val="18"/>
          <w:lang w:eastAsia="ja-JP"/>
        </w:rPr>
        <w:t>セスやポリシーをチェックする助けにも</w:t>
      </w:r>
      <w:r w:rsidR="00E908ED">
        <w:rPr>
          <w:rFonts w:ascii="メイリオ" w:eastAsia="メイリオ" w:hAnsi="メイリオ" w:cs="メイリオ" w:hint="eastAsia"/>
          <w:sz w:val="18"/>
          <w:szCs w:val="18"/>
          <w:lang w:eastAsia="ja-JP"/>
        </w:rPr>
        <w:t>なります。OpenChainはISO9001に似た産業</w:t>
      </w:r>
      <w:r w:rsidR="00004DF0">
        <w:rPr>
          <w:rFonts w:ascii="メイリオ" w:eastAsia="メイリオ" w:hAnsi="メイリオ" w:cs="メイリオ" w:hint="eastAsia"/>
          <w:sz w:val="18"/>
          <w:szCs w:val="18"/>
          <w:lang w:eastAsia="ja-JP"/>
        </w:rPr>
        <w:t>標準で</w:t>
      </w:r>
      <w:r w:rsidR="00E908ED">
        <w:rPr>
          <w:rFonts w:ascii="メイリオ" w:eastAsia="メイリオ" w:hAnsi="メイリオ" w:cs="メイリオ" w:hint="eastAsia"/>
          <w:sz w:val="18"/>
          <w:szCs w:val="18"/>
          <w:lang w:eastAsia="ja-JP"/>
        </w:rPr>
        <w:t>、</w:t>
      </w:r>
      <w:r w:rsidR="008C555A">
        <w:rPr>
          <w:rFonts w:ascii="メイリオ" w:eastAsia="メイリオ" w:hAnsi="メイリオ" w:cs="メイリオ" w:hint="eastAsia"/>
          <w:sz w:val="18"/>
          <w:szCs w:val="18"/>
          <w:lang w:eastAsia="ja-JP"/>
        </w:rPr>
        <w:t>全体像を描くことに焦点を当て</w:t>
      </w:r>
      <w:r w:rsidR="008C555A">
        <w:rPr>
          <w:rFonts w:ascii="メイリオ" w:eastAsia="メイリオ" w:hAnsi="メイリオ" w:cs="メイリオ" w:hint="eastAsia"/>
          <w:sz w:val="18"/>
          <w:szCs w:val="18"/>
          <w:lang w:eastAsia="ja-JP"/>
        </w:rPr>
        <w:lastRenderedPageBreak/>
        <w:t>ていますが、個々の組織にまでいたる</w:t>
      </w:r>
      <w:r w:rsidR="00E908ED">
        <w:rPr>
          <w:rFonts w:ascii="メイリオ" w:eastAsia="メイリオ" w:hAnsi="メイリオ" w:cs="メイリオ" w:hint="eastAsia"/>
          <w:sz w:val="18"/>
          <w:szCs w:val="18"/>
          <w:lang w:eastAsia="ja-JP"/>
        </w:rPr>
        <w:t>適切なプロセス、ポリシー</w:t>
      </w:r>
      <w:r w:rsidR="008C555A">
        <w:rPr>
          <w:rFonts w:ascii="メイリオ" w:eastAsia="メイリオ" w:hAnsi="メイリオ" w:cs="メイリオ" w:hint="eastAsia"/>
          <w:sz w:val="18"/>
          <w:szCs w:val="18"/>
          <w:lang w:eastAsia="ja-JP"/>
        </w:rPr>
        <w:t>の</w:t>
      </w:r>
      <w:r w:rsidR="00E908ED">
        <w:rPr>
          <w:rFonts w:ascii="メイリオ" w:eastAsia="メイリオ" w:hAnsi="メイリオ" w:cs="メイリオ" w:hint="eastAsia"/>
          <w:sz w:val="18"/>
          <w:szCs w:val="18"/>
          <w:lang w:eastAsia="ja-JP"/>
        </w:rPr>
        <w:t>実装</w:t>
      </w:r>
      <w:r w:rsidR="008C555A">
        <w:rPr>
          <w:rFonts w:ascii="メイリオ" w:eastAsia="メイリオ" w:hAnsi="メイリオ" w:cs="メイリオ" w:hint="eastAsia"/>
          <w:sz w:val="18"/>
          <w:szCs w:val="18"/>
          <w:lang w:eastAsia="ja-JP"/>
        </w:rPr>
        <w:t>も伴っています</w:t>
      </w:r>
      <w:r w:rsidR="00E908ED">
        <w:rPr>
          <w:rFonts w:ascii="メイリオ" w:eastAsia="メイリオ" w:hAnsi="メイリオ" w:cs="メイリオ" w:hint="eastAsia"/>
          <w:sz w:val="18"/>
          <w:szCs w:val="18"/>
          <w:lang w:eastAsia="ja-JP"/>
        </w:rPr>
        <w:t>。OpenChain適合していることは、オープンソース コンプライアンスのプロセスやポリシーが存在していることを示すものであり、サプライヤや顧客の求めに応じて、詳細情報も提供できることも意味します。OpenChainは、グローバルなサプライチェーン</w:t>
      </w:r>
      <w:r w:rsidR="00E6504A">
        <w:rPr>
          <w:rFonts w:ascii="メイリオ" w:eastAsia="メイリオ" w:hAnsi="メイリオ" w:cs="メイリオ" w:hint="eastAsia"/>
          <w:sz w:val="18"/>
          <w:szCs w:val="18"/>
          <w:lang w:eastAsia="ja-JP"/>
        </w:rPr>
        <w:t>に</w:t>
      </w:r>
      <w:r w:rsidR="00E908ED">
        <w:rPr>
          <w:rFonts w:ascii="メイリオ" w:eastAsia="メイリオ" w:hAnsi="メイリオ" w:cs="メイリオ" w:hint="eastAsia"/>
          <w:sz w:val="18"/>
          <w:szCs w:val="18"/>
          <w:lang w:eastAsia="ja-JP"/>
        </w:rPr>
        <w:t>またがる組織間の信頼を築き上げるために設計されているのです。</w:t>
      </w:r>
    </w:p>
    <w:p w14:paraId="40C256C4" w14:textId="618BB9A3" w:rsidR="00597D3F" w:rsidRDefault="004C6B67" w:rsidP="00B567B1">
      <w:pPr>
        <w:pStyle w:val="bodyIbrahim1"/>
        <w:rPr>
          <w:rFonts w:eastAsia="ＭＳ Ｐゴシック"/>
          <w:lang w:eastAsia="ja-JP"/>
        </w:rPr>
      </w:pPr>
      <w:r w:rsidRPr="002C4D0C">
        <w:rPr>
          <w:lang w:eastAsia="ja-JP"/>
        </w:rPr>
        <w:t>The Linux Foundation</w:t>
      </w:r>
      <w:r w:rsidR="008B7386" w:rsidRPr="002C4D0C">
        <w:rPr>
          <w:lang w:eastAsia="ja-JP"/>
        </w:rPr>
        <w:t>’s</w:t>
      </w:r>
      <w:r w:rsidRPr="002C4D0C">
        <w:rPr>
          <w:lang w:eastAsia="ja-JP"/>
        </w:rPr>
        <w:t xml:space="preserve"> </w:t>
      </w:r>
      <w:r w:rsidRPr="002C4D0C">
        <w:rPr>
          <w:color w:val="1155CD"/>
          <w:lang w:eastAsia="ja-JP"/>
        </w:rPr>
        <w:t xml:space="preserve">Self-Assessment Checklist </w:t>
      </w:r>
      <w:commentRangeStart w:id="139"/>
      <w:commentRangeStart w:id="140"/>
      <w:r w:rsidRPr="002C4D0C">
        <w:rPr>
          <w:lang w:eastAsia="ja-JP"/>
        </w:rPr>
        <w:t xml:space="preserve">is </w:t>
      </w:r>
      <w:commentRangeEnd w:id="139"/>
      <w:r w:rsidR="00E908ED">
        <w:rPr>
          <w:rStyle w:val="af5"/>
          <w:rFonts w:asciiTheme="minorHAnsi" w:eastAsia="ＭＳ 明朝" w:hAnsiTheme="minorHAnsi"/>
          <w:color w:val="7F7F7F" w:themeColor="text1" w:themeTint="80"/>
          <w:lang w:eastAsia="ja-JP"/>
        </w:rPr>
        <w:commentReference w:id="139"/>
      </w:r>
      <w:commentRangeEnd w:id="140"/>
      <w:r w:rsidR="00E53188">
        <w:rPr>
          <w:rStyle w:val="af5"/>
          <w:rFonts w:asciiTheme="minorHAnsi" w:eastAsia="ＭＳ 明朝" w:hAnsiTheme="minorHAnsi"/>
          <w:color w:val="7F7F7F" w:themeColor="text1" w:themeTint="80"/>
          <w:lang w:eastAsia="ja-JP"/>
        </w:rPr>
        <w:commentReference w:id="140"/>
      </w:r>
      <w:r w:rsidRPr="002C4D0C">
        <w:rPr>
          <w:lang w:eastAsia="ja-JP"/>
        </w:rPr>
        <w:t>an extensive checklist of compliance best practices</w:t>
      </w:r>
      <w:r w:rsidR="00332D6C" w:rsidRPr="002C4D0C">
        <w:rPr>
          <w:lang w:eastAsia="ja-JP"/>
        </w:rPr>
        <w:t>,</w:t>
      </w:r>
      <w:r w:rsidRPr="002C4D0C">
        <w:rPr>
          <w:lang w:eastAsia="ja-JP"/>
        </w:rPr>
        <w:t xml:space="preserve"> in addition to elements that must be available in an open source compliance program to ensure its success. </w:t>
      </w:r>
      <w:r w:rsidRPr="002C4D0C">
        <w:t>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E98ADC6" w14:textId="03BAE2C4" w:rsidR="000254BF" w:rsidRPr="00E908ED" w:rsidRDefault="00E908ED" w:rsidP="00E908ED">
      <w:pPr>
        <w:pStyle w:val="bodyIbrahim1"/>
        <w:spacing w:line="240" w:lineRule="exact"/>
        <w:rPr>
          <w:rFonts w:ascii="メイリオ" w:eastAsia="メイリオ" w:hAnsi="メイリオ" w:cs="メイリオ"/>
          <w:sz w:val="18"/>
          <w:szCs w:val="18"/>
          <w:lang w:eastAsia="ja-JP"/>
        </w:rPr>
      </w:pPr>
      <w:commentRangeStart w:id="141"/>
      <w:r>
        <w:rPr>
          <w:rFonts w:ascii="メイリオ" w:eastAsia="メイリオ" w:hAnsi="メイリオ" w:cs="メイリオ" w:hint="eastAsia"/>
          <w:sz w:val="18"/>
          <w:szCs w:val="18"/>
          <w:lang w:eastAsia="ja-JP"/>
        </w:rPr>
        <w:t>T</w:t>
      </w:r>
      <w:commentRangeEnd w:id="141"/>
      <w:r w:rsidR="00004DF0">
        <w:rPr>
          <w:rStyle w:val="af5"/>
          <w:rFonts w:asciiTheme="minorHAnsi" w:eastAsia="ＭＳ 明朝" w:hAnsiTheme="minorHAnsi"/>
          <w:color w:val="7F7F7F" w:themeColor="text1" w:themeTint="80"/>
          <w:lang w:eastAsia="ja-JP"/>
        </w:rPr>
        <w:commentReference w:id="141"/>
      </w:r>
      <w:r>
        <w:rPr>
          <w:rFonts w:ascii="メイリオ" w:eastAsia="メイリオ" w:hAnsi="メイリオ" w:cs="メイリオ" w:hint="eastAsia"/>
          <w:sz w:val="18"/>
          <w:szCs w:val="18"/>
          <w:lang w:eastAsia="ja-JP"/>
        </w:rPr>
        <w:t>he Linux Foundationの</w:t>
      </w:r>
      <w:r w:rsidR="000254BF">
        <w:rPr>
          <w:rFonts w:ascii="メイリオ" w:eastAsia="メイリオ" w:hAnsi="メイリオ" w:cs="メイリオ" w:hint="eastAsia"/>
          <w:sz w:val="18"/>
          <w:szCs w:val="18"/>
          <w:lang w:eastAsia="ja-JP"/>
        </w:rPr>
        <w:t>「</w:t>
      </w:r>
      <w:hyperlink r:id="rId32" w:history="1">
        <w:r w:rsidRPr="000254BF">
          <w:rPr>
            <w:rStyle w:val="affd"/>
            <w:rFonts w:ascii="メイリオ" w:eastAsia="メイリオ" w:hAnsi="メイリオ" w:cs="メイリオ" w:hint="eastAsia"/>
            <w:sz w:val="18"/>
            <w:szCs w:val="18"/>
            <w:lang w:eastAsia="ja-JP"/>
          </w:rPr>
          <w:t>自己査定用チェックリスト</w:t>
        </w:r>
        <w:r w:rsidR="000254BF" w:rsidRPr="000254BF">
          <w:rPr>
            <w:rStyle w:val="affd"/>
            <w:rFonts w:ascii="メイリオ" w:eastAsia="メイリオ" w:hAnsi="メイリオ" w:cs="メイリオ" w:hint="eastAsia"/>
            <w:sz w:val="18"/>
            <w:szCs w:val="18"/>
            <w:lang w:eastAsia="ja-JP"/>
          </w:rPr>
          <w:t>（Self-Assessment Checklist</w:t>
        </w:r>
        <w:r w:rsidR="000254BF" w:rsidRPr="000254BF">
          <w:rPr>
            <w:rStyle w:val="affd"/>
            <w:rFonts w:ascii="メイリオ" w:eastAsia="メイリオ" w:hAnsi="メイリオ" w:cs="メイリオ"/>
            <w:sz w:val="18"/>
            <w:szCs w:val="18"/>
            <w:lang w:eastAsia="ja-JP"/>
          </w:rPr>
          <w:t>）</w:t>
        </w:r>
      </w:hyperlink>
      <w:r w:rsidR="007B0D22">
        <w:rPr>
          <w:rFonts w:ascii="メイリオ" w:eastAsia="メイリオ" w:hAnsi="メイリオ" w:cs="メイリオ" w:hint="eastAsia"/>
          <w:sz w:val="18"/>
          <w:szCs w:val="18"/>
          <w:lang w:eastAsia="ja-JP"/>
        </w:rPr>
        <w:t>」はオープンソースコンプライアンスプログラム</w:t>
      </w:r>
      <w:r w:rsidR="007C6C58">
        <w:rPr>
          <w:rFonts w:ascii="メイリオ" w:eastAsia="メイリオ" w:hAnsi="メイリオ" w:cs="メイリオ" w:hint="eastAsia"/>
          <w:sz w:val="18"/>
          <w:szCs w:val="18"/>
          <w:lang w:eastAsia="ja-JP"/>
        </w:rPr>
        <w:t>を成功させるために必要な</w:t>
      </w:r>
      <w:r w:rsidR="000254BF">
        <w:rPr>
          <w:rFonts w:ascii="メイリオ" w:eastAsia="メイリオ" w:hAnsi="メイリオ" w:cs="メイリオ" w:hint="eastAsia"/>
          <w:sz w:val="18"/>
          <w:szCs w:val="18"/>
          <w:lang w:eastAsia="ja-JP"/>
        </w:rPr>
        <w:t>要素に加え、コンプライアンスのベストプラクティス</w:t>
      </w:r>
      <w:r w:rsidR="007C6C58">
        <w:rPr>
          <w:rFonts w:ascii="メイリオ" w:eastAsia="メイリオ" w:hAnsi="メイリオ" w:cs="メイリオ" w:hint="eastAsia"/>
          <w:sz w:val="18"/>
          <w:szCs w:val="18"/>
          <w:lang w:eastAsia="ja-JP"/>
        </w:rPr>
        <w:t>を提供した</w:t>
      </w:r>
      <w:r w:rsidR="00004DF0">
        <w:rPr>
          <w:rFonts w:ascii="メイリオ" w:eastAsia="メイリオ" w:hAnsi="メイリオ" w:cs="メイリオ" w:hint="eastAsia"/>
          <w:sz w:val="18"/>
          <w:szCs w:val="18"/>
          <w:lang w:eastAsia="ja-JP"/>
        </w:rPr>
        <w:t>、</w:t>
      </w:r>
      <w:r w:rsidR="007B0D22">
        <w:rPr>
          <w:rFonts w:ascii="メイリオ" w:eastAsia="メイリオ" w:hAnsi="メイリオ" w:cs="メイリオ" w:hint="eastAsia"/>
          <w:sz w:val="18"/>
          <w:szCs w:val="18"/>
          <w:lang w:eastAsia="ja-JP"/>
        </w:rPr>
        <w:t>幅広いチェックリストです。企業はこれを社内</w:t>
      </w:r>
      <w:r w:rsidR="007C6C58">
        <w:rPr>
          <w:rFonts w:ascii="メイリオ" w:eastAsia="メイリオ" w:hAnsi="メイリオ" w:cs="メイリオ" w:hint="eastAsia"/>
          <w:sz w:val="18"/>
          <w:szCs w:val="18"/>
          <w:lang w:eastAsia="ja-JP"/>
        </w:rPr>
        <w:t>の自主運営型のチェックリストとして使用し</w:t>
      </w:r>
      <w:r w:rsidR="000254BF">
        <w:rPr>
          <w:rFonts w:ascii="メイリオ" w:eastAsia="メイリオ" w:hAnsi="メイリオ" w:cs="メイリオ" w:hint="eastAsia"/>
          <w:sz w:val="18"/>
          <w:szCs w:val="18"/>
          <w:lang w:eastAsia="ja-JP"/>
        </w:rPr>
        <w:t>、自</w:t>
      </w:r>
      <w:r w:rsidR="007B0D22">
        <w:rPr>
          <w:rFonts w:ascii="メイリオ" w:eastAsia="メイリオ" w:hAnsi="メイリオ" w:cs="メイリオ" w:hint="eastAsia"/>
          <w:sz w:val="18"/>
          <w:szCs w:val="18"/>
          <w:lang w:eastAsia="ja-JP"/>
        </w:rPr>
        <w:t>分たちのコンプライアンスをベストプラクティスと比較して評価する</w:t>
      </w:r>
      <w:r w:rsidR="000254BF">
        <w:rPr>
          <w:rFonts w:ascii="メイリオ" w:eastAsia="メイリオ" w:hAnsi="メイリオ" w:cs="メイリオ" w:hint="eastAsia"/>
          <w:sz w:val="18"/>
          <w:szCs w:val="18"/>
          <w:lang w:eastAsia="ja-JP"/>
        </w:rPr>
        <w:t>ことが奨励されています。</w:t>
      </w:r>
    </w:p>
    <w:p w14:paraId="07B5F75B" w14:textId="4305BFB5" w:rsidR="00597D3F" w:rsidRPr="002C4D0C" w:rsidRDefault="00D101D2" w:rsidP="00B567B1">
      <w:pPr>
        <w:pStyle w:val="HeadingIbrahim1"/>
      </w:pPr>
      <w:bookmarkStart w:id="142" w:name="_Toc492046631"/>
      <w:r>
        <w:t>10.</w:t>
      </w:r>
      <w:r w:rsidR="00907CF2" w:rsidRPr="002C4D0C">
        <w:t xml:space="preserve"> </w:t>
      </w:r>
      <w:r w:rsidR="00D21CCA" w:rsidRPr="00DB5B0F">
        <w:rPr>
          <w:rFonts w:ascii="メイリオ" w:eastAsia="メイリオ" w:hAnsi="メイリオ" w:cs="メイリオ" w:hint="eastAsia"/>
        </w:rPr>
        <w:t>買収</w:t>
      </w:r>
      <w:r w:rsidR="0061388D" w:rsidRPr="00DB5B0F">
        <w:rPr>
          <w:rFonts w:ascii="メイリオ" w:eastAsia="メイリオ" w:hAnsi="メイリオ" w:cs="メイリオ" w:hint="eastAsia"/>
        </w:rPr>
        <w:t>企業</w:t>
      </w:r>
      <w:r w:rsidR="00D21CCA" w:rsidRPr="00DB5B0F">
        <w:rPr>
          <w:rFonts w:ascii="メイリオ" w:eastAsia="メイリオ" w:hAnsi="メイリオ" w:cs="メイリオ" w:hint="eastAsia"/>
        </w:rPr>
        <w:t>として監査</w:t>
      </w:r>
      <w:r w:rsidR="0061388D" w:rsidRPr="00DB5B0F">
        <w:rPr>
          <w:rFonts w:ascii="メイリオ" w:eastAsia="メイリオ" w:hAnsi="メイリオ" w:cs="メイリオ" w:hint="eastAsia"/>
        </w:rPr>
        <w:t>に</w:t>
      </w:r>
      <w:r w:rsidR="00D21CCA" w:rsidRPr="00DB5B0F">
        <w:rPr>
          <w:rFonts w:ascii="メイリオ" w:eastAsia="メイリオ" w:hAnsi="メイリオ" w:cs="メイリオ" w:hint="eastAsia"/>
        </w:rPr>
        <w:t>備</w:t>
      </w:r>
      <w:r w:rsidR="0061388D" w:rsidRPr="00DB5B0F">
        <w:rPr>
          <w:rFonts w:ascii="メイリオ" w:eastAsia="メイリオ" w:hAnsi="メイリオ" w:cs="メイリオ" w:hint="eastAsia"/>
        </w:rPr>
        <w:t>える</w:t>
      </w:r>
      <w:r w:rsidR="00D21CCA" w:rsidRPr="00DB5B0F">
        <w:rPr>
          <w:rFonts w:ascii="メイリオ" w:eastAsia="メイリオ" w:hAnsi="メイリオ" w:cs="メイリオ" w:hint="eastAsia"/>
        </w:rPr>
        <w:t>（</w:t>
      </w:r>
      <w:r w:rsidR="00907CF2" w:rsidRPr="002C4D0C">
        <w:t xml:space="preserve">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142"/>
      <w:r w:rsidR="00D21CCA" w:rsidRPr="00DB5B0F">
        <w:rPr>
          <w:rFonts w:ascii="メイリオ" w:eastAsia="メイリオ" w:hAnsi="メイリオ" w:cs="メイリオ" w:hint="eastAsia"/>
        </w:rPr>
        <w:t>）</w:t>
      </w:r>
    </w:p>
    <w:p w14:paraId="7E9DDF03" w14:textId="5C8E44FD" w:rsidR="00422481" w:rsidRDefault="006A5765" w:rsidP="00D11512">
      <w:pPr>
        <w:pStyle w:val="bodyIbrahim1"/>
        <w:rPr>
          <w:rFonts w:eastAsia="ＭＳ Ｐゴシック"/>
          <w:lang w:eastAsia="ja-JP"/>
        </w:rPr>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42976E2F" w14:textId="6DC17B04" w:rsidR="003935BD" w:rsidRPr="003935BD" w:rsidRDefault="003935BD" w:rsidP="003935B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監査を依頼する前の段階</w:t>
      </w:r>
      <w:r w:rsidR="0061388D">
        <w:rPr>
          <w:rFonts w:ascii="メイリオ" w:eastAsia="メイリオ" w:hAnsi="メイリオ" w:cs="メイリオ" w:hint="eastAsia"/>
          <w:sz w:val="18"/>
          <w:szCs w:val="18"/>
          <w:lang w:eastAsia="ja-JP"/>
        </w:rPr>
        <w:t>および監査結果を受領した後の段階で、</w:t>
      </w:r>
      <w:r>
        <w:rPr>
          <w:rFonts w:ascii="メイリオ" w:eastAsia="メイリオ" w:hAnsi="メイリオ" w:cs="メイリオ" w:hint="eastAsia"/>
          <w:sz w:val="18"/>
          <w:szCs w:val="18"/>
          <w:lang w:eastAsia="ja-JP"/>
        </w:rPr>
        <w:t>買収企業として</w:t>
      </w:r>
      <w:r w:rsidR="00B57948">
        <w:rPr>
          <w:rFonts w:ascii="メイリオ" w:eastAsia="メイリオ" w:hAnsi="メイリオ" w:cs="メイリオ" w:hint="eastAsia"/>
          <w:sz w:val="18"/>
          <w:szCs w:val="18"/>
          <w:lang w:eastAsia="ja-JP"/>
        </w:rPr>
        <w:t>行う</w:t>
      </w:r>
      <w:r w:rsidR="0061388D">
        <w:rPr>
          <w:rFonts w:ascii="メイリオ" w:eastAsia="メイリオ" w:hAnsi="メイリオ" w:cs="メイリオ" w:hint="eastAsia"/>
          <w:sz w:val="18"/>
          <w:szCs w:val="18"/>
          <w:lang w:eastAsia="ja-JP"/>
        </w:rPr>
        <w:t>べき</w:t>
      </w:r>
      <w:r>
        <w:rPr>
          <w:rFonts w:ascii="メイリオ" w:eastAsia="メイリオ" w:hAnsi="メイリオ" w:cs="メイリオ" w:hint="eastAsia"/>
          <w:sz w:val="18"/>
          <w:szCs w:val="18"/>
          <w:lang w:eastAsia="ja-JP"/>
        </w:rPr>
        <w:t>意思決定やとるべきアクションがあります。</w:t>
      </w:r>
    </w:p>
    <w:p w14:paraId="2787C9BC" w14:textId="577844B8" w:rsidR="005F1EA1" w:rsidRPr="002C4D0C" w:rsidRDefault="00D101D2" w:rsidP="00D11512">
      <w:pPr>
        <w:pStyle w:val="HeadingIbrahim2"/>
      </w:pPr>
      <w:bookmarkStart w:id="143" w:name="_Toc492046632"/>
      <w:r w:rsidRPr="002C4D0C">
        <w:t>10</w:t>
      </w:r>
      <w:r w:rsidR="00444017" w:rsidRPr="002C4D0C">
        <w:t xml:space="preserve">.1 </w:t>
      </w:r>
      <w:r w:rsidR="00E03C4A" w:rsidRPr="00DB5B0F">
        <w:rPr>
          <w:rFonts w:ascii="メイリオ" w:eastAsia="メイリオ" w:hAnsi="メイリオ" w:cs="メイリオ" w:hint="eastAsia"/>
        </w:rPr>
        <w:t>ニーズに合</w:t>
      </w:r>
      <w:r w:rsidR="00D12685" w:rsidRPr="00DB5B0F">
        <w:rPr>
          <w:rFonts w:ascii="メイリオ" w:eastAsia="メイリオ" w:hAnsi="メイリオ" w:cs="メイリオ" w:hint="eastAsia"/>
        </w:rPr>
        <w:t>わせ適切な</w:t>
      </w:r>
      <w:r w:rsidR="00656CC4" w:rsidRPr="00DB5B0F">
        <w:rPr>
          <w:rFonts w:ascii="メイリオ" w:eastAsia="メイリオ" w:hAnsi="メイリオ" w:cs="メイリオ" w:hint="eastAsia"/>
        </w:rPr>
        <w:t>監査モデル・</w:t>
      </w:r>
      <w:r w:rsidR="00E03C4A" w:rsidRPr="00DB5B0F">
        <w:rPr>
          <w:rFonts w:ascii="メイリオ" w:eastAsia="メイリオ" w:hAnsi="メイリオ" w:cs="メイリオ" w:hint="eastAsia"/>
        </w:rPr>
        <w:t>監査人を選択する（</w:t>
      </w:r>
      <w:r w:rsidR="005F1EA1" w:rsidRPr="002C4D0C">
        <w:t xml:space="preserve">Chose the right audit model </w:t>
      </w:r>
      <w:r w:rsidR="008B31D5" w:rsidRPr="002C4D0C">
        <w:t xml:space="preserve">and right auditor </w:t>
      </w:r>
      <w:r w:rsidR="005F1EA1" w:rsidRPr="002C4D0C">
        <w:t>for your needs</w:t>
      </w:r>
      <w:bookmarkEnd w:id="143"/>
      <w:r w:rsidR="00E03C4A" w:rsidRPr="00DB5B0F">
        <w:rPr>
          <w:rFonts w:ascii="メイリオ" w:eastAsia="メイリオ" w:hAnsi="メイリオ" w:cs="メイリオ" w:hint="eastAsia"/>
        </w:rPr>
        <w:t>）</w:t>
      </w:r>
    </w:p>
    <w:p w14:paraId="08D3F786" w14:textId="77777777" w:rsidR="00A660DB" w:rsidRDefault="00E2797B" w:rsidP="00D11512">
      <w:pPr>
        <w:pStyle w:val="bodyIbrahim1"/>
        <w:rPr>
          <w:rFonts w:eastAsia="ＭＳ Ｐゴシック"/>
          <w:lang w:eastAsia="ja-JP"/>
        </w:rPr>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144" w:name="_Toc492046633"/>
    </w:p>
    <w:p w14:paraId="11506614" w14:textId="3DCA23AD" w:rsidR="00E03C4A" w:rsidRPr="0036512D" w:rsidRDefault="00656CC4" w:rsidP="003651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前に挙げたように</w:t>
      </w:r>
      <w:r w:rsidR="00090971">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使われうる</w:t>
      </w:r>
      <w:r w:rsidR="00090971">
        <w:rPr>
          <w:rFonts w:ascii="メイリオ" w:eastAsia="メイリオ" w:hAnsi="メイリオ" w:cs="メイリオ" w:hint="eastAsia"/>
          <w:sz w:val="18"/>
          <w:szCs w:val="18"/>
          <w:lang w:eastAsia="ja-JP"/>
        </w:rPr>
        <w:t>主</w:t>
      </w:r>
      <w:r>
        <w:rPr>
          <w:rFonts w:ascii="メイリオ" w:eastAsia="メイリオ" w:hAnsi="メイリオ" w:cs="メイリオ" w:hint="eastAsia"/>
          <w:sz w:val="18"/>
          <w:szCs w:val="18"/>
          <w:lang w:eastAsia="ja-JP"/>
        </w:rPr>
        <w:t>だった監査の手法</w:t>
      </w:r>
      <w:r w:rsidR="00090971">
        <w:rPr>
          <w:rFonts w:ascii="メイリオ" w:eastAsia="メイリオ" w:hAnsi="メイリオ" w:cs="メイリオ" w:hint="eastAsia"/>
          <w:sz w:val="18"/>
          <w:szCs w:val="18"/>
          <w:lang w:eastAsia="ja-JP"/>
        </w:rPr>
        <w:t>は3つあり、自社の業務のパラメータを考えながら、どれが自社の具体的な状況と合っているのか、ということ</w:t>
      </w:r>
      <w:r w:rsidR="00B57948">
        <w:rPr>
          <w:rFonts w:ascii="メイリオ" w:eastAsia="メイリオ" w:hAnsi="メイリオ" w:cs="メイリオ" w:hint="eastAsia"/>
          <w:sz w:val="18"/>
          <w:szCs w:val="18"/>
          <w:lang w:eastAsia="ja-JP"/>
        </w:rPr>
        <w:t>を</w:t>
      </w:r>
      <w:r w:rsidR="00090971">
        <w:rPr>
          <w:rFonts w:ascii="メイリオ" w:eastAsia="メイリオ" w:hAnsi="メイリオ" w:cs="メイリオ" w:hint="eastAsia"/>
          <w:sz w:val="18"/>
          <w:szCs w:val="18"/>
          <w:lang w:eastAsia="ja-JP"/>
        </w:rPr>
        <w:t>決める必要</w:t>
      </w:r>
      <w:r>
        <w:rPr>
          <w:rFonts w:ascii="メイリオ" w:eastAsia="メイリオ" w:hAnsi="メイリオ" w:cs="メイリオ" w:hint="eastAsia"/>
          <w:sz w:val="18"/>
          <w:szCs w:val="18"/>
          <w:lang w:eastAsia="ja-JP"/>
        </w:rPr>
        <w:t>があります</w:t>
      </w:r>
      <w:r w:rsidR="00090971">
        <w:rPr>
          <w:rFonts w:ascii="メイリオ" w:eastAsia="メイリオ" w:hAnsi="メイリオ" w:cs="メイリオ" w:hint="eastAsia"/>
          <w:sz w:val="18"/>
          <w:szCs w:val="18"/>
          <w:lang w:eastAsia="ja-JP"/>
        </w:rPr>
        <w:t>。</w:t>
      </w:r>
    </w:p>
    <w:p w14:paraId="53470EB4" w14:textId="028CBB21" w:rsidR="00597D3F" w:rsidRPr="002C4D0C" w:rsidRDefault="00444017" w:rsidP="00D11512">
      <w:pPr>
        <w:pStyle w:val="HeadingIbrahim2"/>
      </w:pPr>
      <w:r w:rsidRPr="002C4D0C">
        <w:t>1</w:t>
      </w:r>
      <w:r w:rsidR="00D101D2">
        <w:t>0</w:t>
      </w:r>
      <w:r w:rsidRPr="002C4D0C">
        <w:t xml:space="preserve">.2 </w:t>
      </w:r>
      <w:r w:rsidR="00090971" w:rsidRPr="00DB5B0F">
        <w:rPr>
          <w:rFonts w:ascii="メイリオ" w:eastAsia="メイリオ" w:hAnsi="メイリオ" w:cs="メイリオ" w:hint="eastAsia"/>
        </w:rPr>
        <w:t>何に留意をすべきかを知る</w:t>
      </w:r>
      <w:r w:rsidR="00090971" w:rsidRPr="00DB5B0F">
        <w:rPr>
          <w:rFonts w:ascii="メイリオ" w:eastAsia="メイリオ" w:hAnsi="メイリオ" w:cs="メイリオ" w:hint="eastAsia"/>
          <w:lang w:eastAsia="ja-JP"/>
        </w:rPr>
        <w:t>（</w:t>
      </w:r>
      <w:r w:rsidRPr="002C4D0C">
        <w:t>K</w:t>
      </w:r>
      <w:r w:rsidR="004C6B67" w:rsidRPr="002C4D0C">
        <w:t>now what you care about</w:t>
      </w:r>
      <w:bookmarkEnd w:id="144"/>
      <w:r w:rsidR="00090971" w:rsidRPr="00DB5B0F">
        <w:rPr>
          <w:rFonts w:ascii="メイリオ" w:eastAsia="メイリオ" w:hAnsi="メイリオ" w:cs="メイリオ" w:hint="eastAsia"/>
        </w:rPr>
        <w:t>）</w:t>
      </w:r>
    </w:p>
    <w:p w14:paraId="680BEAA7" w14:textId="784744B3" w:rsidR="00597D3F" w:rsidRDefault="004C6B67" w:rsidP="00D11512">
      <w:pPr>
        <w:pStyle w:val="bodyIbrahim1"/>
        <w:rPr>
          <w:rFonts w:eastAsia="ＭＳ Ｐゴシック"/>
          <w:lang w:eastAsia="ja-JP"/>
        </w:rPr>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438FEE0F" w14:textId="65BDFDB5" w:rsidR="00090971" w:rsidRPr="007372B1" w:rsidRDefault="007372B1" w:rsidP="007372B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コードの複雑さによっては、ソースコード監査レポートが膨大の量の情報を提供することがあります。ここ</w:t>
      </w:r>
      <w:r w:rsidR="00656CC4">
        <w:rPr>
          <w:rFonts w:ascii="メイリオ" w:eastAsia="メイリオ" w:hAnsi="メイリオ" w:cs="メイリオ" w:hint="eastAsia"/>
          <w:sz w:val="18"/>
          <w:szCs w:val="18"/>
          <w:lang w:eastAsia="ja-JP"/>
        </w:rPr>
        <w:t>では、ライセンスやユースケースのどれを重要なものとみなすべきか</w:t>
      </w:r>
      <w:r>
        <w:rPr>
          <w:rFonts w:ascii="メイリオ" w:eastAsia="メイリオ" w:hAnsi="メイリオ" w:cs="メイリオ" w:hint="eastAsia"/>
          <w:sz w:val="18"/>
          <w:szCs w:val="18"/>
          <w:lang w:eastAsia="ja-JP"/>
        </w:rPr>
        <w:t>を明確にすることが重要になってきます。</w:t>
      </w:r>
    </w:p>
    <w:p w14:paraId="7FFF2D5D" w14:textId="773B9354" w:rsidR="00976FFA" w:rsidRPr="002C4D0C" w:rsidRDefault="00444017" w:rsidP="00D11512">
      <w:pPr>
        <w:pStyle w:val="HeadingIbrahim2"/>
      </w:pPr>
      <w:bookmarkStart w:id="145" w:name="_Toc492046634"/>
      <w:r w:rsidRPr="002C4D0C">
        <w:t>1</w:t>
      </w:r>
      <w:r w:rsidR="00D101D2">
        <w:t>0</w:t>
      </w:r>
      <w:r w:rsidRPr="002C4D0C">
        <w:t xml:space="preserve">.3 </w:t>
      </w:r>
      <w:r w:rsidR="00090971" w:rsidRPr="00DB5B0F">
        <w:rPr>
          <w:rFonts w:ascii="メイリオ" w:eastAsia="メイリオ" w:hAnsi="メイリオ" w:cs="メイリオ" w:hint="eastAsia"/>
        </w:rPr>
        <w:t>適切な質問をする（</w:t>
      </w:r>
      <w:r w:rsidR="00976FFA" w:rsidRPr="002C4D0C">
        <w:t>Ask the right questions</w:t>
      </w:r>
      <w:bookmarkEnd w:id="145"/>
      <w:r w:rsidR="00090971" w:rsidRPr="00DB5B0F">
        <w:rPr>
          <w:rFonts w:ascii="メイリオ" w:eastAsia="メイリオ" w:hAnsi="メイリオ" w:cs="メイリオ" w:hint="eastAsia"/>
        </w:rPr>
        <w:t>）</w:t>
      </w:r>
    </w:p>
    <w:p w14:paraId="7B7C3F18" w14:textId="0C8907C0" w:rsidR="00976FFA" w:rsidRDefault="00976FFA" w:rsidP="00D11512">
      <w:pPr>
        <w:pStyle w:val="bodyIbrahim1"/>
        <w:rPr>
          <w:rFonts w:eastAsia="ＭＳ Ｐゴシック"/>
          <w:lang w:eastAsia="ja-JP"/>
        </w:rPr>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lastRenderedPageBreak/>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commentRangeStart w:id="146"/>
      <w:r w:rsidR="00FC1A65" w:rsidRPr="002C4D0C">
        <w:rPr>
          <w:rStyle w:val="ListLabel9"/>
        </w:rPr>
        <w:t>aligned</w:t>
      </w:r>
      <w:commentRangeEnd w:id="146"/>
      <w:r w:rsidR="00286F2B">
        <w:rPr>
          <w:rStyle w:val="af5"/>
          <w:rFonts w:asciiTheme="minorHAnsi" w:eastAsia="ＭＳ 明朝" w:hAnsiTheme="minorHAnsi"/>
          <w:color w:val="7F7F7F" w:themeColor="text1" w:themeTint="80"/>
          <w:lang w:eastAsia="ja-JP"/>
        </w:rPr>
        <w:commentReference w:id="146"/>
      </w:r>
      <w:r w:rsidR="00FC1A65" w:rsidRPr="002C4D0C">
        <w:rPr>
          <w:rStyle w:val="ListLabel9"/>
        </w:rPr>
        <w:t xml:space="preserve"> with the speed of development </w:t>
      </w:r>
      <w:r w:rsidRPr="002C4D0C">
        <w:rPr>
          <w:rStyle w:val="ListLabel9"/>
        </w:rPr>
        <w:t>to meet product release schedules?</w:t>
      </w:r>
    </w:p>
    <w:p w14:paraId="2DFD2A4E" w14:textId="4DF1C6C4" w:rsidR="00976FFA" w:rsidRPr="00915E13"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0A84D279" w14:textId="40C8AAE5" w:rsidR="00915E13" w:rsidRPr="00915E13" w:rsidRDefault="00915E13" w:rsidP="00915E13">
      <w:pPr>
        <w:pStyle w:val="bodyIbrahim1"/>
        <w:spacing w:line="240" w:lineRule="exact"/>
        <w:rPr>
          <w:rFonts w:ascii="メイリオ" w:eastAsia="メイリオ" w:hAnsi="メイリオ" w:cs="メイリオ"/>
          <w:sz w:val="18"/>
          <w:szCs w:val="18"/>
          <w:lang w:eastAsia="ja-JP"/>
        </w:rPr>
      </w:pPr>
      <w:commentRangeStart w:id="147"/>
      <w:r w:rsidRPr="00915E13">
        <w:rPr>
          <w:rFonts w:ascii="メイリオ" w:eastAsia="メイリオ" w:hAnsi="メイリオ" w:cs="メイリオ" w:hint="eastAsia"/>
          <w:sz w:val="18"/>
          <w:szCs w:val="18"/>
          <w:lang w:eastAsia="ja-JP"/>
        </w:rPr>
        <w:t>オ</w:t>
      </w:r>
      <w:commentRangeEnd w:id="147"/>
      <w:r w:rsidR="00E7724A">
        <w:rPr>
          <w:rStyle w:val="af5"/>
          <w:rFonts w:asciiTheme="minorHAnsi" w:eastAsia="ＭＳ 明朝" w:hAnsiTheme="minorHAnsi"/>
          <w:color w:val="7F7F7F" w:themeColor="text1" w:themeTint="80"/>
          <w:lang w:eastAsia="ja-JP"/>
        </w:rPr>
        <w:commentReference w:id="147"/>
      </w:r>
      <w:r w:rsidRPr="00915E13">
        <w:rPr>
          <w:rFonts w:ascii="メイリオ" w:eastAsia="メイリオ" w:hAnsi="メイリオ" w:cs="メイリオ" w:hint="eastAsia"/>
          <w:sz w:val="18"/>
          <w:szCs w:val="18"/>
          <w:lang w:eastAsia="ja-JP"/>
        </w:rPr>
        <w:t>ープンソース監査レポートは、買収対象のソースコードと関連するライセンスについての大量の情報を提示することになります。しかし、コンプライアンスに関連する明確な説明や</w:t>
      </w:r>
      <w:r w:rsidR="00B57948">
        <w:rPr>
          <w:rFonts w:ascii="メイリオ" w:eastAsia="メイリオ" w:hAnsi="メイリオ" w:cs="メイリオ" w:hint="eastAsia"/>
          <w:sz w:val="18"/>
          <w:szCs w:val="18"/>
          <w:lang w:eastAsia="ja-JP"/>
        </w:rPr>
        <w:t>確証</w:t>
      </w:r>
      <w:r w:rsidRPr="00915E13">
        <w:rPr>
          <w:rFonts w:ascii="メイリオ" w:eastAsia="メイリオ" w:hAnsi="メイリオ" w:cs="メイリオ" w:hint="eastAsia"/>
          <w:sz w:val="18"/>
          <w:szCs w:val="18"/>
          <w:lang w:eastAsia="ja-JP"/>
        </w:rPr>
        <w:t>を得る上では、更なる調査が要求されるようなデータがたくさんあるのです。本節では、</w:t>
      </w:r>
      <w:r w:rsidR="00B57948">
        <w:rPr>
          <w:rFonts w:ascii="メイリオ" w:eastAsia="メイリオ" w:hAnsi="メイリオ" w:cs="メイリオ" w:hint="eastAsia"/>
          <w:sz w:val="18"/>
          <w:szCs w:val="18"/>
          <w:lang w:eastAsia="ja-JP"/>
        </w:rPr>
        <w:t>買収企業</w:t>
      </w:r>
      <w:r w:rsidRPr="00915E13">
        <w:rPr>
          <w:rFonts w:ascii="メイリオ" w:eastAsia="メイリオ" w:hAnsi="メイリオ" w:cs="メイリオ" w:hint="eastAsia"/>
          <w:sz w:val="18"/>
          <w:szCs w:val="18"/>
          <w:lang w:eastAsia="ja-JP"/>
        </w:rPr>
        <w:t>にとって必要なことが何か、</w:t>
      </w:r>
      <w:r w:rsidR="004606ED">
        <w:rPr>
          <w:rFonts w:ascii="メイリオ" w:eastAsia="メイリオ" w:hAnsi="メイリオ" w:cs="メイリオ" w:hint="eastAsia"/>
          <w:sz w:val="18"/>
          <w:szCs w:val="18"/>
          <w:lang w:eastAsia="ja-JP"/>
        </w:rPr>
        <w:t>買収対象</w:t>
      </w:r>
      <w:r w:rsidR="00B57948">
        <w:rPr>
          <w:rFonts w:ascii="メイリオ" w:eastAsia="メイリオ" w:hAnsi="メイリオ" w:cs="メイリオ" w:hint="eastAsia"/>
          <w:sz w:val="18"/>
          <w:szCs w:val="18"/>
          <w:lang w:eastAsia="ja-JP"/>
        </w:rPr>
        <w:t>に向けて発せられる質問</w:t>
      </w:r>
      <w:r w:rsidRPr="00915E13">
        <w:rPr>
          <w:rFonts w:ascii="メイリオ" w:eastAsia="メイリオ" w:hAnsi="メイリオ" w:cs="メイリオ" w:hint="eastAsia"/>
          <w:sz w:val="18"/>
          <w:szCs w:val="18"/>
          <w:lang w:eastAsia="ja-JP"/>
        </w:rPr>
        <w:t>は何か、といった枠組み</w:t>
      </w:r>
      <w:r w:rsidR="001D07AD">
        <w:rPr>
          <w:rFonts w:ascii="メイリオ" w:eastAsia="メイリオ" w:hAnsi="メイリオ" w:cs="メイリオ" w:hint="eastAsia"/>
          <w:sz w:val="18"/>
          <w:szCs w:val="18"/>
          <w:lang w:eastAsia="ja-JP"/>
        </w:rPr>
        <w:t>作り</w:t>
      </w:r>
      <w:r w:rsidRPr="00915E13">
        <w:rPr>
          <w:rFonts w:ascii="メイリオ" w:eastAsia="メイリオ" w:hAnsi="メイリオ" w:cs="メイリオ" w:hint="eastAsia"/>
          <w:sz w:val="18"/>
          <w:szCs w:val="18"/>
          <w:lang w:eastAsia="ja-JP"/>
        </w:rPr>
        <w:t>のスタート地点として</w:t>
      </w:r>
      <w:r w:rsidR="00656CC4">
        <w:rPr>
          <w:rFonts w:ascii="メイリオ" w:eastAsia="メイリオ" w:hAnsi="メイリオ" w:cs="メイリオ" w:hint="eastAsia"/>
          <w:sz w:val="18"/>
          <w:szCs w:val="18"/>
          <w:lang w:eastAsia="ja-JP"/>
        </w:rPr>
        <w:t>以下の質問を挙げてみま</w:t>
      </w:r>
      <w:r w:rsidR="00E7724A">
        <w:rPr>
          <w:rFonts w:ascii="メイリオ" w:eastAsia="メイリオ" w:hAnsi="メイリオ" w:cs="メイリオ" w:hint="eastAsia"/>
          <w:sz w:val="18"/>
          <w:szCs w:val="18"/>
          <w:lang w:eastAsia="ja-JP"/>
        </w:rPr>
        <w:t>す</w:t>
      </w:r>
      <w:r w:rsidR="00656CC4">
        <w:rPr>
          <w:rFonts w:ascii="メイリオ" w:eastAsia="メイリオ" w:hAnsi="メイリオ" w:cs="メイリオ" w:hint="eastAsia"/>
          <w:sz w:val="18"/>
          <w:szCs w:val="18"/>
          <w:lang w:eastAsia="ja-JP"/>
        </w:rPr>
        <w:t>。</w:t>
      </w:r>
    </w:p>
    <w:p w14:paraId="6B648665" w14:textId="6D50E3F6" w:rsidR="00915E13" w:rsidRPr="00915E13" w:rsidRDefault="004606ED"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買収企業</w:t>
      </w:r>
      <w:r w:rsidR="00915E13">
        <w:rPr>
          <w:rStyle w:val="ListLabel9"/>
          <w:rFonts w:ascii="メイリオ" w:eastAsia="メイリオ" w:hAnsi="メイリオ" w:cs="メイリオ" w:hint="eastAsia"/>
          <w:sz w:val="18"/>
          <w:lang w:eastAsia="ja-JP"/>
        </w:rPr>
        <w:t>や買収対象の知財を危険にさらすようなライセンスのコードを買収対象が使っていないか？</w:t>
      </w:r>
    </w:p>
    <w:p w14:paraId="510D2214" w14:textId="4D38DDD5"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よくわからない起源、ライセンスのコードのスニペットはないか？</w:t>
      </w:r>
    </w:p>
    <w:p w14:paraId="21A96D15" w14:textId="53464D3A" w:rsidR="00915E13"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買収対象のオープンソース コンプライアンスの実務は、十分に</w:t>
      </w:r>
      <w:r w:rsidR="0040023C">
        <w:rPr>
          <w:rStyle w:val="ListLabel9"/>
          <w:rFonts w:ascii="メイリオ" w:eastAsia="メイリオ" w:hAnsi="メイリオ" w:cs="メイリオ" w:hint="eastAsia"/>
          <w:sz w:val="18"/>
          <w:lang w:eastAsia="ja-JP"/>
        </w:rPr>
        <w:t>成熟しており</w:t>
      </w:r>
      <w:r>
        <w:rPr>
          <w:rStyle w:val="ListLabel9"/>
          <w:rFonts w:ascii="メイリオ" w:eastAsia="メイリオ" w:hAnsi="メイリオ" w:cs="メイリオ" w:hint="eastAsia"/>
          <w:sz w:val="18"/>
          <w:lang w:eastAsia="ja-JP"/>
        </w:rPr>
        <w:t>、包括的なものであるか？</w:t>
      </w:r>
    </w:p>
    <w:p w14:paraId="2DFF2778" w14:textId="4899C6E0" w:rsidR="00777891"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買収対象は、自身が使っているオープンソース コンポーネントの既知の脆弱性を追跡しているか？</w:t>
      </w:r>
    </w:p>
    <w:p w14:paraId="05C78846" w14:textId="01E3BF35" w:rsidR="00286F2B" w:rsidRPr="00286F2B" w:rsidRDefault="00777891"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製品が</w:t>
      </w:r>
      <w:r w:rsidRPr="00286F2B">
        <w:rPr>
          <w:rStyle w:val="ListLabel9"/>
          <w:rFonts w:ascii="メイリオ" w:eastAsia="メイリオ" w:hAnsi="メイリオ" w:cs="メイリオ" w:hint="eastAsia"/>
          <w:sz w:val="18"/>
          <w:lang w:eastAsia="ja-JP"/>
        </w:rPr>
        <w:t>流通して</w:t>
      </w:r>
      <w:r w:rsidR="00E7724A">
        <w:rPr>
          <w:rStyle w:val="ListLabel9"/>
          <w:rFonts w:ascii="メイリオ" w:eastAsia="メイリオ" w:hAnsi="メイリオ" w:cs="メイリオ" w:hint="eastAsia"/>
          <w:sz w:val="18"/>
          <w:lang w:eastAsia="ja-JP"/>
        </w:rPr>
        <w:t>いる場合</w:t>
      </w:r>
      <w:r w:rsidRPr="00286F2B">
        <w:rPr>
          <w:rStyle w:val="ListLabel9"/>
          <w:rFonts w:ascii="メイリオ" w:eastAsia="メイリオ" w:hAnsi="メイリオ" w:cs="メイリオ" w:hint="eastAsia"/>
          <w:sz w:val="18"/>
          <w:lang w:eastAsia="ja-JP"/>
        </w:rPr>
        <w:t>、買収対象企業</w:t>
      </w:r>
      <w:r w:rsidR="0040023C">
        <w:rPr>
          <w:rStyle w:val="ListLabel9"/>
          <w:rFonts w:ascii="メイリオ" w:eastAsia="メイリオ" w:hAnsi="メイリオ" w:cs="メイリオ" w:hint="eastAsia"/>
          <w:sz w:val="18"/>
          <w:lang w:eastAsia="ja-JP"/>
        </w:rPr>
        <w:t>は</w:t>
      </w:r>
      <w:r w:rsidRPr="00286F2B">
        <w:rPr>
          <w:rStyle w:val="ListLabel9"/>
          <w:rFonts w:ascii="メイリオ" w:eastAsia="メイリオ" w:hAnsi="メイリオ" w:cs="メイリオ" w:hint="eastAsia"/>
          <w:sz w:val="18"/>
          <w:lang w:eastAsia="ja-JP"/>
        </w:rPr>
        <w:t>オープンソース ライセンスの義務を履行するために必要な</w:t>
      </w:r>
      <w:r w:rsidR="0040023C" w:rsidRPr="00286F2B">
        <w:rPr>
          <w:rStyle w:val="ListLabel9"/>
          <w:rFonts w:ascii="メイリオ" w:eastAsia="メイリオ" w:hAnsi="メイリオ" w:cs="メイリオ" w:hint="eastAsia"/>
          <w:sz w:val="18"/>
          <w:lang w:eastAsia="ja-JP"/>
        </w:rPr>
        <w:t>すべて</w:t>
      </w:r>
      <w:r w:rsidR="0040023C">
        <w:rPr>
          <w:rStyle w:val="ListLabel9"/>
          <w:rFonts w:ascii="メイリオ" w:eastAsia="メイリオ" w:hAnsi="メイリオ" w:cs="メイリオ" w:hint="eastAsia"/>
          <w:sz w:val="18"/>
          <w:lang w:eastAsia="ja-JP"/>
        </w:rPr>
        <w:t>の</w:t>
      </w:r>
      <w:r w:rsidRPr="00286F2B">
        <w:rPr>
          <w:rStyle w:val="ListLabel9"/>
          <w:rFonts w:ascii="メイリオ" w:eastAsia="メイリオ" w:hAnsi="メイリオ" w:cs="メイリオ" w:hint="eastAsia"/>
          <w:sz w:val="18"/>
          <w:lang w:eastAsia="ja-JP"/>
        </w:rPr>
        <w:t>資料</w:t>
      </w:r>
      <w:r w:rsidR="00286F2B" w:rsidRPr="00286F2B">
        <w:rPr>
          <w:rStyle w:val="ListLabel9"/>
          <w:rFonts w:ascii="メイリオ" w:eastAsia="メイリオ" w:hAnsi="メイリオ" w:cs="メイリオ" w:hint="eastAsia"/>
          <w:sz w:val="18"/>
          <w:lang w:eastAsia="ja-JP"/>
        </w:rPr>
        <w:t>（書面での申し入れ、必要な告知/通知/表示、ソースコードなど当てはまるもの）</w:t>
      </w:r>
      <w:r w:rsidRPr="00286F2B">
        <w:rPr>
          <w:rStyle w:val="ListLabel9"/>
          <w:rFonts w:ascii="メイリオ" w:eastAsia="メイリオ" w:hAnsi="メイリオ" w:cs="メイリオ" w:hint="eastAsia"/>
          <w:sz w:val="18"/>
          <w:lang w:eastAsia="ja-JP"/>
        </w:rPr>
        <w:t>を提供しているか？</w:t>
      </w:r>
    </w:p>
    <w:p w14:paraId="40E89D5D" w14:textId="78B20CEE" w:rsidR="00286F2B" w:rsidRPr="00286F2B" w:rsidRDefault="00286F2B" w:rsidP="00D11512">
      <w:pPr>
        <w:pStyle w:val="ListIbrahim1"/>
        <w:spacing w:line="240" w:lineRule="exact"/>
        <w:ind w:left="714" w:hanging="357"/>
        <w:rPr>
          <w:rStyle w:val="ListLabel9"/>
          <w:lang w:eastAsia="ja-JP"/>
        </w:rPr>
      </w:pPr>
      <w:r>
        <w:rPr>
          <w:rStyle w:val="ListLabel9"/>
          <w:rFonts w:ascii="メイリオ" w:eastAsia="メイリオ" w:hAnsi="メイリオ" w:cs="メイリオ" w:hint="eastAsia"/>
          <w:sz w:val="18"/>
          <w:lang w:eastAsia="ja-JP"/>
        </w:rPr>
        <w:t>買収対象企業のコンプライアンス プロセスが、製品リリース計画に基づく開発スピードと合ったものになっているか？</w:t>
      </w:r>
    </w:p>
    <w:p w14:paraId="37E97632" w14:textId="3304742C" w:rsidR="00915E13" w:rsidRPr="002C4D0C" w:rsidRDefault="00286F2B"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買収対象</w:t>
      </w:r>
      <w:r w:rsidR="0040023C">
        <w:rPr>
          <w:rStyle w:val="ListLabel9"/>
          <w:rFonts w:ascii="メイリオ" w:eastAsia="メイリオ" w:hAnsi="メイリオ" w:cs="メイリオ" w:hint="eastAsia"/>
          <w:sz w:val="18"/>
          <w:lang w:eastAsia="ja-JP"/>
        </w:rPr>
        <w:t>企業は</w:t>
      </w:r>
      <w:r w:rsidRPr="00286F2B">
        <w:rPr>
          <w:rStyle w:val="ListLabel9"/>
          <w:rFonts w:ascii="メイリオ" w:eastAsia="メイリオ" w:hAnsi="メイリオ" w:cs="メイリオ" w:hint="eastAsia"/>
          <w:sz w:val="18"/>
          <w:lang w:eastAsia="ja-JP"/>
        </w:rPr>
        <w:t>、社内外のソースコード</w:t>
      </w:r>
      <w:r w:rsidR="0040023C">
        <w:rPr>
          <w:rStyle w:val="ListLabel9"/>
          <w:rFonts w:ascii="メイリオ" w:eastAsia="メイリオ" w:hAnsi="メイリオ" w:cs="メイリオ" w:hint="eastAsia"/>
          <w:sz w:val="18"/>
          <w:lang w:eastAsia="ja-JP"/>
        </w:rPr>
        <w:t>要求</w:t>
      </w:r>
      <w:r w:rsidRPr="00286F2B">
        <w:rPr>
          <w:rStyle w:val="ListLabel9"/>
          <w:rFonts w:ascii="メイリオ" w:eastAsia="メイリオ" w:hAnsi="メイリオ" w:cs="メイリオ" w:hint="eastAsia"/>
          <w:sz w:val="18"/>
          <w:lang w:eastAsia="ja-JP"/>
        </w:rPr>
        <w:t>すべてに、タイムリーな形で対応することができるプロセス</w:t>
      </w:r>
      <w:r w:rsidR="0040023C">
        <w:rPr>
          <w:rStyle w:val="ListLabel9"/>
          <w:rFonts w:ascii="メイリオ" w:eastAsia="メイリオ" w:hAnsi="メイリオ" w:cs="メイリオ" w:hint="eastAsia"/>
          <w:sz w:val="18"/>
          <w:lang w:eastAsia="ja-JP"/>
        </w:rPr>
        <w:t>を用意してい</w:t>
      </w:r>
      <w:r w:rsidRPr="00286F2B">
        <w:rPr>
          <w:rStyle w:val="ListLabel9"/>
          <w:rFonts w:ascii="メイリオ" w:eastAsia="メイリオ" w:hAnsi="メイリオ" w:cs="メイリオ" w:hint="eastAsia"/>
          <w:sz w:val="18"/>
          <w:lang w:eastAsia="ja-JP"/>
        </w:rPr>
        <w:t>るか？</w:t>
      </w:r>
    </w:p>
    <w:p w14:paraId="2C35EBA6" w14:textId="038AF61D" w:rsidR="00597D3F" w:rsidRPr="002C4D0C" w:rsidRDefault="00444017" w:rsidP="00541FB0">
      <w:pPr>
        <w:pStyle w:val="HeadingIbrahim2"/>
        <w:rPr>
          <w:lang w:eastAsia="ja-JP"/>
        </w:rPr>
      </w:pPr>
      <w:bookmarkStart w:id="148" w:name="_Toc492046635"/>
      <w:r w:rsidRPr="002C4D0C">
        <w:t>1</w:t>
      </w:r>
      <w:r w:rsidR="00D101D2">
        <w:t>0</w:t>
      </w:r>
      <w:r w:rsidRPr="002C4D0C">
        <w:t xml:space="preserve">.4 </w:t>
      </w:r>
      <w:r w:rsidR="0040023C" w:rsidRPr="00DB5B0F">
        <w:rPr>
          <w:rFonts w:ascii="メイリオ" w:eastAsia="メイリオ" w:hAnsi="メイリオ" w:cs="メイリオ" w:hint="eastAsia"/>
          <w:lang w:eastAsia="ja-JP"/>
        </w:rPr>
        <w:t>買収</w:t>
      </w:r>
      <w:r w:rsidR="00656CC4" w:rsidRPr="00DB5B0F">
        <w:rPr>
          <w:rFonts w:ascii="メイリオ" w:eastAsia="メイリオ" w:hAnsi="メイリオ" w:cs="メイリオ" w:hint="eastAsia"/>
        </w:rPr>
        <w:t>取引実行前の段階で解決すべき</w:t>
      </w:r>
      <w:r w:rsidR="003326D5" w:rsidRPr="00DB5B0F">
        <w:rPr>
          <w:rFonts w:ascii="メイリオ" w:eastAsia="メイリオ" w:hAnsi="メイリオ" w:cs="メイリオ" w:hint="eastAsia"/>
        </w:rPr>
        <w:t>項目を特定する</w:t>
      </w:r>
      <w:r w:rsidR="00535D5A" w:rsidRPr="00DB5B0F">
        <w:rPr>
          <w:rFonts w:ascii="メイリオ" w:eastAsia="メイリオ" w:hAnsi="メイリオ" w:cs="メイリオ" w:hint="eastAsia"/>
        </w:rPr>
        <w:t>（</w:t>
      </w:r>
      <w:r w:rsidR="004C6B67" w:rsidRPr="002C4D0C">
        <w:t>Identify items to be resolved before executing the transaction</w:t>
      </w:r>
      <w:bookmarkEnd w:id="148"/>
      <w:r w:rsidR="00535D5A" w:rsidRPr="00DB5B0F">
        <w:rPr>
          <w:rFonts w:ascii="メイリオ" w:eastAsia="メイリオ" w:hAnsi="メイリオ" w:cs="メイリオ" w:hint="eastAsia"/>
        </w:rPr>
        <w:t>）</w:t>
      </w:r>
    </w:p>
    <w:p w14:paraId="27B470E1" w14:textId="570E0D04"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 xml:space="preserve">the acquirer. </w:t>
      </w:r>
      <w:commentRangeStart w:id="149"/>
      <w:commentRangeStart w:id="150"/>
      <w:r w:rsidRPr="002C4D0C">
        <w:rPr>
          <w:rFonts w:ascii="Calibri" w:hAnsi="Calibri" w:cs="ProximaNova-Regular"/>
          <w:color w:val="000000"/>
        </w:rPr>
        <w:t>At which point,</w:t>
      </w:r>
      <w:commentRangeEnd w:id="149"/>
      <w:r w:rsidR="002D5CBB">
        <w:rPr>
          <w:rStyle w:val="af5"/>
        </w:rPr>
        <w:commentReference w:id="149"/>
      </w:r>
      <w:commentRangeEnd w:id="150"/>
      <w:r w:rsidR="002B1933">
        <w:rPr>
          <w:rStyle w:val="af5"/>
        </w:rPr>
        <w:commentReference w:id="150"/>
      </w:r>
      <w:r w:rsidRPr="002C4D0C">
        <w:rPr>
          <w:rFonts w:ascii="Calibri" w:hAnsi="Calibri" w:cs="ProximaNova-Regular"/>
          <w:color w:val="000000"/>
        </w:rPr>
        <w:t xml:space="preserve">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410E56CA" w14:textId="77777777" w:rsidR="00535D5A" w:rsidRDefault="00535D5A">
      <w:pPr>
        <w:spacing w:after="0" w:line="240" w:lineRule="auto"/>
        <w:rPr>
          <w:rFonts w:ascii="Calibri" w:hAnsi="Calibri" w:cs="ProximaNova-Regular"/>
          <w:color w:val="000000"/>
        </w:rPr>
      </w:pPr>
    </w:p>
    <w:p w14:paraId="36A140FA" w14:textId="3549C413" w:rsidR="00535D5A" w:rsidRPr="00535D5A" w:rsidRDefault="00535D5A" w:rsidP="00535D5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取引に</w:t>
      </w:r>
      <w:r w:rsidR="00934F7F">
        <w:rPr>
          <w:rFonts w:ascii="メイリオ" w:eastAsia="メイリオ" w:hAnsi="メイリオ" w:cs="メイリオ" w:hint="eastAsia"/>
          <w:sz w:val="18"/>
          <w:szCs w:val="18"/>
          <w:lang w:eastAsia="ja-JP"/>
        </w:rPr>
        <w:t>も</w:t>
      </w:r>
      <w:r>
        <w:rPr>
          <w:rFonts w:ascii="メイリオ" w:eastAsia="メイリオ" w:hAnsi="メイリオ" w:cs="メイリオ" w:hint="eastAsia"/>
          <w:sz w:val="18"/>
          <w:szCs w:val="18"/>
          <w:lang w:eastAsia="ja-JP"/>
        </w:rPr>
        <w:t>よりますが、オープンソース監査が</w:t>
      </w:r>
      <w:r>
        <w:rPr>
          <w:rFonts w:ascii="メイリオ" w:eastAsia="メイリオ" w:hAnsi="メイリオ" w:cs="メイリオ" w:hint="eastAsia"/>
          <w:sz w:val="18"/>
          <w:szCs w:val="18"/>
          <w:lang w:eastAsia="ja-JP"/>
        </w:rPr>
        <w:t>ライセンス</w:t>
      </w:r>
      <w:r w:rsidR="007C5809">
        <w:rPr>
          <w:rFonts w:ascii="メイリオ" w:eastAsia="メイリオ" w:hAnsi="メイリオ" w:cs="メイリオ" w:hint="eastAsia"/>
          <w:sz w:val="18"/>
          <w:szCs w:val="18"/>
          <w:lang w:eastAsia="ja-JP"/>
        </w:rPr>
        <w:t>実務</w:t>
      </w:r>
      <w:r>
        <w:rPr>
          <w:rFonts w:ascii="メイリオ" w:eastAsia="メイリオ" w:hAnsi="メイリオ" w:cs="メイリオ" w:hint="eastAsia"/>
          <w:sz w:val="18"/>
          <w:szCs w:val="18"/>
          <w:lang w:eastAsia="ja-JP"/>
        </w:rPr>
        <w:t>やコンプライアンス実務</w:t>
      </w:r>
      <w:r w:rsidR="007C5809">
        <w:rPr>
          <w:rFonts w:ascii="メイリオ" w:eastAsia="メイリオ" w:hAnsi="メイリオ" w:cs="メイリオ" w:hint="eastAsia"/>
          <w:sz w:val="18"/>
          <w:szCs w:val="18"/>
          <w:lang w:eastAsia="ja-JP"/>
        </w:rPr>
        <w:t>について</w:t>
      </w:r>
      <w:r>
        <w:rPr>
          <w:rFonts w:ascii="メイリオ" w:eastAsia="メイリオ" w:hAnsi="メイリオ" w:cs="メイリオ" w:hint="eastAsia"/>
          <w:sz w:val="18"/>
          <w:szCs w:val="18"/>
          <w:lang w:eastAsia="ja-JP"/>
        </w:rPr>
        <w:t>、</w:t>
      </w:r>
      <w:r w:rsidR="004606ED">
        <w:rPr>
          <w:rFonts w:ascii="メイリオ" w:eastAsia="メイリオ" w:hAnsi="メイリオ" w:cs="メイリオ" w:hint="eastAsia"/>
          <w:sz w:val="18"/>
          <w:szCs w:val="18"/>
          <w:lang w:eastAsia="ja-JP"/>
        </w:rPr>
        <w:t>買収企業</w:t>
      </w:r>
      <w:r>
        <w:rPr>
          <w:rFonts w:ascii="メイリオ" w:eastAsia="メイリオ" w:hAnsi="メイリオ" w:cs="メイリオ" w:hint="eastAsia"/>
          <w:sz w:val="18"/>
          <w:szCs w:val="18"/>
          <w:lang w:eastAsia="ja-JP"/>
        </w:rPr>
        <w:t>にとって受け入れられない</w:t>
      </w:r>
      <w:r w:rsidR="00CC7652">
        <w:rPr>
          <w:rFonts w:ascii="メイリオ" w:eastAsia="メイリオ" w:hAnsi="メイリオ" w:cs="メイリオ" w:hint="eastAsia"/>
          <w:sz w:val="18"/>
          <w:szCs w:val="18"/>
          <w:lang w:eastAsia="ja-JP"/>
        </w:rPr>
        <w:t>事</w:t>
      </w:r>
      <w:r>
        <w:rPr>
          <w:rFonts w:ascii="メイリオ" w:eastAsia="メイリオ" w:hAnsi="メイリオ" w:cs="メイリオ" w:hint="eastAsia"/>
          <w:sz w:val="18"/>
          <w:szCs w:val="18"/>
          <w:lang w:eastAsia="ja-JP"/>
        </w:rPr>
        <w:t>実</w:t>
      </w:r>
      <w:r w:rsidR="007C5809">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明らかに</w:t>
      </w:r>
      <w:r w:rsidR="007C5809">
        <w:rPr>
          <w:rFonts w:ascii="メイリオ" w:eastAsia="メイリオ" w:hAnsi="メイリオ" w:cs="メイリオ" w:hint="eastAsia"/>
          <w:sz w:val="18"/>
          <w:szCs w:val="18"/>
          <w:lang w:eastAsia="ja-JP"/>
        </w:rPr>
        <w:t>す</w:t>
      </w:r>
      <w:r w:rsidR="00934F7F">
        <w:rPr>
          <w:rFonts w:ascii="メイリオ" w:eastAsia="メイリオ" w:hAnsi="メイリオ" w:cs="メイリオ" w:hint="eastAsia"/>
          <w:sz w:val="18"/>
          <w:szCs w:val="18"/>
          <w:lang w:eastAsia="ja-JP"/>
        </w:rPr>
        <w:t>る</w:t>
      </w:r>
      <w:r w:rsidR="00E7724A">
        <w:rPr>
          <w:rFonts w:ascii="メイリオ" w:eastAsia="メイリオ" w:hAnsi="メイリオ" w:cs="メイリオ" w:hint="eastAsia"/>
          <w:sz w:val="18"/>
          <w:szCs w:val="18"/>
          <w:lang w:eastAsia="ja-JP"/>
        </w:rPr>
        <w:t>ケースが</w:t>
      </w:r>
      <w:r>
        <w:rPr>
          <w:rFonts w:ascii="メイリオ" w:eastAsia="メイリオ" w:hAnsi="メイリオ" w:cs="メイリオ" w:hint="eastAsia"/>
          <w:sz w:val="18"/>
          <w:szCs w:val="18"/>
          <w:lang w:eastAsia="ja-JP"/>
        </w:rPr>
        <w:t>あります。</w:t>
      </w:r>
      <w:r w:rsidR="002D5CBB">
        <w:rPr>
          <w:rFonts w:ascii="メイリオ" w:eastAsia="メイリオ" w:hAnsi="メイリオ" w:cs="メイリオ" w:hint="eastAsia"/>
          <w:sz w:val="18"/>
          <w:szCs w:val="18"/>
          <w:lang w:eastAsia="ja-JP"/>
        </w:rPr>
        <w:t>その段階で</w:t>
      </w:r>
      <w:r w:rsidR="004606ED">
        <w:rPr>
          <w:rFonts w:ascii="メイリオ" w:eastAsia="メイリオ" w:hAnsi="メイリオ" w:cs="メイリオ" w:hint="eastAsia"/>
          <w:sz w:val="18"/>
          <w:szCs w:val="18"/>
          <w:lang w:eastAsia="ja-JP"/>
        </w:rPr>
        <w:t>買収企業</w:t>
      </w:r>
      <w:r w:rsidR="002D5CBB">
        <w:rPr>
          <w:rFonts w:ascii="メイリオ" w:eastAsia="メイリオ" w:hAnsi="メイリオ" w:cs="メイリオ" w:hint="eastAsia"/>
          <w:sz w:val="18"/>
          <w:szCs w:val="18"/>
          <w:lang w:eastAsia="ja-JP"/>
        </w:rPr>
        <w:t>は、そういった</w:t>
      </w:r>
      <w:r w:rsidR="007C5809">
        <w:rPr>
          <w:rFonts w:ascii="メイリオ" w:eastAsia="メイリオ" w:hAnsi="メイリオ" w:cs="メイリオ" w:hint="eastAsia"/>
          <w:sz w:val="18"/>
          <w:szCs w:val="18"/>
          <w:lang w:eastAsia="ja-JP"/>
        </w:rPr>
        <w:t>事</w:t>
      </w:r>
      <w:r w:rsidR="002D5CBB">
        <w:rPr>
          <w:rFonts w:ascii="メイリオ" w:eastAsia="メイリオ" w:hAnsi="メイリオ" w:cs="メイリオ" w:hint="eastAsia"/>
          <w:sz w:val="18"/>
          <w:szCs w:val="18"/>
          <w:lang w:eastAsia="ja-JP"/>
        </w:rPr>
        <w:t>実</w:t>
      </w:r>
      <w:r w:rsidR="007C5809">
        <w:rPr>
          <w:rFonts w:ascii="メイリオ" w:eastAsia="メイリオ" w:hAnsi="メイリオ" w:cs="メイリオ" w:hint="eastAsia"/>
          <w:sz w:val="18"/>
          <w:szCs w:val="18"/>
          <w:lang w:eastAsia="ja-JP"/>
        </w:rPr>
        <w:t>の影響</w:t>
      </w:r>
      <w:r w:rsidR="002D5CBB">
        <w:rPr>
          <w:rFonts w:ascii="メイリオ" w:eastAsia="メイリオ" w:hAnsi="メイリオ" w:cs="メイリオ" w:hint="eastAsia"/>
          <w:sz w:val="18"/>
          <w:szCs w:val="18"/>
          <w:lang w:eastAsia="ja-JP"/>
        </w:rPr>
        <w:t>を</w:t>
      </w:r>
      <w:r w:rsidR="00E7724A">
        <w:rPr>
          <w:rFonts w:ascii="メイリオ" w:eastAsia="メイリオ" w:hAnsi="メイリオ" w:cs="メイリオ" w:hint="eastAsia"/>
          <w:sz w:val="18"/>
          <w:szCs w:val="18"/>
          <w:lang w:eastAsia="ja-JP"/>
        </w:rPr>
        <w:t>軽減</w:t>
      </w:r>
      <w:r w:rsidR="002D5CBB">
        <w:rPr>
          <w:rFonts w:ascii="メイリオ" w:eastAsia="メイリオ" w:hAnsi="メイリオ" w:cs="メイリオ" w:hint="eastAsia"/>
          <w:sz w:val="18"/>
          <w:szCs w:val="18"/>
          <w:lang w:eastAsia="ja-JP"/>
        </w:rPr>
        <w:t>することを契約締結の条件として要求することが可能です。</w:t>
      </w:r>
      <w:r w:rsidR="00C513B2">
        <w:rPr>
          <w:rFonts w:ascii="メイリオ" w:eastAsia="メイリオ" w:hAnsi="メイリオ" w:cs="メイリオ" w:hint="eastAsia"/>
          <w:sz w:val="18"/>
          <w:szCs w:val="18"/>
          <w:lang w:eastAsia="ja-JP"/>
        </w:rPr>
        <w:t>たとえば、買収対象企業が、「Aライセンス」というライセンス下にあるコンポーネントのコードを使っていて、一方で買収企業が「Aライセンス」</w:t>
      </w:r>
      <w:r w:rsidR="00CA14EE">
        <w:rPr>
          <w:rFonts w:ascii="メイリオ" w:eastAsia="メイリオ" w:hAnsi="メイリオ" w:cs="メイリオ" w:hint="eastAsia"/>
          <w:sz w:val="18"/>
          <w:szCs w:val="18"/>
          <w:lang w:eastAsia="ja-JP"/>
        </w:rPr>
        <w:t>の</w:t>
      </w:r>
      <w:r w:rsidR="007C5809">
        <w:rPr>
          <w:rFonts w:ascii="メイリオ" w:eastAsia="メイリオ" w:hAnsi="メイリオ" w:cs="メイリオ" w:hint="eastAsia"/>
          <w:sz w:val="18"/>
          <w:szCs w:val="18"/>
          <w:lang w:eastAsia="ja-JP"/>
        </w:rPr>
        <w:t>ソースコード</w:t>
      </w:r>
      <w:r w:rsidR="00C513B2">
        <w:rPr>
          <w:rFonts w:ascii="メイリオ" w:eastAsia="メイリオ" w:hAnsi="メイリオ" w:cs="メイリオ" w:hint="eastAsia"/>
          <w:sz w:val="18"/>
          <w:szCs w:val="18"/>
          <w:lang w:eastAsia="ja-JP"/>
        </w:rPr>
        <w:t>の</w:t>
      </w:r>
      <w:r w:rsidR="00C513B2">
        <w:rPr>
          <w:rFonts w:ascii="メイリオ" w:eastAsia="メイリオ" w:hAnsi="メイリオ" w:cs="メイリオ" w:hint="eastAsia"/>
          <w:sz w:val="18"/>
          <w:szCs w:val="18"/>
          <w:lang w:eastAsia="ja-JP"/>
        </w:rPr>
        <w:t>使用を禁止する、厳格なポリシーを持っているようなケースです。こういった状況は、両社が議論して、</w:t>
      </w:r>
      <w:r w:rsidR="003326D5">
        <w:rPr>
          <w:rFonts w:ascii="メイリオ" w:eastAsia="メイリオ" w:hAnsi="メイリオ" w:cs="メイリオ" w:hint="eastAsia"/>
          <w:sz w:val="18"/>
          <w:szCs w:val="18"/>
          <w:lang w:eastAsia="ja-JP"/>
        </w:rPr>
        <w:t>可能</w:t>
      </w:r>
      <w:r w:rsidR="007C5809">
        <w:rPr>
          <w:rFonts w:ascii="メイリオ" w:eastAsia="メイリオ" w:hAnsi="メイリオ" w:cs="メイリオ" w:hint="eastAsia"/>
          <w:sz w:val="18"/>
          <w:szCs w:val="18"/>
          <w:lang w:eastAsia="ja-JP"/>
        </w:rPr>
        <w:t>な</w:t>
      </w:r>
      <w:r w:rsidR="003326D5">
        <w:rPr>
          <w:rFonts w:ascii="メイリオ" w:eastAsia="メイリオ" w:hAnsi="メイリオ" w:cs="メイリオ" w:hint="eastAsia"/>
          <w:sz w:val="18"/>
          <w:szCs w:val="18"/>
          <w:lang w:eastAsia="ja-JP"/>
        </w:rPr>
        <w:t>解決策</w:t>
      </w:r>
      <w:r w:rsidR="00C513B2">
        <w:rPr>
          <w:rFonts w:ascii="メイリオ" w:eastAsia="メイリオ" w:hAnsi="メイリオ" w:cs="メイリオ" w:hint="eastAsia"/>
          <w:sz w:val="18"/>
          <w:szCs w:val="18"/>
          <w:lang w:eastAsia="ja-JP"/>
        </w:rPr>
        <w:t>を導き出すことが必要になってきます。</w:t>
      </w:r>
    </w:p>
    <w:p w14:paraId="798D1609" w14:textId="69F3EADC" w:rsidR="00597D3F" w:rsidRPr="002C4D0C" w:rsidRDefault="00444017" w:rsidP="00541FB0">
      <w:pPr>
        <w:pStyle w:val="HeadingIbrahim2"/>
      </w:pPr>
      <w:bookmarkStart w:id="151" w:name="_Toc492046636"/>
      <w:r w:rsidRPr="002C4D0C">
        <w:t>1</w:t>
      </w:r>
      <w:r w:rsidR="00D101D2">
        <w:t>0</w:t>
      </w:r>
      <w:r w:rsidRPr="002C4D0C">
        <w:t xml:space="preserve">.5 </w:t>
      </w:r>
      <w:r w:rsidR="00934F7F" w:rsidRPr="00DB5B0F">
        <w:rPr>
          <w:rFonts w:ascii="メイリオ" w:eastAsia="メイリオ" w:hAnsi="メイリオ" w:cs="メイリオ" w:hint="eastAsia"/>
        </w:rPr>
        <w:t>買収後のコンプライアンス</w:t>
      </w:r>
      <w:r w:rsidR="007C5809" w:rsidRPr="00DB5B0F">
        <w:rPr>
          <w:rFonts w:ascii="メイリオ" w:eastAsia="メイリオ" w:hAnsi="メイリオ" w:cs="メイリオ" w:hint="eastAsia"/>
          <w:lang w:eastAsia="ja-JP"/>
        </w:rPr>
        <w:t>是正</w:t>
      </w:r>
      <w:r w:rsidR="00934F7F" w:rsidRPr="00DB5B0F">
        <w:rPr>
          <w:rFonts w:ascii="メイリオ" w:eastAsia="メイリオ" w:hAnsi="メイリオ" w:cs="メイリオ" w:hint="eastAsia"/>
        </w:rPr>
        <w:t>計画を策定する（</w:t>
      </w:r>
      <w:r w:rsidR="00DC4D20" w:rsidRPr="002C4D0C">
        <w:t xml:space="preserve">Create </w:t>
      </w:r>
      <w:r w:rsidR="004C6B67" w:rsidRPr="002C4D0C">
        <w:t>a compliance improvement plan for post-acquisition</w:t>
      </w:r>
      <w:bookmarkEnd w:id="151"/>
      <w:r w:rsidR="00934F7F" w:rsidRPr="00DB5B0F">
        <w:rPr>
          <w:rFonts w:ascii="メイリオ" w:eastAsia="メイリオ" w:hAnsi="メイリオ" w:cs="メイリオ" w:hint="eastAsia"/>
        </w:rPr>
        <w:t>）</w:t>
      </w:r>
    </w:p>
    <w:p w14:paraId="34936316" w14:textId="4DB4E926" w:rsidR="00597D3F" w:rsidRDefault="004C6B67" w:rsidP="00541FB0">
      <w:pPr>
        <w:pStyle w:val="bodyIbrahim1"/>
        <w:rPr>
          <w:rFonts w:eastAsia="ＭＳ Ｐゴシック"/>
          <w:lang w:eastAsia="ja-JP"/>
        </w:rPr>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405D799B" w14:textId="236C5AED" w:rsidR="00934F7F" w:rsidRPr="00934F7F" w:rsidRDefault="00934F7F" w:rsidP="00934F7F">
      <w:pPr>
        <w:pStyle w:val="bodyIbrahim1"/>
        <w:spacing w:line="240" w:lineRule="exact"/>
        <w:rPr>
          <w:rFonts w:ascii="メイリオ" w:eastAsia="メイリオ" w:hAnsi="メイリオ" w:cs="メイリオ"/>
          <w:sz w:val="18"/>
          <w:szCs w:val="18"/>
          <w:lang w:eastAsia="ja-JP"/>
        </w:rPr>
      </w:pPr>
      <w:commentRangeStart w:id="152"/>
      <w:r>
        <w:rPr>
          <w:rFonts w:ascii="メイリオ" w:eastAsia="メイリオ" w:hAnsi="メイリオ" w:cs="メイリオ" w:hint="eastAsia"/>
          <w:sz w:val="18"/>
          <w:szCs w:val="18"/>
          <w:lang w:eastAsia="ja-JP"/>
        </w:rPr>
        <w:lastRenderedPageBreak/>
        <w:t>大</w:t>
      </w:r>
      <w:commentRangeEnd w:id="152"/>
      <w:r w:rsidR="00F93C46">
        <w:rPr>
          <w:rStyle w:val="af5"/>
          <w:rFonts w:asciiTheme="minorHAnsi" w:eastAsia="ＭＳ 明朝" w:hAnsiTheme="minorHAnsi"/>
          <w:color w:val="7F7F7F" w:themeColor="text1" w:themeTint="80"/>
          <w:lang w:eastAsia="ja-JP"/>
        </w:rPr>
        <w:commentReference w:id="152"/>
      </w:r>
      <w:r>
        <w:rPr>
          <w:rFonts w:ascii="メイリオ" w:eastAsia="メイリオ" w:hAnsi="メイリオ" w:cs="メイリオ" w:hint="eastAsia"/>
          <w:sz w:val="18"/>
          <w:szCs w:val="18"/>
          <w:lang w:eastAsia="ja-JP"/>
        </w:rPr>
        <w:t>企業</w:t>
      </w:r>
      <w:r w:rsidR="00BA7B9C">
        <w:rPr>
          <w:rFonts w:ascii="メイリオ" w:eastAsia="メイリオ" w:hAnsi="メイリオ" w:cs="メイリオ" w:hint="eastAsia"/>
          <w:sz w:val="18"/>
          <w:szCs w:val="18"/>
          <w:lang w:eastAsia="ja-JP"/>
        </w:rPr>
        <w:t>が小さ</w:t>
      </w:r>
      <w:r w:rsidR="003326D5">
        <w:rPr>
          <w:rFonts w:ascii="メイリオ" w:eastAsia="メイリオ" w:hAnsi="メイリオ" w:cs="メイリオ" w:hint="eastAsia"/>
          <w:sz w:val="18"/>
          <w:szCs w:val="18"/>
          <w:lang w:eastAsia="ja-JP"/>
        </w:rPr>
        <w:t>いスタートアップを買収し、子会社として運営し続けるようなとき</w:t>
      </w:r>
      <w:r w:rsidR="00E7724A">
        <w:rPr>
          <w:rFonts w:ascii="メイリオ" w:eastAsia="メイリオ" w:hAnsi="メイリオ" w:cs="メイリオ" w:hint="eastAsia"/>
          <w:sz w:val="18"/>
          <w:szCs w:val="18"/>
          <w:lang w:eastAsia="ja-JP"/>
        </w:rPr>
        <w:t>、ここで挙げる話が</w:t>
      </w:r>
      <w:r w:rsidR="00BA7B9C">
        <w:rPr>
          <w:rFonts w:ascii="メイリオ" w:eastAsia="メイリオ" w:hAnsi="メイリオ" w:cs="メイリオ" w:hint="eastAsia"/>
          <w:sz w:val="18"/>
          <w:szCs w:val="18"/>
          <w:lang w:eastAsia="ja-JP"/>
        </w:rPr>
        <w:t>大事になってきます。この</w:t>
      </w:r>
      <w:r w:rsidR="00E7724A">
        <w:rPr>
          <w:rFonts w:ascii="メイリオ" w:eastAsia="メイリオ" w:hAnsi="メイリオ" w:cs="メイリオ" w:hint="eastAsia"/>
          <w:sz w:val="18"/>
          <w:szCs w:val="18"/>
          <w:lang w:eastAsia="ja-JP"/>
        </w:rPr>
        <w:t>シナリオでは</w:t>
      </w:r>
      <w:r w:rsidR="004606ED">
        <w:rPr>
          <w:rFonts w:ascii="メイリオ" w:eastAsia="メイリオ" w:hAnsi="メイリオ" w:cs="メイリオ" w:hint="eastAsia"/>
          <w:sz w:val="18"/>
          <w:szCs w:val="18"/>
          <w:lang w:eastAsia="ja-JP"/>
        </w:rPr>
        <w:t>買収企業</w:t>
      </w:r>
      <w:r w:rsidR="00BA7B9C">
        <w:rPr>
          <w:rFonts w:ascii="メイリオ" w:eastAsia="メイリオ" w:hAnsi="メイリオ" w:cs="メイリオ" w:hint="eastAsia"/>
          <w:sz w:val="18"/>
          <w:szCs w:val="18"/>
          <w:lang w:eastAsia="ja-JP"/>
        </w:rPr>
        <w:t>はしばしば</w:t>
      </w:r>
      <w:r w:rsidR="004606ED">
        <w:rPr>
          <w:rFonts w:ascii="メイリオ" w:eastAsia="メイリオ" w:hAnsi="メイリオ" w:cs="メイリオ" w:hint="eastAsia"/>
          <w:sz w:val="18"/>
          <w:szCs w:val="18"/>
          <w:lang w:eastAsia="ja-JP"/>
        </w:rPr>
        <w:t>買収対象</w:t>
      </w:r>
      <w:r w:rsidR="00BA7B9C">
        <w:rPr>
          <w:rFonts w:ascii="メイリオ" w:eastAsia="メイリオ" w:hAnsi="メイリオ" w:cs="メイリオ" w:hint="eastAsia"/>
          <w:sz w:val="18"/>
          <w:szCs w:val="18"/>
          <w:lang w:eastAsia="ja-JP"/>
        </w:rPr>
        <w:t>に対し、秩序だったコンプライアンス ポリシーやプロセスを確立することを支</w:t>
      </w:r>
      <w:r w:rsidR="003326D5">
        <w:rPr>
          <w:rFonts w:ascii="メイリオ" w:eastAsia="メイリオ" w:hAnsi="メイリオ" w:cs="メイリオ" w:hint="eastAsia"/>
          <w:sz w:val="18"/>
          <w:szCs w:val="18"/>
          <w:lang w:eastAsia="ja-JP"/>
        </w:rPr>
        <w:t>援し、</w:t>
      </w:r>
      <w:r w:rsidR="007C5809">
        <w:rPr>
          <w:rFonts w:ascii="メイリオ" w:eastAsia="メイリオ" w:hAnsi="メイリオ" w:cs="メイリオ" w:hint="eastAsia"/>
          <w:sz w:val="18"/>
          <w:szCs w:val="18"/>
          <w:lang w:eastAsia="ja-JP"/>
        </w:rPr>
        <w:t>買収企業で使われている</w:t>
      </w:r>
      <w:r w:rsidR="003326D5">
        <w:rPr>
          <w:rFonts w:ascii="メイリオ" w:eastAsia="メイリオ" w:hAnsi="メイリオ" w:cs="メイリオ" w:hint="eastAsia"/>
          <w:sz w:val="18"/>
          <w:szCs w:val="18"/>
          <w:lang w:eastAsia="ja-JP"/>
        </w:rPr>
        <w:t>トレーニングを</w:t>
      </w:r>
      <w:r w:rsidR="007C5809">
        <w:rPr>
          <w:rFonts w:ascii="メイリオ" w:eastAsia="メイリオ" w:hAnsi="メイリオ" w:cs="メイリオ" w:hint="eastAsia"/>
          <w:sz w:val="18"/>
          <w:szCs w:val="18"/>
          <w:lang w:eastAsia="ja-JP"/>
        </w:rPr>
        <w:t>提供</w:t>
      </w:r>
      <w:r w:rsidR="003326D5">
        <w:rPr>
          <w:rFonts w:ascii="メイリオ" w:eastAsia="メイリオ" w:hAnsi="メイリオ" w:cs="メイリオ" w:hint="eastAsia"/>
          <w:sz w:val="18"/>
          <w:szCs w:val="18"/>
          <w:lang w:eastAsia="ja-JP"/>
        </w:rPr>
        <w:t>し、そして継続的指導・</w:t>
      </w:r>
      <w:r w:rsidR="00BA7B9C">
        <w:rPr>
          <w:rFonts w:ascii="メイリオ" w:eastAsia="メイリオ" w:hAnsi="メイリオ" w:cs="メイリオ" w:hint="eastAsia"/>
          <w:sz w:val="18"/>
          <w:szCs w:val="18"/>
          <w:lang w:eastAsia="ja-JP"/>
        </w:rPr>
        <w:t>支援を</w:t>
      </w:r>
      <w:r w:rsidR="007060A6">
        <w:rPr>
          <w:rFonts w:ascii="メイリオ" w:eastAsia="メイリオ" w:hAnsi="メイリオ" w:cs="メイリオ" w:hint="eastAsia"/>
          <w:sz w:val="18"/>
          <w:szCs w:val="18"/>
          <w:lang w:eastAsia="ja-JP"/>
        </w:rPr>
        <w:t>行い</w:t>
      </w:r>
      <w:r w:rsidR="00BA7B9C">
        <w:rPr>
          <w:rFonts w:ascii="メイリオ" w:eastAsia="メイリオ" w:hAnsi="メイリオ" w:cs="メイリオ" w:hint="eastAsia"/>
          <w:sz w:val="18"/>
          <w:szCs w:val="18"/>
          <w:lang w:eastAsia="ja-JP"/>
        </w:rPr>
        <w:t>ます。</w:t>
      </w:r>
    </w:p>
    <w:p w14:paraId="36F25C1B" w14:textId="51F49548" w:rsidR="00597D3F" w:rsidRPr="002C4D0C" w:rsidRDefault="00541FB0" w:rsidP="00541FB0">
      <w:pPr>
        <w:pStyle w:val="HeadingIbrahim1"/>
      </w:pPr>
      <w:bookmarkStart w:id="153" w:name="_Toc492046637"/>
      <w:r>
        <w:rPr>
          <w:rFonts w:hint="eastAsia"/>
        </w:rPr>
        <w:t>11.</w:t>
      </w:r>
      <w:r w:rsidR="00CA1A13" w:rsidRPr="00DB5B0F">
        <w:rPr>
          <w:rFonts w:ascii="メイリオ" w:eastAsia="メイリオ" w:hAnsi="メイリオ" w:cs="メイリオ" w:hint="eastAsia"/>
        </w:rPr>
        <w:t>コンプライアンス</w:t>
      </w:r>
      <w:r w:rsidR="009E50D2" w:rsidRPr="00DB5B0F">
        <w:rPr>
          <w:rFonts w:ascii="メイリオ" w:eastAsia="メイリオ" w:hAnsi="メイリオ" w:cs="メイリオ" w:hint="eastAsia"/>
          <w:lang w:eastAsia="ja-JP"/>
        </w:rPr>
        <w:t>に関し</w:t>
      </w:r>
      <w:r w:rsidR="00CA1A13" w:rsidRPr="00DB5B0F">
        <w:rPr>
          <w:rFonts w:ascii="メイリオ" w:eastAsia="メイリオ" w:hAnsi="メイリオ" w:cs="メイリオ" w:hint="eastAsia"/>
        </w:rPr>
        <w:t>推奨される開発</w:t>
      </w:r>
      <w:commentRangeStart w:id="154"/>
      <w:commentRangeStart w:id="155"/>
      <w:r w:rsidR="00CA1A13" w:rsidRPr="00DB5B0F">
        <w:rPr>
          <w:rFonts w:ascii="メイリオ" w:eastAsia="メイリオ" w:hAnsi="メイリオ" w:cs="メイリオ" w:hint="eastAsia"/>
        </w:rPr>
        <w:t>実務</w:t>
      </w:r>
      <w:commentRangeEnd w:id="154"/>
      <w:r w:rsidR="00120E89" w:rsidRPr="00DB5B0F">
        <w:rPr>
          <w:rStyle w:val="af5"/>
          <w:rFonts w:ascii="メイリオ" w:eastAsia="メイリオ" w:hAnsi="メイリオ" w:cs="メイリオ"/>
          <w:color w:val="7F7F7F" w:themeColor="text1" w:themeTint="80"/>
          <w:shd w:val="clear" w:color="auto" w:fill="auto"/>
          <w:lang w:eastAsia="ja-JP"/>
        </w:rPr>
        <w:commentReference w:id="154"/>
      </w:r>
      <w:commentRangeEnd w:id="155"/>
      <w:r w:rsidR="00E7724A">
        <w:rPr>
          <w:rStyle w:val="af5"/>
          <w:rFonts w:asciiTheme="minorHAnsi" w:eastAsia="ＭＳ 明朝" w:hAnsiTheme="minorHAnsi" w:cstheme="minorBidi"/>
          <w:color w:val="7F7F7F" w:themeColor="text1" w:themeTint="80"/>
          <w:shd w:val="clear" w:color="auto" w:fill="auto"/>
          <w:lang w:eastAsia="ja-JP"/>
        </w:rPr>
        <w:commentReference w:id="155"/>
      </w:r>
      <w:r w:rsidR="00CA1A13" w:rsidRPr="00DB5B0F">
        <w:rPr>
          <w:rFonts w:ascii="メイリオ" w:eastAsia="メイリオ" w:hAnsi="メイリオ" w:cs="メイリオ" w:hint="eastAsia"/>
        </w:rPr>
        <w:t>（</w:t>
      </w:r>
      <w:r w:rsidR="008616B4" w:rsidRPr="00DB5B0F">
        <w:rPr>
          <w:rFonts w:ascii="メイリオ" w:eastAsia="メイリオ" w:hAnsi="メイリオ" w:cs="メイリオ"/>
        </w:rPr>
        <w:t>R</w:t>
      </w:r>
      <w:r w:rsidR="008616B4" w:rsidRPr="002C4D0C">
        <w:t xml:space="preserve">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153"/>
      <w:r w:rsidR="00875DB3" w:rsidRPr="002C4D0C">
        <w:t xml:space="preserve"> </w:t>
      </w:r>
      <w:r w:rsidR="00CA1A13" w:rsidRPr="00DB5B0F">
        <w:rPr>
          <w:rFonts w:ascii="メイリオ" w:eastAsia="メイリオ" w:hAnsi="メイリオ" w:cs="メイリオ" w:hint="eastAsia"/>
        </w:rPr>
        <w:t>）</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1D415772" w14:textId="77777777" w:rsidR="00CA1A13" w:rsidRDefault="00CA1A13" w:rsidP="00CA1A13">
      <w:pPr>
        <w:pStyle w:val="bodyIbrahim1"/>
        <w:spacing w:line="240" w:lineRule="exact"/>
        <w:rPr>
          <w:rFonts w:ascii="メイリオ" w:eastAsia="メイリオ" w:hAnsi="メイリオ" w:cs="メイリオ"/>
          <w:sz w:val="18"/>
          <w:szCs w:val="18"/>
          <w:lang w:eastAsia="ja-JP"/>
        </w:rPr>
      </w:pPr>
    </w:p>
    <w:p w14:paraId="1CE0AACF" w14:textId="0AF2CD54" w:rsidR="00CA1A13" w:rsidRPr="00CA1A13" w:rsidRDefault="00CA1A13" w:rsidP="00CA1A13">
      <w:pPr>
        <w:pStyle w:val="bodyIbrahim1"/>
        <w:spacing w:line="240" w:lineRule="exact"/>
        <w:rPr>
          <w:rFonts w:ascii="メイリオ" w:eastAsia="メイリオ" w:hAnsi="メイリオ" w:cs="メイリオ"/>
          <w:sz w:val="18"/>
          <w:szCs w:val="18"/>
          <w:lang w:eastAsia="ja-JP"/>
        </w:rPr>
      </w:pPr>
      <w:commentRangeStart w:id="156"/>
      <w:r>
        <w:rPr>
          <w:rFonts w:ascii="メイリオ" w:eastAsia="メイリオ" w:hAnsi="メイリオ" w:cs="メイリオ" w:hint="eastAsia"/>
          <w:sz w:val="18"/>
          <w:szCs w:val="18"/>
          <w:lang w:eastAsia="ja-JP"/>
        </w:rPr>
        <w:t>オ</w:t>
      </w:r>
      <w:commentRangeEnd w:id="156"/>
      <w:r w:rsidR="00F93C46">
        <w:rPr>
          <w:rStyle w:val="af5"/>
          <w:rFonts w:asciiTheme="minorHAnsi" w:eastAsia="ＭＳ 明朝" w:hAnsiTheme="minorHAnsi"/>
          <w:color w:val="7F7F7F" w:themeColor="text1" w:themeTint="80"/>
          <w:lang w:eastAsia="ja-JP"/>
        </w:rPr>
        <w:commentReference w:id="156"/>
      </w:r>
      <w:r>
        <w:rPr>
          <w:rFonts w:ascii="メイリオ" w:eastAsia="メイリオ" w:hAnsi="メイリオ" w:cs="メイリオ" w:hint="eastAsia"/>
          <w:sz w:val="18"/>
          <w:szCs w:val="18"/>
          <w:lang w:eastAsia="ja-JP"/>
        </w:rPr>
        <w:t>ープンソース ライセンスのコンプライアンス活動を支援する開発</w:t>
      </w:r>
      <w:r>
        <w:rPr>
          <w:rFonts w:ascii="メイリオ" w:eastAsia="メイリオ" w:hAnsi="メイリオ" w:cs="メイリオ" w:hint="eastAsia"/>
          <w:sz w:val="18"/>
          <w:szCs w:val="18"/>
          <w:lang w:eastAsia="ja-JP"/>
        </w:rPr>
        <w:t>実務</w:t>
      </w:r>
      <w:r>
        <w:rPr>
          <w:rFonts w:ascii="メイリオ" w:eastAsia="メイリオ" w:hAnsi="メイリオ" w:cs="メイリオ" w:hint="eastAsia"/>
          <w:sz w:val="18"/>
          <w:szCs w:val="18"/>
          <w:lang w:eastAsia="ja-JP"/>
        </w:rPr>
        <w:t>を確立する上での推奨事項の詳細については、いくつかの</w:t>
      </w:r>
      <w:r>
        <w:rPr>
          <w:rFonts w:ascii="メイリオ" w:eastAsia="メイリオ" w:hAnsi="メイリオ" w:cs="メイリオ" w:hint="eastAsia"/>
          <w:sz w:val="18"/>
          <w:szCs w:val="18"/>
          <w:lang w:eastAsia="ja-JP"/>
        </w:rPr>
        <w:t>文書</w:t>
      </w:r>
      <w:r>
        <w:rPr>
          <w:rFonts w:ascii="メイリオ" w:eastAsia="メイリオ" w:hAnsi="メイリオ" w:cs="メイリオ" w:hint="eastAsia"/>
          <w:sz w:val="18"/>
          <w:szCs w:val="18"/>
          <w:lang w:eastAsia="ja-JP"/>
        </w:rPr>
        <w:t>が執筆されています。この節では、その中でも最も重要となるものに簡単に焦点を当てます。</w:t>
      </w:r>
      <w:r>
        <w:rPr>
          <w:rFonts w:ascii="メイリオ" w:eastAsia="メイリオ" w:hAnsi="メイリオ" w:cs="メイリオ" w:hint="eastAsia"/>
          <w:sz w:val="18"/>
          <w:szCs w:val="18"/>
          <w:lang w:eastAsia="ja-JP"/>
        </w:rPr>
        <w:t>それら</w:t>
      </w:r>
      <w:r w:rsidR="00305BE6">
        <w:rPr>
          <w:rFonts w:ascii="メイリオ" w:eastAsia="メイリオ" w:hAnsi="メイリオ" w:cs="メイリオ" w:hint="eastAsia"/>
          <w:sz w:val="18"/>
          <w:szCs w:val="18"/>
          <w:lang w:eastAsia="ja-JP"/>
        </w:rPr>
        <w:t>に</w:t>
      </w:r>
      <w:r>
        <w:rPr>
          <w:rFonts w:ascii="メイリオ" w:eastAsia="メイリオ" w:hAnsi="メイリオ" w:cs="メイリオ" w:hint="eastAsia"/>
          <w:sz w:val="18"/>
          <w:szCs w:val="18"/>
          <w:lang w:eastAsia="ja-JP"/>
        </w:rPr>
        <w:t>従うことでオープンソース ソフトウェア</w:t>
      </w:r>
      <w:r w:rsidR="00305BE6">
        <w:rPr>
          <w:rFonts w:ascii="メイリオ" w:eastAsia="メイリオ" w:hAnsi="メイリオ" w:cs="メイリオ" w:hint="eastAsia"/>
          <w:sz w:val="18"/>
          <w:szCs w:val="18"/>
          <w:lang w:eastAsia="ja-JP"/>
        </w:rPr>
        <w:t>を使う</w:t>
      </w:r>
      <w:r>
        <w:rPr>
          <w:rFonts w:ascii="メイリオ" w:eastAsia="メイリオ" w:hAnsi="メイリオ" w:cs="メイリオ" w:hint="eastAsia"/>
          <w:sz w:val="18"/>
          <w:szCs w:val="18"/>
          <w:lang w:eastAsia="ja-JP"/>
        </w:rPr>
        <w:t>仕事をしていく時に遭遇する共通的なコンプライアンス問題の多くを排除することが期待できます。</w:t>
      </w:r>
    </w:p>
    <w:p w14:paraId="3E7B1759" w14:textId="22379895" w:rsidR="00443537" w:rsidRPr="002C4D0C" w:rsidRDefault="00D101D2" w:rsidP="00541FB0">
      <w:pPr>
        <w:pStyle w:val="HeadingIbrahim2"/>
      </w:pPr>
      <w:r>
        <w:t>11</w:t>
      </w:r>
      <w:r w:rsidR="00907CF2" w:rsidRPr="002C4D0C">
        <w:t>.1</w:t>
      </w:r>
      <w:r w:rsidR="00BF67B6" w:rsidRPr="00DB5B0F">
        <w:rPr>
          <w:rFonts w:ascii="メイリオ" w:eastAsia="メイリオ" w:hAnsi="メイリオ" w:cs="メイリオ" w:hint="eastAsia"/>
        </w:rPr>
        <w:t>推奨</w:t>
      </w:r>
      <w:r w:rsidR="00E6504A" w:rsidRPr="00DB5B0F">
        <w:rPr>
          <w:rFonts w:ascii="メイリオ" w:eastAsia="メイリオ" w:hAnsi="メイリオ" w:cs="メイリオ" w:hint="eastAsia"/>
          <w:lang w:eastAsia="ja-JP"/>
        </w:rPr>
        <w:t>プラクティス</w:t>
      </w:r>
      <w:r w:rsidR="00BF67B6" w:rsidRPr="00DB5B0F">
        <w:rPr>
          <w:rFonts w:ascii="メイリオ" w:eastAsia="メイリオ" w:hAnsi="メイリオ" w:cs="メイリオ" w:hint="eastAsia"/>
        </w:rPr>
        <w:t>（</w:t>
      </w:r>
      <w:r w:rsidR="00443537" w:rsidRPr="002C4D0C">
        <w:t>Recommended practices</w:t>
      </w:r>
      <w:r w:rsidR="00BF67B6" w:rsidRPr="00DB5B0F">
        <w:rPr>
          <w:rFonts w:ascii="メイリオ" w:eastAsia="メイリオ" w:hAnsi="メイリオ" w:cs="メイリオ" w:hint="eastAsia"/>
        </w:rPr>
        <w:t>）</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BF67B6"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302F5C14" w14:textId="77777777" w:rsidR="00BF67B6" w:rsidRDefault="00BF67B6" w:rsidP="00BF67B6">
      <w:pPr>
        <w:pStyle w:val="ListIbrahim1"/>
        <w:numPr>
          <w:ilvl w:val="0"/>
          <w:numId w:val="0"/>
        </w:numPr>
        <w:ind w:left="720" w:hanging="360"/>
        <w:rPr>
          <w:rFonts w:eastAsia="ＭＳ Ｐゴシック"/>
          <w:lang w:eastAsia="ja-JP"/>
        </w:rPr>
      </w:pPr>
    </w:p>
    <w:p w14:paraId="2D3193D6" w14:textId="78410A27" w:rsidR="00BF67B6" w:rsidRPr="00BF67B6" w:rsidRDefault="00BF67B6"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製品のレポジトリにコードをコミットする前に、オープンソース </w:t>
      </w:r>
      <w:r w:rsidR="003326D5">
        <w:rPr>
          <w:rFonts w:ascii="メイリオ" w:eastAsia="メイリオ" w:hAnsi="メイリオ" w:cs="メイリオ" w:hint="eastAsia"/>
          <w:sz w:val="18"/>
          <w:lang w:eastAsia="ja-JP"/>
        </w:rPr>
        <w:t>ソフトウェアを</w:t>
      </w:r>
      <w:r>
        <w:rPr>
          <w:rFonts w:ascii="メイリオ" w:eastAsia="メイリオ" w:hAnsi="メイリオ" w:cs="メイリオ" w:hint="eastAsia"/>
          <w:sz w:val="18"/>
          <w:lang w:eastAsia="ja-JP"/>
        </w:rPr>
        <w:t>使用するための承認を求める</w:t>
      </w:r>
    </w:p>
    <w:p w14:paraId="70F2E1DC" w14:textId="2AA741B4" w:rsidR="00BF67B6" w:rsidRPr="00BF67B6" w:rsidRDefault="00120E89"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当該</w:t>
      </w:r>
      <w:r w:rsidR="00BF67B6">
        <w:rPr>
          <w:rFonts w:ascii="メイリオ" w:eastAsia="メイリオ" w:hAnsi="メイリオ" w:cs="メイリオ" w:hint="eastAsia"/>
          <w:sz w:val="18"/>
          <w:lang w:eastAsia="ja-JP"/>
        </w:rPr>
        <w:t>オープンソース ライブラリのコードのライセンスが企業のポリシーとして事前に承認されていない場合、プロプライエタリ コードを</w:t>
      </w:r>
      <w:r>
        <w:rPr>
          <w:rFonts w:ascii="メイリオ" w:eastAsia="メイリオ" w:hAnsi="メイリオ" w:cs="メイリオ" w:hint="eastAsia"/>
          <w:sz w:val="18"/>
          <w:lang w:eastAsia="ja-JP"/>
        </w:rPr>
        <w:t>オープンソースの</w:t>
      </w:r>
      <w:r w:rsidR="00BF67B6">
        <w:rPr>
          <w:rFonts w:ascii="メイリオ" w:eastAsia="メイリオ" w:hAnsi="メイリオ" w:cs="メイリオ" w:hint="eastAsia"/>
          <w:sz w:val="18"/>
          <w:lang w:eastAsia="ja-JP"/>
        </w:rPr>
        <w:t>ライブラリにリンクする、もしくはその逆のことをする前の段階で承認を求める</w:t>
      </w:r>
    </w:p>
    <w:p w14:paraId="6FC32249" w14:textId="6D9065AA" w:rsidR="00BF67B6" w:rsidRPr="004E135A" w:rsidRDefault="00120E89"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実施</w:t>
      </w:r>
      <w:r w:rsidR="004E135A">
        <w:rPr>
          <w:rFonts w:ascii="メイリオ" w:eastAsia="メイリオ" w:hAnsi="メイリオ" w:cs="メイリオ" w:hint="eastAsia"/>
          <w:sz w:val="18"/>
          <w:lang w:eastAsia="ja-JP"/>
        </w:rPr>
        <w:t>された変更について、</w:t>
      </w:r>
      <w:r w:rsidR="00374761">
        <w:rPr>
          <w:rFonts w:ascii="メイリオ" w:eastAsia="メイリオ" w:hAnsi="メイリオ" w:cs="メイリオ" w:hint="eastAsia"/>
          <w:sz w:val="18"/>
          <w:lang w:eastAsia="ja-JP"/>
        </w:rPr>
        <w:t>変更日時</w:t>
      </w:r>
      <w:r w:rsidR="004E135A">
        <w:rPr>
          <w:rFonts w:ascii="メイリオ" w:eastAsia="メイリオ" w:hAnsi="メイリオ" w:cs="メイリオ" w:hint="eastAsia"/>
          <w:sz w:val="18"/>
          <w:lang w:eastAsia="ja-JP"/>
        </w:rPr>
        <w:t>、変更者、一行程度の内容説明といった変更ログ（Changelog）をすべてのファイルについてアップデートする</w:t>
      </w:r>
    </w:p>
    <w:p w14:paraId="6AA83CD1" w14:textId="3E08DA91" w:rsidR="004E135A" w:rsidRPr="00924DC1" w:rsidRDefault="00120E89"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開発す</w:t>
      </w:r>
      <w:r w:rsidR="001A11B3">
        <w:rPr>
          <w:rFonts w:ascii="メイリオ" w:eastAsia="メイリオ" w:hAnsi="メイリオ" w:cs="メイリオ" w:hint="eastAsia"/>
          <w:sz w:val="18"/>
          <w:lang w:eastAsia="ja-JP"/>
        </w:rPr>
        <w:t>る</w:t>
      </w:r>
      <w:r w:rsidR="00F93C46">
        <w:rPr>
          <w:rFonts w:ascii="メイリオ" w:eastAsia="メイリオ" w:hAnsi="メイリオ" w:cs="メイリオ" w:hint="eastAsia"/>
          <w:sz w:val="18"/>
          <w:lang w:eastAsia="ja-JP"/>
        </w:rPr>
        <w:t>、す</w:t>
      </w:r>
      <w:r w:rsidR="004E135A">
        <w:rPr>
          <w:rFonts w:ascii="メイリオ" w:eastAsia="メイリオ" w:hAnsi="メイリオ" w:cs="メイリオ" w:hint="eastAsia"/>
          <w:sz w:val="18"/>
          <w:lang w:eastAsia="ja-JP"/>
        </w:rPr>
        <w:t>べてのコード</w:t>
      </w:r>
      <w:r w:rsidR="001A11B3">
        <w:rPr>
          <w:rFonts w:ascii="メイリオ" w:eastAsia="メイリオ" w:hAnsi="メイリオ" w:cs="メイリオ" w:hint="eastAsia"/>
          <w:sz w:val="18"/>
          <w:lang w:eastAsia="ja-JP"/>
        </w:rPr>
        <w:t>とオープンソース ソフトウェアの間のインターフェースを文書化する。これにより</w:t>
      </w:r>
      <w:r w:rsidR="001A11B3">
        <w:rPr>
          <w:rFonts w:ascii="メイリオ" w:eastAsia="メイリオ" w:hAnsi="メイリオ" w:cs="メイリオ" w:hint="eastAsia"/>
          <w:sz w:val="18"/>
          <w:lang w:eastAsia="ja-JP"/>
        </w:rPr>
        <w:t>他</w:t>
      </w:r>
      <w:r>
        <w:rPr>
          <w:rFonts w:ascii="メイリオ" w:eastAsia="メイリオ" w:hAnsi="メイリオ" w:cs="メイリオ" w:hint="eastAsia"/>
          <w:sz w:val="18"/>
          <w:lang w:eastAsia="ja-JP"/>
        </w:rPr>
        <w:t>者</w:t>
      </w:r>
      <w:r w:rsidR="001A11B3">
        <w:rPr>
          <w:rFonts w:ascii="メイリオ" w:eastAsia="メイリオ" w:hAnsi="メイリオ" w:cs="メイリオ" w:hint="eastAsia"/>
          <w:sz w:val="18"/>
          <w:lang w:eastAsia="ja-JP"/>
        </w:rPr>
        <w:t>が（ソフトウェア間の）相互作用を理解し、コンプライアンス上の</w:t>
      </w:r>
      <w:r w:rsidR="00595FE1">
        <w:rPr>
          <w:rFonts w:ascii="メイリオ" w:eastAsia="メイリオ" w:hAnsi="メイリオ" w:cs="メイリオ" w:hint="eastAsia"/>
          <w:sz w:val="18"/>
          <w:lang w:eastAsia="ja-JP"/>
        </w:rPr>
        <w:t>懸念事項</w:t>
      </w:r>
      <w:r w:rsidR="00924DC1">
        <w:rPr>
          <w:rFonts w:ascii="メイリオ" w:eastAsia="メイリオ" w:hAnsi="メイリオ" w:cs="メイリオ" w:hint="eastAsia"/>
          <w:sz w:val="18"/>
          <w:lang w:eastAsia="ja-JP"/>
        </w:rPr>
        <w:t>を明確にすること</w:t>
      </w:r>
      <w:r w:rsidR="00595FE1">
        <w:rPr>
          <w:rFonts w:ascii="メイリオ" w:eastAsia="メイリオ" w:hAnsi="メイリオ" w:cs="メイリオ" w:hint="eastAsia"/>
          <w:sz w:val="18"/>
          <w:lang w:eastAsia="ja-JP"/>
        </w:rPr>
        <w:t>ができる</w:t>
      </w:r>
    </w:p>
    <w:p w14:paraId="79A08E45" w14:textId="7C0C2D71" w:rsidR="00924DC1" w:rsidRPr="00BF67B6" w:rsidRDefault="00924DC1"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ソースコード パッケージのライセンスが記載されているWebページをPDFで保管する。これによりパッケージをダウンロードした際のプロジェクトの状態を</w:t>
      </w:r>
      <w:r>
        <w:rPr>
          <w:rFonts w:ascii="メイリオ" w:eastAsia="メイリオ" w:hAnsi="メイリオ" w:cs="メイリオ" w:hint="eastAsia"/>
          <w:sz w:val="18"/>
          <w:lang w:eastAsia="ja-JP"/>
        </w:rPr>
        <w:t>文書</w:t>
      </w:r>
      <w:r w:rsidR="00595FE1">
        <w:rPr>
          <w:rFonts w:ascii="メイリオ" w:eastAsia="メイリオ" w:hAnsi="メイリオ" w:cs="メイリオ" w:hint="eastAsia"/>
          <w:sz w:val="18"/>
          <w:lang w:eastAsia="ja-JP"/>
        </w:rPr>
        <w:t>として保存</w:t>
      </w:r>
      <w:r>
        <w:rPr>
          <w:rFonts w:ascii="メイリオ" w:eastAsia="メイリオ" w:hAnsi="メイリオ" w:cs="メイリオ" w:hint="eastAsia"/>
          <w:sz w:val="18"/>
          <w:lang w:eastAsia="ja-JP"/>
        </w:rPr>
        <w:t>できる</w:t>
      </w:r>
    </w:p>
    <w:p w14:paraId="34171F3D" w14:textId="3AFE6107" w:rsidR="00BF67B6" w:rsidRPr="00924DC1" w:rsidRDefault="00924DC1" w:rsidP="00924DC1">
      <w:pPr>
        <w:pStyle w:val="ListIbrahim1"/>
        <w:spacing w:line="240" w:lineRule="exact"/>
        <w:ind w:left="714" w:hanging="357"/>
        <w:rPr>
          <w:rFonts w:ascii="メイリオ" w:eastAsia="メイリオ" w:hAnsi="メイリオ" w:cs="メイリオ"/>
          <w:lang w:eastAsia="ja-JP"/>
        </w:rPr>
      </w:pPr>
      <w:r w:rsidRPr="00924DC1">
        <w:rPr>
          <w:rFonts w:ascii="メイリオ" w:eastAsia="メイリオ" w:hAnsi="メイリオ" w:cs="メイリオ" w:hint="eastAsia"/>
          <w:sz w:val="18"/>
          <w:lang w:eastAsia="ja-JP"/>
        </w:rPr>
        <w:t>パッケージの変更されていない状態でのコピーをライセンス情報と合わせてバックアップしておく</w:t>
      </w:r>
    </w:p>
    <w:p w14:paraId="512E0E4F" w14:textId="5EB58528" w:rsidR="00924DC1" w:rsidRPr="00924DC1" w:rsidRDefault="00924DC1" w:rsidP="00924DC1">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オープンソース ソフトウェアのコンポーネントをアップグレードする際に、ライセンスが同じものかどうかを確認する。ライセンスはバージョン間で変わることがある</w:t>
      </w:r>
    </w:p>
    <w:p w14:paraId="1FC3C357" w14:textId="7A384182" w:rsidR="00BF67B6" w:rsidRPr="00BF67B6" w:rsidRDefault="00924DC1" w:rsidP="00BF67B6">
      <w:pPr>
        <w:pStyle w:val="ListIbrahim1"/>
        <w:spacing w:line="240" w:lineRule="exact"/>
        <w:ind w:left="714" w:hanging="357"/>
        <w:rPr>
          <w:lang w:eastAsia="ja-JP"/>
        </w:rPr>
      </w:pPr>
      <w:r w:rsidRPr="00924DC1">
        <w:rPr>
          <w:rFonts w:ascii="メイリオ" w:eastAsia="メイリオ" w:hAnsi="メイリオ" w:cs="メイリオ" w:hint="eastAsia"/>
          <w:sz w:val="18"/>
          <w:lang w:eastAsia="ja-JP"/>
        </w:rPr>
        <w:lastRenderedPageBreak/>
        <w:t>ソースコード パッケージに</w:t>
      </w:r>
      <w:r w:rsidR="00595FE1">
        <w:rPr>
          <w:rFonts w:ascii="メイリオ" w:eastAsia="メイリオ" w:hAnsi="メイリオ" w:cs="メイリオ" w:hint="eastAsia"/>
          <w:sz w:val="18"/>
          <w:lang w:eastAsia="ja-JP"/>
        </w:rPr>
        <w:t>記述された</w:t>
      </w:r>
      <w:r w:rsidRPr="00924DC1">
        <w:rPr>
          <w:rFonts w:ascii="メイリオ" w:eastAsia="メイリオ" w:hAnsi="メイリオ" w:cs="メイリオ" w:hint="eastAsia"/>
          <w:sz w:val="18"/>
          <w:lang w:eastAsia="ja-JP"/>
        </w:rPr>
        <w:t>ライセンスがプロジェクトWebサイトで記述されているものと合っているかどうかを確認する。差異がある場合、プロジェクトにコンタクトし明確にする</w:t>
      </w:r>
      <w:r w:rsidR="00BF67B6" w:rsidRPr="002C4D0C">
        <w:rPr>
          <w:lang w:eastAsia="ja-JP"/>
        </w:rPr>
        <w:t>.</w:t>
      </w:r>
    </w:p>
    <w:p w14:paraId="23EC396B" w14:textId="77777777" w:rsidR="00BF67B6" w:rsidRPr="002C4D0C" w:rsidRDefault="00BF67B6" w:rsidP="00BF67B6">
      <w:pPr>
        <w:pStyle w:val="ListIbrahim1"/>
        <w:numPr>
          <w:ilvl w:val="0"/>
          <w:numId w:val="0"/>
        </w:numPr>
        <w:ind w:left="720" w:hanging="360"/>
        <w:rPr>
          <w:lang w:eastAsia="ja-JP"/>
        </w:rPr>
      </w:pPr>
    </w:p>
    <w:p w14:paraId="4CAEB69E" w14:textId="5099B535" w:rsidR="00597D3F" w:rsidRPr="002C4D0C" w:rsidRDefault="00907CF2" w:rsidP="00541FB0">
      <w:pPr>
        <w:pStyle w:val="HeadingIbrahim2"/>
      </w:pPr>
      <w:r w:rsidRPr="002C4D0C">
        <w:t>1</w:t>
      </w:r>
      <w:r w:rsidR="00D101D2">
        <w:t>1</w:t>
      </w:r>
      <w:r w:rsidRPr="002C4D0C">
        <w:t xml:space="preserve">.2 </w:t>
      </w:r>
      <w:r w:rsidR="00924DC1" w:rsidRPr="00DB5B0F">
        <w:rPr>
          <w:rFonts w:ascii="メイリオ" w:eastAsia="メイリオ" w:hAnsi="メイリオ" w:cs="メイリオ" w:hint="eastAsia"/>
        </w:rPr>
        <w:t>間違いを</w:t>
      </w:r>
      <w:r w:rsidR="00036532" w:rsidRPr="00DB5B0F">
        <w:rPr>
          <w:rFonts w:ascii="メイリオ" w:eastAsia="メイリオ" w:hAnsi="メイリオ" w:cs="メイリオ" w:hint="eastAsia"/>
        </w:rPr>
        <w:t>回避する</w:t>
      </w:r>
      <w:r w:rsidR="00924DC1" w:rsidRPr="00DB5B0F">
        <w:rPr>
          <w:rFonts w:ascii="メイリオ" w:eastAsia="メイリオ" w:hAnsi="メイリオ" w:cs="メイリオ" w:hint="eastAsia"/>
        </w:rPr>
        <w:t>（</w:t>
      </w:r>
      <w:r w:rsidR="00443537" w:rsidRPr="002C4D0C">
        <w:t xml:space="preserve">Avoid </w:t>
      </w:r>
      <w:r w:rsidR="005617EF">
        <w:t>these mistakes</w:t>
      </w:r>
      <w:r w:rsidR="00924DC1" w:rsidRPr="00DB5B0F">
        <w:rPr>
          <w:rFonts w:ascii="メイリオ" w:eastAsia="メイリオ" w:hAnsi="メイリオ" w:cs="メイリオ" w:hint="eastAsia"/>
        </w:rPr>
        <w:t>）</w:t>
      </w:r>
      <w:r w:rsidR="005617EF" w:rsidRPr="00DB5B0F">
        <w:rPr>
          <w:rFonts w:ascii="メイリオ" w:eastAsia="メイリオ" w:hAnsi="メイリオ" w:cs="メイリオ"/>
        </w:rPr>
        <w:t xml:space="preserve">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924DC1" w:rsidRDefault="001B269D" w:rsidP="00541FB0">
      <w:pPr>
        <w:pStyle w:val="ListIbrahim1"/>
      </w:pPr>
      <w:commentRangeStart w:id="157"/>
      <w:commentRangeStart w:id="158"/>
      <w:r w:rsidRPr="002C4D0C">
        <w:t xml:space="preserve">Do not discuss </w:t>
      </w:r>
      <w:r w:rsidR="004C6B67" w:rsidRPr="002C4D0C">
        <w:t>compliance practices with individuals outside of your company.</w:t>
      </w:r>
      <w:commentRangeEnd w:id="157"/>
      <w:r w:rsidR="00036532">
        <w:rPr>
          <w:rStyle w:val="af5"/>
          <w:rFonts w:asciiTheme="minorHAnsi" w:eastAsia="ＭＳ 明朝" w:hAnsiTheme="minorHAnsi"/>
          <w:color w:val="7F7F7F" w:themeColor="text1" w:themeTint="80"/>
          <w:lang w:eastAsia="ja-JP"/>
        </w:rPr>
        <w:commentReference w:id="157"/>
      </w:r>
      <w:commentRangeEnd w:id="158"/>
      <w:r w:rsidR="007C0899">
        <w:rPr>
          <w:rStyle w:val="af5"/>
          <w:rFonts w:asciiTheme="minorHAnsi" w:eastAsia="ＭＳ 明朝" w:hAnsiTheme="minorHAnsi"/>
          <w:color w:val="7F7F7F" w:themeColor="text1" w:themeTint="80"/>
          <w:lang w:eastAsia="ja-JP"/>
        </w:rPr>
        <w:commentReference w:id="158"/>
      </w:r>
    </w:p>
    <w:p w14:paraId="09FB11E7" w14:textId="77777777" w:rsidR="00924DC1" w:rsidRDefault="00924DC1" w:rsidP="00924DC1">
      <w:pPr>
        <w:pStyle w:val="ListIbrahim1"/>
        <w:numPr>
          <w:ilvl w:val="0"/>
          <w:numId w:val="0"/>
        </w:numPr>
        <w:ind w:left="720" w:hanging="360"/>
        <w:rPr>
          <w:rFonts w:eastAsia="ＭＳ Ｐゴシック"/>
          <w:lang w:eastAsia="ja-JP"/>
        </w:rPr>
      </w:pPr>
    </w:p>
    <w:p w14:paraId="002B58FB" w14:textId="29B74877" w:rsidR="00924DC1" w:rsidRPr="003F4257" w:rsidRDefault="00F93C46"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もともとあった</w:t>
      </w:r>
      <w:r w:rsidR="003F4257" w:rsidRPr="003F4257">
        <w:rPr>
          <w:rFonts w:ascii="メイリオ" w:eastAsia="メイリオ" w:hAnsi="メイリオ" w:cs="メイリオ" w:hint="eastAsia"/>
          <w:sz w:val="18"/>
          <w:lang w:eastAsia="ja-JP"/>
        </w:rPr>
        <w:t>ライセン</w:t>
      </w:r>
      <w:r w:rsidR="003326D5">
        <w:rPr>
          <w:rFonts w:ascii="メイリオ" w:eastAsia="メイリオ" w:hAnsi="メイリオ" w:cs="メイリオ" w:hint="eastAsia"/>
          <w:sz w:val="18"/>
          <w:lang w:eastAsia="ja-JP"/>
        </w:rPr>
        <w:t>ス情報・著作権情報の削除や</w:t>
      </w:r>
      <w:r w:rsidR="00EF5B98">
        <w:rPr>
          <w:rFonts w:ascii="メイリオ" w:eastAsia="メイリオ" w:hAnsi="メイリオ" w:cs="メイリオ" w:hint="eastAsia"/>
          <w:sz w:val="18"/>
          <w:lang w:eastAsia="ja-JP"/>
        </w:rPr>
        <w:t>修正</w:t>
      </w:r>
      <w:r w:rsidR="003F4257">
        <w:rPr>
          <w:rFonts w:ascii="メイリオ" w:eastAsia="メイリオ" w:hAnsi="メイリオ" w:cs="メイリオ" w:hint="eastAsia"/>
          <w:sz w:val="18"/>
          <w:lang w:eastAsia="ja-JP"/>
        </w:rPr>
        <w:t>をしないこと。こういった情報はすべて</w:t>
      </w:r>
      <w:r w:rsidR="00EF5B98">
        <w:rPr>
          <w:rFonts w:ascii="メイリオ" w:eastAsia="メイリオ" w:hAnsi="メイリオ" w:cs="メイリオ" w:hint="eastAsia"/>
          <w:sz w:val="18"/>
          <w:lang w:eastAsia="ja-JP"/>
        </w:rPr>
        <w:t>元通りの</w:t>
      </w:r>
      <w:r w:rsidR="003F4257">
        <w:rPr>
          <w:rFonts w:ascii="メイリオ" w:eastAsia="メイリオ" w:hAnsi="メイリオ" w:cs="メイリオ" w:hint="eastAsia"/>
          <w:sz w:val="18"/>
          <w:lang w:eastAsia="ja-JP"/>
        </w:rPr>
        <w:t>状態にしておくこと</w:t>
      </w:r>
    </w:p>
    <w:p w14:paraId="62922918" w14:textId="2B0F2937" w:rsidR="003F4257" w:rsidRPr="00036532" w:rsidRDefault="003F4257"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オープンソース </w:t>
      </w:r>
      <w:r w:rsidR="003326D5">
        <w:rPr>
          <w:rFonts w:ascii="メイリオ" w:eastAsia="メイリオ" w:hAnsi="メイリオ" w:cs="メイリオ" w:hint="eastAsia"/>
          <w:sz w:val="18"/>
          <w:lang w:eastAsia="ja-JP"/>
        </w:rPr>
        <w:t>コンポーネントの名称を変更しないこと</w:t>
      </w:r>
    </w:p>
    <w:p w14:paraId="4B6CE2FC" w14:textId="70F0E0CC" w:rsidR="00036532" w:rsidRPr="00036532" w:rsidRDefault="00036532" w:rsidP="00036532">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w:t>
      </w:r>
      <w:r w:rsidRPr="00036532">
        <w:rPr>
          <w:rFonts w:ascii="メイリオ" w:eastAsia="メイリオ" w:hAnsi="メイリオ" w:cs="メイリオ" w:hint="eastAsia"/>
          <w:sz w:val="18"/>
          <w:lang w:eastAsia="ja-JP"/>
        </w:rPr>
        <w:t>オープンソース コードをプロプライエタリ、もしくはサードパーティのコードにコピー/ペーストしないこと（その逆もしかり）</w:t>
      </w:r>
    </w:p>
    <w:p w14:paraId="28302871" w14:textId="41C37E8A" w:rsidR="003F4257"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事前承認なくオープンソース、もしくはサード パーティのソースコードを</w:t>
      </w:r>
      <w:r w:rsidR="00EF5B98">
        <w:rPr>
          <w:rFonts w:ascii="メイリオ" w:eastAsia="メイリオ" w:hAnsi="メイリオ" w:cs="メイリオ" w:hint="eastAsia"/>
          <w:sz w:val="18"/>
          <w:lang w:eastAsia="ja-JP"/>
        </w:rPr>
        <w:t>自社</w:t>
      </w:r>
      <w:r>
        <w:rPr>
          <w:rFonts w:ascii="メイリオ" w:eastAsia="メイリオ" w:hAnsi="メイリオ" w:cs="メイリオ" w:hint="eastAsia"/>
          <w:sz w:val="18"/>
          <w:lang w:eastAsia="ja-JP"/>
        </w:rPr>
        <w:t>製品のソース ツリーにコミットしないこと</w:t>
      </w:r>
    </w:p>
    <w:p w14:paraId="67994005" w14:textId="42F8D8D2" w:rsidR="00036532"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w:t>
      </w:r>
      <w:r w:rsidR="00EF5B98">
        <w:rPr>
          <w:rFonts w:ascii="メイリオ" w:eastAsia="メイリオ" w:hAnsi="メイリオ" w:cs="メイリオ" w:hint="eastAsia"/>
          <w:sz w:val="18"/>
          <w:lang w:eastAsia="ja-JP"/>
        </w:rPr>
        <w:t>異なったライセンスのもとで</w:t>
      </w:r>
      <w:r>
        <w:rPr>
          <w:rFonts w:ascii="メイリオ" w:eastAsia="メイリオ" w:hAnsi="メイリオ" w:cs="メイリオ" w:hint="eastAsia"/>
          <w:sz w:val="18"/>
          <w:lang w:eastAsia="ja-JP"/>
        </w:rPr>
        <w:t>外部から</w:t>
      </w:r>
      <w:r w:rsidR="00EF5B98">
        <w:rPr>
          <w:rFonts w:ascii="メイリオ" w:eastAsia="メイリオ" w:hAnsi="メイリオ" w:cs="メイリオ" w:hint="eastAsia"/>
          <w:sz w:val="18"/>
          <w:lang w:eastAsia="ja-JP"/>
        </w:rPr>
        <w:t>入手した</w:t>
      </w:r>
      <w:r>
        <w:rPr>
          <w:rFonts w:ascii="メイリオ" w:eastAsia="メイリオ" w:hAnsi="メイリオ" w:cs="メイリオ" w:hint="eastAsia"/>
          <w:sz w:val="18"/>
          <w:lang w:eastAsia="ja-JP"/>
        </w:rPr>
        <w:t>コードを</w:t>
      </w:r>
      <w:r w:rsidR="00EF5B98">
        <w:rPr>
          <w:rFonts w:ascii="メイリオ" w:eastAsia="メイリオ" w:hAnsi="メイリオ" w:cs="メイリオ" w:hint="eastAsia"/>
          <w:sz w:val="18"/>
          <w:lang w:eastAsia="ja-JP"/>
        </w:rPr>
        <w:t>マージしたり、</w:t>
      </w:r>
      <w:r>
        <w:rPr>
          <w:rFonts w:ascii="メイリオ" w:eastAsia="メイリオ" w:hAnsi="メイリオ" w:cs="メイリオ" w:hint="eastAsia"/>
          <w:sz w:val="18"/>
          <w:lang w:eastAsia="ja-JP"/>
        </w:rPr>
        <w:t>混合させ</w:t>
      </w:r>
      <w:r w:rsidR="00EF5B98">
        <w:rPr>
          <w:rFonts w:ascii="メイリオ" w:eastAsia="メイリオ" w:hAnsi="メイリオ" w:cs="メイリオ" w:hint="eastAsia"/>
          <w:sz w:val="18"/>
          <w:lang w:eastAsia="ja-JP"/>
        </w:rPr>
        <w:t>たりし</w:t>
      </w:r>
      <w:r>
        <w:rPr>
          <w:rFonts w:ascii="メイリオ" w:eastAsia="メイリオ" w:hAnsi="メイリオ" w:cs="メイリオ" w:hint="eastAsia"/>
          <w:sz w:val="18"/>
          <w:lang w:eastAsia="ja-JP"/>
        </w:rPr>
        <w:t>ない</w:t>
      </w:r>
      <w:r>
        <w:rPr>
          <w:rFonts w:ascii="メイリオ" w:eastAsia="メイリオ" w:hAnsi="メイリオ" w:cs="メイリオ" w:hint="eastAsia"/>
          <w:sz w:val="18"/>
          <w:lang w:eastAsia="ja-JP"/>
        </w:rPr>
        <w:t>こと</w:t>
      </w:r>
    </w:p>
    <w:p w14:paraId="794E5D51" w14:textId="5B360300" w:rsidR="00036532" w:rsidRPr="002C4D0C" w:rsidRDefault="00036532" w:rsidP="00036532">
      <w:pPr>
        <w:pStyle w:val="ListIbrahim1"/>
        <w:spacing w:line="240" w:lineRule="exact"/>
        <w:ind w:left="714" w:hanging="357"/>
        <w:rPr>
          <w:lang w:eastAsia="ja-JP"/>
        </w:rPr>
      </w:pPr>
      <w:r>
        <w:rPr>
          <w:rFonts w:ascii="メイリオ" w:eastAsia="メイリオ" w:hAnsi="メイリオ" w:cs="メイリオ" w:hint="eastAsia"/>
          <w:sz w:val="18"/>
          <w:lang w:eastAsia="ja-JP"/>
        </w:rPr>
        <w:t>社外の人々と、コンプライアンスの</w:t>
      </w:r>
      <w:r w:rsidR="00E6504A">
        <w:rPr>
          <w:rFonts w:ascii="メイリオ" w:eastAsia="メイリオ" w:hAnsi="メイリオ" w:cs="メイリオ" w:hint="eastAsia"/>
          <w:sz w:val="18"/>
          <w:lang w:eastAsia="ja-JP"/>
        </w:rPr>
        <w:t>プラクティス</w:t>
      </w:r>
      <w:r>
        <w:rPr>
          <w:rFonts w:ascii="メイリオ" w:eastAsia="メイリオ" w:hAnsi="メイリオ" w:cs="メイリオ" w:hint="eastAsia"/>
          <w:sz w:val="18"/>
          <w:lang w:eastAsia="ja-JP"/>
        </w:rPr>
        <w:t>について議論しないこと</w:t>
      </w:r>
    </w:p>
    <w:p w14:paraId="33B17807" w14:textId="77777777" w:rsidR="00924DC1" w:rsidRPr="00924DC1" w:rsidRDefault="00924DC1" w:rsidP="00924DC1">
      <w:pPr>
        <w:pStyle w:val="ListIbrahim1"/>
        <w:numPr>
          <w:ilvl w:val="0"/>
          <w:numId w:val="0"/>
        </w:numPr>
        <w:ind w:left="720" w:hanging="360"/>
        <w:rPr>
          <w:rFonts w:eastAsia="ＭＳ Ｐゴシック"/>
          <w:lang w:eastAsia="ja-JP"/>
        </w:rPr>
      </w:pPr>
    </w:p>
    <w:p w14:paraId="6136DE0E" w14:textId="143624EF" w:rsidR="00597D3F" w:rsidRPr="00DB5B0F" w:rsidRDefault="00541FB0" w:rsidP="00541FB0">
      <w:pPr>
        <w:pStyle w:val="HeadingIbrahim1"/>
        <w:rPr>
          <w:rFonts w:ascii="メイリオ" w:hAnsi="メイリオ"/>
        </w:rPr>
      </w:pPr>
      <w:bookmarkStart w:id="159" w:name="_Toc488161420"/>
      <w:bookmarkStart w:id="160" w:name="_Toc488161490"/>
      <w:bookmarkStart w:id="161" w:name="_Toc488161557"/>
      <w:bookmarkStart w:id="162" w:name="_Toc488161980"/>
      <w:bookmarkStart w:id="163" w:name="_Toc488162045"/>
      <w:bookmarkStart w:id="164" w:name="_Toc488162111"/>
      <w:bookmarkStart w:id="165" w:name="_Toc488316284"/>
      <w:bookmarkStart w:id="166" w:name="_Toc492046605"/>
      <w:bookmarkStart w:id="167" w:name="_Toc492046638"/>
      <w:bookmarkStart w:id="168" w:name="_Toc488161421"/>
      <w:bookmarkStart w:id="169" w:name="_Toc488161491"/>
      <w:bookmarkStart w:id="170" w:name="_Toc488161558"/>
      <w:bookmarkStart w:id="171" w:name="_Toc488161981"/>
      <w:bookmarkStart w:id="172" w:name="_Toc488162046"/>
      <w:bookmarkStart w:id="173" w:name="_Toc488162112"/>
      <w:bookmarkStart w:id="174" w:name="_Toc488316285"/>
      <w:bookmarkStart w:id="175" w:name="_Toc492046606"/>
      <w:bookmarkStart w:id="176" w:name="_Toc492046639"/>
      <w:bookmarkStart w:id="177" w:name="_Toc488161422"/>
      <w:bookmarkStart w:id="178" w:name="_Toc488161492"/>
      <w:bookmarkStart w:id="179" w:name="_Toc488161559"/>
      <w:bookmarkStart w:id="180" w:name="_Toc488161982"/>
      <w:bookmarkStart w:id="181" w:name="_Toc488162047"/>
      <w:bookmarkStart w:id="182" w:name="_Toc488162113"/>
      <w:bookmarkStart w:id="183" w:name="_Toc488316286"/>
      <w:bookmarkStart w:id="184" w:name="_Toc492046607"/>
      <w:bookmarkStart w:id="185" w:name="_Toc492046640"/>
      <w:bookmarkStart w:id="186" w:name="_Toc488161423"/>
      <w:bookmarkStart w:id="187" w:name="_Toc488161493"/>
      <w:bookmarkStart w:id="188" w:name="_Toc488161560"/>
      <w:bookmarkStart w:id="189" w:name="_Toc488161983"/>
      <w:bookmarkStart w:id="190" w:name="_Toc488162048"/>
      <w:bookmarkStart w:id="191" w:name="_Toc488162114"/>
      <w:bookmarkStart w:id="192" w:name="_Toc488316287"/>
      <w:bookmarkStart w:id="193" w:name="_Toc492046608"/>
      <w:bookmarkStart w:id="194" w:name="_Toc492046641"/>
      <w:bookmarkStart w:id="195" w:name="_Toc488161424"/>
      <w:bookmarkStart w:id="196" w:name="_Toc488161494"/>
      <w:bookmarkStart w:id="197" w:name="_Toc488161561"/>
      <w:bookmarkStart w:id="198" w:name="_Toc488161984"/>
      <w:bookmarkStart w:id="199" w:name="_Toc488162049"/>
      <w:bookmarkStart w:id="200" w:name="_Toc488162115"/>
      <w:bookmarkStart w:id="201" w:name="_Toc488316288"/>
      <w:bookmarkStart w:id="202" w:name="_Toc492046609"/>
      <w:bookmarkStart w:id="203" w:name="_Toc492046642"/>
      <w:bookmarkStart w:id="204" w:name="_Toc488161425"/>
      <w:bookmarkStart w:id="205" w:name="_Toc488161495"/>
      <w:bookmarkStart w:id="206" w:name="_Toc488161562"/>
      <w:bookmarkStart w:id="207" w:name="_Toc488161985"/>
      <w:bookmarkStart w:id="208" w:name="_Toc488162050"/>
      <w:bookmarkStart w:id="209" w:name="_Toc488162116"/>
      <w:bookmarkStart w:id="210" w:name="_Toc488316289"/>
      <w:bookmarkStart w:id="211" w:name="_Toc492046610"/>
      <w:bookmarkStart w:id="212" w:name="_Toc492046643"/>
      <w:bookmarkStart w:id="213" w:name="_Toc488161426"/>
      <w:bookmarkStart w:id="214" w:name="_Toc488161496"/>
      <w:bookmarkStart w:id="215" w:name="_Toc488161563"/>
      <w:bookmarkStart w:id="216" w:name="_Toc488161986"/>
      <w:bookmarkStart w:id="217" w:name="_Toc488162051"/>
      <w:bookmarkStart w:id="218" w:name="_Toc488162117"/>
      <w:bookmarkStart w:id="219" w:name="_Toc488316290"/>
      <w:bookmarkStart w:id="220" w:name="_Toc492046611"/>
      <w:bookmarkStart w:id="221" w:name="_Toc492046644"/>
      <w:bookmarkStart w:id="222" w:name="_Toc488161427"/>
      <w:bookmarkStart w:id="223" w:name="_Toc488161497"/>
      <w:bookmarkStart w:id="224" w:name="_Toc488161564"/>
      <w:bookmarkStart w:id="225" w:name="_Toc488161987"/>
      <w:bookmarkStart w:id="226" w:name="_Toc488162052"/>
      <w:bookmarkStart w:id="227" w:name="_Toc488162118"/>
      <w:bookmarkStart w:id="228" w:name="_Toc488316291"/>
      <w:bookmarkStart w:id="229" w:name="_Toc492046612"/>
      <w:bookmarkStart w:id="230" w:name="_Toc492046645"/>
      <w:bookmarkStart w:id="231" w:name="_Toc488161428"/>
      <w:bookmarkStart w:id="232" w:name="_Toc488161498"/>
      <w:bookmarkStart w:id="233" w:name="_Toc488161565"/>
      <w:bookmarkStart w:id="234" w:name="_Toc488161988"/>
      <w:bookmarkStart w:id="235" w:name="_Toc488162053"/>
      <w:bookmarkStart w:id="236" w:name="_Toc488162119"/>
      <w:bookmarkStart w:id="237" w:name="_Toc488316292"/>
      <w:bookmarkStart w:id="238" w:name="_Toc492046613"/>
      <w:bookmarkStart w:id="239" w:name="_Toc492046646"/>
      <w:bookmarkStart w:id="240" w:name="_Toc488161429"/>
      <w:bookmarkStart w:id="241" w:name="_Toc488161499"/>
      <w:bookmarkStart w:id="242" w:name="_Toc488161566"/>
      <w:bookmarkStart w:id="243" w:name="_Toc488161989"/>
      <w:bookmarkStart w:id="244" w:name="_Toc488162054"/>
      <w:bookmarkStart w:id="245" w:name="_Toc488162120"/>
      <w:bookmarkStart w:id="246" w:name="_Toc488316293"/>
      <w:bookmarkStart w:id="247" w:name="_Toc492046614"/>
      <w:bookmarkStart w:id="248" w:name="_Toc492046647"/>
      <w:bookmarkStart w:id="249" w:name="_Toc488161430"/>
      <w:bookmarkStart w:id="250" w:name="_Toc488161500"/>
      <w:bookmarkStart w:id="251" w:name="_Toc488161567"/>
      <w:bookmarkStart w:id="252" w:name="_Toc488161990"/>
      <w:bookmarkStart w:id="253" w:name="_Toc488162055"/>
      <w:bookmarkStart w:id="254" w:name="_Toc488162121"/>
      <w:bookmarkStart w:id="255" w:name="_Toc488316294"/>
      <w:bookmarkStart w:id="256" w:name="_Toc492046615"/>
      <w:bookmarkStart w:id="257" w:name="_Toc492046648"/>
      <w:bookmarkStart w:id="258" w:name="_Toc488161431"/>
      <w:bookmarkStart w:id="259" w:name="_Toc488161501"/>
      <w:bookmarkStart w:id="260" w:name="_Toc488161568"/>
      <w:bookmarkStart w:id="261" w:name="_Toc488161991"/>
      <w:bookmarkStart w:id="262" w:name="_Toc488162056"/>
      <w:bookmarkStart w:id="263" w:name="_Toc488162122"/>
      <w:bookmarkStart w:id="264" w:name="_Toc488316295"/>
      <w:bookmarkStart w:id="265" w:name="_Toc492046616"/>
      <w:bookmarkStart w:id="266" w:name="_Toc492046649"/>
      <w:bookmarkStart w:id="267" w:name="_Toc488161432"/>
      <w:bookmarkStart w:id="268" w:name="_Toc488161502"/>
      <w:bookmarkStart w:id="269" w:name="_Toc488161569"/>
      <w:bookmarkStart w:id="270" w:name="_Toc488161992"/>
      <w:bookmarkStart w:id="271" w:name="_Toc488162057"/>
      <w:bookmarkStart w:id="272" w:name="_Toc488162123"/>
      <w:bookmarkStart w:id="273" w:name="_Toc488316296"/>
      <w:bookmarkStart w:id="274" w:name="_Toc492046617"/>
      <w:bookmarkStart w:id="275" w:name="_Toc492046650"/>
      <w:bookmarkStart w:id="276" w:name="_Toc492046651"/>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r>
        <w:rPr>
          <w:rFonts w:hint="eastAsia"/>
        </w:rPr>
        <w:t>12</w:t>
      </w:r>
      <w:r>
        <w:t xml:space="preserve">. </w:t>
      </w:r>
      <w:r w:rsidR="00036532" w:rsidRPr="00DB5B0F">
        <w:rPr>
          <w:rFonts w:ascii="メイリオ" w:eastAsia="メイリオ" w:hAnsi="メイリオ" w:cs="メイリオ" w:hint="eastAsia"/>
        </w:rPr>
        <w:t>結論（</w:t>
      </w:r>
      <w:r w:rsidR="004C6B67" w:rsidRPr="002C4D0C">
        <w:t>Conclusion</w:t>
      </w:r>
      <w:bookmarkEnd w:id="276"/>
      <w:r w:rsidR="00036532" w:rsidRPr="00DB5B0F">
        <w:rPr>
          <w:rFonts w:ascii="メイリオ" w:eastAsia="メイリオ" w:hAnsi="メイリオ" w:cs="メイリオ" w:hint="eastAsia"/>
        </w:rPr>
        <w:t>）</w:t>
      </w:r>
    </w:p>
    <w:p w14:paraId="39E47761" w14:textId="18BFA7F5" w:rsidR="005617EF" w:rsidRDefault="004C6B67" w:rsidP="00541FB0">
      <w:pPr>
        <w:pStyle w:val="bodyIbrahim1"/>
        <w:rPr>
          <w:rFonts w:eastAsia="ＭＳ Ｐゴシック"/>
          <w:lang w:eastAsia="ja-JP"/>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7C33AF86" w14:textId="35977C91" w:rsidR="00036532" w:rsidRPr="00036532" w:rsidRDefault="00036532" w:rsidP="00036532">
      <w:pPr>
        <w:pStyle w:val="bodyIbrahim1"/>
        <w:spacing w:line="240" w:lineRule="exact"/>
        <w:rPr>
          <w:rFonts w:ascii="メイリオ" w:eastAsia="メイリオ" w:hAnsi="メイリオ" w:cs="メイリオ"/>
          <w:sz w:val="18"/>
          <w:szCs w:val="18"/>
          <w:lang w:eastAsia="ja-JP"/>
        </w:rPr>
      </w:pPr>
      <w:r w:rsidRPr="00036532">
        <w:rPr>
          <w:rFonts w:ascii="メイリオ" w:eastAsia="メイリオ" w:hAnsi="メイリオ" w:cs="メイリオ" w:hint="eastAsia"/>
          <w:sz w:val="18"/>
          <w:szCs w:val="18"/>
          <w:lang w:eastAsia="ja-JP"/>
        </w:rPr>
        <w:t>オープンソースの</w:t>
      </w:r>
      <w:r w:rsidR="00064726">
        <w:rPr>
          <w:rFonts w:ascii="メイリオ" w:eastAsia="メイリオ" w:hAnsi="メイリオ" w:cs="メイリオ" w:hint="eastAsia"/>
          <w:sz w:val="18"/>
          <w:szCs w:val="18"/>
          <w:lang w:eastAsia="ja-JP"/>
        </w:rPr>
        <w:t>デューデリジェンス（</w:t>
      </w:r>
      <w:r w:rsidR="00E6504A">
        <w:rPr>
          <w:rFonts w:ascii="メイリオ" w:eastAsia="メイリオ" w:hAnsi="メイリオ" w:cs="メイリオ" w:hint="eastAsia"/>
          <w:sz w:val="18"/>
          <w:szCs w:val="18"/>
          <w:lang w:eastAsia="ja-JP"/>
        </w:rPr>
        <w:t>精査</w:t>
      </w:r>
      <w:r w:rsidR="00064726">
        <w:rPr>
          <w:rFonts w:ascii="メイリオ" w:eastAsia="メイリオ" w:hAnsi="メイリオ" w:cs="メイリオ" w:hint="eastAsia"/>
          <w:sz w:val="18"/>
          <w:szCs w:val="18"/>
          <w:lang w:eastAsia="ja-JP"/>
        </w:rPr>
        <w:t>）</w:t>
      </w:r>
      <w:r w:rsidRPr="00036532">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一般的に、</w:t>
      </w:r>
      <w:r w:rsidRPr="00036532">
        <w:rPr>
          <w:rFonts w:ascii="メイリオ" w:eastAsia="メイリオ" w:hAnsi="メイリオ" w:cs="メイリオ" w:hint="eastAsia"/>
          <w:sz w:val="18"/>
          <w:szCs w:val="18"/>
          <w:lang w:eastAsia="ja-JP"/>
        </w:rPr>
        <w:t>M&amp;A取引</w:t>
      </w:r>
      <w:r>
        <w:rPr>
          <w:rFonts w:ascii="メイリオ" w:eastAsia="メイリオ" w:hAnsi="メイリオ" w:cs="メイリオ" w:hint="eastAsia"/>
          <w:sz w:val="18"/>
          <w:szCs w:val="18"/>
          <w:lang w:eastAsia="ja-JP"/>
        </w:rPr>
        <w:t>を成功裏に完了させるために必要な長いタスクリストの中の一つにすぎません。しかし、そうはいってもソフトウェアの中核的な役割と潜在的な知財リスクを考えると、</w:t>
      </w:r>
      <w:r>
        <w:rPr>
          <w:rFonts w:ascii="メイリオ" w:eastAsia="メイリオ" w:hAnsi="メイリオ" w:cs="メイリオ" w:hint="eastAsia"/>
          <w:sz w:val="18"/>
          <w:szCs w:val="18"/>
          <w:lang w:eastAsia="ja-JP"/>
        </w:rPr>
        <w:t>デューデリジェンス</w:t>
      </w:r>
      <w:r w:rsidR="00EF5B98">
        <w:rPr>
          <w:rFonts w:ascii="メイリオ" w:eastAsia="メイリオ" w:hAnsi="メイリオ" w:cs="メイリオ" w:hint="eastAsia"/>
          <w:sz w:val="18"/>
          <w:szCs w:val="18"/>
          <w:lang w:eastAsia="ja-JP"/>
        </w:rPr>
        <w:t>全般で重要な側面を有しています</w:t>
      </w:r>
      <w:r w:rsidR="003326D5">
        <w:rPr>
          <w:rFonts w:ascii="メイリオ" w:eastAsia="メイリオ" w:hAnsi="メイリオ" w:cs="メイリオ" w:hint="eastAsia"/>
          <w:sz w:val="18"/>
          <w:szCs w:val="18"/>
          <w:lang w:eastAsia="ja-JP"/>
        </w:rPr>
        <w:t>。オープンソースの</w:t>
      </w:r>
      <w:r w:rsidR="00F348D1">
        <w:rPr>
          <w:rFonts w:ascii="メイリオ" w:eastAsia="メイリオ" w:hAnsi="メイリオ" w:cs="メイリオ" w:hint="eastAsia"/>
          <w:sz w:val="18"/>
          <w:szCs w:val="18"/>
          <w:lang w:eastAsia="ja-JP"/>
        </w:rPr>
        <w:t>デューデリジェンス</w:t>
      </w:r>
      <w:r w:rsidR="003326D5">
        <w:rPr>
          <w:rFonts w:ascii="メイリオ" w:eastAsia="メイリオ" w:hAnsi="メイリオ" w:cs="メイリオ" w:hint="eastAsia"/>
          <w:sz w:val="18"/>
          <w:szCs w:val="18"/>
          <w:lang w:eastAsia="ja-JP"/>
        </w:rPr>
        <w:t>は、長期にわたる</w:t>
      </w:r>
      <w:r w:rsidR="00F83052">
        <w:rPr>
          <w:rFonts w:ascii="メイリオ" w:eastAsia="メイリオ" w:hAnsi="メイリオ" w:cs="メイリオ" w:hint="eastAsia"/>
          <w:sz w:val="18"/>
          <w:szCs w:val="18"/>
          <w:lang w:eastAsia="ja-JP"/>
        </w:rPr>
        <w:t>プロセスに感じられるかもしれませんが、特に両社が準備をしていて</w:t>
      </w:r>
      <w:ins w:id="277" w:author="工内隆" w:date="2017-12-08T16:25:00Z">
        <w:r w:rsidR="00EF5B98">
          <w:rPr>
            <w:rFonts w:ascii="メイリオ" w:eastAsia="メイリオ" w:hAnsi="メイリオ" w:cs="メイリオ" w:hint="eastAsia"/>
            <w:sz w:val="18"/>
            <w:szCs w:val="18"/>
            <w:lang w:eastAsia="ja-JP"/>
          </w:rPr>
          <w:t>、</w:t>
        </w:r>
      </w:ins>
      <w:r w:rsidR="003326D5">
        <w:rPr>
          <w:rFonts w:ascii="メイリオ" w:eastAsia="メイリオ" w:hAnsi="メイリオ" w:cs="メイリオ" w:hint="eastAsia"/>
          <w:sz w:val="18"/>
          <w:szCs w:val="18"/>
          <w:lang w:eastAsia="ja-JP"/>
        </w:rPr>
        <w:t>かつ</w:t>
      </w:r>
      <w:r w:rsidR="00F83052">
        <w:rPr>
          <w:rFonts w:ascii="メイリオ" w:eastAsia="メイリオ" w:hAnsi="メイリオ" w:cs="メイリオ" w:hint="eastAsia"/>
          <w:sz w:val="18"/>
          <w:szCs w:val="18"/>
          <w:lang w:eastAsia="ja-JP"/>
        </w:rPr>
        <w:t xml:space="preserve">対応の早いコンプライアンス </w:t>
      </w:r>
      <w:r w:rsidR="003326D5">
        <w:rPr>
          <w:rFonts w:ascii="メイリオ" w:eastAsia="メイリオ" w:hAnsi="メイリオ" w:cs="メイリオ" w:hint="eastAsia"/>
          <w:sz w:val="18"/>
          <w:szCs w:val="18"/>
          <w:lang w:eastAsia="ja-JP"/>
        </w:rPr>
        <w:t>サービスプロバイダと一緒に取り組む場合は</w:t>
      </w:r>
      <w:r w:rsidR="00F83052">
        <w:rPr>
          <w:rFonts w:ascii="メイリオ" w:eastAsia="メイリオ" w:hAnsi="メイリオ" w:cs="メイリオ" w:hint="eastAsia"/>
          <w:sz w:val="18"/>
          <w:szCs w:val="18"/>
          <w:lang w:eastAsia="ja-JP"/>
        </w:rPr>
        <w:t>、しばしば迅速にこれを完了させることができるのです。</w:t>
      </w:r>
    </w:p>
    <w:p w14:paraId="35C4C68E" w14:textId="45A2FC8E" w:rsidR="000511D7" w:rsidRDefault="00A533E8" w:rsidP="00541FB0">
      <w:pPr>
        <w:pStyle w:val="bodyIbrahim1"/>
        <w:rPr>
          <w:rFonts w:eastAsia="ＭＳ Ｐゴシック"/>
          <w:lang w:eastAsia="ja-JP"/>
        </w:rPr>
      </w:pPr>
      <w:r>
        <w:t>How can you be prepared?</w:t>
      </w:r>
    </w:p>
    <w:p w14:paraId="01ED775A" w14:textId="36D997E1" w:rsidR="00F83052" w:rsidRPr="0008715F" w:rsidRDefault="0008715F" w:rsidP="0008715F">
      <w:pPr>
        <w:pStyle w:val="bodyIbrahim1"/>
        <w:spacing w:line="240" w:lineRule="exact"/>
        <w:rPr>
          <w:rFonts w:ascii="メイリオ" w:eastAsia="メイリオ" w:hAnsi="メイリオ" w:cs="メイリオ"/>
          <w:sz w:val="18"/>
          <w:szCs w:val="18"/>
          <w:lang w:eastAsia="ja-JP"/>
        </w:rPr>
      </w:pPr>
      <w:r w:rsidRPr="0008715F">
        <w:rPr>
          <w:rFonts w:ascii="メイリオ" w:eastAsia="メイリオ" w:hAnsi="メイリオ" w:cs="メイリオ" w:hint="eastAsia"/>
          <w:sz w:val="18"/>
          <w:szCs w:val="18"/>
          <w:lang w:eastAsia="ja-JP"/>
        </w:rPr>
        <w:t>どう</w:t>
      </w:r>
      <w:r>
        <w:rPr>
          <w:rFonts w:ascii="メイリオ" w:eastAsia="メイリオ" w:hAnsi="メイリオ" w:cs="メイリオ" w:hint="eastAsia"/>
          <w:sz w:val="18"/>
          <w:szCs w:val="18"/>
          <w:lang w:eastAsia="ja-JP"/>
        </w:rPr>
        <w:t>やれば準備しておくことができるのでしょうか？</w:t>
      </w:r>
    </w:p>
    <w:p w14:paraId="3DAD51C0" w14:textId="0B9B29B7" w:rsidR="00597D3F" w:rsidRDefault="004C6B67" w:rsidP="00541FB0">
      <w:pPr>
        <w:pStyle w:val="bodyIbrahim1"/>
        <w:rPr>
          <w:rFonts w:eastAsia="ＭＳ Ｐゴシック"/>
          <w:lang w:eastAsia="ja-JP"/>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54A46EE6" w14:textId="3B2E1439" w:rsidR="0008715F" w:rsidRPr="0008715F" w:rsidRDefault="0008715F" w:rsidP="0008715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買収対象</w:t>
      </w:r>
      <w:r w:rsidR="00EF5B98">
        <w:rPr>
          <w:rFonts w:ascii="メイリオ" w:eastAsia="メイリオ" w:hAnsi="メイリオ" w:cs="メイリオ" w:hint="eastAsia"/>
          <w:sz w:val="18"/>
          <w:szCs w:val="18"/>
          <w:lang w:eastAsia="ja-JP"/>
        </w:rPr>
        <w:t>企業</w:t>
      </w:r>
      <w:r>
        <w:rPr>
          <w:rFonts w:ascii="メイリオ" w:eastAsia="メイリオ" w:hAnsi="メイリオ" w:cs="メイリオ" w:hint="eastAsia"/>
          <w:sz w:val="18"/>
          <w:szCs w:val="18"/>
          <w:lang w:eastAsia="ja-JP"/>
        </w:rPr>
        <w:t>であれば、</w:t>
      </w:r>
      <w:r w:rsidR="00D44074">
        <w:rPr>
          <w:rFonts w:ascii="メイリオ" w:eastAsia="メイリオ" w:hAnsi="メイリオ" w:cs="メイリオ" w:hint="eastAsia"/>
          <w:sz w:val="18"/>
          <w:szCs w:val="18"/>
          <w:lang w:eastAsia="ja-JP"/>
        </w:rPr>
        <w:t>開発プロセスとビジネス プロセスが以下のような点</w:t>
      </w:r>
      <w:r w:rsidR="00EF5B9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確実</w:t>
      </w:r>
      <w:r w:rsidR="00D44074">
        <w:rPr>
          <w:rFonts w:ascii="メイリオ" w:eastAsia="メイリオ" w:hAnsi="メイリオ" w:cs="メイリオ" w:hint="eastAsia"/>
          <w:sz w:val="18"/>
          <w:szCs w:val="18"/>
          <w:lang w:eastAsia="ja-JP"/>
        </w:rPr>
        <w:t>に</w:t>
      </w:r>
      <w:r w:rsidR="00EF5B98">
        <w:rPr>
          <w:rFonts w:ascii="メイリオ" w:eastAsia="メイリオ" w:hAnsi="メイリオ" w:cs="メイリオ" w:hint="eastAsia"/>
          <w:sz w:val="18"/>
          <w:szCs w:val="18"/>
          <w:lang w:eastAsia="ja-JP"/>
        </w:rPr>
        <w:t>実行</w:t>
      </w:r>
      <w:r w:rsidR="00D44074">
        <w:rPr>
          <w:rFonts w:ascii="メイリオ" w:eastAsia="メイリオ" w:hAnsi="メイリオ" w:cs="メイリオ" w:hint="eastAsia"/>
          <w:sz w:val="18"/>
          <w:szCs w:val="18"/>
          <w:lang w:eastAsia="ja-JP"/>
        </w:rPr>
        <w:t>する</w:t>
      </w:r>
      <w:r>
        <w:rPr>
          <w:rFonts w:ascii="メイリオ" w:eastAsia="メイリオ" w:hAnsi="メイリオ" w:cs="メイリオ" w:hint="eastAsia"/>
          <w:sz w:val="18"/>
          <w:szCs w:val="18"/>
          <w:lang w:eastAsia="ja-JP"/>
        </w:rPr>
        <w:t>ことで、適切なオープンソース コンプライアンスの</w:t>
      </w:r>
      <w:r w:rsidR="00E6504A">
        <w:rPr>
          <w:rFonts w:ascii="メイリオ" w:eastAsia="メイリオ" w:hAnsi="メイリオ" w:cs="メイリオ" w:hint="eastAsia"/>
          <w:sz w:val="18"/>
          <w:szCs w:val="18"/>
          <w:lang w:eastAsia="ja-JP"/>
        </w:rPr>
        <w:t>プラクティス</w:t>
      </w:r>
      <w:r>
        <w:rPr>
          <w:rFonts w:ascii="メイリオ" w:eastAsia="メイリオ" w:hAnsi="メイリオ" w:cs="メイリオ" w:hint="eastAsia"/>
          <w:sz w:val="18"/>
          <w:szCs w:val="18"/>
          <w:lang w:eastAsia="ja-JP"/>
        </w:rPr>
        <w:t>を維持することができます。</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lastRenderedPageBreak/>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08715F"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593A19A2" w14:textId="77777777" w:rsidR="0008715F" w:rsidRDefault="0008715F" w:rsidP="0008715F">
      <w:pPr>
        <w:pStyle w:val="ListIbrahim1"/>
        <w:numPr>
          <w:ilvl w:val="0"/>
          <w:numId w:val="0"/>
        </w:numPr>
        <w:ind w:left="720" w:hanging="360"/>
        <w:rPr>
          <w:rFonts w:eastAsia="ＭＳ Ｐゴシック"/>
          <w:lang w:eastAsia="ja-JP"/>
        </w:rPr>
      </w:pPr>
    </w:p>
    <w:p w14:paraId="6492E15A" w14:textId="4C7949F9"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社内、社外のソフトウェアすべてについて起源とライセンスを明確にする</w:t>
      </w:r>
    </w:p>
    <w:p w14:paraId="0C2C753D" w14:textId="05EA7D75"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開発プロセスの中で</w:t>
      </w:r>
      <w:r>
        <w:rPr>
          <w:rFonts w:ascii="メイリオ" w:eastAsia="メイリオ" w:hAnsi="メイリオ" w:cs="メイリオ" w:hint="eastAsia"/>
          <w:sz w:val="18"/>
          <w:lang w:eastAsia="ja-JP"/>
        </w:rPr>
        <w:t>オープンソース</w:t>
      </w:r>
      <w:r w:rsidR="00F348D1">
        <w:rPr>
          <w:rFonts w:ascii="メイリオ" w:eastAsia="メイリオ" w:hAnsi="メイリオ" w:cs="メイリオ" w:hint="eastAsia"/>
          <w:sz w:val="18"/>
          <w:lang w:eastAsia="ja-JP"/>
        </w:rPr>
        <w:t xml:space="preserve"> </w:t>
      </w:r>
      <w:r w:rsidR="00EF5B98">
        <w:rPr>
          <w:rFonts w:ascii="メイリオ" w:eastAsia="メイリオ" w:hAnsi="メイリオ" w:cs="メイリオ" w:hint="eastAsia"/>
          <w:sz w:val="18"/>
          <w:lang w:eastAsia="ja-JP"/>
        </w:rPr>
        <w:t>ソフトウェア</w:t>
      </w:r>
      <w:r>
        <w:rPr>
          <w:rFonts w:ascii="メイリオ" w:eastAsia="メイリオ" w:hAnsi="メイリオ" w:cs="メイリオ" w:hint="eastAsia"/>
          <w:sz w:val="18"/>
          <w:lang w:eastAsia="ja-JP"/>
        </w:rPr>
        <w:t>のコンポーネント、スニペットを追跡する</w:t>
      </w:r>
    </w:p>
    <w:p w14:paraId="0E934DC9" w14:textId="2AB1FCF9" w:rsidR="0008715F"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ビルドの中で</w:t>
      </w:r>
      <w:r w:rsidRPr="00D44074">
        <w:rPr>
          <w:rFonts w:ascii="メイリオ" w:eastAsia="メイリオ" w:hAnsi="メイリオ" w:cs="メイリオ" w:hint="eastAsia"/>
          <w:sz w:val="18"/>
          <w:lang w:eastAsia="ja-JP"/>
        </w:rPr>
        <w:t>新規</w:t>
      </w:r>
      <w:r w:rsidR="000E3640">
        <w:rPr>
          <w:rFonts w:ascii="メイリオ" w:eastAsia="メイリオ" w:hAnsi="メイリオ" w:cs="メイリオ" w:hint="eastAsia"/>
          <w:sz w:val="18"/>
          <w:lang w:eastAsia="ja-JP"/>
        </w:rPr>
        <w:t>採用、アップデートされる</w:t>
      </w:r>
      <w:r>
        <w:rPr>
          <w:rFonts w:ascii="メイリオ" w:eastAsia="メイリオ" w:hAnsi="メイリオ" w:cs="メイリオ" w:hint="eastAsia"/>
          <w:sz w:val="18"/>
          <w:lang w:eastAsia="ja-JP"/>
        </w:rPr>
        <w:t>コードに対し</w:t>
      </w:r>
      <w:r w:rsidRPr="00D44074">
        <w:rPr>
          <w:rFonts w:ascii="メイリオ" w:eastAsia="メイリオ" w:hAnsi="メイリオ" w:cs="メイリオ" w:hint="eastAsia"/>
          <w:sz w:val="18"/>
          <w:lang w:eastAsia="ja-JP"/>
        </w:rPr>
        <w:t>ソースコード レビューを</w:t>
      </w:r>
      <w:r>
        <w:rPr>
          <w:rFonts w:ascii="メイリオ" w:eastAsia="メイリオ" w:hAnsi="メイリオ" w:cs="メイリオ" w:hint="eastAsia"/>
          <w:sz w:val="18"/>
          <w:lang w:eastAsia="ja-JP"/>
        </w:rPr>
        <w:t>実施する</w:t>
      </w:r>
    </w:p>
    <w:p w14:paraId="17708EFE" w14:textId="0B11A666" w:rsidR="00D44074"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製品が出荷されるとき、</w:t>
      </w:r>
      <w:r w:rsidR="00EF5B98">
        <w:rPr>
          <w:rFonts w:ascii="メイリオ" w:eastAsia="メイリオ" w:hAnsi="メイリオ" w:cs="メイリオ" w:hint="eastAsia"/>
          <w:sz w:val="18"/>
          <w:lang w:eastAsia="ja-JP"/>
        </w:rPr>
        <w:t>あるいは</w:t>
      </w:r>
      <w:r>
        <w:rPr>
          <w:rFonts w:ascii="メイリオ" w:eastAsia="メイリオ" w:hAnsi="メイリオ" w:cs="メイリオ" w:hint="eastAsia"/>
          <w:sz w:val="18"/>
          <w:lang w:eastAsia="ja-JP"/>
        </w:rPr>
        <w:t>ソフトウェアがアップデートされるときにライセンスの義務を履行する</w:t>
      </w:r>
    </w:p>
    <w:p w14:paraId="24F63B3D" w14:textId="3BFF0818" w:rsidR="0008715F" w:rsidRPr="002C4D0C"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従業員に対しオープンソース コンプライアンスのトレーニングを提供する</w:t>
      </w:r>
    </w:p>
    <w:p w14:paraId="0D472629" w14:textId="581FF850" w:rsidR="00597D3F"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41E64295" w14:textId="77777777" w:rsidR="00D44074" w:rsidRDefault="00D44074">
      <w:pPr>
        <w:spacing w:after="0" w:line="240" w:lineRule="auto"/>
        <w:rPr>
          <w:rFonts w:ascii="Calibri" w:hAnsi="Calibri" w:cs="ProximaNova-Regular"/>
          <w:color w:val="000000"/>
        </w:rPr>
      </w:pPr>
    </w:p>
    <w:p w14:paraId="39951B02" w14:textId="0FDBB46B" w:rsidR="00D44074" w:rsidRPr="00D44074" w:rsidRDefault="004606ED" w:rsidP="00D4407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買収企業</w:t>
      </w:r>
      <w:r w:rsidR="00AF4C27">
        <w:rPr>
          <w:rFonts w:ascii="メイリオ" w:eastAsia="メイリオ" w:hAnsi="メイリオ" w:cs="メイリオ" w:hint="eastAsia"/>
          <w:sz w:val="18"/>
          <w:szCs w:val="18"/>
          <w:lang w:eastAsia="ja-JP"/>
        </w:rPr>
        <w:t>であれば、探すべきものを知り、迅速に問題に取り組むためのスキルを手近にもっておくことが必要でしょう。</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w:t>
      </w:r>
      <w:commentRangeStart w:id="278"/>
      <w:commentRangeStart w:id="279"/>
      <w:r w:rsidRPr="00541FB0">
        <w:t>at target and acquirer</w:t>
      </w:r>
      <w:commentRangeEnd w:id="278"/>
      <w:r w:rsidR="00972D7C">
        <w:rPr>
          <w:rStyle w:val="af5"/>
          <w:rFonts w:asciiTheme="minorHAnsi" w:hAnsiTheme="minorHAnsi" w:cstheme="minorBidi"/>
          <w:color w:val="7F7F7F" w:themeColor="text1" w:themeTint="80"/>
        </w:rPr>
        <w:commentReference w:id="278"/>
      </w:r>
      <w:commentRangeEnd w:id="279"/>
      <w:r w:rsidR="007C0899">
        <w:rPr>
          <w:rStyle w:val="af5"/>
          <w:rFonts w:asciiTheme="minorHAnsi" w:hAnsiTheme="minorHAnsi" w:cstheme="minorBidi"/>
          <w:color w:val="7F7F7F" w:themeColor="text1" w:themeTint="80"/>
        </w:rPr>
        <w:commentReference w:id="279"/>
      </w:r>
      <w:r w:rsidRPr="00541FB0">
        <w:t xml:space="preserve">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Code vulnerab</w:t>
      </w:r>
      <w:bookmarkStart w:id="280" w:name="_GoBack"/>
      <w:bookmarkEnd w:id="280"/>
      <w:r w:rsidRPr="00541FB0">
        <w:t xml:space="preserve">ilities </w:t>
      </w:r>
      <w:r w:rsidR="000511D7" w:rsidRPr="00541FB0">
        <w:t xml:space="preserve">and version control </w:t>
      </w:r>
      <w:r w:rsidR="00702291" w:rsidRPr="00541FB0">
        <w:t>analysis</w:t>
      </w:r>
    </w:p>
    <w:p w14:paraId="6790BCF6" w14:textId="54B440EE" w:rsidR="00A1002F"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051B9B2E" w14:textId="24A51659" w:rsidR="00AF4C27" w:rsidRPr="009E09A2" w:rsidRDefault="00AF4C27" w:rsidP="00AF4C27">
      <w:pPr>
        <w:pStyle w:val="ListIbrahim1"/>
        <w:numPr>
          <w:ilvl w:val="0"/>
          <w:numId w:val="3"/>
        </w:numPr>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買収対象企業とともに、</w:t>
      </w:r>
      <w:r w:rsidR="009E09A2">
        <w:rPr>
          <w:rFonts w:ascii="メイリオ" w:eastAsia="メイリオ" w:hAnsi="メイリオ" w:cs="メイリオ" w:hint="eastAsia"/>
          <w:sz w:val="18"/>
          <w:lang w:eastAsia="ja-JP"/>
        </w:rPr>
        <w:t>用いるべき妥当な監査手法とその監査に関与するサードパーティの企業を決定する。ただし、ブラインド</w:t>
      </w:r>
      <w:r w:rsidR="00FF5548">
        <w:rPr>
          <w:rFonts w:ascii="メイリオ" w:eastAsia="メイリオ" w:hAnsi="メイリオ" w:cs="メイリオ" w:hint="eastAsia"/>
          <w:sz w:val="18"/>
          <w:lang w:eastAsia="ja-JP"/>
        </w:rPr>
        <w:t>監査</w:t>
      </w:r>
      <w:r w:rsidR="009E09A2">
        <w:rPr>
          <w:rFonts w:ascii="メイリオ" w:eastAsia="メイリオ" w:hAnsi="メイリオ" w:cs="メイリオ" w:hint="eastAsia"/>
          <w:sz w:val="18"/>
          <w:lang w:eastAsia="ja-JP"/>
        </w:rPr>
        <w:t>を実施できないところもあれば、DIY監査に対応していないところもあり、またスニペットまでは発見できないところもあるので留意が必要</w:t>
      </w:r>
      <w:r w:rsidR="000E3640">
        <w:rPr>
          <w:rFonts w:ascii="メイリオ" w:eastAsia="メイリオ" w:hAnsi="メイリオ" w:cs="メイリオ" w:hint="eastAsia"/>
          <w:sz w:val="18"/>
          <w:lang w:eastAsia="ja-JP"/>
        </w:rPr>
        <w:t>となる</w:t>
      </w:r>
    </w:p>
    <w:p w14:paraId="7DA3BABC" w14:textId="6C572A7F" w:rsidR="00AF4C27" w:rsidRPr="002C4D0C" w:rsidRDefault="009E09A2" w:rsidP="00AF4C27">
      <w:pPr>
        <w:pStyle w:val="ListIbrahim1"/>
        <w:numPr>
          <w:ilvl w:val="0"/>
          <w:numId w:val="3"/>
        </w:numPr>
        <w:spacing w:line="240" w:lineRule="exact"/>
        <w:rPr>
          <w:lang w:eastAsia="ja-JP"/>
        </w:rPr>
      </w:pPr>
      <w:r w:rsidRPr="00D13BD3">
        <w:rPr>
          <w:rFonts w:ascii="メイリオ" w:eastAsia="メイリオ" w:hAnsi="メイリオ" w:cs="メイリオ" w:hint="eastAsia"/>
          <w:sz w:val="18"/>
          <w:lang w:eastAsia="ja-JP"/>
        </w:rPr>
        <w:t>可能であれば、監査を複数社からの</w:t>
      </w:r>
      <w:r w:rsidRPr="00E02135">
        <w:rPr>
          <w:rFonts w:ascii="メイリオ" w:eastAsia="メイリオ" w:hAnsi="メイリオ" w:cs="メイリオ" w:hint="eastAsia"/>
          <w:sz w:val="18"/>
          <w:lang w:eastAsia="ja-JP"/>
        </w:rPr>
        <w:t>入札</w:t>
      </w:r>
      <w:r w:rsidR="000E3640">
        <w:rPr>
          <w:rFonts w:ascii="メイリオ" w:eastAsia="メイリオ" w:hAnsi="メイリオ" w:cs="メイリオ" w:hint="eastAsia"/>
          <w:sz w:val="18"/>
          <w:lang w:eastAsia="ja-JP"/>
        </w:rPr>
        <w:t>と</w:t>
      </w:r>
      <w:r w:rsidR="005C0B7D" w:rsidRPr="00D13BD3">
        <w:rPr>
          <w:rFonts w:ascii="メイリオ" w:eastAsia="メイリオ" w:hAnsi="メイリオ" w:cs="メイリオ" w:hint="eastAsia"/>
          <w:sz w:val="18"/>
          <w:lang w:eastAsia="ja-JP"/>
        </w:rPr>
        <w:t>し、監査サービス プロバイダについて学ぶ。単純に費用の話だけではなく、</w:t>
      </w:r>
      <w:r w:rsidR="004606ED">
        <w:rPr>
          <w:rFonts w:ascii="メイリオ" w:eastAsia="メイリオ" w:hAnsi="メイリオ" w:cs="メイリオ" w:hint="eastAsia"/>
          <w:sz w:val="18"/>
          <w:lang w:eastAsia="ja-JP"/>
        </w:rPr>
        <w:t>買収企業</w:t>
      </w:r>
      <w:r w:rsidR="005C0B7D" w:rsidRPr="00D13BD3">
        <w:rPr>
          <w:rFonts w:ascii="メイリオ" w:eastAsia="メイリオ" w:hAnsi="メイリオ" w:cs="メイリオ" w:hint="eastAsia"/>
          <w:sz w:val="18"/>
          <w:lang w:eastAsia="ja-JP"/>
        </w:rPr>
        <w:t>としての取り組みを支援する、きちんとしたアウトプットを出せるかどうかも重要となる。各社の入札を公平に比較</w:t>
      </w:r>
      <w:r w:rsidR="00D13BD3" w:rsidRPr="00D13BD3">
        <w:rPr>
          <w:rFonts w:ascii="メイリオ" w:eastAsia="メイリオ" w:hAnsi="メイリオ" w:cs="メイリオ" w:hint="eastAsia"/>
          <w:sz w:val="18"/>
          <w:lang w:eastAsia="ja-JP"/>
        </w:rPr>
        <w:t>するための</w:t>
      </w:r>
      <w:r w:rsidR="005C0B7D" w:rsidRPr="00D13BD3">
        <w:rPr>
          <w:rFonts w:ascii="メイリオ" w:eastAsia="メイリオ" w:hAnsi="メイリオ" w:cs="メイリオ" w:hint="eastAsia"/>
          <w:sz w:val="18"/>
          <w:lang w:eastAsia="ja-JP"/>
        </w:rPr>
        <w:t>社内専門家</w:t>
      </w:r>
      <w:r w:rsidR="00D13BD3" w:rsidRPr="00D13BD3">
        <w:rPr>
          <w:rFonts w:ascii="メイリオ" w:eastAsia="メイリオ" w:hAnsi="メイリオ" w:cs="メイリオ" w:hint="eastAsia"/>
          <w:sz w:val="18"/>
          <w:lang w:eastAsia="ja-JP"/>
        </w:rPr>
        <w:t>を確保した上で、各社の入札</w:t>
      </w:r>
      <w:r w:rsidR="00972D7C">
        <w:rPr>
          <w:rFonts w:ascii="メイリオ" w:eastAsia="メイリオ" w:hAnsi="メイリオ" w:cs="メイリオ" w:hint="eastAsia"/>
          <w:sz w:val="18"/>
          <w:lang w:eastAsia="ja-JP"/>
        </w:rPr>
        <w:t>内容</w:t>
      </w:r>
      <w:r w:rsidR="00D13BD3" w:rsidRPr="00D13BD3">
        <w:rPr>
          <w:rFonts w:ascii="メイリオ" w:eastAsia="メイリオ" w:hAnsi="メイリオ" w:cs="メイリオ" w:hint="eastAsia"/>
          <w:sz w:val="18"/>
          <w:lang w:eastAsia="ja-JP"/>
        </w:rPr>
        <w:t>が以下監査パラメータすべてを含んでいることを確認する</w:t>
      </w:r>
    </w:p>
    <w:p w14:paraId="0E934A28" w14:textId="47579CC7" w:rsidR="00D13BD3" w:rsidRPr="00D13BD3" w:rsidRDefault="00D8670A"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監査手法、インプットとアウトプット</w:t>
      </w:r>
    </w:p>
    <w:p w14:paraId="4095655A" w14:textId="670645FE" w:rsidR="00D13BD3"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問題が生じた際の議論</w:t>
      </w:r>
      <w:del w:id="281" w:author="Fukuchi, Hiroyuki" w:date="2018-01-10T14:14:00Z">
        <w:r>
          <w:rPr>
            <w:rFonts w:ascii="メイリオ" w:eastAsia="メイリオ" w:hAnsi="メイリオ" w:cs="メイリオ" w:hint="eastAsia"/>
            <w:sz w:val="18"/>
          </w:rPr>
          <w:delText>の</w:delText>
        </w:r>
      </w:del>
      <w:r>
        <w:rPr>
          <w:rFonts w:ascii="メイリオ" w:eastAsia="メイリオ" w:hAnsi="メイリオ" w:cs="メイリオ" w:hint="eastAsia"/>
          <w:sz w:val="18"/>
        </w:rPr>
        <w:t>迅速化のための</w:t>
      </w:r>
      <w:r w:rsidR="004606ED">
        <w:rPr>
          <w:rFonts w:ascii="メイリオ" w:eastAsia="メイリオ" w:hAnsi="メイリオ" w:cs="メイリオ" w:hint="eastAsia"/>
          <w:sz w:val="18"/>
        </w:rPr>
        <w:t>買収企業</w:t>
      </w:r>
      <w:r>
        <w:rPr>
          <w:rFonts w:ascii="メイリオ" w:eastAsia="メイリオ" w:hAnsi="メイリオ" w:cs="メイリオ" w:hint="eastAsia"/>
          <w:sz w:val="18"/>
        </w:rPr>
        <w:t>と買収対象に対する一次窓口担当者</w:t>
      </w:r>
    </w:p>
    <w:p w14:paraId="7334DA73" w14:textId="20BC3375" w:rsidR="00972D7C"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スケジュールと物流（実地訪問が絡む場合は特に）</w:t>
      </w:r>
    </w:p>
    <w:p w14:paraId="6F0ED483" w14:textId="3D1B8051" w:rsidR="00972D7C" w:rsidRPr="001A4DF1"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機密事項</w:t>
      </w:r>
      <w:r w:rsidR="001A4DF1">
        <w:rPr>
          <w:rFonts w:ascii="メイリオ" w:eastAsia="メイリオ" w:hAnsi="メイリオ" w:cs="メイリオ" w:hint="eastAsia"/>
          <w:sz w:val="18"/>
        </w:rPr>
        <w:t>に関するパラメータ</w:t>
      </w:r>
    </w:p>
    <w:p w14:paraId="6316865E" w14:textId="1CD8AB0B" w:rsidR="001A4DF1" w:rsidRPr="001A4DF1" w:rsidRDefault="001A4DF1"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コードの脆弱性とバージョン コントロールに関する分析</w:t>
      </w:r>
    </w:p>
    <w:p w14:paraId="41FBFEA9" w14:textId="55E2F6A4" w:rsidR="00AF4C27" w:rsidRPr="00541FB0" w:rsidRDefault="001A4DF1" w:rsidP="00541FB0">
      <w:pPr>
        <w:pStyle w:val="ListIbrahim2"/>
        <w:spacing w:after="160" w:line="240" w:lineRule="exact"/>
        <w:ind w:left="1434" w:hanging="357"/>
      </w:pPr>
      <w:r w:rsidRPr="001A4DF1">
        <w:rPr>
          <w:rFonts w:ascii="メイリオ" w:eastAsia="メイリオ" w:hAnsi="メイリオ" w:cs="メイリオ" w:hint="eastAsia"/>
          <w:sz w:val="18"/>
        </w:rPr>
        <w:t>費用、通常プロセスと簡易</w:t>
      </w:r>
      <w:r w:rsidR="000E3640">
        <w:rPr>
          <w:rFonts w:ascii="メイリオ" w:eastAsia="メイリオ" w:hAnsi="メイリオ" w:cs="メイリオ" w:hint="eastAsia"/>
          <w:sz w:val="18"/>
        </w:rPr>
        <w:t>版</w:t>
      </w:r>
      <w:r w:rsidRPr="001A4DF1">
        <w:rPr>
          <w:rFonts w:ascii="メイリオ" w:eastAsia="メイリオ" w:hAnsi="メイリオ" w:cs="メイリオ" w:hint="eastAsia"/>
          <w:sz w:val="18"/>
        </w:rPr>
        <w:t>プロセス</w:t>
      </w:r>
    </w:p>
    <w:p w14:paraId="56470773" w14:textId="7856DCBA" w:rsidR="00691E56" w:rsidRDefault="00FF3F0F" w:rsidP="00541FB0">
      <w:pPr>
        <w:pStyle w:val="bodyIbrahim1"/>
        <w:rPr>
          <w:rFonts w:eastAsia="ＭＳ Ｐゴシック"/>
          <w:lang w:eastAsia="ja-JP"/>
        </w:rPr>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77696A09" w14:textId="76B804DA" w:rsidR="001A4DF1" w:rsidRPr="001A4DF1" w:rsidRDefault="001A4DF1" w:rsidP="001A4DF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コンプライアンスは継続して行われるプロセスであり、到着地点ではありません。よいオープンソース コンプライアンスの</w:t>
      </w:r>
      <w:r w:rsidR="00E6504A">
        <w:rPr>
          <w:rFonts w:ascii="メイリオ" w:eastAsia="メイリオ" w:hAnsi="メイリオ" w:cs="メイリオ" w:hint="eastAsia"/>
          <w:sz w:val="18"/>
          <w:szCs w:val="18"/>
          <w:lang w:eastAsia="ja-JP"/>
        </w:rPr>
        <w:t>プラクティス</w:t>
      </w:r>
      <w:r>
        <w:rPr>
          <w:rFonts w:ascii="メイリオ" w:eastAsia="メイリオ" w:hAnsi="メイリオ" w:cs="メイリオ" w:hint="eastAsia"/>
          <w:sz w:val="18"/>
          <w:szCs w:val="18"/>
          <w:lang w:eastAsia="ja-JP"/>
        </w:rPr>
        <w:t>を維持していくことで、企業は、起こりうる買収、売却、はたまた製品・サービスのリリースといったソフトウェアの持ち主が変わる、あらゆるシナリオに対し用意ができるようになります。こういった理由からオープンソース コンプライアンス プログラムの構築、改善へ投資することが企業に高く推奨されているの</w:t>
      </w:r>
      <w:commentRangeStart w:id="282"/>
      <w:r>
        <w:rPr>
          <w:rFonts w:ascii="メイリオ" w:eastAsia="メイリオ" w:hAnsi="メイリオ" w:cs="メイリオ" w:hint="eastAsia"/>
          <w:sz w:val="18"/>
          <w:szCs w:val="18"/>
          <w:lang w:eastAsia="ja-JP"/>
        </w:rPr>
        <w:t>です</w:t>
      </w:r>
      <w:commentRangeEnd w:id="282"/>
      <w:r w:rsidR="00FF5548">
        <w:rPr>
          <w:rStyle w:val="af5"/>
          <w:rFonts w:asciiTheme="minorHAnsi" w:eastAsia="ＭＳ 明朝" w:hAnsiTheme="minorHAnsi"/>
          <w:color w:val="7F7F7F" w:themeColor="text1" w:themeTint="80"/>
          <w:lang w:eastAsia="ja-JP"/>
        </w:rPr>
        <w:commentReference w:id="282"/>
      </w:r>
      <w:r>
        <w:rPr>
          <w:rFonts w:ascii="メイリオ" w:eastAsia="メイリオ" w:hAnsi="メイリオ" w:cs="メイリオ" w:hint="eastAsia"/>
          <w:sz w:val="18"/>
          <w:szCs w:val="18"/>
          <w:lang w:eastAsia="ja-JP"/>
        </w:rPr>
        <w:t>。</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33"/>
          <w:footerReference w:type="first" r:id="rId34"/>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lastRenderedPageBreak/>
        <w:t>###</w:t>
      </w:r>
    </w:p>
    <w:p w14:paraId="16C2C6B2" w14:textId="7FD891AA" w:rsidR="00597D3F" w:rsidRPr="002C4D0C" w:rsidRDefault="00955CAF" w:rsidP="00541FB0">
      <w:pPr>
        <w:pStyle w:val="HeadingIbrahim1"/>
      </w:pPr>
      <w:bookmarkStart w:id="283" w:name="_Toc492046652"/>
      <w:r w:rsidRPr="00DB5B0F">
        <w:rPr>
          <w:rFonts w:ascii="メイリオ" w:eastAsia="メイリオ" w:hAnsi="メイリオ" w:cs="メイリオ" w:hint="eastAsia"/>
        </w:rPr>
        <w:lastRenderedPageBreak/>
        <w:t>参考文献（</w:t>
      </w:r>
      <w:r w:rsidR="004C6B67" w:rsidRPr="002C4D0C">
        <w:t>Resources</w:t>
      </w:r>
      <w:bookmarkEnd w:id="283"/>
      <w:r w:rsidRPr="00DB5B0F">
        <w:rPr>
          <w:rFonts w:ascii="メイリオ" w:eastAsia="メイリオ" w:hAnsi="メイリオ" w:cs="メイリオ" w:hint="eastAsia"/>
        </w:rPr>
        <w:t>）</w:t>
      </w:r>
    </w:p>
    <w:p w14:paraId="4DF09D4C" w14:textId="4A33378E" w:rsidR="00197BB6" w:rsidRPr="00197BB6" w:rsidRDefault="004C6B67" w:rsidP="00197BB6">
      <w:pPr>
        <w:pStyle w:val="bodyIbrahimResources"/>
      </w:pPr>
      <w:r w:rsidRPr="002C4D0C">
        <w:t>Open Source Compliance in the Enterprise</w:t>
      </w:r>
      <w:r w:rsidR="00955CAF">
        <w:rPr>
          <w:rFonts w:hint="eastAsia"/>
          <w:lang w:eastAsia="ja-JP"/>
        </w:rPr>
        <w:t>（企業におけるオープンソース</w:t>
      </w:r>
      <w:r w:rsidR="00955CAF">
        <w:rPr>
          <w:rFonts w:hint="eastAsia"/>
          <w:lang w:eastAsia="ja-JP"/>
        </w:rPr>
        <w:t xml:space="preserve"> </w:t>
      </w:r>
      <w:r w:rsidR="00955CAF">
        <w:rPr>
          <w:rFonts w:hint="eastAsia"/>
          <w:lang w:eastAsia="ja-JP"/>
        </w:rPr>
        <w:t>コンプライアンス）</w:t>
      </w:r>
    </w:p>
    <w:p w14:paraId="394AC3C1" w14:textId="4E96F934" w:rsidR="00597D3F" w:rsidRDefault="004C6B67" w:rsidP="00F16C1E">
      <w:pPr>
        <w:pStyle w:val="bodyIbrahim1"/>
        <w:rPr>
          <w:rFonts w:eastAsia="ＭＳ Ｐゴシック"/>
          <w:lang w:eastAsia="ja-JP"/>
        </w:rPr>
      </w:pPr>
      <w:r w:rsidRPr="002C4D0C">
        <w:t xml:space="preserve">Published by The Linux Foundation, </w:t>
      </w:r>
      <w:hyperlink r:id="rId35"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30A4DE97" w14:textId="0F1F8C66" w:rsidR="002732F9" w:rsidRPr="002732F9" w:rsidRDefault="002732F9" w:rsidP="002732F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hyperlink r:id="rId36" w:history="1">
        <w:r w:rsidRPr="002732F9">
          <w:rPr>
            <w:rStyle w:val="affd"/>
            <w:rFonts w:ascii="メイリオ" w:eastAsia="メイリオ" w:hAnsi="メイリオ" w:cs="メイリオ"/>
            <w:sz w:val="18"/>
            <w:lang w:eastAsia="ja-JP"/>
          </w:rPr>
          <w:t>Open Source Compliance in the Enterprise</w:t>
        </w:r>
      </w:hyperlink>
      <w:r>
        <w:rPr>
          <w:rFonts w:ascii="メイリオ" w:eastAsia="メイリオ" w:hAnsi="メイリオ" w:cs="メイリオ" w:hint="eastAsia"/>
          <w:sz w:val="18"/>
          <w:szCs w:val="18"/>
          <w:lang w:eastAsia="ja-JP"/>
        </w:rPr>
        <w:t>（企業におけるオープンソース</w:t>
      </w:r>
      <w:r w:rsidR="007A37AC">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コンプライアンス）</w:t>
      </w:r>
      <w:r w:rsidR="007A37AC">
        <w:rPr>
          <w:rFonts w:ascii="メイリオ" w:eastAsia="メイリオ" w:hAnsi="メイリオ" w:cs="メイリオ" w:hint="eastAsia"/>
          <w:sz w:val="18"/>
          <w:szCs w:val="18"/>
          <w:lang w:eastAsia="ja-JP"/>
        </w:rPr>
        <w:t>」は、実践ガイドとして企業が製品やサービスにオープンソースをうまく活用し、法的責任を果たす形でオープンソース コミュニティに参加するする方法について触れています。</w:t>
      </w:r>
    </w:p>
    <w:p w14:paraId="56E73294" w14:textId="5D56580D" w:rsidR="00597D3F" w:rsidRPr="002C4D0C" w:rsidRDefault="004C6B67" w:rsidP="00197BB6">
      <w:pPr>
        <w:pStyle w:val="bodyIbrahimResources"/>
        <w:rPr>
          <w:lang w:eastAsia="ja-JP"/>
        </w:rPr>
      </w:pPr>
      <w:r w:rsidRPr="002C4D0C">
        <w:t xml:space="preserve">Practical GPL Compliance </w:t>
      </w:r>
      <w:r w:rsidR="00955CAF">
        <w:rPr>
          <w:rFonts w:hint="eastAsia"/>
          <w:lang w:eastAsia="ja-JP"/>
        </w:rPr>
        <w:t>（実践</w:t>
      </w:r>
      <w:r w:rsidR="00955CAF">
        <w:rPr>
          <w:rFonts w:hint="eastAsia"/>
          <w:lang w:eastAsia="ja-JP"/>
        </w:rPr>
        <w:t>GPL</w:t>
      </w:r>
      <w:r w:rsidR="00955CAF">
        <w:rPr>
          <w:rFonts w:hint="eastAsia"/>
          <w:lang w:eastAsia="ja-JP"/>
        </w:rPr>
        <w:t>コンプライアンス）</w:t>
      </w:r>
    </w:p>
    <w:p w14:paraId="7E8C460E" w14:textId="74F89258" w:rsidR="00597D3F" w:rsidRDefault="004C6B67" w:rsidP="00F16C1E">
      <w:pPr>
        <w:pStyle w:val="bodyIbrahim1"/>
        <w:rPr>
          <w:rFonts w:eastAsia="ＭＳ Ｐゴシック"/>
          <w:lang w:eastAsia="ja-JP"/>
        </w:rPr>
      </w:pPr>
      <w:r w:rsidRPr="002C4D0C">
        <w:t xml:space="preserve">Published by The Linux Foundation, </w:t>
      </w:r>
      <w:hyperlink r:id="rId37"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4859CF9D" w14:textId="6DBE5F8F" w:rsidR="007A37AC" w:rsidRPr="007A37AC" w:rsidRDefault="007A37AC" w:rsidP="007A37A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hyperlink r:id="rId38" w:history="1">
        <w:r w:rsidRPr="007A37AC">
          <w:rPr>
            <w:rStyle w:val="affd"/>
            <w:rFonts w:ascii="メイリオ" w:eastAsia="メイリオ" w:hAnsi="メイリオ" w:cs="メイリオ"/>
            <w:sz w:val="18"/>
            <w:lang w:eastAsia="ja-JP"/>
          </w:rPr>
          <w:t>Practical GPL Compliance</w:t>
        </w:r>
      </w:hyperlink>
      <w:r>
        <w:rPr>
          <w:rFonts w:ascii="メイリオ" w:eastAsia="メイリオ" w:hAnsi="メイリオ" w:cs="メイリオ" w:hint="eastAsia"/>
          <w:sz w:val="18"/>
          <w:szCs w:val="18"/>
          <w:lang w:eastAsia="ja-JP"/>
        </w:rPr>
        <w:t>（実践GPLコンプライアンス）」は、スタートアップや小規模事業者、そして技術者向けのコンプライアンス ガイドで、特に</w:t>
      </w:r>
      <w:r w:rsidRPr="007A37AC">
        <w:rPr>
          <w:rFonts w:ascii="メイリオ" w:eastAsia="メイリオ" w:hAnsi="メイリオ" w:cs="メイリオ"/>
          <w:sz w:val="18"/>
          <w:szCs w:val="18"/>
          <w:lang w:eastAsia="ja-JP"/>
        </w:rPr>
        <w:t>G</w:t>
      </w:r>
      <w:r>
        <w:rPr>
          <w:rFonts w:ascii="メイリオ" w:eastAsia="メイリオ" w:hAnsi="メイリオ" w:cs="メイリオ"/>
          <w:sz w:val="18"/>
          <w:szCs w:val="18"/>
          <w:lang w:eastAsia="ja-JP"/>
        </w:rPr>
        <w:t>NU General Public License (GPL)</w:t>
      </w:r>
      <w:r w:rsidR="00881D57">
        <w:rPr>
          <w:rFonts w:ascii="メイリオ" w:eastAsia="メイリオ" w:hAnsi="メイリオ" w:cs="メイリオ" w:hint="eastAsia"/>
          <w:sz w:val="18"/>
          <w:szCs w:val="18"/>
          <w:lang w:eastAsia="ja-JP"/>
        </w:rPr>
        <w:t>の各バージョンを順守することに焦点を当てています。</w:t>
      </w:r>
      <w:r w:rsidR="00F348D1">
        <w:rPr>
          <w:rFonts w:ascii="メイリオ" w:eastAsia="メイリオ" w:hAnsi="メイリオ" w:cs="メイリオ" w:hint="eastAsia"/>
          <w:sz w:val="18"/>
          <w:szCs w:val="18"/>
          <w:lang w:eastAsia="ja-JP"/>
        </w:rPr>
        <w:t>本書の目的は、共通に抱える課題に</w:t>
      </w:r>
      <w:r w:rsidR="00F348D1">
        <w:rPr>
          <w:rFonts w:ascii="メイリオ" w:eastAsia="メイリオ" w:hAnsi="メイリオ" w:cs="メイリオ" w:hint="eastAsia"/>
          <w:sz w:val="18"/>
          <w:szCs w:val="18"/>
          <w:lang w:eastAsia="ja-JP"/>
        </w:rPr>
        <w:t>実践的</w:t>
      </w:r>
      <w:r w:rsidR="00F348D1">
        <w:rPr>
          <w:rFonts w:ascii="メイリオ" w:eastAsia="メイリオ" w:hAnsi="メイリオ" w:cs="メイリオ" w:hint="eastAsia"/>
          <w:sz w:val="18"/>
          <w:szCs w:val="18"/>
          <w:lang w:eastAsia="ja-JP"/>
        </w:rPr>
        <w:t>な情報</w:t>
      </w:r>
      <w:r w:rsidR="00E6504A">
        <w:rPr>
          <w:rFonts w:ascii="メイリオ" w:eastAsia="メイリオ" w:hAnsi="メイリオ" w:cs="メイリオ" w:hint="eastAsia"/>
          <w:sz w:val="18"/>
          <w:szCs w:val="18"/>
          <w:lang w:eastAsia="ja-JP"/>
        </w:rPr>
        <w:t>提供</w:t>
      </w:r>
      <w:r w:rsidR="00F348D1">
        <w:rPr>
          <w:rFonts w:ascii="メイリオ" w:eastAsia="メイリオ" w:hAnsi="メイリオ" w:cs="メイリオ" w:hint="eastAsia"/>
          <w:sz w:val="18"/>
          <w:szCs w:val="18"/>
          <w:lang w:eastAsia="ja-JP"/>
        </w:rPr>
        <w:t>を</w:t>
      </w:r>
      <w:r w:rsidR="00E6504A">
        <w:rPr>
          <w:rFonts w:ascii="メイリオ" w:eastAsia="メイリオ" w:hAnsi="メイリオ" w:cs="メイリオ" w:hint="eastAsia"/>
          <w:sz w:val="18"/>
          <w:szCs w:val="18"/>
          <w:lang w:eastAsia="ja-JP"/>
        </w:rPr>
        <w:t>すること</w:t>
      </w:r>
      <w:r w:rsidR="00F348D1">
        <w:rPr>
          <w:rFonts w:ascii="メイリオ" w:eastAsia="メイリオ" w:hAnsi="メイリオ" w:cs="メイリオ" w:hint="eastAsia"/>
          <w:sz w:val="18"/>
          <w:szCs w:val="18"/>
          <w:lang w:eastAsia="ja-JP"/>
        </w:rPr>
        <w:t>にあります。</w:t>
      </w:r>
    </w:p>
    <w:p w14:paraId="5542DACC" w14:textId="3F4D6CE8" w:rsidR="00597D3F" w:rsidRPr="002C4D0C" w:rsidRDefault="004C6B67" w:rsidP="00197BB6">
      <w:pPr>
        <w:pStyle w:val="bodyIbrahimResources"/>
        <w:rPr>
          <w:lang w:eastAsia="ja-JP"/>
        </w:rPr>
      </w:pPr>
      <w:r w:rsidRPr="002C4D0C">
        <w:t xml:space="preserve">OpenChain Curriculum </w:t>
      </w:r>
      <w:r w:rsidR="00955CAF">
        <w:rPr>
          <w:rFonts w:hint="eastAsia"/>
          <w:lang w:eastAsia="ja-JP"/>
        </w:rPr>
        <w:t>（</w:t>
      </w:r>
      <w:r w:rsidR="00955CAF">
        <w:rPr>
          <w:rFonts w:hint="eastAsia"/>
          <w:lang w:eastAsia="ja-JP"/>
        </w:rPr>
        <w:t xml:space="preserve">OpenChain </w:t>
      </w:r>
      <w:r w:rsidR="00955CAF">
        <w:rPr>
          <w:rFonts w:hint="eastAsia"/>
          <w:lang w:eastAsia="ja-JP"/>
        </w:rPr>
        <w:t>カリキュラム）</w:t>
      </w:r>
    </w:p>
    <w:p w14:paraId="00D0B2DC" w14:textId="7F13330D" w:rsidR="00597D3F" w:rsidRDefault="004C6B67" w:rsidP="00F16C1E">
      <w:pPr>
        <w:pStyle w:val="bodyIbrahim1"/>
        <w:rPr>
          <w:rFonts w:eastAsia="ＭＳ Ｐゴシック"/>
          <w:lang w:eastAsia="ja-JP"/>
        </w:rPr>
      </w:pPr>
      <w:r w:rsidRPr="002C4D0C">
        <w:t xml:space="preserve">The </w:t>
      </w:r>
      <w:hyperlink r:id="rId39" w:history="1">
        <w:r w:rsidRPr="002C4D0C">
          <w:rPr>
            <w:rStyle w:val="affd"/>
          </w:rPr>
          <w:t>OpenChain Curriculum</w:t>
        </w:r>
      </w:hyperlink>
      <w:r w:rsidRPr="002C4D0C">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693D45DE" w14:textId="4909636E"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w:t>
      </w:r>
      <w:hyperlink r:id="rId40" w:history="1">
        <w:r w:rsidRPr="007E3550">
          <w:rPr>
            <w:rStyle w:val="affd"/>
            <w:rFonts w:ascii="メイリオ" w:eastAsia="メイリオ" w:hAnsi="メイリオ" w:cs="メイリオ"/>
            <w:sz w:val="18"/>
            <w:lang w:eastAsia="ja-JP"/>
          </w:rPr>
          <w:t>OpenChain Curriculum</w:t>
        </w:r>
      </w:hyperlink>
      <w:r>
        <w:rPr>
          <w:rFonts w:ascii="メイリオ" w:eastAsia="メイリオ" w:hAnsi="メイリオ" w:cs="メイリオ" w:hint="eastAsia"/>
          <w:sz w:val="18"/>
          <w:szCs w:val="18"/>
          <w:lang w:eastAsia="ja-JP"/>
        </w:rPr>
        <w:t>（OpenChainカリキュラム）は、組織がOpenChain Specification（OpenChain仕様書）</w:t>
      </w:r>
      <w:r w:rsidR="00D55360">
        <w:rPr>
          <w:rFonts w:ascii="メイリオ" w:eastAsia="メイリオ" w:hAnsi="メイリオ" w:cs="メイリオ" w:hint="eastAsia"/>
          <w:sz w:val="18"/>
          <w:szCs w:val="18"/>
          <w:lang w:eastAsia="ja-JP"/>
        </w:rPr>
        <w:t>で定義された</w:t>
      </w:r>
      <w:r>
        <w:rPr>
          <w:rFonts w:ascii="メイリオ" w:eastAsia="メイリオ" w:hAnsi="メイリオ" w:cs="メイリオ" w:hint="eastAsia"/>
          <w:sz w:val="18"/>
          <w:szCs w:val="18"/>
          <w:lang w:eastAsia="ja-JP"/>
        </w:rPr>
        <w:t>トレーニングやプロセスの</w:t>
      </w:r>
      <w:r>
        <w:rPr>
          <w:rFonts w:ascii="メイリオ" w:eastAsia="メイリオ" w:hAnsi="メイリオ" w:cs="メイリオ" w:hint="eastAsia"/>
          <w:sz w:val="18"/>
          <w:szCs w:val="18"/>
          <w:lang w:eastAsia="ja-JP"/>
        </w:rPr>
        <w:t>要求事項へ準拠することを支援するために設計されています。一般的なオープンソースのトレーニングでも使用可能ですし、パブリックドメインのライセンスであることから部分的にでもすべてでも制約なく組織内外で再利用することができます。</w:t>
      </w:r>
    </w:p>
    <w:p w14:paraId="44475F2A" w14:textId="6F40C7B9" w:rsidR="00597D3F" w:rsidRPr="002C4D0C" w:rsidRDefault="004C6B67" w:rsidP="00197BB6">
      <w:pPr>
        <w:pStyle w:val="bodyIbrahimResources"/>
        <w:spacing w:before="160"/>
      </w:pPr>
      <w:r w:rsidRPr="002C4D0C">
        <w:t xml:space="preserve">Compliance Basics for Developers </w:t>
      </w:r>
      <w:r w:rsidR="00955CAF">
        <w:rPr>
          <w:rFonts w:hint="eastAsia"/>
          <w:lang w:eastAsia="ja-JP"/>
        </w:rPr>
        <w:t>（開発者向けコンプライアンスの基礎）</w:t>
      </w:r>
    </w:p>
    <w:p w14:paraId="08556683" w14:textId="1E9A67F2" w:rsidR="00443537" w:rsidRDefault="004C6B67" w:rsidP="00197BB6">
      <w:pPr>
        <w:pStyle w:val="bodyIbrahim1"/>
        <w:rPr>
          <w:rFonts w:eastAsia="ＭＳ Ｐゴシック"/>
          <w:lang w:eastAsia="ja-JP"/>
        </w:rPr>
      </w:pPr>
      <w:r w:rsidRPr="002C4D0C">
        <w:t xml:space="preserve">A </w:t>
      </w:r>
      <w:hyperlink r:id="rId41" w:history="1">
        <w:r w:rsidRPr="002C4D0C">
          <w:rPr>
            <w:rStyle w:val="affd"/>
          </w:rPr>
          <w:t>free open source compliance course</w:t>
        </w:r>
      </w:hyperlink>
      <w:r w:rsidRPr="002C4D0C">
        <w:t xml:space="preserve"> from the Linux Foundation targeted for developers.</w:t>
      </w:r>
    </w:p>
    <w:p w14:paraId="19CC9189" w14:textId="2D3AF076"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Foundationによる開発者を対象とした</w:t>
      </w:r>
      <w:hyperlink r:id="rId42" w:history="1">
        <w:r w:rsidRPr="007E3550">
          <w:rPr>
            <w:rStyle w:val="affd"/>
            <w:rFonts w:ascii="メイリオ" w:eastAsia="メイリオ" w:hAnsi="メイリオ" w:cs="メイリオ" w:hint="eastAsia"/>
            <w:sz w:val="18"/>
            <w:szCs w:val="18"/>
            <w:lang w:eastAsia="ja-JP"/>
          </w:rPr>
          <w:t>無償のオープンソース コンプライアンスコース</w:t>
        </w:r>
      </w:hyperlink>
      <w:r>
        <w:rPr>
          <w:rFonts w:ascii="メイリオ" w:eastAsia="メイリオ" w:hAnsi="メイリオ" w:cs="メイリオ" w:hint="eastAsia"/>
          <w:sz w:val="18"/>
          <w:szCs w:val="18"/>
          <w:lang w:eastAsia="ja-JP"/>
        </w:rPr>
        <w:t>です。</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Default="007B5EF4" w:rsidP="00F16C1E">
      <w:pPr>
        <w:pStyle w:val="bodyIbrahim1"/>
        <w:rPr>
          <w:rFonts w:eastAsia="ＭＳ Ｐゴシック"/>
          <w:lang w:eastAsia="ja-JP"/>
        </w:rPr>
      </w:pPr>
      <w:hyperlink r:id="rId43"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4927987D" w14:textId="0246BD91" w:rsidR="007E3550" w:rsidRPr="007E3550" w:rsidRDefault="007B5EF4" w:rsidP="007E3550">
      <w:pPr>
        <w:pStyle w:val="bodyIbrahim1"/>
        <w:spacing w:line="240" w:lineRule="exact"/>
        <w:rPr>
          <w:rFonts w:ascii="メイリオ" w:eastAsia="メイリオ" w:hAnsi="メイリオ" w:cs="メイリオ"/>
          <w:sz w:val="18"/>
          <w:szCs w:val="18"/>
          <w:lang w:eastAsia="ja-JP"/>
        </w:rPr>
      </w:pPr>
      <w:hyperlink r:id="rId44" w:history="1">
        <w:r w:rsidR="007E3550" w:rsidRPr="007E3550">
          <w:rPr>
            <w:rStyle w:val="affd"/>
            <w:rFonts w:ascii="メイリオ" w:eastAsia="メイリオ" w:hAnsi="メイリオ" w:cs="メイリオ" w:hint="eastAsia"/>
            <w:sz w:val="18"/>
            <w:szCs w:val="18"/>
            <w:lang w:eastAsia="ja-JP"/>
          </w:rPr>
          <w:t>SPDX</w:t>
        </w:r>
      </w:hyperlink>
      <w:r w:rsidR="007E3550">
        <w:rPr>
          <w:rFonts w:ascii="メイリオ" w:eastAsia="メイリオ" w:hAnsi="メイリオ" w:cs="メイリオ" w:hint="eastAsia"/>
          <w:sz w:val="18"/>
          <w:szCs w:val="18"/>
          <w:lang w:eastAsia="ja-JP"/>
        </w:rPr>
        <w:t>は、</w:t>
      </w:r>
      <w:r w:rsidR="00AC72F8">
        <w:rPr>
          <w:rFonts w:ascii="メイリオ" w:eastAsia="メイリオ" w:hAnsi="メイリオ" w:cs="メイリオ" w:hint="eastAsia"/>
          <w:sz w:val="18"/>
          <w:szCs w:val="18"/>
          <w:lang w:eastAsia="ja-JP"/>
        </w:rPr>
        <w:t>ソフトウェア パッケージのコンポーネント、ライセンスおよび著作権を伝達していくための一連の標準フォーマットになります。</w:t>
      </w:r>
    </w:p>
    <w:p w14:paraId="75148B3F" w14:textId="151B8592" w:rsidR="00597D3F" w:rsidRPr="002C4D0C" w:rsidRDefault="00955CAF" w:rsidP="001368BC">
      <w:pPr>
        <w:pStyle w:val="bodyIbrahimResources"/>
        <w:keepNext/>
      </w:pPr>
      <w:r w:rsidRPr="00DB5B0F">
        <w:rPr>
          <w:rFonts w:ascii="メイリオ" w:eastAsia="メイリオ" w:hAnsi="メイリオ" w:cs="メイリオ" w:hint="eastAsia"/>
        </w:rPr>
        <w:lastRenderedPageBreak/>
        <w:t>オープンソース コンプライアンス ソリューションを提供している商用プロバイダー一覧（</w:t>
      </w:r>
      <w:r w:rsidR="000438AC"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of Open Source Compliance Solutions</w:t>
      </w:r>
      <w:r w:rsidR="006A5765" w:rsidRPr="00DB5B0F">
        <w:rPr>
          <w:rFonts w:ascii="メイリオ" w:hAnsi="メイリオ"/>
        </w:rPr>
        <w:t xml:space="preserve"> </w:t>
      </w:r>
      <w:r w:rsidRPr="00DB5B0F">
        <w:rPr>
          <w:rFonts w:ascii="メイリオ" w:eastAsia="メイリオ" w:hAnsi="メイリオ" w:cs="メイリオ" w:hint="eastAsia"/>
        </w:rPr>
        <w:t>）</w:t>
      </w:r>
    </w:p>
    <w:p w14:paraId="0A6E85B6" w14:textId="0B1407D4" w:rsidR="00291C10" w:rsidRPr="002C4D0C" w:rsidRDefault="007B5EF4" w:rsidP="00F16C1E">
      <w:pPr>
        <w:pStyle w:val="ListIbrahim1"/>
      </w:pPr>
      <w:hyperlink r:id="rId45" w:history="1">
        <w:r w:rsidR="00291C10" w:rsidRPr="002C4D0C">
          <w:rPr>
            <w:rStyle w:val="affd"/>
          </w:rPr>
          <w:t>Black Duck Software</w:t>
        </w:r>
      </w:hyperlink>
    </w:p>
    <w:p w14:paraId="113C33B5" w14:textId="0FC1F140" w:rsidR="00291C10" w:rsidRPr="002C4D0C" w:rsidRDefault="007B5EF4" w:rsidP="00F16C1E">
      <w:pPr>
        <w:pStyle w:val="ListIbrahim1"/>
      </w:pPr>
      <w:hyperlink r:id="rId46"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7B5EF4" w:rsidP="00F16C1E">
      <w:pPr>
        <w:pStyle w:val="ListIbrahim1"/>
      </w:pPr>
      <w:hyperlink r:id="rId47" w:history="1">
        <w:r w:rsidR="006A5765" w:rsidRPr="002C4D0C">
          <w:rPr>
            <w:rStyle w:val="affd"/>
          </w:rPr>
          <w:t>FOSSA</w:t>
        </w:r>
      </w:hyperlink>
    </w:p>
    <w:p w14:paraId="6D04F4C9" w14:textId="7935EBA4" w:rsidR="00291C10" w:rsidRPr="002C4D0C" w:rsidRDefault="007B5EF4" w:rsidP="00F16C1E">
      <w:pPr>
        <w:pStyle w:val="ListIbrahim1"/>
      </w:pPr>
      <w:hyperlink r:id="rId48" w:history="1">
        <w:r w:rsidR="00291C10" w:rsidRPr="002C4D0C">
          <w:rPr>
            <w:rStyle w:val="affd"/>
          </w:rPr>
          <w:t>FOSSID AB</w:t>
        </w:r>
      </w:hyperlink>
    </w:p>
    <w:p w14:paraId="5B4BC591" w14:textId="27EAFDCD" w:rsidR="00291C10" w:rsidRPr="002C4D0C" w:rsidRDefault="007B5EF4" w:rsidP="00F16C1E">
      <w:pPr>
        <w:pStyle w:val="ListIbrahim1"/>
      </w:pPr>
      <w:hyperlink r:id="rId49" w:history="1">
        <w:r w:rsidR="00291C10" w:rsidRPr="002C4D0C">
          <w:rPr>
            <w:rStyle w:val="affd"/>
          </w:rPr>
          <w:t>nexB</w:t>
        </w:r>
      </w:hyperlink>
    </w:p>
    <w:p w14:paraId="04E74297" w14:textId="7CE24668" w:rsidR="00291C10" w:rsidRPr="002C4D0C" w:rsidRDefault="007B5EF4" w:rsidP="00F16C1E">
      <w:pPr>
        <w:pStyle w:val="ListIbrahim1"/>
      </w:pPr>
      <w:hyperlink r:id="rId50" w:history="1">
        <w:r w:rsidR="00291C10" w:rsidRPr="002C4D0C">
          <w:rPr>
            <w:rStyle w:val="affd"/>
          </w:rPr>
          <w:t>Protecode</w:t>
        </w:r>
      </w:hyperlink>
      <w:r w:rsidR="00875DB3" w:rsidRPr="002C4D0C">
        <w:t xml:space="preserve"> (Synopsys)</w:t>
      </w:r>
    </w:p>
    <w:p w14:paraId="3F8AE522" w14:textId="1FEEE21F" w:rsidR="00291C10" w:rsidRPr="002C4D0C" w:rsidRDefault="007B5EF4" w:rsidP="00F16C1E">
      <w:pPr>
        <w:pStyle w:val="ListIbrahim1"/>
      </w:pPr>
      <w:hyperlink r:id="rId51" w:history="1">
        <w:r w:rsidR="00291C10" w:rsidRPr="002C4D0C">
          <w:rPr>
            <w:rStyle w:val="affd"/>
          </w:rPr>
          <w:t>Rogue Wave Software</w:t>
        </w:r>
      </w:hyperlink>
    </w:p>
    <w:p w14:paraId="3F92F3AD" w14:textId="3CF3C08B" w:rsidR="00291C10" w:rsidRPr="002C4D0C" w:rsidRDefault="007B5EF4" w:rsidP="00F16C1E">
      <w:pPr>
        <w:pStyle w:val="ListIbrahim1"/>
      </w:pPr>
      <w:hyperlink r:id="rId52" w:history="1">
        <w:r w:rsidR="00291C10" w:rsidRPr="002C4D0C">
          <w:rPr>
            <w:rStyle w:val="affd"/>
          </w:rPr>
          <w:t>WhiteSource Software</w:t>
        </w:r>
      </w:hyperlink>
      <w:r w:rsidR="00291C10" w:rsidRPr="002C4D0C">
        <w:t xml:space="preserve"> </w:t>
      </w:r>
    </w:p>
    <w:p w14:paraId="42436C47" w14:textId="76EF3B76" w:rsidR="006C718F" w:rsidRPr="002C4D0C" w:rsidRDefault="00AC72F8" w:rsidP="00197BB6">
      <w:pPr>
        <w:pStyle w:val="bodyIbrahimResources"/>
      </w:pPr>
      <w:r w:rsidRPr="00DB5B0F">
        <w:rPr>
          <w:rFonts w:ascii="メイリオ" w:eastAsia="メイリオ" w:hAnsi="メイリオ" w:cs="メイリオ" w:hint="eastAsia"/>
        </w:rPr>
        <w:t>オープンソース コンプライアンスツール（</w:t>
      </w:r>
      <w:r w:rsidR="006C718F" w:rsidRPr="002C4D0C">
        <w:t>Open Source Compliance Tool</w:t>
      </w:r>
      <w:r w:rsidR="00F923E9" w:rsidRPr="002C4D0C">
        <w:t>s</w:t>
      </w:r>
      <w:r w:rsidR="00853F21" w:rsidRPr="002C4D0C">
        <w:rPr>
          <w:color w:val="FF0000"/>
        </w:rPr>
        <w:t>*</w:t>
      </w:r>
      <w:r w:rsidRPr="00DB5B0F">
        <w:rPr>
          <w:rFonts w:ascii="メイリオ" w:eastAsia="メイリオ" w:hAnsi="メイリオ" w:cs="メイリオ" w:hint="eastAsia"/>
          <w:color w:val="000000" w:themeColor="text1"/>
        </w:rPr>
        <w:t>）</w:t>
      </w:r>
    </w:p>
    <w:p w14:paraId="5ED7A154" w14:textId="4B146FCB" w:rsidR="006C718F" w:rsidRPr="002C4D0C" w:rsidRDefault="007B5EF4" w:rsidP="00F16C1E">
      <w:pPr>
        <w:pStyle w:val="ListIbrahim1"/>
      </w:pPr>
      <w:hyperlink r:id="rId53"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Pr="00AC72F8" w:rsidRDefault="007B5EF4" w:rsidP="00F16C1E">
      <w:pPr>
        <w:pStyle w:val="ListIbrahim1"/>
      </w:pPr>
      <w:hyperlink r:id="rId54"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05A821C4" w14:textId="77777777" w:rsidR="00AC72F8" w:rsidRDefault="00AC72F8" w:rsidP="00AC72F8">
      <w:pPr>
        <w:pStyle w:val="ListIbrahim1"/>
        <w:numPr>
          <w:ilvl w:val="0"/>
          <w:numId w:val="0"/>
        </w:numPr>
        <w:ind w:left="720" w:hanging="360"/>
        <w:rPr>
          <w:rFonts w:eastAsia="ＭＳ Ｐゴシック"/>
          <w:lang w:eastAsia="ja-JP"/>
        </w:rPr>
      </w:pPr>
    </w:p>
    <w:p w14:paraId="1ABEDD47" w14:textId="24823564" w:rsidR="00AC72F8" w:rsidRPr="00AC72F8" w:rsidRDefault="007B5EF4" w:rsidP="00AC72F8">
      <w:pPr>
        <w:pStyle w:val="ListIbrahim1"/>
        <w:spacing w:line="240" w:lineRule="exact"/>
        <w:ind w:left="714" w:hanging="357"/>
        <w:rPr>
          <w:rFonts w:ascii="メイリオ" w:eastAsia="メイリオ" w:hAnsi="メイリオ" w:cs="メイリオ"/>
          <w:lang w:eastAsia="ja-JP"/>
        </w:rPr>
      </w:pPr>
      <w:hyperlink r:id="rId55" w:history="1">
        <w:r w:rsidR="00AC72F8" w:rsidRPr="00AC72F8">
          <w:rPr>
            <w:rStyle w:val="affd"/>
            <w:rFonts w:ascii="メイリオ" w:eastAsia="メイリオ" w:hAnsi="メイリオ" w:cs="メイリオ"/>
            <w:sz w:val="18"/>
            <w:lang w:eastAsia="ja-JP"/>
          </w:rPr>
          <w:t>FOSSology</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w:t>
      </w:r>
      <w:r w:rsidR="00D55360">
        <w:rPr>
          <w:rFonts w:ascii="メイリオ" w:eastAsia="メイリオ" w:hAnsi="メイリオ" w:cs="メイリオ" w:hint="eastAsia"/>
          <w:sz w:val="18"/>
          <w:lang w:eastAsia="ja-JP"/>
        </w:rPr>
        <w:t xml:space="preserve">オープンソース </w:t>
      </w:r>
      <w:r w:rsidR="00AC72F8" w:rsidRPr="00AC72F8">
        <w:rPr>
          <w:rFonts w:ascii="メイリオ" w:eastAsia="メイリオ" w:hAnsi="メイリオ" w:cs="メイリオ" w:hint="eastAsia"/>
          <w:sz w:val="18"/>
          <w:lang w:eastAsia="ja-JP"/>
        </w:rPr>
        <w:t>ライセンス コンプライアンスのための</w:t>
      </w:r>
      <w:r w:rsidR="00AC72F8" w:rsidRPr="00AC72F8">
        <w:rPr>
          <w:rFonts w:ascii="メイリオ" w:eastAsia="メイリオ" w:hAnsi="メイリオ" w:cs="メイリオ" w:hint="eastAsia"/>
          <w:sz w:val="18"/>
          <w:lang w:eastAsia="ja-JP"/>
        </w:rPr>
        <w:t>オープンソース</w:t>
      </w:r>
      <w:r w:rsidR="00AC72F8">
        <w:rPr>
          <w:rFonts w:ascii="メイリオ" w:eastAsia="メイリオ" w:hAnsi="メイリオ" w:cs="メイリオ" w:hint="eastAsia"/>
          <w:sz w:val="18"/>
          <w:lang w:eastAsia="ja-JP"/>
        </w:rPr>
        <w:t>の</w:t>
      </w:r>
      <w:r w:rsidR="00F348D1">
        <w:rPr>
          <w:rFonts w:ascii="メイリオ" w:eastAsia="メイリオ" w:hAnsi="メイリオ" w:cs="メイリオ" w:hint="eastAsia"/>
          <w:sz w:val="18"/>
          <w:lang w:eastAsia="ja-JP"/>
        </w:rPr>
        <w:t>ソフトウェアシステムおよび</w:t>
      </w:r>
      <w:r w:rsidR="00AC72F8" w:rsidRPr="00AC72F8">
        <w:rPr>
          <w:rFonts w:ascii="メイリオ" w:eastAsia="メイリオ" w:hAnsi="メイリオ" w:cs="メイリオ" w:hint="eastAsia"/>
          <w:sz w:val="18"/>
          <w:lang w:eastAsia="ja-JP"/>
        </w:rPr>
        <w:t>ツールキットです。</w:t>
      </w:r>
      <w:r w:rsidR="00AC72F8" w:rsidRPr="00AC72F8">
        <w:rPr>
          <w:rFonts w:ascii="メイリオ" w:eastAsia="メイリオ" w:hAnsi="メイリオ" w:cs="メイリオ"/>
          <w:lang w:eastAsia="ja-JP"/>
        </w:rPr>
        <w:t xml:space="preserve"> </w:t>
      </w:r>
    </w:p>
    <w:p w14:paraId="273BAE82" w14:textId="3246F5E6" w:rsidR="00AC72F8" w:rsidRPr="00AC72F8" w:rsidRDefault="007B5EF4" w:rsidP="00AC72F8">
      <w:pPr>
        <w:pStyle w:val="ListIbrahim1"/>
        <w:spacing w:line="240" w:lineRule="exact"/>
        <w:ind w:left="714" w:hanging="357"/>
        <w:rPr>
          <w:rFonts w:ascii="メイリオ" w:eastAsia="メイリオ" w:hAnsi="メイリオ" w:cs="メイリオ"/>
          <w:lang w:eastAsia="ja-JP"/>
        </w:rPr>
      </w:pPr>
      <w:hyperlink r:id="rId56" w:history="1">
        <w:r w:rsidR="00AC72F8" w:rsidRPr="00AC72F8">
          <w:rPr>
            <w:rStyle w:val="affd"/>
            <w:rFonts w:ascii="メイリオ" w:eastAsia="メイリオ" w:hAnsi="メイリオ" w:cs="メイリオ"/>
            <w:sz w:val="18"/>
            <w:lang w:eastAsia="ja-JP"/>
          </w:rPr>
          <w:t>Binary Analysis Tool</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は、コンプライアンスのための活動を支援するオープンソースのツールです。バイナリ コードを試験し、コンプライアンスの問題を</w:t>
      </w:r>
      <w:r w:rsidR="00D55360">
        <w:rPr>
          <w:rFonts w:ascii="メイリオ" w:eastAsia="メイリオ" w:hAnsi="メイリオ" w:cs="メイリオ" w:hint="eastAsia"/>
          <w:sz w:val="18"/>
          <w:lang w:eastAsia="ja-JP"/>
        </w:rPr>
        <w:t>検出</w:t>
      </w:r>
      <w:r w:rsidR="00AC72F8" w:rsidRPr="00AC72F8">
        <w:rPr>
          <w:rFonts w:ascii="メイリオ" w:eastAsia="メイリオ" w:hAnsi="メイリオ" w:cs="メイリオ" w:hint="eastAsia"/>
          <w:sz w:val="18"/>
          <w:lang w:eastAsia="ja-JP"/>
        </w:rPr>
        <w:t>します。</w:t>
      </w:r>
    </w:p>
    <w:p w14:paraId="1E24057E" w14:textId="77777777" w:rsidR="00AC72F8" w:rsidRDefault="00AC72F8" w:rsidP="00AC72F8">
      <w:pPr>
        <w:pStyle w:val="ListIbrahim1"/>
        <w:numPr>
          <w:ilvl w:val="0"/>
          <w:numId w:val="0"/>
        </w:numPr>
        <w:ind w:left="720" w:hanging="360"/>
        <w:rPr>
          <w:lang w:eastAsia="ja-JP"/>
        </w:rPr>
      </w:pPr>
    </w:p>
    <w:p w14:paraId="5EDC0959" w14:textId="77777777" w:rsidR="00AC72F8" w:rsidRDefault="00853F21" w:rsidP="00F16C1E">
      <w:pPr>
        <w:pStyle w:val="bodyIbrahim1"/>
        <w:rPr>
          <w:rFonts w:eastAsia="ＭＳ Ｐゴシック"/>
          <w:lang w:eastAsia="ja-JP"/>
        </w:rPr>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57"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p>
    <w:p w14:paraId="7D411215" w14:textId="5DDA35C0" w:rsidR="00AC72F8" w:rsidRPr="00AC72F8" w:rsidRDefault="00AC72F8" w:rsidP="00AC72F8">
      <w:pPr>
        <w:pStyle w:val="bodyIbrahim1"/>
        <w:spacing w:line="240" w:lineRule="exact"/>
        <w:rPr>
          <w:rFonts w:eastAsia="ＭＳ Ｐゴシック"/>
          <w:lang w:eastAsia="ja-JP"/>
        </w:rPr>
      </w:pPr>
      <w:r w:rsidRPr="009C2C96">
        <w:rPr>
          <w:color w:val="FF0000"/>
          <w:lang w:eastAsia="ja-JP"/>
        </w:rPr>
        <w:t>*</w:t>
      </w:r>
      <w:r w:rsidRPr="009C2C96">
        <w:rPr>
          <w:lang w:eastAsia="ja-JP"/>
        </w:rPr>
        <w:t xml:space="preserve"> </w:t>
      </w:r>
      <w:r w:rsidRPr="00AC72F8">
        <w:rPr>
          <w:rFonts w:ascii="メイリオ" w:eastAsia="メイリオ" w:hAnsi="メイリオ" w:cs="メイリオ" w:hint="eastAsia"/>
          <w:sz w:val="18"/>
          <w:szCs w:val="18"/>
          <w:lang w:eastAsia="ja-JP"/>
        </w:rPr>
        <w:t>事前のお詫び：このリストに</w:t>
      </w:r>
      <w:r>
        <w:rPr>
          <w:rFonts w:ascii="メイリオ" w:eastAsia="メイリオ" w:hAnsi="メイリオ" w:cs="メイリオ" w:hint="eastAsia"/>
          <w:sz w:val="18"/>
          <w:szCs w:val="18"/>
          <w:lang w:eastAsia="ja-JP"/>
        </w:rPr>
        <w:t>記載したプロバイダやツールに</w:t>
      </w:r>
      <w:r w:rsidRPr="00AC72F8">
        <w:rPr>
          <w:rFonts w:ascii="メイリオ" w:eastAsia="メイリオ" w:hAnsi="メイリオ" w:cs="メイリオ" w:hint="eastAsia"/>
          <w:sz w:val="18"/>
          <w:szCs w:val="18"/>
          <w:lang w:eastAsia="ja-JP"/>
        </w:rPr>
        <w:t>不備がありましたら</w:t>
      </w:r>
      <w:r>
        <w:rPr>
          <w:rFonts w:ascii="メイリオ" w:eastAsia="メイリオ" w:hAnsi="メイリオ" w:cs="メイリオ" w:hint="eastAsia"/>
          <w:sz w:val="18"/>
          <w:szCs w:val="18"/>
          <w:lang w:eastAsia="ja-JP"/>
        </w:rPr>
        <w:t>お詫びいたします。またその際にはお手数ですが適切なリストとして追加</w:t>
      </w:r>
      <w:r w:rsidR="008F5539">
        <w:rPr>
          <w:rFonts w:ascii="メイリオ" w:eastAsia="メイリオ" w:hAnsi="メイリオ" w:cs="メイリオ" w:hint="eastAsia"/>
          <w:sz w:val="18"/>
          <w:szCs w:val="18"/>
          <w:lang w:eastAsia="ja-JP"/>
        </w:rPr>
        <w:t>いたしますので</w:t>
      </w:r>
      <w:r>
        <w:rPr>
          <w:rFonts w:ascii="メイリオ" w:eastAsia="メイリオ" w:hAnsi="メイリオ" w:cs="メイリオ" w:hint="eastAsia"/>
          <w:sz w:val="18"/>
          <w:szCs w:val="18"/>
          <w:lang w:eastAsia="ja-JP"/>
        </w:rPr>
        <w:t>以下に電子メールでご連絡ください（ただし英語で）</w:t>
      </w:r>
      <w:hyperlink r:id="rId58" w:history="1">
        <w:r w:rsidRPr="00F16C1E">
          <w:rPr>
            <w:rStyle w:val="affd"/>
            <w:i/>
            <w:lang w:eastAsia="ja-JP"/>
          </w:rPr>
          <w:t>info@linuxfoundation.org</w:t>
        </w:r>
      </w:hyperlink>
      <w:r w:rsidRPr="009C2C96">
        <w:rPr>
          <w:lang w:eastAsia="ja-JP"/>
        </w:rPr>
        <w:t xml:space="preserve"> </w:t>
      </w:r>
    </w:p>
    <w:p w14:paraId="1B327CD4" w14:textId="3A5F8368" w:rsidR="00197BB6" w:rsidRDefault="00197BB6" w:rsidP="00F16C1E">
      <w:pPr>
        <w:pStyle w:val="bodyIbrahim1"/>
        <w:rPr>
          <w:lang w:eastAsia="ja-JP"/>
        </w:rPr>
      </w:pPr>
      <w:r>
        <w:rPr>
          <w:lang w:eastAsia="ja-JP"/>
        </w:rPr>
        <w:br w:type="page"/>
      </w:r>
    </w:p>
    <w:p w14:paraId="302ED724" w14:textId="0B6B03AD" w:rsidR="00597D3F" w:rsidRPr="002C4D0C" w:rsidRDefault="00091FE8" w:rsidP="00F16C1E">
      <w:pPr>
        <w:pStyle w:val="HeadingIbrahim1"/>
      </w:pPr>
      <w:bookmarkStart w:id="284" w:name="_Toc492046653"/>
      <w:r w:rsidRPr="00DB5B0F">
        <w:rPr>
          <w:rFonts w:ascii="メイリオ" w:eastAsia="メイリオ" w:hAnsi="メイリオ" w:cs="メイリオ" w:hint="eastAsia"/>
        </w:rPr>
        <w:lastRenderedPageBreak/>
        <w:t>謝辞（</w:t>
      </w:r>
      <w:r w:rsidR="004C6B67" w:rsidRPr="002C4D0C">
        <w:t>Acknowledgments</w:t>
      </w:r>
      <w:bookmarkEnd w:id="284"/>
      <w:r w:rsidRPr="00DB5B0F">
        <w:rPr>
          <w:rFonts w:ascii="メイリオ" w:eastAsia="メイリオ" w:hAnsi="メイリオ" w:cs="メイリオ" w:hint="eastAsia"/>
        </w:rPr>
        <w:t>）</w:t>
      </w:r>
    </w:p>
    <w:p w14:paraId="763BF86C" w14:textId="1B740909" w:rsidR="00597D3F" w:rsidRPr="002C4D0C" w:rsidRDefault="007B5EF4" w:rsidP="00F16C1E">
      <w:pPr>
        <w:pStyle w:val="bodyIbrahim1"/>
      </w:pPr>
      <w:hyperlink r:id="rId59"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Phil Odence (VP &amp;GM, Black Duck Software) for being available to discuss the M&amp;A audit process.</w:t>
      </w:r>
    </w:p>
    <w:p w14:paraId="2B82327B" w14:textId="30FD5783" w:rsidR="00ED7123" w:rsidRPr="000438AC" w:rsidRDefault="00ED7123" w:rsidP="00F16C1E">
      <w:pPr>
        <w:pStyle w:val="bodyIbrahim1"/>
      </w:pPr>
      <w:r w:rsidRPr="000438AC">
        <w:t>Jon Aldama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SamsungNEXT), </w:t>
      </w:r>
      <w:r w:rsidR="00ED7123" w:rsidRPr="000438AC">
        <w:t>David Marr (VP of Legal, Qualcomm)</w:t>
      </w:r>
      <w:r>
        <w:t xml:space="preserve">, </w:t>
      </w:r>
      <w:r w:rsidRPr="000438AC">
        <w:t>Nithya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Default="00ED7123" w:rsidP="00F16C1E">
      <w:pPr>
        <w:pStyle w:val="bodyIbrahim1"/>
        <w:rPr>
          <w:rFonts w:eastAsia="ＭＳ Ｐゴシック"/>
          <w:lang w:eastAsia="ja-JP"/>
        </w:rPr>
      </w:pPr>
      <w:r w:rsidRPr="000438AC">
        <w:t>Shane Coughlan (</w:t>
      </w:r>
      <w:commentRangeStart w:id="285"/>
      <w:r w:rsidRPr="000438AC">
        <w:t xml:space="preserve">Program </w:t>
      </w:r>
      <w:ins w:id="286" w:author="Fukuchi, Hiroyuki" w:date="2018-01-10T14:14:00Z">
        <w:r w:rsidR="00F81F17">
          <w:t>Director</w:t>
        </w:r>
      </w:ins>
      <w:del w:id="287" w:author="Fukuchi, Hiroyuki" w:date="2018-01-10T14:14:00Z">
        <w:r w:rsidRPr="000438AC">
          <w:delText>Manager</w:delText>
        </w:r>
        <w:commentRangeEnd w:id="285"/>
        <w:r w:rsidR="003E4554">
          <w:rPr>
            <w:rStyle w:val="af5"/>
            <w:rFonts w:asciiTheme="minorHAnsi" w:eastAsia="ＭＳ 明朝" w:hAnsiTheme="minorHAnsi"/>
            <w:color w:val="7F7F7F" w:themeColor="text1" w:themeTint="80"/>
            <w:lang w:eastAsia="ja-JP"/>
          </w:rPr>
          <w:commentReference w:id="285"/>
        </w:r>
      </w:del>
      <w:r w:rsidRPr="000438AC">
        <w:t xml:space="preserve">, OpenChain), for his review and </w:t>
      </w:r>
      <w:commentRangeStart w:id="288"/>
      <w:r w:rsidRPr="000438AC">
        <w:t>ensuring OpenChain’s mentions are accurate.</w:t>
      </w:r>
      <w:commentRangeEnd w:id="288"/>
      <w:r w:rsidR="0067142B">
        <w:rPr>
          <w:rStyle w:val="af5"/>
          <w:rFonts w:asciiTheme="minorHAnsi" w:eastAsia="ＭＳ 明朝" w:hAnsiTheme="minorHAnsi"/>
          <w:color w:val="7F7F7F" w:themeColor="text1" w:themeTint="80"/>
          <w:lang w:eastAsia="ja-JP"/>
        </w:rPr>
        <w:commentReference w:id="288"/>
      </w:r>
      <w:r w:rsidRPr="000438AC">
        <w:t xml:space="preserve"> </w:t>
      </w:r>
    </w:p>
    <w:p w14:paraId="3D298F91" w14:textId="77777777" w:rsidR="00A16210" w:rsidRDefault="00A16210" w:rsidP="00F16C1E">
      <w:pPr>
        <w:pStyle w:val="bodyIbrahim1"/>
        <w:rPr>
          <w:ins w:id="289" w:author="Fukuchi, Hiroyuki" w:date="2018-01-10T14:14:00Z"/>
          <w:rFonts w:eastAsia="ＭＳ Ｐゴシック"/>
          <w:lang w:eastAsia="ja-JP"/>
        </w:rPr>
      </w:pPr>
    </w:p>
    <w:p w14:paraId="2378CA6F" w14:textId="78AA2C85" w:rsidR="00091FE8" w:rsidRDefault="007B5EF4" w:rsidP="008F5539">
      <w:pPr>
        <w:pStyle w:val="bodyIbrahim1"/>
        <w:spacing w:line="240" w:lineRule="exact"/>
        <w:rPr>
          <w:rFonts w:ascii="メイリオ" w:eastAsia="メイリオ" w:hAnsi="メイリオ" w:cs="メイリオ"/>
          <w:sz w:val="18"/>
          <w:szCs w:val="18"/>
          <w:lang w:eastAsia="ja-JP"/>
        </w:rPr>
      </w:pPr>
      <w:hyperlink r:id="rId60" w:history="1">
        <w:r w:rsidR="008F5539" w:rsidRPr="008F5539">
          <w:rPr>
            <w:rStyle w:val="affd"/>
            <w:rFonts w:ascii="メイリオ" w:eastAsia="メイリオ" w:hAnsi="メイリオ" w:cs="メイリオ" w:hint="eastAsia"/>
            <w:sz w:val="18"/>
            <w:szCs w:val="18"/>
            <w:lang w:eastAsia="ja-JP"/>
          </w:rPr>
          <w:t>OpenChanプロジェクト</w:t>
        </w:r>
      </w:hyperlink>
      <w:r w:rsidR="008F5539">
        <w:rPr>
          <w:rFonts w:ascii="メイリオ" w:eastAsia="メイリオ" w:hAnsi="メイリオ" w:cs="メイリオ" w:hint="eastAsia"/>
          <w:sz w:val="18"/>
          <w:szCs w:val="18"/>
          <w:lang w:eastAsia="ja-JP"/>
        </w:rPr>
        <w:t>へ。2章で紹介した図使用し、改良することを許可してくれたことに対して。</w:t>
      </w:r>
    </w:p>
    <w:p w14:paraId="337AF59C" w14:textId="583F0E36" w:rsidR="008F5539" w:rsidRDefault="008F5539" w:rsidP="008F553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Brian Warner（Samsung、</w:t>
      </w:r>
      <w:r w:rsidRPr="008F5539">
        <w:rPr>
          <w:rFonts w:ascii="メイリオ" w:eastAsia="メイリオ" w:hAnsi="メイリオ" w:cs="メイリオ"/>
          <w:sz w:val="18"/>
          <w:szCs w:val="18"/>
          <w:lang w:eastAsia="ja-JP"/>
        </w:rPr>
        <w:t>Open Source Strategy and Engineering</w:t>
      </w:r>
      <w:r>
        <w:rPr>
          <w:rFonts w:ascii="メイリオ" w:eastAsia="メイリオ" w:hAnsi="メイリオ" w:cs="メイリオ" w:hint="eastAsia"/>
          <w:sz w:val="18"/>
          <w:szCs w:val="18"/>
          <w:lang w:eastAsia="ja-JP"/>
        </w:rPr>
        <w:t>シニアマネージャ）へ。編集、構成対応に対して。</w:t>
      </w:r>
    </w:p>
    <w:p w14:paraId="28E37E75" w14:textId="007FB51E"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Phil Odence</w:t>
      </w:r>
      <w:r>
        <w:rPr>
          <w:rFonts w:ascii="メイリオ" w:eastAsia="メイリオ" w:hAnsi="メイリオ" w:cs="メイリオ" w:hint="eastAsia"/>
          <w:sz w:val="18"/>
          <w:szCs w:val="18"/>
          <w:lang w:eastAsia="ja-JP"/>
        </w:rPr>
        <w:t>（Black Duck Software、VP&amp;GM）へ。M&amp;A監査プロセスについての議論に対して。</w:t>
      </w:r>
    </w:p>
    <w:p w14:paraId="385128DB" w14:textId="27DA8BC9"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Jon Aldama</w:t>
      </w:r>
      <w:r>
        <w:rPr>
          <w:rFonts w:ascii="メイリオ" w:eastAsia="メイリオ" w:hAnsi="メイリオ" w:cs="メイリオ" w:hint="eastAsia"/>
          <w:sz w:val="18"/>
          <w:szCs w:val="18"/>
          <w:lang w:eastAsia="ja-JP"/>
        </w:rPr>
        <w:t>（FOSSID AB、製品対応VP）へ。ブラインド監査、DIY監査プロセスについての議論に対して。</w:t>
      </w:r>
    </w:p>
    <w:p w14:paraId="6BFABBD8" w14:textId="4BE9D607" w:rsidR="00091FE8" w:rsidRDefault="008F5539" w:rsidP="003E4554">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Jose L. Lopez (SamsungNEXT</w:t>
      </w:r>
      <w:r>
        <w:rPr>
          <w:rFonts w:ascii="メイリオ" w:eastAsia="メイリオ" w:hAnsi="メイリオ" w:cs="メイリオ" w:hint="eastAsia"/>
          <w:sz w:val="18"/>
          <w:szCs w:val="18"/>
          <w:lang w:eastAsia="ja-JP"/>
        </w:rPr>
        <w:t>、シニア コーポレート カウンシル</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David Marr (Qualcomm</w:t>
      </w:r>
      <w:r>
        <w:rPr>
          <w:rFonts w:ascii="メイリオ" w:eastAsia="メイリオ" w:hAnsi="メイリオ" w:cs="メイリオ" w:hint="eastAsia"/>
          <w:sz w:val="18"/>
          <w:szCs w:val="18"/>
          <w:lang w:eastAsia="ja-JP"/>
        </w:rPr>
        <w:t>、法令対応VP</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Nithya Ruff (</w:t>
      </w:r>
      <w:r>
        <w:rPr>
          <w:rFonts w:ascii="メイリオ" w:eastAsia="メイリオ" w:hAnsi="メイリオ" w:cs="メイリオ" w:hint="eastAsia"/>
          <w:sz w:val="18"/>
          <w:szCs w:val="18"/>
          <w:lang w:eastAsia="ja-JP"/>
        </w:rPr>
        <w:t>Comcast、</w:t>
      </w:r>
      <w:r>
        <w:rPr>
          <w:rFonts w:ascii="メイリオ" w:eastAsia="メイリオ" w:hAnsi="メイリオ" w:cs="メイリオ"/>
          <w:sz w:val="18"/>
          <w:szCs w:val="18"/>
          <w:lang w:eastAsia="ja-JP"/>
        </w:rPr>
        <w:t>Open Source Practice</w:t>
      </w:r>
      <w:r>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 and Gil Yehuda (</w:t>
      </w:r>
      <w:r w:rsidR="003E4554">
        <w:rPr>
          <w:rFonts w:ascii="メイリオ" w:eastAsia="メイリオ" w:hAnsi="メイリオ" w:cs="メイリオ" w:hint="eastAsia"/>
          <w:sz w:val="18"/>
          <w:szCs w:val="18"/>
          <w:lang w:eastAsia="ja-JP"/>
        </w:rPr>
        <w:t>Oath、</w:t>
      </w:r>
      <w:r w:rsidRPr="008F5539">
        <w:rPr>
          <w:rFonts w:ascii="メイリオ" w:eastAsia="メイリオ" w:hAnsi="メイリオ" w:cs="メイリオ"/>
          <w:sz w:val="18"/>
          <w:szCs w:val="18"/>
          <w:lang w:eastAsia="ja-JP"/>
        </w:rPr>
        <w:t>Open Source</w:t>
      </w:r>
      <w:r w:rsidR="003E4554">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へ</w:t>
      </w:r>
      <w:r w:rsidR="001368BC">
        <w:rPr>
          <w:rFonts w:ascii="メイリオ" w:eastAsia="メイリオ" w:hAnsi="メイリオ" w:cs="メイリオ" w:hint="eastAsia"/>
          <w:sz w:val="18"/>
          <w:szCs w:val="18"/>
          <w:lang w:eastAsia="ja-JP"/>
        </w:rPr>
        <w:t>。レビューや貴重なフィードバックを通じて</w:t>
      </w:r>
      <w:r w:rsidR="003E4554">
        <w:rPr>
          <w:rFonts w:ascii="メイリオ" w:eastAsia="メイリオ" w:hAnsi="メイリオ" w:cs="メイリオ" w:hint="eastAsia"/>
          <w:sz w:val="18"/>
          <w:szCs w:val="18"/>
          <w:lang w:eastAsia="ja-JP"/>
        </w:rPr>
        <w:t>詳細</w:t>
      </w:r>
      <w:r w:rsidR="001368BC">
        <w:rPr>
          <w:rFonts w:ascii="メイリオ" w:eastAsia="メイリオ" w:hAnsi="メイリオ" w:cs="メイリオ" w:hint="eastAsia"/>
          <w:sz w:val="18"/>
          <w:szCs w:val="18"/>
          <w:lang w:eastAsia="ja-JP"/>
        </w:rPr>
        <w:t>情報が</w:t>
      </w:r>
      <w:r w:rsidR="003E4554">
        <w:rPr>
          <w:rFonts w:ascii="メイリオ" w:eastAsia="メイリオ" w:hAnsi="メイリオ" w:cs="メイリオ" w:hint="eastAsia"/>
          <w:sz w:val="18"/>
          <w:szCs w:val="18"/>
          <w:lang w:eastAsia="ja-JP"/>
        </w:rPr>
        <w:t>不足してことを気づかせてくれたこと、本書を改善してくれたことに対して。</w:t>
      </w:r>
    </w:p>
    <w:p w14:paraId="08213DF3" w14:textId="191FFC21" w:rsidR="003E4554" w:rsidRPr="003E4554" w:rsidRDefault="003E4554" w:rsidP="003E455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 xml:space="preserve">Shane Coughlan（Openchain、Program </w:t>
      </w:r>
      <w:r w:rsidR="00F81F17">
        <w:rPr>
          <w:rFonts w:ascii="メイリオ" w:eastAsia="メイリオ" w:hAnsi="メイリオ" w:cs="メイリオ"/>
          <w:sz w:val="18"/>
          <w:szCs w:val="18"/>
          <w:lang w:eastAsia="ja-JP"/>
        </w:rPr>
        <w:t>Director</w:t>
      </w:r>
      <w:r>
        <w:rPr>
          <w:rFonts w:ascii="メイリオ" w:eastAsia="メイリオ" w:hAnsi="メイリオ" w:cs="メイリオ" w:hint="eastAsia"/>
          <w:sz w:val="18"/>
          <w:szCs w:val="18"/>
          <w:lang w:eastAsia="ja-JP"/>
        </w:rPr>
        <w:t>）へ。彼のレビューとOpenChainについて</w:t>
      </w:r>
      <w:r w:rsidR="001368BC">
        <w:rPr>
          <w:rFonts w:ascii="メイリオ" w:eastAsia="メイリオ" w:hAnsi="メイリオ" w:cs="メイリオ" w:hint="eastAsia"/>
          <w:sz w:val="18"/>
          <w:szCs w:val="18"/>
          <w:lang w:eastAsia="ja-JP"/>
        </w:rPr>
        <w:t>の記述が</w:t>
      </w:r>
      <w:r>
        <w:rPr>
          <w:rFonts w:ascii="メイリオ" w:eastAsia="メイリオ" w:hAnsi="メイリオ" w:cs="メイリオ" w:hint="eastAsia"/>
          <w:sz w:val="18"/>
          <w:szCs w:val="18"/>
          <w:lang w:eastAsia="ja-JP"/>
        </w:rPr>
        <w:t>正確であることを確認してくれたことに対して。</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61340D85" w:rsidR="00597D3F" w:rsidRPr="002C4D0C" w:rsidRDefault="0067142B" w:rsidP="00F16C1E">
      <w:pPr>
        <w:pStyle w:val="HeadingIbrahim1"/>
      </w:pPr>
      <w:bookmarkStart w:id="290" w:name="_Toc492046654"/>
      <w:r w:rsidRPr="00677C0D">
        <w:rPr>
          <w:rFonts w:ascii="メイリオ" w:hAnsi="メイリオ" w:hint="eastAsia"/>
          <w:rPrChange w:id="291" w:author="Fukuchi, Hiroyuki" w:date="2018-01-10T14:14:00Z">
            <w:rPr>
              <w:rFonts w:hint="eastAsia"/>
              <w:lang w:eastAsia="ja-JP"/>
            </w:rPr>
          </w:rPrChange>
        </w:rPr>
        <w:lastRenderedPageBreak/>
        <w:t>著者について（</w:t>
      </w:r>
      <w:r w:rsidR="004C6B67" w:rsidRPr="002C4D0C">
        <w:t>About the author</w:t>
      </w:r>
      <w:bookmarkEnd w:id="290"/>
      <w:r w:rsidRPr="00677C0D">
        <w:rPr>
          <w:rFonts w:ascii="メイリオ" w:hAnsi="メイリオ" w:hint="eastAsia"/>
          <w:rPrChange w:id="292" w:author="Fukuchi, Hiroyuki" w:date="2018-01-10T14:14:00Z">
            <w:rPr>
              <w:rFonts w:hint="eastAsia"/>
              <w:lang w:eastAsia="ja-JP"/>
            </w:rPr>
          </w:rPrChange>
        </w:rPr>
        <w:t>）</w:t>
      </w:r>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61"/>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xml:space="preserve">. </w:t>
      </w:r>
      <w:del w:id="293" w:author="Fukuchi, Hiroyuki" w:date="2018-01-10T14:14:00Z">
        <w:r w:rsidRPr="00A65710">
          <w:delText>He is currently serving as</w:delText>
        </w:r>
        <w:commentRangeStart w:id="294"/>
        <w:commentRangeStart w:id="295"/>
        <w:r w:rsidRPr="00A65710">
          <w:delText xml:space="preserve"> Vice President of the Open Connectivity Foundation</w:delText>
        </w:r>
        <w:commentRangeEnd w:id="294"/>
        <w:r w:rsidR="00D14032">
          <w:rPr>
            <w:rStyle w:val="af5"/>
            <w:rFonts w:asciiTheme="minorHAnsi" w:eastAsia="ＭＳ 明朝" w:hAnsiTheme="minorHAnsi"/>
            <w:color w:val="7F7F7F" w:themeColor="text1" w:themeTint="80"/>
            <w:lang w:eastAsia="ja-JP"/>
          </w:rPr>
          <w:commentReference w:id="294"/>
        </w:r>
      </w:del>
      <w:commentRangeEnd w:id="295"/>
      <w:r w:rsidR="00BA5A25">
        <w:rPr>
          <w:rStyle w:val="af5"/>
          <w:rFonts w:asciiTheme="minorHAnsi" w:eastAsia="ＭＳ 明朝" w:hAnsiTheme="minorHAnsi"/>
          <w:color w:val="7F7F7F" w:themeColor="text1" w:themeTint="80"/>
          <w:lang w:eastAsia="ja-JP"/>
        </w:rPr>
        <w:commentReference w:id="295"/>
      </w:r>
      <w:del w:id="296" w:author="Fukuchi, Hiroyuki" w:date="2018-01-10T14:14:00Z">
        <w:r w:rsidRPr="00A65710">
          <w:delText xml:space="preserve"> and the Director on the Board representing Samsung Electronics.</w:delText>
        </w:r>
        <w:r w:rsidR="00A65710" w:rsidRPr="00A65710">
          <w:delText xml:space="preserve"> </w:delText>
        </w:r>
      </w:del>
      <w:r w:rsidR="00A65710" w:rsidRPr="00A65710">
        <w:t>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62" w:history="1">
        <w:r w:rsidRPr="0058190F">
          <w:rPr>
            <w:rStyle w:val="affd"/>
          </w:rPr>
          <w:t>http://www.ibrahimatlinux.com/</w:t>
        </w:r>
      </w:hyperlink>
    </w:p>
    <w:p w14:paraId="55ED1978" w14:textId="38D386F2" w:rsidR="00597D3F" w:rsidRDefault="004C6B67" w:rsidP="00F16C1E">
      <w:pPr>
        <w:pStyle w:val="bodyIbrahim1"/>
        <w:rPr>
          <w:rStyle w:val="affd"/>
          <w:rFonts w:eastAsia="ＭＳ Ｐゴシック"/>
          <w:lang w:eastAsia="ja-JP"/>
        </w:rPr>
      </w:pPr>
      <w:r w:rsidRPr="00A65710">
        <w:t>Twitter:</w:t>
      </w:r>
      <w:hyperlink r:id="rId63" w:history="1">
        <w:r w:rsidRPr="00243C26">
          <w:rPr>
            <w:rStyle w:val="affd"/>
          </w:rPr>
          <w:t xml:space="preserve"> @IbrahimAtLinux</w:t>
        </w:r>
      </w:hyperlink>
    </w:p>
    <w:p w14:paraId="2FAF88C1" w14:textId="7D835C9C" w:rsidR="00B219DF" w:rsidRPr="00B219DF" w:rsidRDefault="00B219DF" w:rsidP="000D46B2">
      <w:pPr>
        <w:pStyle w:val="bodyIbrahim1"/>
        <w:spacing w:line="240" w:lineRule="exact"/>
        <w:rPr>
          <w:rFonts w:ascii="メイリオ" w:eastAsia="メイリオ" w:hAnsi="メイリオ" w:cs="メイリオ"/>
          <w:sz w:val="18"/>
          <w:szCs w:val="18"/>
          <w:lang w:eastAsia="ja-JP"/>
        </w:rPr>
      </w:pPr>
      <w:r w:rsidRPr="00B219DF">
        <w:rPr>
          <w:rFonts w:ascii="メイリオ" w:eastAsia="メイリオ" w:hAnsi="メイリオ" w:cs="メイリオ"/>
          <w:sz w:val="18"/>
          <w:szCs w:val="18"/>
        </w:rPr>
        <w:t xml:space="preserve">Ibrahim Haddad (Ph.D.) </w:t>
      </w:r>
      <w:r>
        <w:rPr>
          <w:rFonts w:ascii="メイリオ" w:eastAsia="メイリオ" w:hAnsi="メイリオ" w:cs="メイリオ" w:hint="eastAsia"/>
          <w:sz w:val="18"/>
          <w:szCs w:val="18"/>
          <w:lang w:eastAsia="ja-JP"/>
        </w:rPr>
        <w:t>はSamsung Research America のR&amp;D部門のVPおよびOpen Source Group（OSG）の長として一翼を担っています。</w:t>
      </w:r>
      <w:r w:rsidR="00D14032">
        <w:rPr>
          <w:rFonts w:ascii="メイリオ" w:eastAsia="メイリオ" w:hAnsi="メイリオ" w:cs="メイリオ" w:hint="eastAsia"/>
          <w:sz w:val="18"/>
          <w:szCs w:val="18"/>
          <w:lang w:eastAsia="ja-JP"/>
        </w:rPr>
        <w:t>また彼は、企業が製品・サービスでオープンソースを活用し、法的に責任のある形で</w:t>
      </w:r>
      <w:r w:rsidR="000D46B2">
        <w:rPr>
          <w:rFonts w:ascii="メイリオ" w:eastAsia="メイリオ" w:hAnsi="メイリオ" w:cs="メイリオ" w:hint="eastAsia"/>
          <w:sz w:val="18"/>
          <w:szCs w:val="18"/>
          <w:lang w:eastAsia="ja-JP"/>
        </w:rPr>
        <w:t>オープンソース コミュニティに参加するための</w:t>
      </w:r>
      <w:r w:rsidR="00D14032">
        <w:rPr>
          <w:rFonts w:ascii="メイリオ" w:eastAsia="メイリオ" w:hAnsi="メイリオ" w:cs="メイリオ" w:hint="eastAsia"/>
          <w:sz w:val="18"/>
          <w:szCs w:val="18"/>
          <w:lang w:eastAsia="ja-JP"/>
        </w:rPr>
        <w:t>最</w:t>
      </w:r>
      <w:r w:rsidR="00D55360">
        <w:rPr>
          <w:rFonts w:ascii="メイリオ" w:eastAsia="メイリオ" w:hAnsi="メイリオ" w:cs="メイリオ" w:hint="eastAsia"/>
          <w:sz w:val="18"/>
          <w:szCs w:val="18"/>
          <w:lang w:eastAsia="ja-JP"/>
        </w:rPr>
        <w:t>善</w:t>
      </w:r>
      <w:r w:rsidR="00D14032">
        <w:rPr>
          <w:rFonts w:ascii="メイリオ" w:eastAsia="メイリオ" w:hAnsi="メイリオ" w:cs="メイリオ" w:hint="eastAsia"/>
          <w:sz w:val="18"/>
          <w:szCs w:val="18"/>
          <w:lang w:eastAsia="ja-JP"/>
        </w:rPr>
        <w:t>の方法</w:t>
      </w:r>
      <w:r w:rsidR="000D46B2">
        <w:rPr>
          <w:rFonts w:ascii="メイリオ" w:eastAsia="メイリオ" w:hAnsi="メイリオ" w:cs="メイリオ" w:hint="eastAsia"/>
          <w:sz w:val="18"/>
          <w:szCs w:val="18"/>
          <w:lang w:eastAsia="ja-JP"/>
        </w:rPr>
        <w:t>についての実践ガイドである</w:t>
      </w:r>
      <w:r w:rsidR="00D14032">
        <w:rPr>
          <w:rFonts w:ascii="メイリオ" w:eastAsia="メイリオ" w:hAnsi="メイリオ" w:cs="メイリオ" w:hint="eastAsia"/>
          <w:sz w:val="18"/>
          <w:szCs w:val="18"/>
          <w:lang w:eastAsia="ja-JP"/>
        </w:rPr>
        <w:t>「Open Source Compliance in the Enterprise（企業におけるオープンソース コンプライアンス）」の著者で</w:t>
      </w:r>
      <w:r w:rsidR="000D46B2">
        <w:rPr>
          <w:rFonts w:ascii="メイリオ" w:eastAsia="メイリオ" w:hAnsi="メイリオ" w:cs="メイリオ" w:hint="eastAsia"/>
          <w:sz w:val="18"/>
          <w:szCs w:val="18"/>
          <w:lang w:eastAsia="ja-JP"/>
        </w:rPr>
        <w:t>もあります。</w:t>
      </w:r>
    </w:p>
    <w:p w14:paraId="7C1E21D0" w14:textId="5A7FC2F9" w:rsidR="00B219DF" w:rsidRDefault="00B219DF" w:rsidP="00B219DF">
      <w:pPr>
        <w:pStyle w:val="bodyIbrahim1"/>
        <w:contextualSpacing/>
      </w:pPr>
      <w:r>
        <w:t xml:space="preserve">Web: </w:t>
      </w:r>
      <w:hyperlink r:id="rId64" w:history="1">
        <w:r w:rsidRPr="0058190F">
          <w:rPr>
            <w:rStyle w:val="affd"/>
          </w:rPr>
          <w:t>http://www.ibrahimatlinux.com/</w:t>
        </w:r>
      </w:hyperlink>
    </w:p>
    <w:p w14:paraId="2B042745" w14:textId="77777777" w:rsidR="00B219DF" w:rsidRDefault="00B219DF" w:rsidP="00B219DF">
      <w:pPr>
        <w:pStyle w:val="bodyIbrahim1"/>
        <w:rPr>
          <w:rStyle w:val="affd"/>
          <w:rFonts w:eastAsia="ＭＳ Ｐゴシック"/>
          <w:lang w:eastAsia="ja-JP"/>
        </w:rPr>
      </w:pPr>
      <w:r w:rsidRPr="00A65710">
        <w:t>Twitter:</w:t>
      </w:r>
      <w:hyperlink r:id="rId65" w:history="1">
        <w:r w:rsidRPr="00243C26">
          <w:rPr>
            <w:rStyle w:val="affd"/>
          </w:rPr>
          <w:t xml:space="preserve"> @IbrahimAtLinux</w:t>
        </w:r>
      </w:hyperlink>
    </w:p>
    <w:p w14:paraId="2958AA4E" w14:textId="77777777" w:rsidR="00B219DF" w:rsidRPr="00B219DF" w:rsidRDefault="00B219DF" w:rsidP="00F16C1E">
      <w:pPr>
        <w:pStyle w:val="bodyIbrahim1"/>
        <w:rPr>
          <w:rFonts w:eastAsia="ＭＳ Ｐゴシック"/>
          <w:lang w:eastAsia="ja-JP"/>
        </w:rPr>
      </w:pPr>
    </w:p>
    <w:sectPr w:rsidR="00B219DF" w:rsidRPr="00B219DF" w:rsidSect="001368BC">
      <w:pgSz w:w="12240" w:h="15840"/>
      <w:pgMar w:top="1901" w:right="1008" w:bottom="1440" w:left="1008" w:header="0" w:footer="432"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M.Taniguchi" w:date="2018-01-10T15:00:00Z" w:initials="tani">
    <w:p w14:paraId="4138C3C7" w14:textId="32504E00" w:rsidR="00004DF0" w:rsidRPr="003D1F3F" w:rsidRDefault="00004DF0">
      <w:pPr>
        <w:pStyle w:val="af7"/>
        <w:rPr>
          <w:rFonts w:hint="eastAsia"/>
        </w:rPr>
      </w:pPr>
      <w:r>
        <w:rPr>
          <w:rStyle w:val="af5"/>
        </w:rPr>
        <w:annotationRef/>
      </w:r>
      <w:r>
        <w:rPr>
          <w:rFonts w:hint="eastAsia"/>
        </w:rPr>
        <w:t>カタカナ表記にします（著者本人からもその方がよいとのコメントあり）</w:t>
      </w:r>
    </w:p>
  </w:comment>
  <w:comment w:id="9" w:author="M.Taniguchi" w:date="2018-01-10T15:14:00Z" w:initials="tani">
    <w:p w14:paraId="6D3FD825" w14:textId="4752B2BE" w:rsidR="00004DF0" w:rsidRDefault="00004DF0" w:rsidP="00DB59A3">
      <w:pPr>
        <w:pStyle w:val="af7"/>
      </w:pPr>
      <w:r>
        <w:rPr>
          <w:rStyle w:val="af5"/>
        </w:rPr>
        <w:annotationRef/>
      </w:r>
      <w:r>
        <w:rPr>
          <w:rFonts w:hint="eastAsia"/>
        </w:rPr>
        <w:t>①多くのレビュー提案を採用しました。その他以下とさせてください。</w:t>
      </w:r>
    </w:p>
    <w:p w14:paraId="4553E54C" w14:textId="0374CB7A" w:rsidR="00004DF0" w:rsidRDefault="00004DF0" w:rsidP="00DB59A3">
      <w:pPr>
        <w:pStyle w:val="af7"/>
      </w:pPr>
      <w:r>
        <w:rPr>
          <w:rFonts w:hint="eastAsia"/>
        </w:rPr>
        <w:t>・本文書→本書（読み始め易くする）</w:t>
      </w:r>
    </w:p>
    <w:p w14:paraId="3E907724" w14:textId="77777777" w:rsidR="00004DF0" w:rsidRDefault="00004DF0" w:rsidP="00DB59A3">
      <w:pPr>
        <w:pStyle w:val="af7"/>
        <w:rPr>
          <w:rFonts w:hint="eastAsia"/>
        </w:rPr>
      </w:pPr>
      <w:r>
        <w:rPr>
          <w:rFonts w:hint="eastAsia"/>
        </w:rPr>
        <w:t>・合併買収→合併・買収（単語として分ける）</w:t>
      </w:r>
    </w:p>
    <w:p w14:paraId="357B277C" w14:textId="77777777" w:rsidR="00004DF0" w:rsidRDefault="00004DF0" w:rsidP="00DB59A3">
      <w:pPr>
        <w:pStyle w:val="af7"/>
        <w:rPr>
          <w:rFonts w:hint="eastAsia"/>
        </w:rPr>
      </w:pPr>
    </w:p>
    <w:p w14:paraId="72AB14C0" w14:textId="4541E31F" w:rsidR="00004DF0" w:rsidRDefault="00004DF0" w:rsidP="00DB59A3">
      <w:pPr>
        <w:pStyle w:val="af7"/>
      </w:pPr>
      <w:r>
        <w:rPr>
          <w:rFonts w:hint="eastAsia"/>
        </w:rPr>
        <w:t>②免責事項の文面は、正確な訳よりも読み手の不安感をなくすように意訳しました。直訳して「リーガルの専門家ではない」といってしまうと、単に「素人」が書いたとしか読めず、読み手の動機づけを損なう可能性があるためです。（文面は少し直しました）</w:t>
      </w:r>
    </w:p>
  </w:comment>
  <w:comment w:id="11" w:author="M.Taniguchi" w:date="2018-01-10T15:29:00Z" w:initials="tani">
    <w:p w14:paraId="7FE6B858" w14:textId="42683D00" w:rsidR="00004DF0" w:rsidRDefault="00004DF0">
      <w:pPr>
        <w:pStyle w:val="af7"/>
      </w:pPr>
      <w:r>
        <w:rPr>
          <w:rStyle w:val="af5"/>
        </w:rPr>
        <w:annotationRef/>
      </w:r>
      <w:r>
        <w:rPr>
          <w:rFonts w:hint="eastAsia"/>
        </w:rPr>
        <w:t>工内さんの修正をベースにさらに少し読みやすくしてみました。</w:t>
      </w:r>
    </w:p>
  </w:comment>
  <w:comment w:id="12" w:author="M.Taniguchi" w:date="2018-01-10T15:45:00Z" w:initials="tani">
    <w:p w14:paraId="14E8C287" w14:textId="5C3FA723" w:rsidR="00004DF0" w:rsidRDefault="00004DF0">
      <w:pPr>
        <w:pStyle w:val="af7"/>
      </w:pPr>
      <w:r>
        <w:rPr>
          <w:rStyle w:val="af5"/>
        </w:rPr>
        <w:annotationRef/>
      </w:r>
      <w:r>
        <w:rPr>
          <w:rFonts w:hint="eastAsia"/>
        </w:rPr>
        <w:t>ここは工内さんの修正をベースにさせていただきました。</w:t>
      </w:r>
      <w:r>
        <w:t>C</w:t>
      </w:r>
      <w:r>
        <w:rPr>
          <w:rFonts w:hint="eastAsia"/>
        </w:rPr>
        <w:t xml:space="preserve">ome </w:t>
      </w:r>
      <w:r>
        <w:t xml:space="preserve">across </w:t>
      </w:r>
      <w:r>
        <w:rPr>
          <w:rFonts w:hint="eastAsia"/>
        </w:rPr>
        <w:t>が誤訳でした。ありがとうございます。</w:t>
      </w:r>
    </w:p>
  </w:comment>
  <w:comment w:id="13" w:author="M.Taniguchi" w:date="2018-01-10T15:48:00Z" w:initials="tani">
    <w:p w14:paraId="194A00CE" w14:textId="55E7AC1A" w:rsidR="00004DF0" w:rsidRDefault="00004DF0">
      <w:pPr>
        <w:pStyle w:val="af7"/>
      </w:pPr>
      <w:r>
        <w:rPr>
          <w:rStyle w:val="af5"/>
        </w:rPr>
        <w:annotationRef/>
      </w:r>
      <w:r>
        <w:rPr>
          <w:rFonts w:hint="eastAsia"/>
        </w:rPr>
        <w:t>・「本文書」→「本書」で統一します（以下略）。</w:t>
      </w:r>
    </w:p>
    <w:p w14:paraId="175BC7C6" w14:textId="04B1E7EB" w:rsidR="00004DF0" w:rsidRDefault="00004DF0">
      <w:pPr>
        <w:pStyle w:val="af7"/>
        <w:rPr>
          <w:rFonts w:hint="eastAsia"/>
        </w:rPr>
      </w:pPr>
      <w:r>
        <w:rPr>
          <w:rFonts w:hint="eastAsia"/>
        </w:rPr>
        <w:t>・</w:t>
      </w:r>
      <w:r>
        <w:rPr>
          <w:rFonts w:hint="eastAsia"/>
        </w:rPr>
        <w:t>p</w:t>
      </w:r>
      <w:r>
        <w:t>rovide</w:t>
      </w:r>
      <w:r>
        <w:rPr>
          <w:rFonts w:hint="eastAsia"/>
        </w:rPr>
        <w:t>は「提供する」なのですがどうも押しつけがましい感じがするので最初の訳に戻したいと思います。</w:t>
      </w:r>
    </w:p>
  </w:comment>
  <w:comment w:id="15" w:author="M.Taniguchi" w:date="2018-01-10T15:50:00Z" w:initials="tani">
    <w:p w14:paraId="5D85B997" w14:textId="6BF5B14A" w:rsidR="00004DF0" w:rsidRDefault="00004DF0">
      <w:pPr>
        <w:pStyle w:val="af7"/>
      </w:pPr>
      <w:r>
        <w:rPr>
          <w:rStyle w:val="af5"/>
        </w:rPr>
        <w:annotationRef/>
      </w:r>
      <w:r>
        <w:rPr>
          <w:rFonts w:hint="eastAsia"/>
        </w:rPr>
        <w:t>・福地さんご指摘の</w:t>
      </w:r>
      <w:r>
        <w:rPr>
          <w:rFonts w:hint="eastAsia"/>
        </w:rPr>
        <w:t>Due diligence</w:t>
      </w:r>
      <w:r>
        <w:rPr>
          <w:rFonts w:hint="eastAsia"/>
        </w:rPr>
        <w:t>は両方の表現を使うことにします。</w:t>
      </w:r>
    </w:p>
    <w:p w14:paraId="78BB6015" w14:textId="37FF1318" w:rsidR="00004DF0" w:rsidRDefault="00004DF0">
      <w:pPr>
        <w:pStyle w:val="af7"/>
        <w:rPr>
          <w:rFonts w:hint="eastAsia"/>
        </w:rPr>
      </w:pPr>
      <w:r>
        <w:rPr>
          <w:rFonts w:hint="eastAsia"/>
        </w:rPr>
        <w:t>・交通違反キップの下りは、分かりやすい例示なので、最初のようにシンプルな訳に戻します。</w:t>
      </w:r>
    </w:p>
    <w:p w14:paraId="1160DA5B" w14:textId="66A25B46" w:rsidR="00004DF0" w:rsidRDefault="00004DF0">
      <w:pPr>
        <w:pStyle w:val="af7"/>
        <w:rPr>
          <w:rFonts w:hint="eastAsia"/>
        </w:rPr>
      </w:pPr>
      <w:r>
        <w:rPr>
          <w:rFonts w:hint="eastAsia"/>
        </w:rPr>
        <w:t>・工内さんの訳案をいくつか取り入れました。</w:t>
      </w:r>
      <w:r>
        <w:t>W</w:t>
      </w:r>
      <w:r>
        <w:rPr>
          <w:rFonts w:hint="eastAsia"/>
        </w:rPr>
        <w:t>ay</w:t>
      </w:r>
      <w:r>
        <w:rPr>
          <w:rFonts w:hint="eastAsia"/>
        </w:rPr>
        <w:t>を「局面」というのは妙訳ですね。</w:t>
      </w:r>
    </w:p>
  </w:comment>
  <w:comment w:id="16" w:author="M.Taniguchi" w:date="2018-01-10T16:00:00Z" w:initials="tani">
    <w:p w14:paraId="5151A1C6" w14:textId="6FBC184C" w:rsidR="00004DF0" w:rsidRDefault="00004DF0">
      <w:pPr>
        <w:pStyle w:val="af7"/>
      </w:pPr>
      <w:r>
        <w:rPr>
          <w:rStyle w:val="af5"/>
        </w:rPr>
        <w:annotationRef/>
      </w:r>
      <w:r>
        <w:rPr>
          <w:rFonts w:hint="eastAsia"/>
        </w:rPr>
        <w:t>誤訳がありましたね、ご指摘ありがとうございます。修正案を全体的に採用させていただきました。</w:t>
      </w:r>
    </w:p>
    <w:p w14:paraId="65AD70F6" w14:textId="77777777" w:rsidR="00004DF0" w:rsidRDefault="00004DF0">
      <w:pPr>
        <w:pStyle w:val="af7"/>
      </w:pPr>
    </w:p>
    <w:p w14:paraId="6EF6FFA9" w14:textId="59721D4B" w:rsidR="00004DF0" w:rsidRDefault="00004DF0">
      <w:pPr>
        <w:pStyle w:val="af7"/>
        <w:rPr>
          <w:rFonts w:hint="eastAsia"/>
        </w:rPr>
      </w:pPr>
      <w:r>
        <w:rPr>
          <w:rFonts w:hint="eastAsia"/>
        </w:rPr>
        <w:t>なお、ここでの</w:t>
      </w:r>
      <w:r>
        <w:t>H</w:t>
      </w:r>
      <w:r>
        <w:rPr>
          <w:rFonts w:hint="eastAsia"/>
        </w:rPr>
        <w:t>elpful</w:t>
      </w:r>
      <w:r>
        <w:rPr>
          <w:rFonts w:hint="eastAsia"/>
        </w:rPr>
        <w:t>は「有益」というニュアンスよりは潤滑な</w:t>
      </w:r>
      <w:r>
        <w:rPr>
          <w:rFonts w:hint="eastAsia"/>
        </w:rPr>
        <w:t>M&amp;A</w:t>
      </w:r>
      <w:r>
        <w:rPr>
          <w:rFonts w:hint="eastAsia"/>
        </w:rPr>
        <w:t>取引を「助けてくれる」というニュアンスと捉えます。</w:t>
      </w:r>
    </w:p>
  </w:comment>
  <w:comment w:id="19" w:author="Fukuchi, Hiroyuki (SGMO)" w:date="2017-11-30T15:12:00Z" w:initials="FH">
    <w:p w14:paraId="6C4691BA" w14:textId="35B00F67" w:rsidR="00004DF0" w:rsidRDefault="00004DF0">
      <w:pPr>
        <w:pStyle w:val="af7"/>
      </w:pPr>
      <w:r>
        <w:rPr>
          <w:rStyle w:val="af5"/>
        </w:rPr>
        <w:annotationRef/>
      </w:r>
      <w:r w:rsidRPr="00B17D75">
        <w:rPr>
          <w:rFonts w:hint="eastAsia"/>
        </w:rPr>
        <w:t>例えば自社開発ソフトウエアをプロプライエタリなソースコードにしておきたいのに、</w:t>
      </w:r>
      <w:r w:rsidRPr="00B17D75">
        <w:rPr>
          <w:rFonts w:hint="eastAsia"/>
        </w:rPr>
        <w:t>OSS</w:t>
      </w:r>
      <w:r w:rsidRPr="00B17D75">
        <w:rPr>
          <w:rFonts w:hint="eastAsia"/>
        </w:rPr>
        <w:t>ライセンスの影響で公開するなどして、そのプロプライエタリ性に影響が出てしまうという意味では。</w:t>
      </w:r>
    </w:p>
  </w:comment>
  <w:comment w:id="18" w:author="M.Taniguchi" w:date="2018-01-10T16:06:00Z" w:initials="tani">
    <w:p w14:paraId="6A78B80B" w14:textId="7DCD2617" w:rsidR="00004DF0" w:rsidRDefault="00004DF0">
      <w:pPr>
        <w:pStyle w:val="af7"/>
      </w:pPr>
      <w:r>
        <w:rPr>
          <w:rStyle w:val="af5"/>
        </w:rPr>
        <w:annotationRef/>
      </w:r>
      <w:r>
        <w:rPr>
          <w:rFonts w:hint="eastAsia"/>
        </w:rPr>
        <w:t>工内さんからは「財産性」という訳案がありましたが、福地さん案を採用させてください。上記説明はおおむね同じ認識でした。</w:t>
      </w:r>
    </w:p>
    <w:p w14:paraId="5DEF260C" w14:textId="77777777" w:rsidR="00004DF0" w:rsidRDefault="00004DF0">
      <w:pPr>
        <w:pStyle w:val="af7"/>
      </w:pPr>
    </w:p>
    <w:p w14:paraId="3A93733A" w14:textId="29776A9D" w:rsidR="00004DF0" w:rsidRDefault="00004DF0">
      <w:pPr>
        <w:pStyle w:val="af7"/>
        <w:rPr>
          <w:rFonts w:hint="eastAsia"/>
        </w:rPr>
      </w:pPr>
      <w:r>
        <w:t xml:space="preserve">Declare </w:t>
      </w:r>
      <w:r>
        <w:rPr>
          <w:rFonts w:hint="eastAsia"/>
        </w:rPr>
        <w:t>は申告の方がよいですね、ありがとうございます。</w:t>
      </w:r>
    </w:p>
  </w:comment>
  <w:comment w:id="20" w:author="tani" w:date="2017-11-27T09:39:00Z" w:initials="AIC">
    <w:p w14:paraId="0B8CE1BB" w14:textId="4B75FD25" w:rsidR="00004DF0" w:rsidRDefault="00004DF0">
      <w:pPr>
        <w:pStyle w:val="af7"/>
      </w:pPr>
      <w:r>
        <w:rPr>
          <w:rStyle w:val="af5"/>
        </w:rPr>
        <w:annotationRef/>
      </w:r>
      <w:r>
        <w:rPr>
          <w:rFonts w:hint="eastAsia"/>
        </w:rPr>
        <w:t>原文にはドットがありませんが、色の識別がしづらい方のためにドットを加えました。</w:t>
      </w:r>
    </w:p>
  </w:comment>
  <w:comment w:id="21" w:author="M.Taniguchi" w:date="2018-01-10T16:09:00Z" w:initials="tani">
    <w:p w14:paraId="45902B40" w14:textId="77777777" w:rsidR="00004DF0" w:rsidRDefault="00004DF0">
      <w:pPr>
        <w:pStyle w:val="af7"/>
      </w:pPr>
      <w:r>
        <w:rPr>
          <w:rStyle w:val="af5"/>
        </w:rPr>
        <w:annotationRef/>
      </w:r>
    </w:p>
    <w:p w14:paraId="7E251FC9" w14:textId="5FF8CBF7" w:rsidR="00004DF0" w:rsidRDefault="00004DF0">
      <w:pPr>
        <w:pStyle w:val="af7"/>
        <w:rPr>
          <w:rFonts w:hint="eastAsia"/>
        </w:rPr>
      </w:pPr>
      <w:r>
        <w:rPr>
          <w:rFonts w:hint="eastAsia"/>
        </w:rPr>
        <w:t>以下以外、採用させていただきました。</w:t>
      </w:r>
    </w:p>
    <w:p w14:paraId="482AB1BD" w14:textId="05E004CF" w:rsidR="00004DF0" w:rsidRDefault="00004DF0">
      <w:pPr>
        <w:pStyle w:val="af7"/>
      </w:pPr>
      <w:r>
        <w:rPr>
          <w:rFonts w:hint="eastAsia"/>
        </w:rPr>
        <w:t>「</w:t>
      </w:r>
      <w:r>
        <w:t>Unpleasant</w:t>
      </w:r>
      <w:r>
        <w:rPr>
          <w:rFonts w:hint="eastAsia"/>
        </w:rPr>
        <w:t>」は「不愉快な」→「好ましくない」に戻しました。</w:t>
      </w:r>
    </w:p>
    <w:p w14:paraId="5AA5C571" w14:textId="6B68C491" w:rsidR="00004DF0" w:rsidRDefault="00004DF0">
      <w:pPr>
        <w:pStyle w:val="af7"/>
      </w:pPr>
    </w:p>
    <w:p w14:paraId="122AFDE9" w14:textId="1C8D4DD5" w:rsidR="00004DF0" w:rsidRDefault="00004DF0">
      <w:pPr>
        <w:pStyle w:val="af7"/>
      </w:pPr>
      <w:r>
        <w:rPr>
          <w:rFonts w:hint="eastAsia"/>
        </w:rPr>
        <w:t>「データ」は「記録」に戻しました。データだとしたら</w:t>
      </w:r>
      <w:r>
        <w:rPr>
          <w:rFonts w:hint="eastAsia"/>
        </w:rPr>
        <w:t>data</w:t>
      </w:r>
      <w:r>
        <w:t xml:space="preserve"> </w:t>
      </w:r>
      <w:r>
        <w:rPr>
          <w:rFonts w:hint="eastAsia"/>
        </w:rPr>
        <w:t>というはずなのでニュアンスとしてはアナログ的なものも含んでいると感じます。</w:t>
      </w:r>
    </w:p>
    <w:p w14:paraId="1A6BFE86" w14:textId="77777777" w:rsidR="00004DF0" w:rsidRDefault="00004DF0">
      <w:pPr>
        <w:pStyle w:val="af7"/>
      </w:pPr>
    </w:p>
    <w:p w14:paraId="3C102C47" w14:textId="1A14EB3C" w:rsidR="00004DF0" w:rsidRDefault="00004DF0">
      <w:pPr>
        <w:pStyle w:val="af7"/>
        <w:rPr>
          <w:rFonts w:hint="eastAsia"/>
        </w:rPr>
      </w:pPr>
      <w:r>
        <w:rPr>
          <w:rFonts w:hint="eastAsia"/>
        </w:rPr>
        <w:t>「</w:t>
      </w:r>
      <w:r>
        <w:rPr>
          <w:rFonts w:hint="eastAsia"/>
        </w:rPr>
        <w:t>transient worker</w:t>
      </w:r>
      <w:r>
        <w:rPr>
          <w:rFonts w:hint="eastAsia"/>
        </w:rPr>
        <w:t>」は「期間作業者」としました。短期かどうかは言及していないのと</w:t>
      </w:r>
      <w:r>
        <w:rPr>
          <w:rFonts w:hint="eastAsia"/>
        </w:rPr>
        <w:t>worker</w:t>
      </w:r>
      <w:r>
        <w:rPr>
          <w:rFonts w:hint="eastAsia"/>
        </w:rPr>
        <w:t>と、ヒトであることが明記されているので。</w:t>
      </w:r>
    </w:p>
  </w:comment>
  <w:comment w:id="22" w:author="M.Taniguchi" w:date="2018-01-10T16:25:00Z" w:initials="tani">
    <w:p w14:paraId="0AC5D221" w14:textId="76959E15" w:rsidR="00004DF0" w:rsidRDefault="00004DF0">
      <w:pPr>
        <w:pStyle w:val="af7"/>
      </w:pPr>
      <w:r>
        <w:rPr>
          <w:rStyle w:val="af5"/>
        </w:rPr>
        <w:annotationRef/>
      </w:r>
      <w:r>
        <w:rPr>
          <w:rFonts w:hint="eastAsia"/>
        </w:rPr>
        <w:t>工内さんのスニペットの括弧内にあった「</w:t>
      </w:r>
      <w:r w:rsidRPr="00663239">
        <w:rPr>
          <w:rFonts w:hint="eastAsia"/>
        </w:rPr>
        <w:t>DNA</w:t>
      </w:r>
      <w:r w:rsidRPr="00663239">
        <w:rPr>
          <w:rFonts w:hint="eastAsia"/>
        </w:rPr>
        <w:t>の一塩基多型に由来</w:t>
      </w:r>
      <w:r>
        <w:rPr>
          <w:rFonts w:hint="eastAsia"/>
        </w:rPr>
        <w:t>」はさすがに蛇足なので削除しました。個人的には勉強になりました（笑）</w:t>
      </w:r>
    </w:p>
  </w:comment>
  <w:comment w:id="24" w:author="M.Taniguchi" w:date="2018-01-10T16:29:00Z" w:initials="tani">
    <w:p w14:paraId="4C241A53" w14:textId="0374BCF5" w:rsidR="00004DF0" w:rsidRDefault="00004DF0">
      <w:pPr>
        <w:pStyle w:val="af7"/>
      </w:pPr>
      <w:r>
        <w:rPr>
          <w:rStyle w:val="af5"/>
        </w:rPr>
        <w:annotationRef/>
      </w:r>
      <w:r>
        <w:rPr>
          <w:rFonts w:hint="eastAsia"/>
        </w:rPr>
        <w:t>修正案を全面的に採用しました。</w:t>
      </w:r>
    </w:p>
  </w:comment>
  <w:comment w:id="26" w:author="M.Taniguchi" w:date="2018-01-10T16:30:00Z" w:initials="tani">
    <w:p w14:paraId="3B2D987F" w14:textId="78226622" w:rsidR="00004DF0" w:rsidRDefault="00004DF0">
      <w:pPr>
        <w:pStyle w:val="af7"/>
      </w:pPr>
      <w:r>
        <w:rPr>
          <w:rStyle w:val="af5"/>
        </w:rPr>
        <w:annotationRef/>
      </w:r>
      <w:r>
        <w:rPr>
          <w:rFonts w:hint="eastAsia"/>
        </w:rPr>
        <w:t>全面採用いたしました。ありがとうございます。</w:t>
      </w:r>
    </w:p>
  </w:comment>
  <w:comment w:id="28" w:author="Fukuchi, Hiroyuki (SGMO)" w:date="2017-11-30T15:17:00Z" w:initials="FH">
    <w:p w14:paraId="1263F00F" w14:textId="1554540E" w:rsidR="00004DF0" w:rsidRDefault="00004DF0">
      <w:pPr>
        <w:pStyle w:val="af7"/>
      </w:pPr>
      <w:r>
        <w:rPr>
          <w:rStyle w:val="af5"/>
        </w:rPr>
        <w:annotationRef/>
      </w:r>
      <w:r>
        <w:rPr>
          <w:rFonts w:hint="eastAsia"/>
        </w:rPr>
        <w:t>「</w:t>
      </w:r>
      <w:r>
        <w:rPr>
          <w:rFonts w:hint="eastAsia"/>
        </w:rPr>
        <w:t>~</w:t>
      </w:r>
      <w:r>
        <w:rPr>
          <w:rFonts w:hint="eastAsia"/>
        </w:rPr>
        <w:t>に違いない」という意味では。</w:t>
      </w:r>
    </w:p>
  </w:comment>
  <w:comment w:id="29" w:author="M.Taniguchi" w:date="2018-01-10T16:32:00Z" w:initials="tani">
    <w:p w14:paraId="6F1959EC" w14:textId="6F953B72" w:rsidR="00004DF0" w:rsidRDefault="00004DF0">
      <w:pPr>
        <w:pStyle w:val="af7"/>
      </w:pPr>
      <w:r>
        <w:rPr>
          <w:rStyle w:val="af5"/>
        </w:rPr>
        <w:annotationRef/>
      </w:r>
      <w:r w:rsidRPr="004A6C13">
        <w:rPr>
          <w:rFonts w:hint="eastAsia"/>
        </w:rPr>
        <w:t>ありがとうございます。ただ、こちらは「義務」のニュアンスの方がしっくりきます。開発者支援をするためには、ツールを自動生成し、注入「しなければならない」という流れですね。</w:t>
      </w:r>
    </w:p>
  </w:comment>
  <w:comment w:id="30" w:author="M.Taniguchi" w:date="2018-01-10T16:33:00Z" w:initials="tani">
    <w:p w14:paraId="538545A5" w14:textId="1E8F3C5B" w:rsidR="00004DF0" w:rsidRDefault="00004DF0">
      <w:pPr>
        <w:pStyle w:val="af7"/>
      </w:pPr>
      <w:r>
        <w:rPr>
          <w:rStyle w:val="af5"/>
        </w:rPr>
        <w:annotationRef/>
      </w:r>
      <w:r>
        <w:rPr>
          <w:rFonts w:hint="eastAsia"/>
        </w:rPr>
        <w:t>いろいろ修正案ありがとうございます</w:t>
      </w:r>
      <w:r>
        <w:rPr>
          <w:rFonts w:hint="eastAsia"/>
        </w:rPr>
        <w:t>Transparently</w:t>
      </w:r>
      <w:r>
        <w:rPr>
          <w:rFonts w:hint="eastAsia"/>
        </w:rPr>
        <w:t>が誤訳でしたね。</w:t>
      </w:r>
    </w:p>
    <w:p w14:paraId="12952A4B" w14:textId="77777777" w:rsidR="00004DF0" w:rsidRDefault="00004DF0">
      <w:pPr>
        <w:pStyle w:val="af7"/>
      </w:pPr>
    </w:p>
    <w:p w14:paraId="3ACDA707" w14:textId="4EEB35C5" w:rsidR="00004DF0" w:rsidRDefault="00004DF0">
      <w:pPr>
        <w:pStyle w:val="af7"/>
        <w:rPr>
          <w:rFonts w:hint="eastAsia"/>
        </w:rPr>
      </w:pPr>
      <w:r>
        <w:rPr>
          <w:rFonts w:hint="eastAsia"/>
        </w:rPr>
        <w:t>最後の</w:t>
      </w:r>
      <w:r>
        <w:rPr>
          <w:rFonts w:hint="eastAsia"/>
        </w:rPr>
        <w:t>verify</w:t>
      </w:r>
      <w:r>
        <w:rPr>
          <w:rFonts w:hint="eastAsia"/>
        </w:rPr>
        <w:t>ですが、「確認」だけでは少し弱いと思うので、「検証」に戻しています。</w:t>
      </w:r>
    </w:p>
  </w:comment>
  <w:comment w:id="32" w:author="M.Taniguchi" w:date="2018-01-10T16:52:00Z" w:initials="tani">
    <w:p w14:paraId="043C94E0" w14:textId="1217AD46" w:rsidR="00004DF0" w:rsidRDefault="00004DF0">
      <w:pPr>
        <w:pStyle w:val="af7"/>
      </w:pPr>
      <w:r>
        <w:rPr>
          <w:rStyle w:val="af5"/>
        </w:rPr>
        <w:annotationRef/>
      </w:r>
      <w:r>
        <w:rPr>
          <w:rFonts w:hint="eastAsia"/>
        </w:rPr>
        <w:t>こちらは修正案を全面的に採用させていただきました。ありがとうございます。</w:t>
      </w:r>
    </w:p>
  </w:comment>
  <w:comment w:id="34" w:author="Fukuchi, Hiroyuki (SGMO)" w:date="2017-11-30T15:18:00Z" w:initials="FH">
    <w:p w14:paraId="0D69EE2D" w14:textId="1390BCC8" w:rsidR="00004DF0" w:rsidRDefault="00004DF0">
      <w:pPr>
        <w:pStyle w:val="af7"/>
      </w:pPr>
      <w:r>
        <w:rPr>
          <w:rStyle w:val="af5"/>
        </w:rPr>
        <w:annotationRef/>
      </w:r>
      <w:r w:rsidRPr="0087007B">
        <w:rPr>
          <w:rFonts w:hint="eastAsia"/>
        </w:rPr>
        <w:t>風評被害だと、本当は悪くないのに評判が悪くなったという意味を受け取ります。実際には適切でないことをやっているので、この言葉は合わないかなと思います。</w:t>
      </w:r>
    </w:p>
  </w:comment>
  <w:comment w:id="33" w:author="M.Taniguchi" w:date="2018-01-10T16:54:00Z" w:initials="tani">
    <w:p w14:paraId="0824FA4A" w14:textId="02684E11" w:rsidR="00004DF0" w:rsidRDefault="00004DF0">
      <w:pPr>
        <w:pStyle w:val="af7"/>
      </w:pPr>
      <w:r>
        <w:rPr>
          <w:rStyle w:val="af5"/>
        </w:rPr>
        <w:annotationRef/>
      </w:r>
      <w:r w:rsidRPr="00042DCB">
        <w:rPr>
          <w:rFonts w:hint="eastAsia"/>
        </w:rPr>
        <w:t>ありがとうございます！</w:t>
      </w:r>
      <w:r>
        <w:rPr>
          <w:rFonts w:hint="eastAsia"/>
        </w:rPr>
        <w:t>完全に盲点でした。</w:t>
      </w:r>
      <w:r w:rsidRPr="00042DCB">
        <w:rPr>
          <w:rFonts w:hint="eastAsia"/>
        </w:rPr>
        <w:t>こちら（悪評）でいきましょう。</w:t>
      </w:r>
    </w:p>
  </w:comment>
  <w:comment w:id="35" w:author="M.Taniguchi" w:date="2018-01-10T16:56:00Z" w:initials="tani">
    <w:p w14:paraId="055E95C1" w14:textId="66150C6B" w:rsidR="00004DF0" w:rsidRDefault="00004DF0">
      <w:pPr>
        <w:pStyle w:val="af7"/>
      </w:pPr>
      <w:r>
        <w:rPr>
          <w:rStyle w:val="af5"/>
        </w:rPr>
        <w:annotationRef/>
      </w:r>
      <w:r>
        <w:rPr>
          <w:rFonts w:hint="eastAsia"/>
        </w:rPr>
        <w:t>以下を除き全面採用しました。変更訳案、妙訳ですね。</w:t>
      </w:r>
    </w:p>
    <w:p w14:paraId="5ED23EFF" w14:textId="77777777" w:rsidR="00004DF0" w:rsidRDefault="00004DF0">
      <w:pPr>
        <w:pStyle w:val="af7"/>
      </w:pPr>
    </w:p>
    <w:p w14:paraId="2EAD019B" w14:textId="18A3CBE8" w:rsidR="00004DF0" w:rsidRDefault="00004DF0">
      <w:pPr>
        <w:pStyle w:val="af7"/>
      </w:pPr>
      <w:r>
        <w:t>Q</w:t>
      </w:r>
      <w:r>
        <w:rPr>
          <w:rFonts w:hint="eastAsia"/>
        </w:rPr>
        <w:t>uestion</w:t>
      </w:r>
      <w:r>
        <w:rPr>
          <w:rFonts w:hint="eastAsia"/>
        </w:rPr>
        <w:t>は「論点」→「疑問」とおきました。</w:t>
      </w:r>
    </w:p>
    <w:p w14:paraId="2DD866E7" w14:textId="77777777" w:rsidR="00004DF0" w:rsidRDefault="00004DF0">
      <w:pPr>
        <w:pStyle w:val="af7"/>
      </w:pPr>
    </w:p>
    <w:p w14:paraId="61F0799E" w14:textId="4A67A62B" w:rsidR="00004DF0" w:rsidRDefault="00004DF0">
      <w:pPr>
        <w:pStyle w:val="af7"/>
        <w:rPr>
          <w:rFonts w:hint="eastAsia"/>
        </w:rPr>
      </w:pPr>
      <w:r>
        <w:rPr>
          <w:rFonts w:hint="eastAsia"/>
        </w:rPr>
        <w:t>「</w:t>
      </w:r>
      <w:r>
        <w:rPr>
          <w:rFonts w:hint="eastAsia"/>
        </w:rPr>
        <w:t>B</w:t>
      </w:r>
      <w:r>
        <w:t>ill of Material</w:t>
      </w:r>
      <w:r>
        <w:rPr>
          <w:rFonts w:hint="eastAsia"/>
        </w:rPr>
        <w:t>」については、</w:t>
      </w:r>
      <w:r>
        <w:rPr>
          <w:rFonts w:hint="eastAsia"/>
        </w:rPr>
        <w:t>OpenChain</w:t>
      </w:r>
      <w:r>
        <w:rPr>
          <w:rFonts w:hint="eastAsia"/>
        </w:rPr>
        <w:t>でも「部品表」といっているので統一させてください。</w:t>
      </w:r>
    </w:p>
  </w:comment>
  <w:comment w:id="39" w:author="M.Taniguchi" w:date="2018-01-10T17:02:00Z" w:initials="tani">
    <w:p w14:paraId="667CF0C8" w14:textId="54594D47" w:rsidR="00004DF0" w:rsidRDefault="00004DF0">
      <w:pPr>
        <w:pStyle w:val="af7"/>
      </w:pPr>
      <w:r>
        <w:rPr>
          <w:rStyle w:val="af5"/>
        </w:rPr>
        <w:annotationRef/>
      </w:r>
      <w:r>
        <w:rPr>
          <w:rFonts w:hint="eastAsia"/>
        </w:rPr>
        <w:t>キャプションは当方作成ですが著者本人に確認済みです。</w:t>
      </w:r>
    </w:p>
  </w:comment>
  <w:comment w:id="42" w:author="M.Taniguchi" w:date="2018-01-10T17:08:00Z" w:initials="tani">
    <w:p w14:paraId="2BD13B83" w14:textId="0CDAF637" w:rsidR="00004DF0" w:rsidRDefault="00004DF0">
      <w:pPr>
        <w:pStyle w:val="af7"/>
      </w:pPr>
      <w:r>
        <w:rPr>
          <w:rStyle w:val="af5"/>
        </w:rPr>
        <w:annotationRef/>
      </w:r>
      <w:r>
        <w:rPr>
          <w:rFonts w:hint="eastAsia"/>
        </w:rPr>
        <w:t>全面採用いたします。</w:t>
      </w:r>
    </w:p>
  </w:comment>
  <w:comment w:id="62" w:author="M.Taniguchi" w:date="2018-01-10T17:10:00Z" w:initials="tani">
    <w:p w14:paraId="31168673" w14:textId="4DBE5BBF" w:rsidR="00004DF0" w:rsidRDefault="00004DF0">
      <w:pPr>
        <w:pStyle w:val="af7"/>
      </w:pPr>
      <w:r>
        <w:rPr>
          <w:rStyle w:val="af5"/>
        </w:rPr>
        <w:annotationRef/>
      </w:r>
      <w:r>
        <w:rPr>
          <w:rFonts w:hint="eastAsia"/>
        </w:rPr>
        <w:t>「</w:t>
      </w:r>
      <w:r>
        <w:t>M</w:t>
      </w:r>
      <w:r>
        <w:rPr>
          <w:rFonts w:hint="eastAsia"/>
        </w:rPr>
        <w:t>etrics</w:t>
      </w:r>
      <w:r>
        <w:rPr>
          <w:rFonts w:hint="eastAsia"/>
        </w:rPr>
        <w:t>」はそのまま「メトリクス」で行かせてください。</w:t>
      </w:r>
    </w:p>
  </w:comment>
  <w:comment w:id="63" w:author="M.Taniguchi" w:date="2018-01-10T17:21:00Z" w:initials="tani">
    <w:p w14:paraId="77F75855" w14:textId="36054AB0" w:rsidR="00004DF0" w:rsidRDefault="00004DF0">
      <w:pPr>
        <w:pStyle w:val="af7"/>
      </w:pPr>
      <w:r>
        <w:rPr>
          <w:rStyle w:val="af5"/>
        </w:rPr>
        <w:annotationRef/>
      </w:r>
      <w:r>
        <w:rPr>
          <w:rFonts w:hint="eastAsia"/>
        </w:rPr>
        <w:t>修正案を全面採用いたしました。当方誤訳でしたね。ありがとうございます。</w:t>
      </w:r>
    </w:p>
  </w:comment>
  <w:comment w:id="90" w:author="The Linux Foundation Japan" w:date="2017-11-17T11:32:00Z" w:initials="tani">
    <w:p w14:paraId="491D2C6F" w14:textId="7F3E7803" w:rsidR="00004DF0" w:rsidRDefault="00004DF0">
      <w:pPr>
        <w:pStyle w:val="af7"/>
      </w:pPr>
      <w:r>
        <w:rPr>
          <w:rStyle w:val="af5"/>
        </w:rPr>
        <w:annotationRef/>
      </w:r>
      <w:r>
        <w:rPr>
          <w:rFonts w:hint="eastAsia"/>
        </w:rPr>
        <w:t>an?</w:t>
      </w:r>
    </w:p>
  </w:comment>
  <w:comment w:id="91" w:author="M.Taniguchi" w:date="2018-01-10T17:25:00Z" w:initials="tani">
    <w:p w14:paraId="040F078D" w14:textId="52E25ECC" w:rsidR="00004DF0" w:rsidRDefault="00004DF0">
      <w:pPr>
        <w:pStyle w:val="af7"/>
      </w:pPr>
      <w:r>
        <w:rPr>
          <w:rStyle w:val="af5"/>
        </w:rPr>
        <w:annotationRef/>
      </w:r>
      <w:r>
        <w:rPr>
          <w:rFonts w:hint="eastAsia"/>
        </w:rPr>
        <w:t>著者本人からもらった修正案を原文に反映済みです（ちなみに上記のコメント者は私です）</w:t>
      </w:r>
    </w:p>
  </w:comment>
  <w:comment w:id="93" w:author="M.Taniguchi" w:date="2018-01-10T17:27:00Z" w:initials="tani">
    <w:p w14:paraId="5492DC62" w14:textId="6B9F8B59" w:rsidR="00004DF0" w:rsidRDefault="00004DF0">
      <w:pPr>
        <w:pStyle w:val="af7"/>
      </w:pPr>
      <w:r>
        <w:rPr>
          <w:rStyle w:val="af5"/>
        </w:rPr>
        <w:annotationRef/>
      </w:r>
      <w:r>
        <w:rPr>
          <w:rFonts w:hint="eastAsia"/>
        </w:rPr>
        <w:t>ブラインド監査はコードにアクセスしないといえばそうなのですが、直接的にはコードを見ない、というニュアンスですね。なので「コードにアクセスしない」という表記はカッコ書きと併せ削除しました。</w:t>
      </w:r>
    </w:p>
  </w:comment>
  <w:comment w:id="94" w:author="The Linux Foundation Japan" w:date="2017-11-19T09:14:00Z" w:initials="tani">
    <w:p w14:paraId="2A1FCF72" w14:textId="5DBB37B9" w:rsidR="00004DF0" w:rsidRDefault="00004DF0">
      <w:pPr>
        <w:pStyle w:val="af7"/>
      </w:pPr>
      <w:r>
        <w:rPr>
          <w:rStyle w:val="af5"/>
        </w:rPr>
        <w:annotationRef/>
      </w:r>
      <w:r>
        <w:rPr>
          <w:rFonts w:hint="eastAsia"/>
        </w:rPr>
        <w:t>ここの訳し方ががいまいちわからない</w:t>
      </w:r>
    </w:p>
  </w:comment>
  <w:comment w:id="95" w:author="M.Taniguchi" w:date="2018-01-10T17:34:00Z" w:initials="tani">
    <w:p w14:paraId="70353C74" w14:textId="001640B1" w:rsidR="00004DF0" w:rsidRDefault="00004DF0">
      <w:pPr>
        <w:pStyle w:val="af7"/>
      </w:pPr>
      <w:r>
        <w:rPr>
          <w:rStyle w:val="af5"/>
        </w:rPr>
        <w:annotationRef/>
      </w:r>
      <w:r>
        <w:rPr>
          <w:rFonts w:hint="eastAsia"/>
        </w:rPr>
        <w:t>レビュー内容を反映してだいぶ整った感じです。</w:t>
      </w:r>
    </w:p>
  </w:comment>
  <w:comment w:id="97" w:author="M.Taniguchi" w:date="2018-01-10T17:35:00Z" w:initials="tani">
    <w:p w14:paraId="1ADD13B9" w14:textId="0CD86D3E" w:rsidR="00004DF0" w:rsidRDefault="00004DF0">
      <w:pPr>
        <w:pStyle w:val="af7"/>
      </w:pPr>
      <w:r>
        <w:rPr>
          <w:rStyle w:val="af5"/>
        </w:rPr>
        <w:annotationRef/>
      </w:r>
      <w:r>
        <w:rPr>
          <w:rFonts w:hint="eastAsia"/>
        </w:rPr>
        <w:t>「著者が」、「私が」と最初にあったのは削除しました。なんだか違和感があるので。</w:t>
      </w:r>
    </w:p>
  </w:comment>
  <w:comment w:id="98" w:author="工内隆" w:date="2017-12-07T16:33:00Z" w:initials="工内隆">
    <w:p w14:paraId="382427F0" w14:textId="6F1186F2" w:rsidR="00004DF0" w:rsidRDefault="00004DF0">
      <w:pPr>
        <w:pStyle w:val="af7"/>
      </w:pPr>
      <w:r>
        <w:rPr>
          <w:rStyle w:val="af5"/>
        </w:rPr>
        <w:annotationRef/>
      </w:r>
      <w:r>
        <w:rPr>
          <w:rFonts w:hint="eastAsia"/>
        </w:rPr>
        <w:t>図の中の修正ができません。</w:t>
      </w:r>
    </w:p>
    <w:p w14:paraId="0E72F2A5" w14:textId="2585752D" w:rsidR="00004DF0" w:rsidRDefault="00004DF0">
      <w:pPr>
        <w:pStyle w:val="af7"/>
      </w:pPr>
      <w:r>
        <w:t>“</w:t>
      </w:r>
      <w:r>
        <w:rPr>
          <w:rFonts w:hint="eastAsia"/>
        </w:rPr>
        <w:t>c</w:t>
      </w:r>
      <w:r>
        <w:t>all”</w:t>
      </w:r>
      <w:r>
        <w:rPr>
          <w:rFonts w:hint="eastAsia"/>
        </w:rPr>
        <w:t>は電話会議かもしれませんが、「ミーティング」にまとめた方が分かりやすいですね。</w:t>
      </w:r>
    </w:p>
  </w:comment>
  <w:comment w:id="99" w:author="M.Taniguchi" w:date="2018-01-10T17:37:00Z" w:initials="tani">
    <w:p w14:paraId="531E5ADF" w14:textId="3650EF1D" w:rsidR="00004DF0" w:rsidRDefault="00004DF0">
      <w:pPr>
        <w:pStyle w:val="af7"/>
        <w:rPr>
          <w:rFonts w:hint="eastAsia"/>
        </w:rPr>
      </w:pPr>
      <w:r>
        <w:rPr>
          <w:rStyle w:val="af5"/>
        </w:rPr>
        <w:annotationRef/>
      </w:r>
      <w:r>
        <w:rPr>
          <w:rFonts w:hint="eastAsia"/>
        </w:rPr>
        <w:t>ここは悩みました。</w:t>
      </w:r>
      <w:r>
        <w:rPr>
          <w:rFonts w:hint="eastAsia"/>
        </w:rPr>
        <w:t>Ibrahim</w:t>
      </w:r>
      <w:r>
        <w:rPr>
          <w:rFonts w:hint="eastAsia"/>
        </w:rPr>
        <w:t>本人もあまり厳密性を意識してないと思います。いちおう</w:t>
      </w:r>
      <w:r>
        <w:rPr>
          <w:rFonts w:hint="eastAsia"/>
        </w:rPr>
        <w:t>Call</w:t>
      </w:r>
      <w:r>
        <w:rPr>
          <w:rFonts w:hint="eastAsia"/>
        </w:rPr>
        <w:t>は呼び出すというニュアンスで「招集」と置いておきました。パワポは</w:t>
      </w:r>
      <w:r>
        <w:rPr>
          <w:rFonts w:hint="eastAsia"/>
        </w:rPr>
        <w:t>Github</w:t>
      </w:r>
      <w:r>
        <w:rPr>
          <w:rFonts w:hint="eastAsia"/>
        </w:rPr>
        <w:t>の「</w:t>
      </w:r>
      <w:r>
        <w:rPr>
          <w:rFonts w:hint="eastAsia"/>
        </w:rPr>
        <w:t>Others</w:t>
      </w:r>
      <w:r>
        <w:rPr>
          <w:rFonts w:hint="eastAsia"/>
        </w:rPr>
        <w:t>」フォルダにあります。</w:t>
      </w:r>
    </w:p>
  </w:comment>
  <w:comment w:id="100" w:author="The Linux Foundation Japan" w:date="2017-11-19T09:15:00Z" w:initials="tani">
    <w:p w14:paraId="3E94A7BF" w14:textId="394ED432" w:rsidR="00004DF0" w:rsidRDefault="00004DF0">
      <w:pPr>
        <w:pStyle w:val="af7"/>
      </w:pPr>
      <w:r>
        <w:rPr>
          <w:rStyle w:val="af5"/>
        </w:rPr>
        <w:annotationRef/>
      </w:r>
      <w:r>
        <w:rPr>
          <w:rFonts w:hint="eastAsia"/>
        </w:rPr>
        <w:t>たぶん</w:t>
      </w:r>
      <w:r>
        <w:rPr>
          <w:rFonts w:hint="eastAsia"/>
        </w:rPr>
        <w:t>Fig,6,7,8</w:t>
      </w:r>
      <w:r>
        <w:rPr>
          <w:rFonts w:hint="eastAsia"/>
        </w:rPr>
        <w:t>なので訳文では直しておく。</w:t>
      </w:r>
    </w:p>
  </w:comment>
  <w:comment w:id="102" w:author="工内隆" w:date="2017-12-07T16:51:00Z" w:initials="工内隆">
    <w:p w14:paraId="52836304" w14:textId="4FE7049E" w:rsidR="00004DF0" w:rsidRDefault="00004DF0">
      <w:pPr>
        <w:pStyle w:val="af7"/>
      </w:pPr>
      <w:r>
        <w:rPr>
          <w:rStyle w:val="af5"/>
        </w:rPr>
        <w:annotationRef/>
      </w:r>
      <w:r>
        <w:rPr>
          <w:rFonts w:hint="eastAsia"/>
        </w:rPr>
        <w:t>図の中で「フィンガープリント」と「ソフトウェアの電子署名」は同じもののようです。前者の方がいいのでは？後者には別の意味があるのじゃないか？</w:t>
      </w:r>
    </w:p>
  </w:comment>
  <w:comment w:id="103" w:author="M.Taniguchi" w:date="2018-01-10T17:45:00Z" w:initials="tani">
    <w:p w14:paraId="7D3D29A1" w14:textId="2CCDD4DA" w:rsidR="00004DF0" w:rsidRDefault="00004DF0">
      <w:pPr>
        <w:pStyle w:val="af7"/>
      </w:pPr>
      <w:r>
        <w:rPr>
          <w:rStyle w:val="af5"/>
        </w:rPr>
        <w:annotationRef/>
      </w:r>
      <w:r>
        <w:rPr>
          <w:rFonts w:hint="eastAsia"/>
        </w:rPr>
        <w:t>はい、同じものと推測できますが、実際はわかりません。少なくとも違う言葉を使っているので、そのままの訳をしています。</w:t>
      </w:r>
    </w:p>
  </w:comment>
  <w:comment w:id="104" w:author="M.Taniguchi" w:date="2018-01-10T17:54:00Z" w:initials="tani">
    <w:p w14:paraId="635928FD" w14:textId="059BD5E2" w:rsidR="00004DF0" w:rsidRDefault="00004DF0">
      <w:pPr>
        <w:pStyle w:val="af7"/>
      </w:pPr>
      <w:r>
        <w:rPr>
          <w:rStyle w:val="af5"/>
        </w:rPr>
        <w:annotationRef/>
      </w:r>
      <w:r>
        <w:rPr>
          <w:rFonts w:hint="eastAsia"/>
        </w:rPr>
        <w:t>お二人の修正案を全面的に採用しました。</w:t>
      </w:r>
    </w:p>
  </w:comment>
  <w:comment w:id="107" w:author="M.Taniguchi" w:date="2018-01-10T18:16:00Z" w:initials="tani">
    <w:p w14:paraId="2B0559CB" w14:textId="28401141" w:rsidR="00004DF0" w:rsidRDefault="00004DF0">
      <w:pPr>
        <w:pStyle w:val="af7"/>
      </w:pPr>
      <w:r>
        <w:rPr>
          <w:rStyle w:val="af5"/>
        </w:rPr>
        <w:annotationRef/>
      </w:r>
      <w:r>
        <w:rPr>
          <w:rFonts w:hint="eastAsia"/>
        </w:rPr>
        <w:t>フィルターすることを「スクリーニング」とする提案、悩みましたが、原文通りとさせてください。</w:t>
      </w:r>
    </w:p>
  </w:comment>
  <w:comment w:id="118" w:author="M.Taniguchi" w:date="2018-01-10T18:20:00Z" w:initials="tani">
    <w:p w14:paraId="529A1017" w14:textId="6C3EFAB8" w:rsidR="00004DF0" w:rsidRDefault="00004DF0">
      <w:pPr>
        <w:pStyle w:val="af7"/>
      </w:pPr>
      <w:r>
        <w:rPr>
          <w:rStyle w:val="af5"/>
        </w:rPr>
        <w:annotationRef/>
      </w:r>
      <w:r>
        <w:rPr>
          <w:rFonts w:hint="eastAsia"/>
        </w:rPr>
        <w:t>福地さんの案は、少し盛り過ぎ（原文にない情報が付加されすぎる）と思いました。ワインの特性は、特に補足する必要はないのかなと。</w:t>
      </w:r>
    </w:p>
  </w:comment>
  <w:comment w:id="120" w:author="The Linux Foundation Japan" w:date="2017-11-23T13:56:00Z" w:initials="tani">
    <w:p w14:paraId="252E08A6" w14:textId="1D4D7BEE" w:rsidR="00004DF0" w:rsidRDefault="00004DF0">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121" w:author="M.Taniguchi" w:date="2018-01-10T18:42:00Z" w:initials="tani">
    <w:p w14:paraId="432F889C" w14:textId="2A92450E" w:rsidR="00004DF0" w:rsidRDefault="00004DF0">
      <w:pPr>
        <w:pStyle w:val="af7"/>
      </w:pPr>
      <w:r>
        <w:rPr>
          <w:rStyle w:val="af5"/>
        </w:rPr>
        <w:annotationRef/>
      </w:r>
      <w:r>
        <w:rPr>
          <w:rFonts w:hint="eastAsia"/>
        </w:rPr>
        <w:t>若干いじりましたが、おおむね全面採用しました。</w:t>
      </w:r>
    </w:p>
  </w:comment>
  <w:comment w:id="123" w:author="M.Taniguchi" w:date="2018-01-10T18:42:00Z" w:initials="tani">
    <w:p w14:paraId="486FEAF9" w14:textId="12644826" w:rsidR="00004DF0" w:rsidRDefault="00004DF0">
      <w:pPr>
        <w:pStyle w:val="af7"/>
      </w:pPr>
      <w:r>
        <w:rPr>
          <w:rStyle w:val="af5"/>
        </w:rPr>
        <w:annotationRef/>
      </w:r>
      <w:r>
        <w:rPr>
          <w:rFonts w:hint="eastAsia"/>
        </w:rPr>
        <w:t>ほぼ全面採用です。</w:t>
      </w:r>
      <w:r>
        <w:t>Unlikely</w:t>
      </w:r>
      <w:r>
        <w:rPr>
          <w:rFonts w:hint="eastAsia"/>
        </w:rPr>
        <w:t>の訳を少し変えました。</w:t>
      </w:r>
    </w:p>
  </w:comment>
  <w:comment w:id="126" w:author="The Linux Foundation Japan" w:date="2017-11-23T17:26:00Z" w:initials="tani">
    <w:p w14:paraId="06D08075" w14:textId="00D2850C" w:rsidR="00004DF0" w:rsidRDefault="00004DF0">
      <w:pPr>
        <w:pStyle w:val="af7"/>
      </w:pPr>
      <w:r>
        <w:rPr>
          <w:rStyle w:val="af5"/>
        </w:rPr>
        <w:annotationRef/>
      </w:r>
      <w:r>
        <w:rPr>
          <w:rFonts w:hint="eastAsia"/>
        </w:rPr>
        <w:t>いる？</w:t>
      </w:r>
    </w:p>
  </w:comment>
  <w:comment w:id="127" w:author="M.Taniguchi" w:date="2018-01-10T18:45:00Z" w:initials="tani">
    <w:p w14:paraId="35EDB0AB" w14:textId="1014DFC6" w:rsidR="00004DF0" w:rsidRDefault="00004DF0">
      <w:pPr>
        <w:pStyle w:val="af7"/>
      </w:pPr>
      <w:r>
        <w:rPr>
          <w:rStyle w:val="af5"/>
        </w:rPr>
        <w:annotationRef/>
      </w:r>
      <w:r>
        <w:rPr>
          <w:rFonts w:hint="eastAsia"/>
        </w:rPr>
        <w:t>要らないとの著者本人からのコメントあり。</w:t>
      </w:r>
    </w:p>
  </w:comment>
  <w:comment w:id="132" w:author="The Linux Foundation Japan" w:date="2017-11-24T18:10:00Z" w:initials="tani">
    <w:p w14:paraId="5EFFFBDD" w14:textId="1BF995F9" w:rsidR="00004DF0" w:rsidRDefault="00004DF0">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 w:id="133" w:author="tani" w:date="2017-11-30T13:23:00Z" w:initials="tani">
    <w:p w14:paraId="356872BE" w14:textId="77777777" w:rsidR="00004DF0" w:rsidRDefault="00004DF0" w:rsidP="002B1933">
      <w:pPr>
        <w:pStyle w:val="af7"/>
      </w:pPr>
      <w:r>
        <w:rPr>
          <w:rStyle w:val="af5"/>
        </w:rPr>
        <w:annotationRef/>
      </w:r>
      <w:r>
        <w:rPr>
          <w:rFonts w:hint="eastAsia"/>
        </w:rPr>
        <w:t>Ibrahim</w:t>
      </w:r>
      <w:r>
        <w:rPr>
          <w:rFonts w:hint="eastAsia"/>
        </w:rPr>
        <w:t>回答：「</w:t>
      </w:r>
      <w:r>
        <w:t xml:space="preserve">"It" refers to Education. </w:t>
      </w:r>
    </w:p>
    <w:p w14:paraId="255A12D5" w14:textId="46E09642" w:rsidR="00004DF0" w:rsidRDefault="00004DF0" w:rsidP="002B1933">
      <w:pPr>
        <w:pStyle w:val="af7"/>
      </w:pPr>
      <w:r>
        <w:t>Please rephrase to:Training should also cover ...</w:t>
      </w:r>
      <w:r>
        <w:rPr>
          <w:rFonts w:hint="eastAsia"/>
        </w:rPr>
        <w:t>」</w:t>
      </w:r>
    </w:p>
  </w:comment>
  <w:comment w:id="135" w:author="The Linux Foundation Japan" w:date="2017-11-24T20:47:00Z" w:initials="tani">
    <w:p w14:paraId="4D71B9C3" w14:textId="3F17E388" w:rsidR="00004DF0" w:rsidRDefault="00004DF0">
      <w:pPr>
        <w:pStyle w:val="af7"/>
      </w:pPr>
      <w:r>
        <w:rPr>
          <w:rStyle w:val="af5"/>
        </w:rPr>
        <w:annotationRef/>
      </w:r>
      <w:r>
        <w:rPr>
          <w:rFonts w:hint="eastAsia"/>
        </w:rPr>
        <w:t>ここは訳しづらいです。</w:t>
      </w:r>
    </w:p>
  </w:comment>
  <w:comment w:id="137" w:author="M.Taniguchi" w:date="2018-01-10T19:11:00Z" w:initials="tani">
    <w:p w14:paraId="2C0D5E9F" w14:textId="0DFD856B" w:rsidR="00004DF0" w:rsidRDefault="00004DF0">
      <w:pPr>
        <w:pStyle w:val="af7"/>
      </w:pPr>
      <w:r>
        <w:rPr>
          <w:rStyle w:val="af5"/>
        </w:rPr>
        <w:annotationRef/>
      </w:r>
      <w:r>
        <w:rPr>
          <w:rFonts w:hint="eastAsia"/>
        </w:rPr>
        <w:t>ほぼ全面採用です。</w:t>
      </w:r>
    </w:p>
  </w:comment>
  <w:comment w:id="139" w:author="The Linux Foundation Japan" w:date="2017-11-25T09:34:00Z" w:initials="tani">
    <w:p w14:paraId="4B8A7EC6" w14:textId="6F6B2518" w:rsidR="00004DF0" w:rsidRDefault="00004DF0">
      <w:pPr>
        <w:pStyle w:val="af7"/>
      </w:pPr>
      <w:r>
        <w:rPr>
          <w:rStyle w:val="af5"/>
        </w:rPr>
        <w:annotationRef/>
      </w:r>
      <w:r>
        <w:rPr>
          <w:rFonts w:hint="eastAsia"/>
        </w:rPr>
        <w:t>リンクがない。どうもリンク切れみたい。</w:t>
      </w:r>
      <w:r>
        <w:rPr>
          <w:rFonts w:hint="eastAsia"/>
        </w:rPr>
        <w:t>LF</w:t>
      </w:r>
      <w:r>
        <w:rPr>
          <w:rFonts w:hint="eastAsia"/>
        </w:rPr>
        <w:t>に聞くべきか？和訳では仮置き。</w:t>
      </w:r>
    </w:p>
  </w:comment>
  <w:comment w:id="140" w:author="tani" w:date="2017-11-30T12:52:00Z" w:initials="tani">
    <w:p w14:paraId="1750DF9E" w14:textId="4E7B766F" w:rsidR="00004DF0" w:rsidRDefault="00004DF0">
      <w:pPr>
        <w:pStyle w:val="af7"/>
      </w:pPr>
      <w:r>
        <w:rPr>
          <w:rStyle w:val="af5"/>
        </w:rPr>
        <w:annotationRef/>
      </w:r>
      <w:r>
        <w:rPr>
          <w:rFonts w:hint="eastAsia"/>
        </w:rPr>
        <w:t>原文はリンクがないが、読者がロストしないよう翻訳版はリンクを挿入。</w:t>
      </w:r>
    </w:p>
  </w:comment>
  <w:comment w:id="141" w:author="M.Taniguchi" w:date="2018-01-10T19:16:00Z" w:initials="tani">
    <w:p w14:paraId="339A23D7" w14:textId="39A2F02C" w:rsidR="00004DF0" w:rsidRDefault="00004DF0">
      <w:pPr>
        <w:pStyle w:val="af7"/>
      </w:pPr>
      <w:r>
        <w:rPr>
          <w:rStyle w:val="af5"/>
        </w:rPr>
        <w:annotationRef/>
      </w:r>
      <w:r>
        <w:rPr>
          <w:rFonts w:hint="eastAsia"/>
        </w:rPr>
        <w:t>概ね全面採用です。</w:t>
      </w:r>
    </w:p>
  </w:comment>
  <w:comment w:id="146" w:author="The Linux Foundation Japan" w:date="2017-11-25T17:47:00Z" w:initials="tani">
    <w:p w14:paraId="695572EF" w14:textId="6E036ED0" w:rsidR="00004DF0" w:rsidRDefault="00004DF0">
      <w:pPr>
        <w:pStyle w:val="af7"/>
      </w:pPr>
      <w:r>
        <w:rPr>
          <w:rStyle w:val="af5"/>
        </w:rPr>
        <w:annotationRef/>
      </w:r>
      <w:r>
        <w:t>A</w:t>
      </w:r>
      <w:r>
        <w:rPr>
          <w:rFonts w:hint="eastAsia"/>
        </w:rPr>
        <w:t>lign with</w:t>
      </w:r>
      <w:r>
        <w:rPr>
          <w:rFonts w:hint="eastAsia"/>
        </w:rPr>
        <w:t>では？</w:t>
      </w:r>
    </w:p>
  </w:comment>
  <w:comment w:id="147" w:author="M.Taniguchi" w:date="2018-01-10T19:19:00Z" w:initials="tani">
    <w:p w14:paraId="0793722B" w14:textId="5C4484BE" w:rsidR="00E7724A" w:rsidRDefault="00E7724A">
      <w:pPr>
        <w:pStyle w:val="af7"/>
      </w:pPr>
      <w:r>
        <w:rPr>
          <w:rStyle w:val="af5"/>
        </w:rPr>
        <w:annotationRef/>
      </w:r>
      <w:r>
        <w:rPr>
          <w:rFonts w:hint="eastAsia"/>
        </w:rPr>
        <w:t>箇条書き</w:t>
      </w:r>
      <w:r>
        <w:rPr>
          <w:rFonts w:hint="eastAsia"/>
        </w:rPr>
        <w:t>5</w:t>
      </w:r>
      <w:r>
        <w:rPr>
          <w:rFonts w:hint="eastAsia"/>
        </w:rPr>
        <w:t>つめの</w:t>
      </w:r>
      <w:r>
        <w:rPr>
          <w:rFonts w:hint="eastAsia"/>
        </w:rPr>
        <w:t>distribute</w:t>
      </w:r>
      <w:r>
        <w:rPr>
          <w:rFonts w:hint="eastAsia"/>
        </w:rPr>
        <w:t>は頒布というよりはプロダクトの流通の意味とらえました。</w:t>
      </w:r>
    </w:p>
  </w:comment>
  <w:comment w:id="149" w:author="The Linux Foundation Japan" w:date="2017-11-25T18:03:00Z" w:initials="tani">
    <w:p w14:paraId="040CE6AE" w14:textId="24D680A3" w:rsidR="00004DF0" w:rsidRDefault="00004DF0">
      <w:pPr>
        <w:pStyle w:val="af7"/>
      </w:pPr>
      <w:r>
        <w:rPr>
          <w:rStyle w:val="af5"/>
        </w:rPr>
        <w:annotationRef/>
      </w:r>
      <w:r>
        <w:t>W</w:t>
      </w:r>
      <w:r>
        <w:rPr>
          <w:rFonts w:hint="eastAsia"/>
        </w:rPr>
        <w:t>hich</w:t>
      </w:r>
      <w:r>
        <w:rPr>
          <w:rFonts w:hint="eastAsia"/>
        </w:rPr>
        <w:t>は関係代名詞？いまいちわかりづらい。</w:t>
      </w:r>
    </w:p>
  </w:comment>
  <w:comment w:id="150" w:author="tani" w:date="2017-11-30T13:22:00Z" w:initials="tani">
    <w:p w14:paraId="6C9AAF73" w14:textId="4910D221" w:rsidR="00004DF0" w:rsidRDefault="00004DF0" w:rsidP="002B1933">
      <w:pPr>
        <w:pStyle w:val="af7"/>
      </w:pPr>
      <w:r>
        <w:rPr>
          <w:rStyle w:val="af5"/>
        </w:rPr>
        <w:annotationRef/>
      </w:r>
      <w:r>
        <w:rPr>
          <w:rFonts w:hint="eastAsia"/>
        </w:rPr>
        <w:t>Ibrahim</w:t>
      </w:r>
      <w:r>
        <w:rPr>
          <w:rFonts w:hint="eastAsia"/>
        </w:rPr>
        <w:t>回答「</w:t>
      </w:r>
      <w:r>
        <w:t>You can rephrase to:Then, the acquirer, ...</w:t>
      </w:r>
      <w:r>
        <w:rPr>
          <w:rFonts w:hint="eastAsia"/>
        </w:rPr>
        <w:t>」</w:t>
      </w:r>
    </w:p>
  </w:comment>
  <w:comment w:id="152" w:author="M.Taniguchi" w:date="2018-01-10T19:29:00Z" w:initials="tani">
    <w:p w14:paraId="7251255C" w14:textId="64945F3E" w:rsidR="00F93C46" w:rsidRDefault="00F93C46">
      <w:pPr>
        <w:pStyle w:val="af7"/>
      </w:pPr>
      <w:r>
        <w:rPr>
          <w:rStyle w:val="af5"/>
        </w:rPr>
        <w:annotationRef/>
      </w:r>
      <w:r>
        <w:t>P</w:t>
      </w:r>
      <w:r>
        <w:rPr>
          <w:rFonts w:hint="eastAsia"/>
        </w:rPr>
        <w:t>ractice</w:t>
      </w:r>
      <w:r>
        <w:rPr>
          <w:rFonts w:hint="eastAsia"/>
        </w:rPr>
        <w:t>が誤訳でしたね、ありがとうございます。</w:t>
      </w:r>
    </w:p>
  </w:comment>
  <w:comment w:id="154" w:author="工内隆" w:date="2017-12-08T16:01:00Z" w:initials="工内隆">
    <w:p w14:paraId="4A8D2F8B" w14:textId="027E85A0" w:rsidR="00004DF0" w:rsidRDefault="00004DF0">
      <w:pPr>
        <w:pStyle w:val="af7"/>
      </w:pPr>
      <w:r>
        <w:rPr>
          <w:rStyle w:val="af5"/>
        </w:rPr>
        <w:annotationRef/>
      </w:r>
      <w:r>
        <w:rPr>
          <w:rFonts w:hint="eastAsia"/>
        </w:rPr>
        <w:t>少し凝り過ぎた訳語ですが、ＮＨＫではよく使ってますね</w:t>
      </w:r>
    </w:p>
  </w:comment>
  <w:comment w:id="155" w:author="M.Taniguchi" w:date="2018-01-10T19:22:00Z" w:initials="tani">
    <w:p w14:paraId="4CE992C0" w14:textId="23FD1FF4" w:rsidR="00E7724A" w:rsidRDefault="00E7724A">
      <w:pPr>
        <w:pStyle w:val="af7"/>
      </w:pPr>
      <w:r>
        <w:rPr>
          <w:rStyle w:val="af5"/>
        </w:rPr>
        <w:annotationRef/>
      </w:r>
      <w:r>
        <w:rPr>
          <w:rFonts w:hint="eastAsia"/>
        </w:rPr>
        <w:t>洒落ていますがいまいち伝わらないので却下いたします（笑）</w:t>
      </w:r>
    </w:p>
  </w:comment>
  <w:comment w:id="156" w:author="M.Taniguchi" w:date="2018-01-10T19:32:00Z" w:initials="tani">
    <w:p w14:paraId="509F2C0E" w14:textId="19E1D3D8" w:rsidR="00F93C46" w:rsidRDefault="00F93C46">
      <w:pPr>
        <w:pStyle w:val="af7"/>
      </w:pPr>
      <w:r>
        <w:rPr>
          <w:rStyle w:val="af5"/>
        </w:rPr>
        <w:annotationRef/>
      </w:r>
      <w:r>
        <w:t>P</w:t>
      </w:r>
      <w:r>
        <w:rPr>
          <w:rFonts w:hint="eastAsia"/>
        </w:rPr>
        <w:t>aper</w:t>
      </w:r>
      <w:r>
        <w:rPr>
          <w:rFonts w:hint="eastAsia"/>
        </w:rPr>
        <w:t>を「論文」というと大げさなので「文書」でよいのではないでしょうか。その他は採用ｓあせていただきました。</w:t>
      </w:r>
    </w:p>
  </w:comment>
  <w:comment w:id="157" w:author="The Linux Foundation Japan" w:date="2017-11-26T09:31:00Z" w:initials="tani">
    <w:p w14:paraId="702373C6" w14:textId="560F36FD" w:rsidR="00004DF0" w:rsidRDefault="00004DF0">
      <w:pPr>
        <w:pStyle w:val="af7"/>
      </w:pPr>
      <w:r>
        <w:rPr>
          <w:rStyle w:val="af5"/>
        </w:rPr>
        <w:annotationRef/>
      </w:r>
      <w:r>
        <w:rPr>
          <w:rFonts w:hint="eastAsia"/>
        </w:rPr>
        <w:t>ここの意味は確認したい</w:t>
      </w:r>
    </w:p>
  </w:comment>
  <w:comment w:id="158" w:author="tani" w:date="2017-11-30T13:05:00Z" w:initials="tani">
    <w:p w14:paraId="791433E9" w14:textId="1832E163" w:rsidR="00004DF0" w:rsidRDefault="00004DF0">
      <w:pPr>
        <w:pStyle w:val="af7"/>
      </w:pPr>
      <w:r>
        <w:rPr>
          <w:rStyle w:val="af5"/>
        </w:rPr>
        <w:annotationRef/>
      </w:r>
      <w:r>
        <w:rPr>
          <w:rFonts w:hint="eastAsia"/>
        </w:rPr>
        <w:t>Ibrahim</w:t>
      </w:r>
      <w:r>
        <w:rPr>
          <w:rFonts w:hint="eastAsia"/>
        </w:rPr>
        <w:t>にした質問の答え「</w:t>
      </w:r>
      <w:r w:rsidRPr="007C0899">
        <w:t>Because if you have a problem, you don't want to publicize it and potentially get more scrutiny</w:t>
      </w:r>
      <w:r>
        <w:rPr>
          <w:rFonts w:hint="eastAsia"/>
        </w:rPr>
        <w:t>」</w:t>
      </w:r>
    </w:p>
  </w:comment>
  <w:comment w:id="278" w:author="The Linux Foundation Japan" w:date="2017-11-26T13:51:00Z" w:initials="tani">
    <w:p w14:paraId="0269B938" w14:textId="18CC5DBD" w:rsidR="00004DF0" w:rsidRDefault="00004DF0">
      <w:pPr>
        <w:pStyle w:val="af7"/>
      </w:pPr>
      <w:r>
        <w:rPr>
          <w:rStyle w:val="af5"/>
        </w:rPr>
        <w:annotationRef/>
      </w:r>
      <w:r>
        <w:rPr>
          <w:rFonts w:hint="eastAsia"/>
        </w:rPr>
        <w:t>文脈から、買収先と買収元からみた監査サービス企業の窓口という意味だと思うが、これだと買収先と買収元の窓口の意味にとれる。</w:t>
      </w:r>
    </w:p>
  </w:comment>
  <w:comment w:id="279" w:author="tani" w:date="2017-11-30T13:03:00Z" w:initials="tani">
    <w:p w14:paraId="02E802DF" w14:textId="0F251181" w:rsidR="00004DF0" w:rsidRDefault="00004DF0">
      <w:pPr>
        <w:pStyle w:val="af7"/>
      </w:pPr>
      <w:r>
        <w:rPr>
          <w:rStyle w:val="af5"/>
        </w:rPr>
        <w:annotationRef/>
      </w:r>
      <w:r>
        <w:rPr>
          <w:rFonts w:hint="eastAsia"/>
        </w:rPr>
        <w:t>Ibrahim</w:t>
      </w:r>
      <w:r>
        <w:rPr>
          <w:rFonts w:hint="eastAsia"/>
        </w:rPr>
        <w:t>の回答：「</w:t>
      </w:r>
      <w:r w:rsidRPr="007C0899">
        <w:t>Each company, seller and buyer, need to have a primary contact to discuss about open source compliance.</w:t>
      </w:r>
      <w:r>
        <w:rPr>
          <w:rFonts w:hint="eastAsia"/>
        </w:rPr>
        <w:t>」</w:t>
      </w:r>
    </w:p>
  </w:comment>
  <w:comment w:id="282" w:author="工内隆" w:date="2017-12-08T16:32:00Z" w:initials="工内隆">
    <w:p w14:paraId="2A0800B8" w14:textId="4C0F9054" w:rsidR="00004DF0" w:rsidRDefault="00004DF0">
      <w:pPr>
        <w:pStyle w:val="af7"/>
      </w:pPr>
      <w:r>
        <w:rPr>
          <w:rStyle w:val="af5"/>
        </w:rPr>
        <w:annotationRef/>
      </w:r>
      <w:r>
        <w:rPr>
          <w:rFonts w:hint="eastAsia"/>
        </w:rPr>
        <w:t>これ以降のレビューは省きます。</w:t>
      </w:r>
    </w:p>
  </w:comment>
  <w:comment w:id="285" w:author="The Linux Foundation Japan" w:date="2017-11-26T14:53:00Z" w:initials="tani">
    <w:p w14:paraId="3838264E" w14:textId="17C4AE23" w:rsidR="00004DF0" w:rsidRDefault="00004DF0">
      <w:pPr>
        <w:pStyle w:val="af7"/>
      </w:pPr>
      <w:r>
        <w:rPr>
          <w:rStyle w:val="af5"/>
        </w:rPr>
        <w:annotationRef/>
      </w:r>
      <w:r>
        <w:rPr>
          <w:rFonts w:hint="eastAsia"/>
        </w:rPr>
        <w:t>今は</w:t>
      </w:r>
      <w:r>
        <w:rPr>
          <w:rFonts w:hint="eastAsia"/>
        </w:rPr>
        <w:t>program Director</w:t>
      </w:r>
    </w:p>
  </w:comment>
  <w:comment w:id="288" w:author="The Linux Foundation Japan" w:date="2017-11-26T14:55:00Z" w:initials="tani">
    <w:p w14:paraId="24F7A2A6" w14:textId="0E7587B5" w:rsidR="00004DF0" w:rsidRDefault="00004DF0">
      <w:pPr>
        <w:pStyle w:val="af7"/>
      </w:pPr>
      <w:r>
        <w:rPr>
          <w:rStyle w:val="af5"/>
        </w:rPr>
        <w:annotationRef/>
      </w:r>
      <w:r>
        <w:rPr>
          <w:rFonts w:hint="eastAsia"/>
        </w:rPr>
        <w:t>この文章も要確認</w:t>
      </w:r>
    </w:p>
  </w:comment>
  <w:comment w:id="294" w:author="The Linux Foundation Japan" w:date="2017-11-26T16:08:00Z" w:initials="tani">
    <w:p w14:paraId="0EFA1C90" w14:textId="45BC9E95" w:rsidR="00004DF0" w:rsidRDefault="00004DF0">
      <w:pPr>
        <w:pStyle w:val="af7"/>
      </w:pPr>
      <w:r>
        <w:rPr>
          <w:rStyle w:val="af5"/>
        </w:rPr>
        <w:annotationRef/>
      </w:r>
      <w:r>
        <w:rPr>
          <w:rFonts w:hint="eastAsia"/>
        </w:rPr>
        <w:t>ここは</w:t>
      </w:r>
      <w:r>
        <w:rPr>
          <w:rFonts w:hint="eastAsia"/>
        </w:rPr>
        <w:t>2017</w:t>
      </w:r>
      <w:r>
        <w:rPr>
          <w:rFonts w:hint="eastAsia"/>
        </w:rPr>
        <w:t>年</w:t>
      </w:r>
      <w:r>
        <w:rPr>
          <w:rFonts w:hint="eastAsia"/>
        </w:rPr>
        <w:t>11</w:t>
      </w:r>
      <w:r>
        <w:rPr>
          <w:rFonts w:hint="eastAsia"/>
        </w:rPr>
        <w:t>月末現在で、</w:t>
      </w:r>
      <w:r>
        <w:rPr>
          <w:rFonts w:hint="eastAsia"/>
        </w:rPr>
        <w:t>Samsung</w:t>
      </w:r>
      <w:r>
        <w:rPr>
          <w:rFonts w:hint="eastAsia"/>
        </w:rPr>
        <w:t>の別の方になっているようにみえる。要確認</w:t>
      </w:r>
    </w:p>
  </w:comment>
  <w:comment w:id="295" w:author="M.Taniguchi" w:date="2018-01-10T14:45:00Z" w:initials="tani">
    <w:p w14:paraId="16AE75F4" w14:textId="10650034" w:rsidR="00004DF0" w:rsidRDefault="00004DF0">
      <w:pPr>
        <w:pStyle w:val="af7"/>
      </w:pPr>
      <w:r>
        <w:rPr>
          <w:rStyle w:val="af5"/>
        </w:rPr>
        <w:annotationRef/>
      </w:r>
      <w:r>
        <w:rPr>
          <w:rFonts w:hint="eastAsia"/>
        </w:rPr>
        <w:t>本人確認済み。削除</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38C3C7" w15:done="0"/>
  <w15:commentEx w15:paraId="72AB14C0" w15:done="0"/>
  <w15:commentEx w15:paraId="7FE6B858" w15:done="0"/>
  <w15:commentEx w15:paraId="14E8C287" w15:done="0"/>
  <w15:commentEx w15:paraId="175BC7C6" w15:done="0"/>
  <w15:commentEx w15:paraId="1160DA5B" w15:done="0"/>
  <w15:commentEx w15:paraId="6EF6FFA9" w15:done="0"/>
  <w15:commentEx w15:paraId="6C4691BA" w15:done="0"/>
  <w15:commentEx w15:paraId="3A93733A" w15:paraIdParent="6C4691BA" w15:done="0"/>
  <w15:commentEx w15:paraId="0B8CE1BB" w15:done="0"/>
  <w15:commentEx w15:paraId="3C102C47" w15:done="0"/>
  <w15:commentEx w15:paraId="0AC5D221" w15:done="0"/>
  <w15:commentEx w15:paraId="4C241A53" w15:done="0"/>
  <w15:commentEx w15:paraId="3B2D987F" w15:done="0"/>
  <w15:commentEx w15:paraId="1263F00F" w15:done="0"/>
  <w15:commentEx w15:paraId="6F1959EC" w15:paraIdParent="1263F00F" w15:done="0"/>
  <w15:commentEx w15:paraId="3ACDA707" w15:done="0"/>
  <w15:commentEx w15:paraId="043C94E0" w15:done="0"/>
  <w15:commentEx w15:paraId="0D69EE2D" w15:done="0"/>
  <w15:commentEx w15:paraId="0824FA4A" w15:paraIdParent="0D69EE2D" w15:done="0"/>
  <w15:commentEx w15:paraId="61F0799E" w15:done="0"/>
  <w15:commentEx w15:paraId="667CF0C8" w15:done="0"/>
  <w15:commentEx w15:paraId="2BD13B83" w15:done="0"/>
  <w15:commentEx w15:paraId="31168673" w15:done="0"/>
  <w15:commentEx w15:paraId="77F75855" w15:done="0"/>
  <w15:commentEx w15:paraId="491D2C6F" w15:done="0"/>
  <w15:commentEx w15:paraId="040F078D" w15:paraIdParent="491D2C6F" w15:done="0"/>
  <w15:commentEx w15:paraId="5492DC62" w15:done="0"/>
  <w15:commentEx w15:paraId="2A1FCF72" w15:done="0"/>
  <w15:commentEx w15:paraId="70353C74" w15:paraIdParent="2A1FCF72" w15:done="0"/>
  <w15:commentEx w15:paraId="1ADD13B9" w15:done="0"/>
  <w15:commentEx w15:paraId="0E72F2A5" w15:done="0"/>
  <w15:commentEx w15:paraId="531E5ADF" w15:paraIdParent="0E72F2A5" w15:done="0"/>
  <w15:commentEx w15:paraId="3E94A7BF" w15:done="0"/>
  <w15:commentEx w15:paraId="52836304" w15:done="0"/>
  <w15:commentEx w15:paraId="7D3D29A1" w15:paraIdParent="52836304" w15:done="0"/>
  <w15:commentEx w15:paraId="635928FD" w15:done="0"/>
  <w15:commentEx w15:paraId="2B0559CB" w15:done="0"/>
  <w15:commentEx w15:paraId="529A1017" w15:done="0"/>
  <w15:commentEx w15:paraId="252E08A6" w15:done="0"/>
  <w15:commentEx w15:paraId="432F889C" w15:done="0"/>
  <w15:commentEx w15:paraId="486FEAF9" w15:done="0"/>
  <w15:commentEx w15:paraId="06D08075" w15:done="0"/>
  <w15:commentEx w15:paraId="35EDB0AB" w15:paraIdParent="06D08075" w15:done="0"/>
  <w15:commentEx w15:paraId="5EFFFBDD" w15:done="0"/>
  <w15:commentEx w15:paraId="255A12D5" w15:paraIdParent="5EFFFBDD" w15:done="0"/>
  <w15:commentEx w15:paraId="4D71B9C3" w15:done="0"/>
  <w15:commentEx w15:paraId="2C0D5E9F" w15:done="0"/>
  <w15:commentEx w15:paraId="4B8A7EC6" w15:done="0"/>
  <w15:commentEx w15:paraId="1750DF9E" w15:paraIdParent="4B8A7EC6" w15:done="0"/>
  <w15:commentEx w15:paraId="339A23D7" w15:done="0"/>
  <w15:commentEx w15:paraId="695572EF" w15:done="0"/>
  <w15:commentEx w15:paraId="0793722B" w15:done="0"/>
  <w15:commentEx w15:paraId="040CE6AE" w15:done="0"/>
  <w15:commentEx w15:paraId="6C9AAF73" w15:paraIdParent="040CE6AE" w15:done="0"/>
  <w15:commentEx w15:paraId="7251255C" w15:done="0"/>
  <w15:commentEx w15:paraId="4A8D2F8B" w15:done="0"/>
  <w15:commentEx w15:paraId="4CE992C0" w15:paraIdParent="4A8D2F8B" w15:done="0"/>
  <w15:commentEx w15:paraId="509F2C0E" w15:done="0"/>
  <w15:commentEx w15:paraId="702373C6" w15:done="0"/>
  <w15:commentEx w15:paraId="791433E9" w15:paraIdParent="702373C6" w15:done="0"/>
  <w15:commentEx w15:paraId="0269B938" w15:done="0"/>
  <w15:commentEx w15:paraId="02E802DF" w15:paraIdParent="0269B938" w15:done="0"/>
  <w15:commentEx w15:paraId="2A0800B8" w15:done="0"/>
  <w15:commentEx w15:paraId="3838264E" w15:done="0"/>
  <w15:commentEx w15:paraId="24F7A2A6" w15:done="0"/>
  <w15:commentEx w15:paraId="0EFA1C90" w15:done="0"/>
  <w15:commentEx w15:paraId="16AE75F4" w15:paraIdParent="0EFA1C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8CE1BB" w16cid:durableId="1DD28099"/>
  <w16cid:commentId w16cid:paraId="521D6BFE" w16cid:durableId="1DD2809A"/>
  <w16cid:commentId w16cid:paraId="16112169" w16cid:durableId="1DD2809B"/>
  <w16cid:commentId w16cid:paraId="491D2C6F" w16cid:durableId="1DD2809C"/>
  <w16cid:commentId w16cid:paraId="2A1FCF72" w16cid:durableId="1DD2809D"/>
  <w16cid:commentId w16cid:paraId="169E6DC0" w16cid:durableId="1DD2809E"/>
  <w16cid:commentId w16cid:paraId="0E72F2A5" w16cid:durableId="1DD3EBBC"/>
  <w16cid:commentId w16cid:paraId="3E94A7BF" w16cid:durableId="1DD2809F"/>
  <w16cid:commentId w16cid:paraId="52836304" w16cid:durableId="1DD3F028"/>
  <w16cid:commentId w16cid:paraId="252E08A6" w16cid:durableId="1DD280A0"/>
  <w16cid:commentId w16cid:paraId="06D08075" w16cid:durableId="1DD280A1"/>
  <w16cid:commentId w16cid:paraId="5EFFFBDD" w16cid:durableId="1DD280A2"/>
  <w16cid:commentId w16cid:paraId="4D71B9C3" w16cid:durableId="1DD280A3"/>
  <w16cid:commentId w16cid:paraId="4B8A7EC6" w16cid:durableId="1DD280A4"/>
  <w16cid:commentId w16cid:paraId="228801CC" w16cid:durableId="1DD280A5"/>
  <w16cid:commentId w16cid:paraId="18148541" w16cid:durableId="1DD280A6"/>
  <w16cid:commentId w16cid:paraId="695572EF" w16cid:durableId="1DD280A7"/>
  <w16cid:commentId w16cid:paraId="040CE6AE" w16cid:durableId="1DD280A8"/>
  <w16cid:commentId w16cid:paraId="4A8D2F8B" w16cid:durableId="1DD535C7"/>
  <w16cid:commentId w16cid:paraId="702373C6" w16cid:durableId="1DD280A9"/>
  <w16cid:commentId w16cid:paraId="0269B938" w16cid:durableId="1DD280AA"/>
  <w16cid:commentId w16cid:paraId="2A0800B8" w16cid:durableId="1DD53D32"/>
  <w16cid:commentId w16cid:paraId="3838264E" w16cid:durableId="1DD280AB"/>
  <w16cid:commentId w16cid:paraId="24F7A2A6" w16cid:durableId="1DD280AC"/>
  <w16cid:commentId w16cid:paraId="0EFA1C90" w16cid:durableId="1DD280A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81D043" w14:textId="77777777" w:rsidR="005D5829" w:rsidRDefault="005D5829">
      <w:pPr>
        <w:spacing w:after="0" w:line="240" w:lineRule="auto"/>
      </w:pPr>
      <w:r>
        <w:separator/>
      </w:r>
    </w:p>
  </w:endnote>
  <w:endnote w:type="continuationSeparator" w:id="0">
    <w:p w14:paraId="28D59917" w14:textId="77777777" w:rsidR="005D5829" w:rsidRDefault="005D5829">
      <w:pPr>
        <w:spacing w:after="0" w:line="240" w:lineRule="auto"/>
      </w:pPr>
      <w:r>
        <w:continuationSeparator/>
      </w:r>
    </w:p>
  </w:endnote>
  <w:endnote w:type="continuationNotice" w:id="1">
    <w:p w14:paraId="43739287" w14:textId="77777777" w:rsidR="005D5829" w:rsidRDefault="005D58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8"/>
      </w:rPr>
      <w:id w:val="308659512"/>
      <w:docPartObj>
        <w:docPartGallery w:val="Page Numbers (Bottom of Page)"/>
        <w:docPartUnique/>
      </w:docPartObj>
    </w:sdtPr>
    <w:sdtContent>
      <w:p w14:paraId="3E34F02D" w14:textId="7FCCD0B6" w:rsidR="00004DF0" w:rsidRPr="002C4D0C" w:rsidRDefault="00004DF0">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E02135">
          <w:rPr>
            <w:b/>
            <w:noProof/>
            <w:sz w:val="18"/>
          </w:rPr>
          <w:t>22</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223A5" w14:textId="77777777" w:rsidR="00004DF0" w:rsidRDefault="00004DF0" w:rsidP="00A2398A">
    <w:pPr>
      <w:spacing w:after="0"/>
      <w:rPr>
        <w:rFonts w:ascii="Calibri" w:hAnsi="Calibri"/>
        <w:sz w:val="16"/>
      </w:rPr>
    </w:pPr>
    <w:r w:rsidRPr="00A2398A">
      <w:rPr>
        <w:rFonts w:ascii="Calibri" w:hAnsi="Calibri"/>
        <w:sz w:val="16"/>
      </w:rPr>
      <w:t>Disclaimer: The author is not a legal counsel and nothing in this paper should be considered as offering legal advice. This paper expresses the author’s own views, and do not necessarily reflect those of his current or any of his previous employers.</w:t>
    </w:r>
  </w:p>
  <w:p w14:paraId="5104A6BE" w14:textId="47A43CA6" w:rsidR="00004DF0" w:rsidRPr="003D1D8A" w:rsidRDefault="00004DF0" w:rsidP="006E02FA">
    <w:pPr>
      <w:jc w:val="center"/>
      <w:rPr>
        <w:rFonts w:ascii="Calibri" w:hAnsi="Calibri"/>
        <w:sz w:val="16"/>
      </w:rPr>
    </w:pPr>
    <w:r w:rsidRPr="003D1D8A">
      <w:rPr>
        <w:rFonts w:ascii="Calibri" w:hAnsi="Calibri" w:hint="eastAsia"/>
        <w:sz w:val="16"/>
      </w:rPr>
      <w:t>免責事項：</w:t>
    </w:r>
    <w:r>
      <w:rPr>
        <w:rFonts w:ascii="Calibri" w:hAnsi="Calibri" w:hint="eastAsia"/>
        <w:sz w:val="16"/>
      </w:rPr>
      <w:t>本書は著者の法務専門職とは異なる経歴・知見に基づくものであり、</w:t>
    </w:r>
    <w:r w:rsidRPr="003D1D8A">
      <w:rPr>
        <w:rFonts w:ascii="Calibri" w:hAnsi="Calibri" w:hint="eastAsia"/>
        <w:sz w:val="16"/>
      </w:rPr>
      <w:t>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本書は、著者自身の見解を示したものであり、現在もしくは過去</w:t>
    </w:r>
    <w:r>
      <w:rPr>
        <w:rFonts w:ascii="Calibri" w:hAnsi="Calibri" w:hint="eastAsia"/>
        <w:sz w:val="16"/>
      </w:rPr>
      <w:t>の著者</w:t>
    </w:r>
    <w:r w:rsidRPr="003D1D8A">
      <w:rPr>
        <w:rFonts w:ascii="Calibri" w:hAnsi="Calibri" w:hint="eastAsia"/>
        <w:sz w:val="16"/>
      </w:rPr>
      <w:t>所属企業の見解を</w:t>
    </w:r>
    <w:r>
      <w:rPr>
        <w:rFonts w:ascii="Calibri" w:hAnsi="Calibri" w:hint="eastAsia"/>
        <w:sz w:val="16"/>
      </w:rPr>
      <w:t>反映したものではありません。</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C7A0D0" w14:textId="77777777" w:rsidR="005D5829" w:rsidRDefault="005D5829">
      <w:pPr>
        <w:spacing w:after="0" w:line="240" w:lineRule="auto"/>
      </w:pPr>
      <w:r>
        <w:separator/>
      </w:r>
    </w:p>
  </w:footnote>
  <w:footnote w:type="continuationSeparator" w:id="0">
    <w:p w14:paraId="0D471FFD" w14:textId="77777777" w:rsidR="005D5829" w:rsidRDefault="005D5829">
      <w:pPr>
        <w:spacing w:after="0" w:line="240" w:lineRule="auto"/>
      </w:pPr>
      <w:r>
        <w:continuationSeparator/>
      </w:r>
    </w:p>
  </w:footnote>
  <w:footnote w:type="continuationNotice" w:id="1">
    <w:p w14:paraId="0F3C4B01" w14:textId="77777777" w:rsidR="005D5829" w:rsidRDefault="005D5829">
      <w:pPr>
        <w:spacing w:after="0" w:line="240" w:lineRule="auto"/>
      </w:pPr>
    </w:p>
  </w:footnote>
  <w:footnote w:id="2">
    <w:p w14:paraId="365BF982" w14:textId="598EB6F1" w:rsidR="00004DF0" w:rsidRDefault="00004DF0">
      <w:pPr>
        <w:pStyle w:val="aff"/>
      </w:pPr>
      <w:r>
        <w:rPr>
          <w:rStyle w:val="afff1"/>
        </w:rPr>
        <w:footnoteRef/>
      </w:r>
      <w:r>
        <w:t xml:space="preserve"> </w:t>
      </w:r>
      <w:r>
        <w:rPr>
          <w:rFonts w:ascii="Calibri" w:hAnsi="Calibri"/>
        </w:rPr>
        <w:t>Please note that FOSSID AB refers to the company and FOSSID refers to the tool.</w:t>
      </w:r>
    </w:p>
  </w:footnote>
  <w:footnote w:id="3">
    <w:p w14:paraId="64825AA3" w14:textId="7C192A9C" w:rsidR="00004DF0" w:rsidRDefault="00004DF0">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 w:numId="9">
    <w:abstractNumId w:val="1"/>
    <w:lvlOverride w:ilvl="0">
      <w:startOverride w:val="1"/>
    </w:lvlOverride>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ukuchi, Hiroyuki">
    <w15:presenceInfo w15:providerId="AD" w15:userId="S-1-5-21-1202660629-1425521274-1801674531-5604"/>
  </w15:person>
  <w15:person w15:author="M.Taniguchi">
    <w15:presenceInfo w15:providerId="None" w15:userId="M.Taniguchi"/>
  </w15:person>
  <w15:person w15:author="Fukuchi, Hiroyuki (SGMO)">
    <w15:presenceInfo w15:providerId="AD" w15:userId="S-1-5-21-1202660629-1425521274-1801674531-5604"/>
  </w15:person>
  <w15:person w15:author="tani">
    <w15:presenceInfo w15:providerId="None" w15:userId="tani"/>
  </w15:person>
  <w15:person w15:author="工内隆">
    <w15:presenceInfo w15:providerId="Windows Live" w15:userId="2fdea5dc94d19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4DF0"/>
    <w:rsid w:val="00006815"/>
    <w:rsid w:val="00015561"/>
    <w:rsid w:val="000176CD"/>
    <w:rsid w:val="000254BF"/>
    <w:rsid w:val="00027E2E"/>
    <w:rsid w:val="00032DD2"/>
    <w:rsid w:val="00032E3D"/>
    <w:rsid w:val="00033E0E"/>
    <w:rsid w:val="00036532"/>
    <w:rsid w:val="00042DCB"/>
    <w:rsid w:val="000438AC"/>
    <w:rsid w:val="00044D12"/>
    <w:rsid w:val="000511D7"/>
    <w:rsid w:val="00053C64"/>
    <w:rsid w:val="00060A8A"/>
    <w:rsid w:val="00061DE2"/>
    <w:rsid w:val="0006295A"/>
    <w:rsid w:val="00064726"/>
    <w:rsid w:val="0007210E"/>
    <w:rsid w:val="0007415F"/>
    <w:rsid w:val="00083903"/>
    <w:rsid w:val="000864BA"/>
    <w:rsid w:val="0008715F"/>
    <w:rsid w:val="00090971"/>
    <w:rsid w:val="00091FE8"/>
    <w:rsid w:val="00093380"/>
    <w:rsid w:val="00094391"/>
    <w:rsid w:val="000A5F75"/>
    <w:rsid w:val="000B0972"/>
    <w:rsid w:val="000B308C"/>
    <w:rsid w:val="000B59EF"/>
    <w:rsid w:val="000C0CFB"/>
    <w:rsid w:val="000C4467"/>
    <w:rsid w:val="000C6CAA"/>
    <w:rsid w:val="000D2B55"/>
    <w:rsid w:val="000D46B2"/>
    <w:rsid w:val="000D4E50"/>
    <w:rsid w:val="000D6EA3"/>
    <w:rsid w:val="000E24C3"/>
    <w:rsid w:val="000E3640"/>
    <w:rsid w:val="000F5D0B"/>
    <w:rsid w:val="00106C52"/>
    <w:rsid w:val="00107050"/>
    <w:rsid w:val="00111537"/>
    <w:rsid w:val="00120E89"/>
    <w:rsid w:val="00121BAB"/>
    <w:rsid w:val="00130284"/>
    <w:rsid w:val="001310C3"/>
    <w:rsid w:val="001368BC"/>
    <w:rsid w:val="00140C9D"/>
    <w:rsid w:val="00142802"/>
    <w:rsid w:val="001428E0"/>
    <w:rsid w:val="00152FE5"/>
    <w:rsid w:val="00156959"/>
    <w:rsid w:val="0016469F"/>
    <w:rsid w:val="0017359B"/>
    <w:rsid w:val="001869EB"/>
    <w:rsid w:val="00197BB6"/>
    <w:rsid w:val="001A0DC6"/>
    <w:rsid w:val="001A11B3"/>
    <w:rsid w:val="001A19BA"/>
    <w:rsid w:val="001A4DF1"/>
    <w:rsid w:val="001B1709"/>
    <w:rsid w:val="001B269D"/>
    <w:rsid w:val="001B2C7F"/>
    <w:rsid w:val="001B5CE8"/>
    <w:rsid w:val="001C1021"/>
    <w:rsid w:val="001D03E3"/>
    <w:rsid w:val="001D07AD"/>
    <w:rsid w:val="001D2C2A"/>
    <w:rsid w:val="001E516E"/>
    <w:rsid w:val="001E6258"/>
    <w:rsid w:val="001E6762"/>
    <w:rsid w:val="001E727D"/>
    <w:rsid w:val="001F23DD"/>
    <w:rsid w:val="001F2403"/>
    <w:rsid w:val="001F25A8"/>
    <w:rsid w:val="001F4E11"/>
    <w:rsid w:val="001F7865"/>
    <w:rsid w:val="0020084E"/>
    <w:rsid w:val="00202869"/>
    <w:rsid w:val="00205335"/>
    <w:rsid w:val="00206098"/>
    <w:rsid w:val="00216FB3"/>
    <w:rsid w:val="0022070C"/>
    <w:rsid w:val="00224A23"/>
    <w:rsid w:val="00230DF4"/>
    <w:rsid w:val="0023137E"/>
    <w:rsid w:val="002319E7"/>
    <w:rsid w:val="002346C6"/>
    <w:rsid w:val="00240C8C"/>
    <w:rsid w:val="00240EF2"/>
    <w:rsid w:val="00243C23"/>
    <w:rsid w:val="00243C26"/>
    <w:rsid w:val="002502FB"/>
    <w:rsid w:val="0025103C"/>
    <w:rsid w:val="00251D01"/>
    <w:rsid w:val="002559DE"/>
    <w:rsid w:val="002569DB"/>
    <w:rsid w:val="00260210"/>
    <w:rsid w:val="00265082"/>
    <w:rsid w:val="00266C89"/>
    <w:rsid w:val="002679C0"/>
    <w:rsid w:val="002714E6"/>
    <w:rsid w:val="00273069"/>
    <w:rsid w:val="002732F9"/>
    <w:rsid w:val="00274466"/>
    <w:rsid w:val="00274A90"/>
    <w:rsid w:val="00277146"/>
    <w:rsid w:val="002801A1"/>
    <w:rsid w:val="00284F11"/>
    <w:rsid w:val="00286F2B"/>
    <w:rsid w:val="002906F0"/>
    <w:rsid w:val="00291C10"/>
    <w:rsid w:val="0029252A"/>
    <w:rsid w:val="00293720"/>
    <w:rsid w:val="0029469F"/>
    <w:rsid w:val="00297890"/>
    <w:rsid w:val="00297A92"/>
    <w:rsid w:val="002A2D19"/>
    <w:rsid w:val="002A37AB"/>
    <w:rsid w:val="002A3FAE"/>
    <w:rsid w:val="002A5384"/>
    <w:rsid w:val="002A6E10"/>
    <w:rsid w:val="002B1933"/>
    <w:rsid w:val="002C16CB"/>
    <w:rsid w:val="002C449F"/>
    <w:rsid w:val="002C4D0C"/>
    <w:rsid w:val="002D261B"/>
    <w:rsid w:val="002D5CBB"/>
    <w:rsid w:val="002E13DF"/>
    <w:rsid w:val="002E72CD"/>
    <w:rsid w:val="002E784D"/>
    <w:rsid w:val="002F7C13"/>
    <w:rsid w:val="00301ED9"/>
    <w:rsid w:val="00302EBD"/>
    <w:rsid w:val="00305BE6"/>
    <w:rsid w:val="00311A39"/>
    <w:rsid w:val="0031594C"/>
    <w:rsid w:val="00324E02"/>
    <w:rsid w:val="00325D07"/>
    <w:rsid w:val="003326D5"/>
    <w:rsid w:val="00332B9F"/>
    <w:rsid w:val="00332D6C"/>
    <w:rsid w:val="00332ECA"/>
    <w:rsid w:val="00334A37"/>
    <w:rsid w:val="00334ECF"/>
    <w:rsid w:val="00336925"/>
    <w:rsid w:val="003369AD"/>
    <w:rsid w:val="003412FE"/>
    <w:rsid w:val="003516EA"/>
    <w:rsid w:val="00351C93"/>
    <w:rsid w:val="00360057"/>
    <w:rsid w:val="00361C20"/>
    <w:rsid w:val="0036512D"/>
    <w:rsid w:val="00367A81"/>
    <w:rsid w:val="00370EF3"/>
    <w:rsid w:val="003713C0"/>
    <w:rsid w:val="003743FA"/>
    <w:rsid w:val="00374761"/>
    <w:rsid w:val="003769EA"/>
    <w:rsid w:val="00376B5C"/>
    <w:rsid w:val="00382132"/>
    <w:rsid w:val="0038769F"/>
    <w:rsid w:val="003912C0"/>
    <w:rsid w:val="003919AF"/>
    <w:rsid w:val="003935BD"/>
    <w:rsid w:val="00395A36"/>
    <w:rsid w:val="00395EB2"/>
    <w:rsid w:val="00396D9B"/>
    <w:rsid w:val="003A30D4"/>
    <w:rsid w:val="003A64FD"/>
    <w:rsid w:val="003B0794"/>
    <w:rsid w:val="003B09E0"/>
    <w:rsid w:val="003B3C93"/>
    <w:rsid w:val="003B7A39"/>
    <w:rsid w:val="003C05EC"/>
    <w:rsid w:val="003C0EDC"/>
    <w:rsid w:val="003D1D8A"/>
    <w:rsid w:val="003D1F3F"/>
    <w:rsid w:val="003D3D35"/>
    <w:rsid w:val="003D580B"/>
    <w:rsid w:val="003E082C"/>
    <w:rsid w:val="003E4554"/>
    <w:rsid w:val="003F12FC"/>
    <w:rsid w:val="003F1357"/>
    <w:rsid w:val="003F4257"/>
    <w:rsid w:val="003F6E87"/>
    <w:rsid w:val="003F7C6D"/>
    <w:rsid w:val="0040023C"/>
    <w:rsid w:val="00403B4E"/>
    <w:rsid w:val="00404B30"/>
    <w:rsid w:val="004058E0"/>
    <w:rsid w:val="0041120C"/>
    <w:rsid w:val="0041128E"/>
    <w:rsid w:val="0041206A"/>
    <w:rsid w:val="00413556"/>
    <w:rsid w:val="0041382C"/>
    <w:rsid w:val="00415F29"/>
    <w:rsid w:val="00422481"/>
    <w:rsid w:val="00424089"/>
    <w:rsid w:val="004241EA"/>
    <w:rsid w:val="0042618F"/>
    <w:rsid w:val="00430361"/>
    <w:rsid w:val="00435549"/>
    <w:rsid w:val="00435AC4"/>
    <w:rsid w:val="0044168A"/>
    <w:rsid w:val="0044254A"/>
    <w:rsid w:val="00443537"/>
    <w:rsid w:val="00444006"/>
    <w:rsid w:val="00444017"/>
    <w:rsid w:val="00447B01"/>
    <w:rsid w:val="00460507"/>
    <w:rsid w:val="004606ED"/>
    <w:rsid w:val="004608EA"/>
    <w:rsid w:val="00463E3D"/>
    <w:rsid w:val="004666F8"/>
    <w:rsid w:val="004779F5"/>
    <w:rsid w:val="00477AAD"/>
    <w:rsid w:val="004813E1"/>
    <w:rsid w:val="00482AE1"/>
    <w:rsid w:val="00483436"/>
    <w:rsid w:val="00484925"/>
    <w:rsid w:val="00490B04"/>
    <w:rsid w:val="004970EE"/>
    <w:rsid w:val="004A2870"/>
    <w:rsid w:val="004A494D"/>
    <w:rsid w:val="004A6C13"/>
    <w:rsid w:val="004B554E"/>
    <w:rsid w:val="004C184C"/>
    <w:rsid w:val="004C2414"/>
    <w:rsid w:val="004C6B67"/>
    <w:rsid w:val="004D1A16"/>
    <w:rsid w:val="004D31D9"/>
    <w:rsid w:val="004E135A"/>
    <w:rsid w:val="004E2786"/>
    <w:rsid w:val="004E4F7D"/>
    <w:rsid w:val="004E6994"/>
    <w:rsid w:val="004F6379"/>
    <w:rsid w:val="00500D84"/>
    <w:rsid w:val="00502318"/>
    <w:rsid w:val="00504EA9"/>
    <w:rsid w:val="00530D11"/>
    <w:rsid w:val="00534FC6"/>
    <w:rsid w:val="00535D5A"/>
    <w:rsid w:val="0054052D"/>
    <w:rsid w:val="00541303"/>
    <w:rsid w:val="00541FB0"/>
    <w:rsid w:val="00546BC3"/>
    <w:rsid w:val="005617EF"/>
    <w:rsid w:val="0057191B"/>
    <w:rsid w:val="00572167"/>
    <w:rsid w:val="005762B3"/>
    <w:rsid w:val="00581DD1"/>
    <w:rsid w:val="0058283C"/>
    <w:rsid w:val="00583B00"/>
    <w:rsid w:val="00583C48"/>
    <w:rsid w:val="00587CE8"/>
    <w:rsid w:val="00595FE1"/>
    <w:rsid w:val="00597D3F"/>
    <w:rsid w:val="005A2515"/>
    <w:rsid w:val="005A4F2D"/>
    <w:rsid w:val="005C08F7"/>
    <w:rsid w:val="005C0B7D"/>
    <w:rsid w:val="005C31FC"/>
    <w:rsid w:val="005C3848"/>
    <w:rsid w:val="005C4446"/>
    <w:rsid w:val="005C4F50"/>
    <w:rsid w:val="005C577B"/>
    <w:rsid w:val="005D36EF"/>
    <w:rsid w:val="005D5829"/>
    <w:rsid w:val="005D6FC7"/>
    <w:rsid w:val="005E1B68"/>
    <w:rsid w:val="005E56E9"/>
    <w:rsid w:val="005F1EA1"/>
    <w:rsid w:val="005F5C58"/>
    <w:rsid w:val="005F6C5B"/>
    <w:rsid w:val="00605C1A"/>
    <w:rsid w:val="0061388D"/>
    <w:rsid w:val="00633306"/>
    <w:rsid w:val="006371F1"/>
    <w:rsid w:val="00641E78"/>
    <w:rsid w:val="00643A9A"/>
    <w:rsid w:val="00644390"/>
    <w:rsid w:val="00646F76"/>
    <w:rsid w:val="0065313E"/>
    <w:rsid w:val="00653CB9"/>
    <w:rsid w:val="00656CC4"/>
    <w:rsid w:val="0066000C"/>
    <w:rsid w:val="00660EFF"/>
    <w:rsid w:val="00663239"/>
    <w:rsid w:val="00666F78"/>
    <w:rsid w:val="0067142B"/>
    <w:rsid w:val="006722A9"/>
    <w:rsid w:val="00675AE1"/>
    <w:rsid w:val="00677C0D"/>
    <w:rsid w:val="0068346A"/>
    <w:rsid w:val="00691E56"/>
    <w:rsid w:val="00692A9A"/>
    <w:rsid w:val="0069314E"/>
    <w:rsid w:val="0069693D"/>
    <w:rsid w:val="006A5765"/>
    <w:rsid w:val="006B10C3"/>
    <w:rsid w:val="006B25A1"/>
    <w:rsid w:val="006B3AD1"/>
    <w:rsid w:val="006B6AC6"/>
    <w:rsid w:val="006B6D6E"/>
    <w:rsid w:val="006B6DE7"/>
    <w:rsid w:val="006B7082"/>
    <w:rsid w:val="006C0013"/>
    <w:rsid w:val="006C718F"/>
    <w:rsid w:val="006C74DC"/>
    <w:rsid w:val="006D0F79"/>
    <w:rsid w:val="006E02FA"/>
    <w:rsid w:val="006E30E2"/>
    <w:rsid w:val="006F09A0"/>
    <w:rsid w:val="006F0FDB"/>
    <w:rsid w:val="006F2524"/>
    <w:rsid w:val="006F7995"/>
    <w:rsid w:val="00701F8E"/>
    <w:rsid w:val="00702291"/>
    <w:rsid w:val="00703F0B"/>
    <w:rsid w:val="007060A6"/>
    <w:rsid w:val="007075A6"/>
    <w:rsid w:val="00710442"/>
    <w:rsid w:val="0071271E"/>
    <w:rsid w:val="00714A49"/>
    <w:rsid w:val="0071780D"/>
    <w:rsid w:val="00724FE1"/>
    <w:rsid w:val="00732081"/>
    <w:rsid w:val="0073437E"/>
    <w:rsid w:val="007372B1"/>
    <w:rsid w:val="00742319"/>
    <w:rsid w:val="00750783"/>
    <w:rsid w:val="00760F38"/>
    <w:rsid w:val="0076129B"/>
    <w:rsid w:val="007669CB"/>
    <w:rsid w:val="0076793F"/>
    <w:rsid w:val="007754E7"/>
    <w:rsid w:val="00777891"/>
    <w:rsid w:val="007919F0"/>
    <w:rsid w:val="00794E5E"/>
    <w:rsid w:val="00795409"/>
    <w:rsid w:val="00795D9F"/>
    <w:rsid w:val="00796172"/>
    <w:rsid w:val="00797195"/>
    <w:rsid w:val="007A37AC"/>
    <w:rsid w:val="007A4A22"/>
    <w:rsid w:val="007B0D22"/>
    <w:rsid w:val="007B5EF4"/>
    <w:rsid w:val="007B7A24"/>
    <w:rsid w:val="007C0899"/>
    <w:rsid w:val="007C558E"/>
    <w:rsid w:val="007C5809"/>
    <w:rsid w:val="007C69E4"/>
    <w:rsid w:val="007C6C58"/>
    <w:rsid w:val="007E215D"/>
    <w:rsid w:val="007E3550"/>
    <w:rsid w:val="007E3AFF"/>
    <w:rsid w:val="007E5729"/>
    <w:rsid w:val="007E7CE3"/>
    <w:rsid w:val="007F350C"/>
    <w:rsid w:val="007F5541"/>
    <w:rsid w:val="007F5EFA"/>
    <w:rsid w:val="00801561"/>
    <w:rsid w:val="0080380C"/>
    <w:rsid w:val="00803BE6"/>
    <w:rsid w:val="00804BEC"/>
    <w:rsid w:val="00810B39"/>
    <w:rsid w:val="00810D3B"/>
    <w:rsid w:val="008156F2"/>
    <w:rsid w:val="00825AD9"/>
    <w:rsid w:val="00825CB9"/>
    <w:rsid w:val="00831CA1"/>
    <w:rsid w:val="00835272"/>
    <w:rsid w:val="0083578B"/>
    <w:rsid w:val="008403C6"/>
    <w:rsid w:val="00840CBF"/>
    <w:rsid w:val="008441CF"/>
    <w:rsid w:val="00853F21"/>
    <w:rsid w:val="00855B91"/>
    <w:rsid w:val="00856D2B"/>
    <w:rsid w:val="008616B4"/>
    <w:rsid w:val="00862953"/>
    <w:rsid w:val="00863431"/>
    <w:rsid w:val="008669FE"/>
    <w:rsid w:val="0087007B"/>
    <w:rsid w:val="00871A1A"/>
    <w:rsid w:val="00875DB3"/>
    <w:rsid w:val="008812B6"/>
    <w:rsid w:val="00881D57"/>
    <w:rsid w:val="00885506"/>
    <w:rsid w:val="00887B98"/>
    <w:rsid w:val="008947BD"/>
    <w:rsid w:val="00896E2A"/>
    <w:rsid w:val="008A02BA"/>
    <w:rsid w:val="008A057B"/>
    <w:rsid w:val="008A26C3"/>
    <w:rsid w:val="008A3837"/>
    <w:rsid w:val="008A54DB"/>
    <w:rsid w:val="008B1862"/>
    <w:rsid w:val="008B2010"/>
    <w:rsid w:val="008B31D5"/>
    <w:rsid w:val="008B7386"/>
    <w:rsid w:val="008C3AEA"/>
    <w:rsid w:val="008C555A"/>
    <w:rsid w:val="008C5A2A"/>
    <w:rsid w:val="008D05E8"/>
    <w:rsid w:val="008D169E"/>
    <w:rsid w:val="008D1D10"/>
    <w:rsid w:val="008D5DDD"/>
    <w:rsid w:val="008E1E83"/>
    <w:rsid w:val="008E6339"/>
    <w:rsid w:val="008F0FD9"/>
    <w:rsid w:val="008F5539"/>
    <w:rsid w:val="00903825"/>
    <w:rsid w:val="00905B48"/>
    <w:rsid w:val="00905D11"/>
    <w:rsid w:val="00905E92"/>
    <w:rsid w:val="00907CF2"/>
    <w:rsid w:val="00912693"/>
    <w:rsid w:val="00915E13"/>
    <w:rsid w:val="00924DC1"/>
    <w:rsid w:val="0092580C"/>
    <w:rsid w:val="00926626"/>
    <w:rsid w:val="00926772"/>
    <w:rsid w:val="009313BA"/>
    <w:rsid w:val="00934F7F"/>
    <w:rsid w:val="00935D34"/>
    <w:rsid w:val="00936928"/>
    <w:rsid w:val="00936E27"/>
    <w:rsid w:val="0093714E"/>
    <w:rsid w:val="00945EE5"/>
    <w:rsid w:val="00954E05"/>
    <w:rsid w:val="009558CF"/>
    <w:rsid w:val="00955CAF"/>
    <w:rsid w:val="009560AD"/>
    <w:rsid w:val="0096539F"/>
    <w:rsid w:val="0097200C"/>
    <w:rsid w:val="00972D7C"/>
    <w:rsid w:val="00976FFA"/>
    <w:rsid w:val="00983310"/>
    <w:rsid w:val="009927F4"/>
    <w:rsid w:val="009946B7"/>
    <w:rsid w:val="009963FE"/>
    <w:rsid w:val="009964B0"/>
    <w:rsid w:val="009A21D2"/>
    <w:rsid w:val="009A6972"/>
    <w:rsid w:val="009A7D8B"/>
    <w:rsid w:val="009B0448"/>
    <w:rsid w:val="009C016F"/>
    <w:rsid w:val="009C026F"/>
    <w:rsid w:val="009C273C"/>
    <w:rsid w:val="009C2C96"/>
    <w:rsid w:val="009C44B7"/>
    <w:rsid w:val="009D3CFB"/>
    <w:rsid w:val="009D4818"/>
    <w:rsid w:val="009D6DC4"/>
    <w:rsid w:val="009E09A2"/>
    <w:rsid w:val="009E1FA9"/>
    <w:rsid w:val="009E2A37"/>
    <w:rsid w:val="009E3316"/>
    <w:rsid w:val="009E35CD"/>
    <w:rsid w:val="009E44BE"/>
    <w:rsid w:val="009E50D2"/>
    <w:rsid w:val="009E5DFC"/>
    <w:rsid w:val="009F2538"/>
    <w:rsid w:val="009F49A3"/>
    <w:rsid w:val="00A00FB0"/>
    <w:rsid w:val="00A0559A"/>
    <w:rsid w:val="00A1002F"/>
    <w:rsid w:val="00A11D84"/>
    <w:rsid w:val="00A14C26"/>
    <w:rsid w:val="00A1552E"/>
    <w:rsid w:val="00A16210"/>
    <w:rsid w:val="00A16688"/>
    <w:rsid w:val="00A178FD"/>
    <w:rsid w:val="00A22215"/>
    <w:rsid w:val="00A2398A"/>
    <w:rsid w:val="00A24EDF"/>
    <w:rsid w:val="00A251AC"/>
    <w:rsid w:val="00A40268"/>
    <w:rsid w:val="00A477E0"/>
    <w:rsid w:val="00A5151D"/>
    <w:rsid w:val="00A517FB"/>
    <w:rsid w:val="00A51F9F"/>
    <w:rsid w:val="00A533E8"/>
    <w:rsid w:val="00A53A30"/>
    <w:rsid w:val="00A53F60"/>
    <w:rsid w:val="00A548AB"/>
    <w:rsid w:val="00A64C29"/>
    <w:rsid w:val="00A65710"/>
    <w:rsid w:val="00A660DB"/>
    <w:rsid w:val="00A662C1"/>
    <w:rsid w:val="00A66BDC"/>
    <w:rsid w:val="00A679A6"/>
    <w:rsid w:val="00A70572"/>
    <w:rsid w:val="00A71F58"/>
    <w:rsid w:val="00A74B57"/>
    <w:rsid w:val="00A862FC"/>
    <w:rsid w:val="00A86A80"/>
    <w:rsid w:val="00A92675"/>
    <w:rsid w:val="00A9373F"/>
    <w:rsid w:val="00AA01D7"/>
    <w:rsid w:val="00AA3825"/>
    <w:rsid w:val="00AA6DA0"/>
    <w:rsid w:val="00AB211E"/>
    <w:rsid w:val="00AC2BE4"/>
    <w:rsid w:val="00AC342D"/>
    <w:rsid w:val="00AC72F8"/>
    <w:rsid w:val="00AD2403"/>
    <w:rsid w:val="00AD5BA4"/>
    <w:rsid w:val="00AD71F3"/>
    <w:rsid w:val="00AE3E71"/>
    <w:rsid w:val="00AE5E52"/>
    <w:rsid w:val="00AE601F"/>
    <w:rsid w:val="00AF4C27"/>
    <w:rsid w:val="00B11315"/>
    <w:rsid w:val="00B17D75"/>
    <w:rsid w:val="00B20084"/>
    <w:rsid w:val="00B219DF"/>
    <w:rsid w:val="00B23DF7"/>
    <w:rsid w:val="00B27217"/>
    <w:rsid w:val="00B362CC"/>
    <w:rsid w:val="00B40AC9"/>
    <w:rsid w:val="00B42ACD"/>
    <w:rsid w:val="00B472B2"/>
    <w:rsid w:val="00B50A4D"/>
    <w:rsid w:val="00B530D9"/>
    <w:rsid w:val="00B567B1"/>
    <w:rsid w:val="00B57948"/>
    <w:rsid w:val="00B605F1"/>
    <w:rsid w:val="00B60F5F"/>
    <w:rsid w:val="00B61F83"/>
    <w:rsid w:val="00B63EDC"/>
    <w:rsid w:val="00B77E63"/>
    <w:rsid w:val="00B81DB8"/>
    <w:rsid w:val="00B900DD"/>
    <w:rsid w:val="00B94B3A"/>
    <w:rsid w:val="00B961EA"/>
    <w:rsid w:val="00BA2CB1"/>
    <w:rsid w:val="00BA438C"/>
    <w:rsid w:val="00BA5A25"/>
    <w:rsid w:val="00BA6C74"/>
    <w:rsid w:val="00BA78CF"/>
    <w:rsid w:val="00BA7B9C"/>
    <w:rsid w:val="00BB143C"/>
    <w:rsid w:val="00BB1A92"/>
    <w:rsid w:val="00BB5139"/>
    <w:rsid w:val="00BC2BB1"/>
    <w:rsid w:val="00BC4D85"/>
    <w:rsid w:val="00BC53B5"/>
    <w:rsid w:val="00BC6241"/>
    <w:rsid w:val="00BD581D"/>
    <w:rsid w:val="00BE288F"/>
    <w:rsid w:val="00BE62FF"/>
    <w:rsid w:val="00BE6864"/>
    <w:rsid w:val="00BF108A"/>
    <w:rsid w:val="00BF139D"/>
    <w:rsid w:val="00BF2D77"/>
    <w:rsid w:val="00BF4259"/>
    <w:rsid w:val="00BF4D80"/>
    <w:rsid w:val="00BF67B6"/>
    <w:rsid w:val="00BF7C96"/>
    <w:rsid w:val="00C05989"/>
    <w:rsid w:val="00C0716F"/>
    <w:rsid w:val="00C248FF"/>
    <w:rsid w:val="00C30421"/>
    <w:rsid w:val="00C36B33"/>
    <w:rsid w:val="00C3775D"/>
    <w:rsid w:val="00C37F84"/>
    <w:rsid w:val="00C42AB9"/>
    <w:rsid w:val="00C43BFB"/>
    <w:rsid w:val="00C45A31"/>
    <w:rsid w:val="00C513B2"/>
    <w:rsid w:val="00C52543"/>
    <w:rsid w:val="00C57BB9"/>
    <w:rsid w:val="00C60293"/>
    <w:rsid w:val="00C73CA9"/>
    <w:rsid w:val="00C73D6E"/>
    <w:rsid w:val="00C8062E"/>
    <w:rsid w:val="00C81F05"/>
    <w:rsid w:val="00C829B2"/>
    <w:rsid w:val="00C87EF0"/>
    <w:rsid w:val="00C91292"/>
    <w:rsid w:val="00C9433B"/>
    <w:rsid w:val="00CA09FA"/>
    <w:rsid w:val="00CA14EE"/>
    <w:rsid w:val="00CA1A13"/>
    <w:rsid w:val="00CA2133"/>
    <w:rsid w:val="00CA3C6E"/>
    <w:rsid w:val="00CA754D"/>
    <w:rsid w:val="00CB0023"/>
    <w:rsid w:val="00CB2114"/>
    <w:rsid w:val="00CB6987"/>
    <w:rsid w:val="00CB75F6"/>
    <w:rsid w:val="00CB7DBA"/>
    <w:rsid w:val="00CC0FC9"/>
    <w:rsid w:val="00CC3010"/>
    <w:rsid w:val="00CC7635"/>
    <w:rsid w:val="00CC7652"/>
    <w:rsid w:val="00CD0F9D"/>
    <w:rsid w:val="00CD4035"/>
    <w:rsid w:val="00CD7F8A"/>
    <w:rsid w:val="00CE6C71"/>
    <w:rsid w:val="00D016A1"/>
    <w:rsid w:val="00D0263A"/>
    <w:rsid w:val="00D05AD9"/>
    <w:rsid w:val="00D101D2"/>
    <w:rsid w:val="00D103B8"/>
    <w:rsid w:val="00D11512"/>
    <w:rsid w:val="00D120C2"/>
    <w:rsid w:val="00D12685"/>
    <w:rsid w:val="00D1367D"/>
    <w:rsid w:val="00D13BD3"/>
    <w:rsid w:val="00D14032"/>
    <w:rsid w:val="00D21CCA"/>
    <w:rsid w:val="00D27A43"/>
    <w:rsid w:val="00D31F80"/>
    <w:rsid w:val="00D32985"/>
    <w:rsid w:val="00D34803"/>
    <w:rsid w:val="00D3496F"/>
    <w:rsid w:val="00D4167D"/>
    <w:rsid w:val="00D425FB"/>
    <w:rsid w:val="00D42896"/>
    <w:rsid w:val="00D437A0"/>
    <w:rsid w:val="00D44074"/>
    <w:rsid w:val="00D46A28"/>
    <w:rsid w:val="00D54CFB"/>
    <w:rsid w:val="00D55360"/>
    <w:rsid w:val="00D60F66"/>
    <w:rsid w:val="00D66301"/>
    <w:rsid w:val="00D6710C"/>
    <w:rsid w:val="00D801E8"/>
    <w:rsid w:val="00D82309"/>
    <w:rsid w:val="00D83B4C"/>
    <w:rsid w:val="00D8670A"/>
    <w:rsid w:val="00D86DD4"/>
    <w:rsid w:val="00D91049"/>
    <w:rsid w:val="00D931A0"/>
    <w:rsid w:val="00D952EC"/>
    <w:rsid w:val="00DA2AD4"/>
    <w:rsid w:val="00DA2D52"/>
    <w:rsid w:val="00DA6F6F"/>
    <w:rsid w:val="00DB067F"/>
    <w:rsid w:val="00DB59A3"/>
    <w:rsid w:val="00DB5B0F"/>
    <w:rsid w:val="00DB756E"/>
    <w:rsid w:val="00DB76CA"/>
    <w:rsid w:val="00DC1F76"/>
    <w:rsid w:val="00DC4D20"/>
    <w:rsid w:val="00DC789D"/>
    <w:rsid w:val="00DD2A27"/>
    <w:rsid w:val="00DD2BD3"/>
    <w:rsid w:val="00DE1039"/>
    <w:rsid w:val="00DE3ADE"/>
    <w:rsid w:val="00DF7488"/>
    <w:rsid w:val="00DF7A6D"/>
    <w:rsid w:val="00E00EA2"/>
    <w:rsid w:val="00E02135"/>
    <w:rsid w:val="00E03C4A"/>
    <w:rsid w:val="00E06D90"/>
    <w:rsid w:val="00E0749F"/>
    <w:rsid w:val="00E07604"/>
    <w:rsid w:val="00E100C5"/>
    <w:rsid w:val="00E15650"/>
    <w:rsid w:val="00E20B47"/>
    <w:rsid w:val="00E2797B"/>
    <w:rsid w:val="00E30CC4"/>
    <w:rsid w:val="00E325AA"/>
    <w:rsid w:val="00E364AE"/>
    <w:rsid w:val="00E436EF"/>
    <w:rsid w:val="00E46068"/>
    <w:rsid w:val="00E523EE"/>
    <w:rsid w:val="00E53188"/>
    <w:rsid w:val="00E55C24"/>
    <w:rsid w:val="00E57AF5"/>
    <w:rsid w:val="00E60F2A"/>
    <w:rsid w:val="00E6504A"/>
    <w:rsid w:val="00E653F0"/>
    <w:rsid w:val="00E667C3"/>
    <w:rsid w:val="00E71A65"/>
    <w:rsid w:val="00E7724A"/>
    <w:rsid w:val="00E77F39"/>
    <w:rsid w:val="00E838CA"/>
    <w:rsid w:val="00E87B91"/>
    <w:rsid w:val="00E908ED"/>
    <w:rsid w:val="00E90CF1"/>
    <w:rsid w:val="00E9167A"/>
    <w:rsid w:val="00E91749"/>
    <w:rsid w:val="00E933A6"/>
    <w:rsid w:val="00E94A9D"/>
    <w:rsid w:val="00EA08A6"/>
    <w:rsid w:val="00EA740B"/>
    <w:rsid w:val="00EA7961"/>
    <w:rsid w:val="00EA7AAC"/>
    <w:rsid w:val="00EB40E5"/>
    <w:rsid w:val="00EB45E8"/>
    <w:rsid w:val="00EB70F8"/>
    <w:rsid w:val="00EB79FF"/>
    <w:rsid w:val="00EC12BE"/>
    <w:rsid w:val="00EC1B08"/>
    <w:rsid w:val="00ED25AF"/>
    <w:rsid w:val="00ED2D04"/>
    <w:rsid w:val="00ED4106"/>
    <w:rsid w:val="00ED54B0"/>
    <w:rsid w:val="00ED6CEC"/>
    <w:rsid w:val="00ED7123"/>
    <w:rsid w:val="00EE0915"/>
    <w:rsid w:val="00EE0B42"/>
    <w:rsid w:val="00EE2FE5"/>
    <w:rsid w:val="00EE37B1"/>
    <w:rsid w:val="00EE7999"/>
    <w:rsid w:val="00EF1C17"/>
    <w:rsid w:val="00EF292C"/>
    <w:rsid w:val="00EF2D40"/>
    <w:rsid w:val="00EF5B98"/>
    <w:rsid w:val="00EF6931"/>
    <w:rsid w:val="00F0185C"/>
    <w:rsid w:val="00F1243D"/>
    <w:rsid w:val="00F167A2"/>
    <w:rsid w:val="00F16C1E"/>
    <w:rsid w:val="00F20510"/>
    <w:rsid w:val="00F2323D"/>
    <w:rsid w:val="00F3158A"/>
    <w:rsid w:val="00F33449"/>
    <w:rsid w:val="00F348D1"/>
    <w:rsid w:val="00F35469"/>
    <w:rsid w:val="00F37E36"/>
    <w:rsid w:val="00F43A1D"/>
    <w:rsid w:val="00F45C0E"/>
    <w:rsid w:val="00F47D7E"/>
    <w:rsid w:val="00F52445"/>
    <w:rsid w:val="00F53F54"/>
    <w:rsid w:val="00F57A2C"/>
    <w:rsid w:val="00F7165C"/>
    <w:rsid w:val="00F73BD0"/>
    <w:rsid w:val="00F81D54"/>
    <w:rsid w:val="00F81F17"/>
    <w:rsid w:val="00F83052"/>
    <w:rsid w:val="00F848AB"/>
    <w:rsid w:val="00F8707D"/>
    <w:rsid w:val="00F9047A"/>
    <w:rsid w:val="00F920A7"/>
    <w:rsid w:val="00F923E9"/>
    <w:rsid w:val="00F933F4"/>
    <w:rsid w:val="00F93C46"/>
    <w:rsid w:val="00F960D0"/>
    <w:rsid w:val="00FA02EB"/>
    <w:rsid w:val="00FA421D"/>
    <w:rsid w:val="00FA5BB0"/>
    <w:rsid w:val="00FA62F4"/>
    <w:rsid w:val="00FA6C9D"/>
    <w:rsid w:val="00FA7117"/>
    <w:rsid w:val="00FC0BFA"/>
    <w:rsid w:val="00FC1A65"/>
    <w:rsid w:val="00FC289C"/>
    <w:rsid w:val="00FD21CE"/>
    <w:rsid w:val="00FF0A88"/>
    <w:rsid w:val="00FF26C9"/>
    <w:rsid w:val="00FF3F0F"/>
    <w:rsid w:val="00FF554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CD790074-DB44-4E9D-924A-2815A168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qFormat="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iPriority="0" w:unhideWhenUsed="1"/>
    <w:lsdException w:name="List Bullet" w:uiPriority="31" w:unhideWhenUsed="1" w:qFormat="1"/>
    <w:lsdException w:name="List Number" w:uiPriority="32"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openchainproject.org/conformance" TargetMode="External"/><Relationship Id="rId39" Type="http://schemas.openxmlformats.org/officeDocument/2006/relationships/hyperlink" Target="https://wiki.linuxfoundation.org/openchain/curriculum" TargetMode="External"/><Relationship Id="rId21" Type="http://schemas.openxmlformats.org/officeDocument/2006/relationships/image" Target="media/image12.png"/><Relationship Id="rId34" Type="http://schemas.openxmlformats.org/officeDocument/2006/relationships/footer" Target="footer2.xml"/><Relationship Id="rId42" Type="http://schemas.openxmlformats.org/officeDocument/2006/relationships/hyperlink" Target="https://training.linuxfoundation.org/linux-courses/open-source-compliance-courses/compliance-basics-for-developers" TargetMode="External"/><Relationship Id="rId47" Type="http://schemas.openxmlformats.org/officeDocument/2006/relationships/hyperlink" Target="http://fossa.io/" TargetMode="External"/><Relationship Id="rId50" Type="http://schemas.openxmlformats.org/officeDocument/2006/relationships/hyperlink" Target="http://www.protecode.com/" TargetMode="External"/><Relationship Id="rId55" Type="http://schemas.openxmlformats.org/officeDocument/2006/relationships/hyperlink" Target="https://www.fossology.org/" TargetMode="External"/><Relationship Id="rId63" Type="http://schemas.openxmlformats.org/officeDocument/2006/relationships/hyperlink" Target="https://twitter.com/ibrahimatlinux"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openchainproject.org/conform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linux.com/publications/open-source-compliance-enterprise" TargetMode="External"/><Relationship Id="rId32" Type="http://schemas.openxmlformats.org/officeDocument/2006/relationships/hyperlink" Target="https://www.linuxfoundation.org/publications/self-assessment-checklist/" TargetMode="External"/><Relationship Id="rId37" Type="http://schemas.openxmlformats.org/officeDocument/2006/relationships/hyperlink" Target="https://www.linuxfoundation.org/news-media/research/practical-gpl-compliance" TargetMode="External"/><Relationship Id="rId40" Type="http://schemas.openxmlformats.org/officeDocument/2006/relationships/hyperlink" Target="https://wiki.linuxfoundation.org/openchain/curriculum" TargetMode="External"/><Relationship Id="rId45" Type="http://schemas.openxmlformats.org/officeDocument/2006/relationships/hyperlink" Target="https://www.blackducksoftware.com/" TargetMode="External"/><Relationship Id="rId53" Type="http://schemas.openxmlformats.org/officeDocument/2006/relationships/hyperlink" Target="https://www.fossology.org/" TargetMode="External"/><Relationship Id="rId58" Type="http://schemas.openxmlformats.org/officeDocument/2006/relationships/hyperlink" Target="mailto:info@linuxfoundation.org"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iki.linuxfoundation.org/_media/openchain/openchain_conformance_conformance_check_1.1.pdf" TargetMode="External"/><Relationship Id="rId36" Type="http://schemas.openxmlformats.org/officeDocument/2006/relationships/hyperlink" Target="https://www.linux.com/publications/open-source-compliance-enterprise" TargetMode="External"/><Relationship Id="rId49" Type="http://schemas.openxmlformats.org/officeDocument/2006/relationships/hyperlink" Target="https://www.nexb.com/" TargetMode="External"/><Relationship Id="rId57" Type="http://schemas.openxmlformats.org/officeDocument/2006/relationships/hyperlink" Target="mailto:info@linuxfoundation.org" TargetMode="External"/><Relationship Id="rId61"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iki.linuxfoundation.org/_media/openchain/openchain_conformance_conformance_check_1.1.pdf" TargetMode="External"/><Relationship Id="rId44" Type="http://schemas.openxmlformats.org/officeDocument/2006/relationships/hyperlink" Target="https://spdx.org/" TargetMode="External"/><Relationship Id="rId52" Type="http://schemas.openxmlformats.org/officeDocument/2006/relationships/hyperlink" Target="https://www.whitesourcesoftware.com/" TargetMode="External"/><Relationship Id="rId60" Type="http://schemas.openxmlformats.org/officeDocument/2006/relationships/hyperlink" Target="https://www.openchainproject.org/" TargetMode="External"/><Relationship Id="rId65" Type="http://schemas.openxmlformats.org/officeDocument/2006/relationships/hyperlink" Target="https://twitter.com/ibrahimatlinux"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ertification.openchainproject.org/" TargetMode="External"/><Relationship Id="rId30" Type="http://schemas.openxmlformats.org/officeDocument/2006/relationships/hyperlink" Target="https://certification.openchainproject.org/" TargetMode="External"/><Relationship Id="rId35" Type="http://schemas.openxmlformats.org/officeDocument/2006/relationships/hyperlink" Target="https://www.linux.com/publications/open-source-compliance-enterprise" TargetMode="External"/><Relationship Id="rId43" Type="http://schemas.openxmlformats.org/officeDocument/2006/relationships/hyperlink" Target="https://spdx.org/" TargetMode="External"/><Relationship Id="rId48" Type="http://schemas.openxmlformats.org/officeDocument/2006/relationships/hyperlink" Target="http://www.fossid.com" TargetMode="External"/><Relationship Id="rId56" Type="http://schemas.openxmlformats.org/officeDocument/2006/relationships/hyperlink" Target="http://www.binaryanalysis.org/" TargetMode="External"/><Relationship Id="rId64" Type="http://schemas.openxmlformats.org/officeDocument/2006/relationships/hyperlink" Target="http://www.ibrahimatlinux.com/" TargetMode="External"/><Relationship Id="rId69" Type="http://schemas.microsoft.com/office/2016/09/relationships/commentsIds" Target="commentsIds.xml"/><Relationship Id="rId8" Type="http://schemas.openxmlformats.org/officeDocument/2006/relationships/comments" Target="comments.xml"/><Relationship Id="rId51" Type="http://schemas.openxmlformats.org/officeDocument/2006/relationships/hyperlink" Target="https://www.roguewave.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linux.com/publications/open-source-compliance-enterprise" TargetMode="External"/><Relationship Id="rId33" Type="http://schemas.openxmlformats.org/officeDocument/2006/relationships/footer" Target="footer1.xml"/><Relationship Id="rId38" Type="http://schemas.openxmlformats.org/officeDocument/2006/relationships/hyperlink" Target="https://www.linuxfoundation.org/news-media/research/practical-gpl-compliance" TargetMode="External"/><Relationship Id="rId46" Type="http://schemas.openxmlformats.org/officeDocument/2006/relationships/hyperlink" Target="https://www.flexerasoftware.com/" TargetMode="External"/><Relationship Id="rId59" Type="http://schemas.openxmlformats.org/officeDocument/2006/relationships/hyperlink" Target="https://www.openchainproject.org/" TargetMode="External"/><Relationship Id="rId67" Type="http://schemas.microsoft.com/office/2011/relationships/people" Target="people.xml"/><Relationship Id="rId20" Type="http://schemas.openxmlformats.org/officeDocument/2006/relationships/image" Target="media/image11.png"/><Relationship Id="rId41" Type="http://schemas.openxmlformats.org/officeDocument/2006/relationships/hyperlink" Target="https://training.linuxfoundation.org/linux-courses/open-source-compliance-courses/compliance-basics-for-developers" TargetMode="External"/><Relationship Id="rId54" Type="http://schemas.openxmlformats.org/officeDocument/2006/relationships/hyperlink" Target="http://www.binaryanalysis.org/" TargetMode="External"/><Relationship Id="rId62" Type="http://schemas.openxmlformats.org/officeDocument/2006/relationships/hyperlink" Target="http://www.ibrahimatlinux.com/"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B669B-8F91-4B89-9E2D-D3906EAC8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4187</TotalTime>
  <Pages>32</Pages>
  <Words>8729</Words>
  <Characters>49757</Characters>
  <Application>Microsoft Office Word</Application>
  <DocSecurity>0</DocSecurity>
  <Lines>414</Lines>
  <Paragraphs>116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58370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M.Taniguchi</cp:lastModifiedBy>
  <cp:revision>38</cp:revision>
  <cp:lastPrinted>2017-09-07T19:25:00Z</cp:lastPrinted>
  <dcterms:created xsi:type="dcterms:W3CDTF">2017-11-23T08:36:00Z</dcterms:created>
  <dcterms:modified xsi:type="dcterms:W3CDTF">2018-01-10T10:50:00Z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