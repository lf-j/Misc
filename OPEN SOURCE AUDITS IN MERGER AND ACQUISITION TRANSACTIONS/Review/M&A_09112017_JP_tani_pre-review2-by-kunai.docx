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923247" w14:textId="222F9903" w:rsidR="005F1EA1" w:rsidRPr="00572167" w:rsidRDefault="00EC1B08" w:rsidP="00A2398A">
      <w:pPr>
        <w:pStyle w:val="TitleIbrahim"/>
        <w:rPr>
          <w:b/>
        </w:rPr>
      </w:pPr>
      <w:bookmarkStart w:id="0" w:name="_Toc488162063"/>
      <w:bookmarkStart w:id="1" w:name="_Toc488316236"/>
      <w:bookmarkStart w:id="2" w:name="_Toc492046544"/>
      <w:r w:rsidRPr="00572167">
        <w:rPr>
          <w:rFonts w:ascii="メイリオ" w:eastAsia="メイリオ" w:hAnsi="メイリオ" w:cs="メイリオ" w:hint="eastAsia"/>
          <w:b/>
        </w:rPr>
        <w:t>M&amp;A取引での</w:t>
      </w:r>
      <w:r w:rsidRPr="00572167">
        <w:rPr>
          <w:rFonts w:ascii="メイリオ" w:eastAsia="メイリオ" w:hAnsi="メイリオ" w:cs="メイリオ"/>
          <w:b/>
        </w:rPr>
        <w:br/>
      </w:r>
      <w:r w:rsidRPr="00572167">
        <w:rPr>
          <w:rFonts w:ascii="メイリオ" w:eastAsia="メイリオ" w:hAnsi="メイリオ" w:cs="メイリオ" w:hint="eastAsia"/>
          <w:b/>
        </w:rPr>
        <w:t>オープンソース監査</w:t>
      </w:r>
      <w:bookmarkEnd w:id="0"/>
      <w:bookmarkEnd w:id="1"/>
      <w:bookmarkEnd w:id="2"/>
      <w:r w:rsidR="00A2398A">
        <w:rPr>
          <w:rFonts w:ascii="メイリオ" w:eastAsia="メイリオ" w:hAnsi="メイリオ" w:cs="メイリオ"/>
          <w:b/>
        </w:rPr>
        <w:br/>
      </w:r>
      <w:r w:rsidR="00A2398A">
        <w:rPr>
          <w:rFonts w:ascii="メイリオ" w:eastAsia="メイリオ" w:hAnsi="メイリオ" w:cs="メイリオ" w:hint="eastAsia"/>
          <w:b/>
        </w:rPr>
        <w:t>（</w:t>
      </w:r>
      <w:r w:rsidR="00A2398A" w:rsidRPr="00A2398A">
        <w:rPr>
          <w:rFonts w:ascii="メイリオ" w:eastAsia="メイリオ" w:hAnsi="メイリオ" w:cs="メイリオ"/>
          <w:b/>
        </w:rPr>
        <w:t>OPEN SOURCE AUDITS IN MERGER AND ACQUISITION TRANSACTIONS</w:t>
      </w:r>
      <w:r w:rsidR="00A2398A">
        <w:rPr>
          <w:rFonts w:ascii="メイリオ" w:eastAsia="メイリオ" w:hAnsi="メイリオ" w:cs="メイリオ" w:hint="eastAsia"/>
          <w:b/>
        </w:rPr>
        <w:t>）</w:t>
      </w:r>
    </w:p>
    <w:p w14:paraId="44F06EBB" w14:textId="352C47D5" w:rsidR="00597D3F" w:rsidRPr="00EC1B08" w:rsidRDefault="00EC1B08" w:rsidP="00A2398A">
      <w:pPr>
        <w:pStyle w:val="SubtitleIbrahim"/>
        <w:spacing w:afterLines="150" w:after="360"/>
        <w:rPr>
          <w:rFonts w:ascii="メイリオ" w:eastAsia="メイリオ" w:hAnsi="メイリオ" w:cs="メイリオ"/>
        </w:rPr>
      </w:pPr>
      <w:bookmarkStart w:id="3" w:name="_Toc488162064"/>
      <w:bookmarkStart w:id="4" w:name="_Toc488316237"/>
      <w:bookmarkStart w:id="5" w:name="_Toc492046545"/>
      <w:r w:rsidRPr="00EC1B08">
        <w:rPr>
          <w:rFonts w:ascii="メイリオ" w:eastAsia="メイリオ" w:hAnsi="メイリオ" w:cs="メイリオ" w:hint="eastAsia"/>
        </w:rPr>
        <w:t>必須</w:t>
      </w:r>
      <w:r w:rsidR="003412FE">
        <w:rPr>
          <w:rFonts w:ascii="メイリオ" w:eastAsia="メイリオ" w:hAnsi="メイリオ" w:cs="メイリオ" w:hint="eastAsia"/>
        </w:rPr>
        <w:t>となる</w:t>
      </w:r>
      <w:r w:rsidR="00572167">
        <w:rPr>
          <w:rFonts w:ascii="メイリオ" w:eastAsia="メイリオ" w:hAnsi="メイリオ" w:cs="メイリオ" w:hint="eastAsia"/>
        </w:rPr>
        <w:t>その</w:t>
      </w:r>
      <w:r w:rsidRPr="00EC1B08">
        <w:rPr>
          <w:rFonts w:ascii="メイリオ" w:eastAsia="メイリオ" w:hAnsi="メイリオ" w:cs="メイリオ" w:hint="eastAsia"/>
        </w:rPr>
        <w:t>基礎</w:t>
      </w:r>
      <w:bookmarkEnd w:id="3"/>
      <w:bookmarkEnd w:id="4"/>
      <w:bookmarkEnd w:id="5"/>
      <w:r w:rsidR="003412FE">
        <w:rPr>
          <w:rFonts w:ascii="メイリオ" w:eastAsia="メイリオ" w:hAnsi="メイリオ" w:cs="メイリオ" w:hint="eastAsia"/>
        </w:rPr>
        <w:t>知識</w:t>
      </w:r>
      <w:r w:rsidR="00A2398A">
        <w:rPr>
          <w:rFonts w:ascii="メイリオ" w:eastAsia="メイリオ" w:hAnsi="メイリオ" w:cs="メイリオ"/>
        </w:rPr>
        <w:br/>
      </w:r>
      <w:r w:rsidR="00A2398A">
        <w:rPr>
          <w:rFonts w:ascii="メイリオ" w:eastAsia="メイリオ" w:hAnsi="メイリオ" w:cs="メイリオ" w:hint="eastAsia"/>
        </w:rPr>
        <w:t>（</w:t>
      </w:r>
      <w:r w:rsidR="00A2398A" w:rsidRPr="00A2398A">
        <w:rPr>
          <w:rFonts w:ascii="メイリオ" w:eastAsia="メイリオ" w:hAnsi="メイリオ" w:cs="メイリオ"/>
        </w:rPr>
        <w:t>THE BASICS YOU MUST KNOW</w:t>
      </w:r>
      <w:r w:rsidR="00A2398A">
        <w:rPr>
          <w:rFonts w:ascii="メイリオ" w:eastAsia="メイリオ" w:hAnsi="メイリオ" w:cs="メイリオ" w:hint="eastAsia"/>
        </w:rPr>
        <w:t>）</w:t>
      </w:r>
      <w:r w:rsidR="00A2398A">
        <w:rPr>
          <w:rFonts w:ascii="メイリオ" w:eastAsia="メイリオ" w:hAnsi="メイリオ" w:cs="メイリオ"/>
        </w:rPr>
        <w:br/>
      </w:r>
    </w:p>
    <w:p w14:paraId="08BF5AD0" w14:textId="7E31D97E" w:rsidR="00675AE1" w:rsidRPr="002C4D0C" w:rsidRDefault="00156959" w:rsidP="00A2398A">
      <w:pPr>
        <w:spacing w:afterLines="550" w:after="132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p>
    <w:p w14:paraId="778ABB7C" w14:textId="77777777" w:rsidR="00A2398A" w:rsidRDefault="00A2398A" w:rsidP="00CC7635">
      <w:pPr>
        <w:ind w:left="508" w:right="558"/>
        <w:rPr>
          <w:rFonts w:ascii="ＭＳ Ｐゴシック" w:eastAsia="ＭＳ Ｐゴシック" w:hAnsi="ＭＳ Ｐゴシック" w:cstheme="majorBidi"/>
          <w:i/>
          <w:iCs/>
          <w:color w:val="0072C6" w:themeColor="accent1"/>
          <w:sz w:val="22"/>
          <w:szCs w:val="22"/>
        </w:rPr>
      </w:pPr>
      <w:r w:rsidRPr="00A2398A">
        <w:rPr>
          <w:rFonts w:ascii="ＭＳ Ｐゴシック" w:eastAsia="ＭＳ Ｐゴシック" w:hAnsi="ＭＳ Ｐゴシック" w:cstheme="majorBidi"/>
          <w:i/>
          <w:iCs/>
          <w:color w:val="0072C6" w:themeColor="accent1"/>
          <w:sz w:val="22"/>
          <w:szCs w:val="22"/>
        </w:rPr>
        <w:t>In this paper, Haddad provides an overview and a practical guide on open source audits in merger and acquisition (M&amp;A) transactions, and offers basic guidelines to improve open source compliance preparedness for both the target company and the acquirer.</w:t>
      </w:r>
    </w:p>
    <w:p w14:paraId="54E68D54" w14:textId="741D1087" w:rsidR="00675AE1" w:rsidRPr="00CC7635" w:rsidRDefault="00903825" w:rsidP="00CC7635">
      <w:pPr>
        <w:ind w:left="508" w:right="558"/>
        <w:rPr>
          <w:rFonts w:ascii="ＭＳ Ｐゴシック" w:eastAsia="ＭＳ Ｐゴシック" w:hAnsi="ＭＳ Ｐゴシック" w:cstheme="majorBidi"/>
          <w:i/>
          <w:iCs/>
          <w:color w:val="0072C6" w:themeColor="accent1"/>
          <w:sz w:val="22"/>
          <w:szCs w:val="22"/>
        </w:rPr>
      </w:pPr>
      <w:r>
        <w:rPr>
          <w:rFonts w:ascii="ＭＳ Ｐゴシック" w:eastAsia="ＭＳ Ｐゴシック" w:hAnsi="ＭＳ Ｐゴシック" w:cstheme="majorBidi" w:hint="eastAsia"/>
          <w:i/>
          <w:iCs/>
          <w:color w:val="0072C6" w:themeColor="accent1"/>
          <w:sz w:val="22"/>
          <w:szCs w:val="22"/>
        </w:rPr>
        <w:t>本</w:t>
      </w:r>
      <w:ins w:id="6" w:author="工内隆" w:date="2017-12-06T14:59:00Z">
        <w:r w:rsidR="000176CD">
          <w:rPr>
            <w:rFonts w:ascii="ＭＳ Ｐゴシック" w:eastAsia="ＭＳ Ｐゴシック" w:hAnsi="ＭＳ Ｐゴシック" w:cstheme="majorBidi" w:hint="eastAsia"/>
            <w:i/>
            <w:iCs/>
            <w:color w:val="0072C6" w:themeColor="accent1"/>
            <w:sz w:val="22"/>
            <w:szCs w:val="22"/>
          </w:rPr>
          <w:t>文</w:t>
        </w:r>
      </w:ins>
      <w:r>
        <w:rPr>
          <w:rFonts w:ascii="ＭＳ Ｐゴシック" w:eastAsia="ＭＳ Ｐゴシック" w:hAnsi="ＭＳ Ｐゴシック" w:cstheme="majorBidi" w:hint="eastAsia"/>
          <w:i/>
          <w:iCs/>
          <w:color w:val="0072C6" w:themeColor="accent1"/>
          <w:sz w:val="22"/>
          <w:szCs w:val="22"/>
        </w:rPr>
        <w:t>書</w:t>
      </w:r>
      <w:r w:rsidR="00A679A6">
        <w:rPr>
          <w:rFonts w:ascii="ＭＳ Ｐゴシック" w:eastAsia="ＭＳ Ｐゴシック" w:hAnsi="ＭＳ Ｐゴシック" w:cstheme="majorBidi" w:hint="eastAsia"/>
          <w:i/>
          <w:iCs/>
          <w:color w:val="0072C6" w:themeColor="accent1"/>
          <w:sz w:val="22"/>
          <w:szCs w:val="22"/>
        </w:rPr>
        <w:t>で</w:t>
      </w:r>
      <w:r>
        <w:rPr>
          <w:rFonts w:ascii="ＭＳ Ｐゴシック" w:eastAsia="ＭＳ Ｐゴシック" w:hAnsi="ＭＳ Ｐゴシック" w:cstheme="majorBidi" w:hint="eastAsia"/>
          <w:i/>
          <w:iCs/>
          <w:color w:val="0072C6" w:themeColor="accent1"/>
          <w:sz w:val="22"/>
          <w:szCs w:val="22"/>
        </w:rPr>
        <w:t>は、企業の</w:t>
      </w:r>
      <w:del w:id="7" w:author="工内隆" w:date="2017-12-06T16:02:00Z">
        <w:r w:rsidDel="00053C64">
          <w:rPr>
            <w:rFonts w:ascii="ＭＳ Ｐゴシック" w:eastAsia="ＭＳ Ｐゴシック" w:hAnsi="ＭＳ Ｐゴシック" w:cstheme="majorBidi" w:hint="eastAsia"/>
            <w:i/>
            <w:iCs/>
            <w:color w:val="0072C6" w:themeColor="accent1"/>
            <w:sz w:val="22"/>
            <w:szCs w:val="22"/>
          </w:rPr>
          <w:delText>吸収</w:delText>
        </w:r>
      </w:del>
      <w:r>
        <w:rPr>
          <w:rFonts w:ascii="ＭＳ Ｐゴシック" w:eastAsia="ＭＳ Ｐゴシック" w:hAnsi="ＭＳ Ｐゴシック" w:cstheme="majorBidi" w:hint="eastAsia"/>
          <w:i/>
          <w:iCs/>
          <w:color w:val="0072C6" w:themeColor="accent1"/>
          <w:sz w:val="22"/>
          <w:szCs w:val="22"/>
        </w:rPr>
        <w:t>合併</w:t>
      </w:r>
      <w:ins w:id="8" w:author="工内隆" w:date="2017-12-06T16:02:00Z">
        <w:r w:rsidR="00053C64">
          <w:rPr>
            <w:rFonts w:ascii="ＭＳ Ｐゴシック" w:eastAsia="ＭＳ Ｐゴシック" w:hAnsi="ＭＳ Ｐゴシック" w:cstheme="majorBidi" w:hint="eastAsia"/>
            <w:i/>
            <w:iCs/>
            <w:color w:val="0072C6" w:themeColor="accent1"/>
            <w:sz w:val="22"/>
            <w:szCs w:val="22"/>
          </w:rPr>
          <w:t>買収</w:t>
        </w:r>
      </w:ins>
      <w:r>
        <w:rPr>
          <w:rFonts w:ascii="ＭＳ Ｐゴシック" w:eastAsia="ＭＳ Ｐゴシック" w:hAnsi="ＭＳ Ｐゴシック" w:cstheme="majorBidi" w:hint="eastAsia"/>
          <w:i/>
          <w:iCs/>
          <w:color w:val="0072C6" w:themeColor="accent1"/>
          <w:sz w:val="22"/>
          <w:szCs w:val="22"/>
        </w:rPr>
        <w:t>（Ｍ＆Ａ）取引におけるオープンソース 監査の全体像および実践的ガイド</w:t>
      </w:r>
      <w:ins w:id="9" w:author="工内隆" w:date="2017-12-06T14:59:00Z">
        <w:r w:rsidR="000176CD">
          <w:rPr>
            <w:rFonts w:ascii="ＭＳ Ｐゴシック" w:eastAsia="ＭＳ Ｐゴシック" w:hAnsi="ＭＳ Ｐゴシック" w:cstheme="majorBidi" w:hint="eastAsia"/>
            <w:i/>
            <w:iCs/>
            <w:color w:val="0072C6" w:themeColor="accent1"/>
            <w:sz w:val="22"/>
            <w:szCs w:val="22"/>
          </w:rPr>
          <w:t>を提供し</w:t>
        </w:r>
      </w:ins>
      <w:del w:id="10" w:author="工内隆" w:date="2017-12-06T14:59:00Z">
        <w:r w:rsidR="00A679A6" w:rsidDel="000176CD">
          <w:rPr>
            <w:rFonts w:ascii="ＭＳ Ｐゴシック" w:eastAsia="ＭＳ Ｐゴシック" w:hAnsi="ＭＳ Ｐゴシック" w:cstheme="majorBidi" w:hint="eastAsia"/>
            <w:i/>
            <w:iCs/>
            <w:color w:val="0072C6" w:themeColor="accent1"/>
            <w:sz w:val="22"/>
            <w:szCs w:val="22"/>
          </w:rPr>
          <w:delText>について</w:delText>
        </w:r>
        <w:r w:rsidR="00CC7635" w:rsidDel="000176CD">
          <w:rPr>
            <w:rFonts w:ascii="ＭＳ Ｐゴシック" w:eastAsia="ＭＳ Ｐゴシック" w:hAnsi="ＭＳ Ｐゴシック" w:cstheme="majorBidi" w:hint="eastAsia"/>
            <w:i/>
            <w:iCs/>
            <w:color w:val="0072C6" w:themeColor="accent1"/>
            <w:sz w:val="22"/>
            <w:szCs w:val="22"/>
          </w:rPr>
          <w:delText>触れて</w:delText>
        </w:r>
        <w:r w:rsidR="00A679A6" w:rsidDel="000176CD">
          <w:rPr>
            <w:rFonts w:ascii="ＭＳ Ｐゴシック" w:eastAsia="ＭＳ Ｐゴシック" w:hAnsi="ＭＳ Ｐゴシック" w:cstheme="majorBidi" w:hint="eastAsia"/>
            <w:i/>
            <w:iCs/>
            <w:color w:val="0072C6" w:themeColor="accent1"/>
            <w:sz w:val="22"/>
            <w:szCs w:val="22"/>
          </w:rPr>
          <w:delText>いき</w:delText>
        </w:r>
      </w:del>
      <w:r w:rsidR="00A679A6">
        <w:rPr>
          <w:rFonts w:ascii="ＭＳ Ｐゴシック" w:eastAsia="ＭＳ Ｐゴシック" w:hAnsi="ＭＳ Ｐゴシック" w:cstheme="majorBidi" w:hint="eastAsia"/>
          <w:i/>
          <w:iCs/>
          <w:color w:val="0072C6" w:themeColor="accent1"/>
          <w:sz w:val="22"/>
          <w:szCs w:val="22"/>
        </w:rPr>
        <w:t>ます</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また、</w:t>
      </w:r>
      <w:del w:id="11" w:author="工内隆" w:date="2017-12-06T14:48:00Z">
        <w:r w:rsidDel="004606ED">
          <w:rPr>
            <w:rFonts w:ascii="ＭＳ Ｐゴシック" w:eastAsia="ＭＳ Ｐゴシック" w:hAnsi="ＭＳ Ｐゴシック" w:cstheme="majorBidi" w:hint="eastAsia"/>
            <w:i/>
            <w:iCs/>
            <w:color w:val="0072C6" w:themeColor="accent1"/>
            <w:sz w:val="22"/>
            <w:szCs w:val="22"/>
          </w:rPr>
          <w:delText>買収元</w:delText>
        </w:r>
      </w:del>
      <w:ins w:id="12" w:author="工内隆" w:date="2017-12-06T14:48:00Z">
        <w:r w:rsidR="004606ED">
          <w:rPr>
            <w:rFonts w:ascii="ＭＳ Ｐゴシック" w:eastAsia="ＭＳ Ｐゴシック" w:hAnsi="ＭＳ Ｐゴシック" w:cstheme="majorBidi" w:hint="eastAsia"/>
            <w:i/>
            <w:iCs/>
            <w:color w:val="0072C6" w:themeColor="accent1"/>
            <w:sz w:val="22"/>
            <w:szCs w:val="22"/>
          </w:rPr>
          <w:t>買収企業</w:t>
        </w:r>
      </w:ins>
      <w:r>
        <w:rPr>
          <w:rFonts w:ascii="ＭＳ Ｐゴシック" w:eastAsia="ＭＳ Ｐゴシック" w:hAnsi="ＭＳ Ｐゴシック" w:cstheme="majorBidi" w:hint="eastAsia"/>
          <w:i/>
          <w:iCs/>
          <w:color w:val="0072C6" w:themeColor="accent1"/>
          <w:sz w:val="22"/>
          <w:szCs w:val="22"/>
        </w:rPr>
        <w:t>、</w:t>
      </w:r>
      <w:del w:id="13" w:author="工内隆" w:date="2017-12-06T14:53:00Z">
        <w:r w:rsidDel="004606ED">
          <w:rPr>
            <w:rFonts w:ascii="ＭＳ Ｐゴシック" w:eastAsia="ＭＳ Ｐゴシック" w:hAnsi="ＭＳ Ｐゴシック" w:cstheme="majorBidi" w:hint="eastAsia"/>
            <w:i/>
            <w:iCs/>
            <w:color w:val="0072C6" w:themeColor="accent1"/>
            <w:sz w:val="22"/>
            <w:szCs w:val="22"/>
          </w:rPr>
          <w:delText>買収先</w:delText>
        </w:r>
      </w:del>
      <w:ins w:id="14" w:author="工内隆" w:date="2017-12-06T14:53:00Z">
        <w:r w:rsidR="004606ED">
          <w:rPr>
            <w:rFonts w:ascii="ＭＳ Ｐゴシック" w:eastAsia="ＭＳ Ｐゴシック" w:hAnsi="ＭＳ Ｐゴシック" w:cstheme="majorBidi" w:hint="eastAsia"/>
            <w:i/>
            <w:iCs/>
            <w:color w:val="0072C6" w:themeColor="accent1"/>
            <w:sz w:val="22"/>
            <w:szCs w:val="22"/>
          </w:rPr>
          <w:t>買収対象</w:t>
        </w:r>
      </w:ins>
      <w:ins w:id="15" w:author="工内隆" w:date="2017-12-06T15:00:00Z">
        <w:r w:rsidR="000176CD">
          <w:rPr>
            <w:rFonts w:ascii="ＭＳ Ｐゴシック" w:eastAsia="ＭＳ Ｐゴシック" w:hAnsi="ＭＳ Ｐゴシック" w:cstheme="majorBidi" w:hint="eastAsia"/>
            <w:i/>
            <w:iCs/>
            <w:color w:val="0072C6" w:themeColor="accent1"/>
            <w:sz w:val="22"/>
            <w:szCs w:val="22"/>
          </w:rPr>
          <w:t>双方</w:t>
        </w:r>
      </w:ins>
      <w:del w:id="16" w:author="工内隆" w:date="2017-12-06T15:00:00Z">
        <w:r w:rsidR="00A679A6" w:rsidDel="000176CD">
          <w:rPr>
            <w:rFonts w:ascii="ＭＳ Ｐゴシック" w:eastAsia="ＭＳ Ｐゴシック" w:hAnsi="ＭＳ Ｐゴシック" w:cstheme="majorBidi" w:hint="eastAsia"/>
            <w:i/>
            <w:iCs/>
            <w:color w:val="0072C6" w:themeColor="accent1"/>
            <w:sz w:val="22"/>
            <w:szCs w:val="22"/>
          </w:rPr>
          <w:delText>両社</w:delText>
        </w:r>
      </w:del>
      <w:r w:rsidR="00A679A6">
        <w:rPr>
          <w:rFonts w:ascii="ＭＳ Ｐゴシック" w:eastAsia="ＭＳ Ｐゴシック" w:hAnsi="ＭＳ Ｐゴシック" w:cstheme="majorBidi" w:hint="eastAsia"/>
          <w:i/>
          <w:iCs/>
          <w:color w:val="0072C6" w:themeColor="accent1"/>
          <w:sz w:val="22"/>
          <w:szCs w:val="22"/>
        </w:rPr>
        <w:t>にお</w:t>
      </w:r>
      <w:ins w:id="17" w:author="工内隆" w:date="2017-12-06T15:03:00Z">
        <w:r w:rsidR="000176CD">
          <w:rPr>
            <w:rFonts w:ascii="ＭＳ Ｐゴシック" w:eastAsia="ＭＳ Ｐゴシック" w:hAnsi="ＭＳ Ｐゴシック" w:cstheme="majorBidi" w:hint="eastAsia"/>
            <w:i/>
            <w:iCs/>
            <w:color w:val="0072C6" w:themeColor="accent1"/>
            <w:sz w:val="22"/>
            <w:szCs w:val="22"/>
          </w:rPr>
          <w:lastRenderedPageBreak/>
          <w:t>いて</w:t>
        </w:r>
      </w:ins>
      <w:del w:id="18" w:author="工内隆" w:date="2017-12-06T15:03:00Z">
        <w:r w:rsidR="00A679A6" w:rsidDel="000176CD">
          <w:rPr>
            <w:rFonts w:ascii="ＭＳ Ｐゴシック" w:eastAsia="ＭＳ Ｐゴシック" w:hAnsi="ＭＳ Ｐゴシック" w:cstheme="majorBidi" w:hint="eastAsia"/>
            <w:i/>
            <w:iCs/>
            <w:color w:val="0072C6" w:themeColor="accent1"/>
            <w:sz w:val="22"/>
            <w:szCs w:val="22"/>
          </w:rPr>
          <w:delText>ける</w:delText>
        </w:r>
        <w:r w:rsidDel="000176CD">
          <w:rPr>
            <w:rFonts w:ascii="ＭＳ Ｐゴシック" w:eastAsia="ＭＳ Ｐゴシック" w:hAnsi="ＭＳ Ｐゴシック" w:cstheme="majorBidi" w:hint="eastAsia"/>
            <w:i/>
            <w:iCs/>
            <w:color w:val="0072C6" w:themeColor="accent1"/>
            <w:sz w:val="22"/>
            <w:szCs w:val="22"/>
          </w:rPr>
          <w:delText>準備として</w:delText>
        </w:r>
        <w:r w:rsidR="00A679A6" w:rsidDel="000176CD">
          <w:rPr>
            <w:rFonts w:ascii="ＭＳ Ｐゴシック" w:eastAsia="ＭＳ Ｐゴシック" w:hAnsi="ＭＳ Ｐゴシック" w:cstheme="majorBidi" w:hint="eastAsia"/>
            <w:i/>
            <w:iCs/>
            <w:color w:val="0072C6" w:themeColor="accent1"/>
            <w:sz w:val="22"/>
            <w:szCs w:val="22"/>
          </w:rPr>
          <w:delText>の</w:delText>
        </w:r>
      </w:del>
      <w:r>
        <w:rPr>
          <w:rFonts w:ascii="ＭＳ Ｐゴシック" w:eastAsia="ＭＳ Ｐゴシック" w:hAnsi="ＭＳ Ｐゴシック" w:cstheme="majorBidi" w:hint="eastAsia"/>
          <w:i/>
          <w:iCs/>
          <w:color w:val="0072C6" w:themeColor="accent1"/>
          <w:sz w:val="22"/>
          <w:szCs w:val="22"/>
        </w:rPr>
        <w:t>オープンソース</w:t>
      </w:r>
      <w:r w:rsidR="00CC7635">
        <w:rPr>
          <w:rFonts w:ascii="ＭＳ Ｐゴシック" w:eastAsia="ＭＳ Ｐゴシック" w:hAnsi="ＭＳ Ｐゴシック" w:cstheme="majorBidi" w:hint="eastAsia"/>
          <w:i/>
          <w:iCs/>
          <w:color w:val="0072C6" w:themeColor="accent1"/>
          <w:sz w:val="22"/>
          <w:szCs w:val="22"/>
        </w:rPr>
        <w:t xml:space="preserve"> </w:t>
      </w:r>
      <w:r>
        <w:rPr>
          <w:rFonts w:ascii="ＭＳ Ｐゴシック" w:eastAsia="ＭＳ Ｐゴシック" w:hAnsi="ＭＳ Ｐゴシック" w:cstheme="majorBidi" w:hint="eastAsia"/>
          <w:i/>
          <w:iCs/>
          <w:color w:val="0072C6" w:themeColor="accent1"/>
          <w:sz w:val="22"/>
          <w:szCs w:val="22"/>
        </w:rPr>
        <w:t>コンプライアンス</w:t>
      </w:r>
      <w:ins w:id="19" w:author="工内隆" w:date="2017-12-06T15:03:00Z">
        <w:r w:rsidR="000176CD">
          <w:rPr>
            <w:rFonts w:ascii="ＭＳ Ｐゴシック" w:eastAsia="ＭＳ Ｐゴシック" w:hAnsi="ＭＳ Ｐゴシック" w:cstheme="majorBidi" w:hint="eastAsia"/>
            <w:i/>
            <w:iCs/>
            <w:color w:val="0072C6" w:themeColor="accent1"/>
            <w:sz w:val="22"/>
            <w:szCs w:val="22"/>
          </w:rPr>
          <w:t>への備え</w:t>
        </w:r>
      </w:ins>
      <w:r>
        <w:rPr>
          <w:rFonts w:ascii="ＭＳ Ｐゴシック" w:eastAsia="ＭＳ Ｐゴシック" w:hAnsi="ＭＳ Ｐゴシック" w:cstheme="majorBidi" w:hint="eastAsia"/>
          <w:i/>
          <w:iCs/>
          <w:color w:val="0072C6" w:themeColor="accent1"/>
          <w:sz w:val="22"/>
          <w:szCs w:val="22"/>
        </w:rPr>
        <w:t>を</w:t>
      </w:r>
      <w:ins w:id="20" w:author="工内隆" w:date="2017-12-08T09:22:00Z">
        <w:r w:rsidR="00BF139D">
          <w:rPr>
            <w:rFonts w:ascii="ＭＳ Ｐゴシック" w:eastAsia="ＭＳ Ｐゴシック" w:hAnsi="ＭＳ Ｐゴシック" w:cstheme="majorBidi" w:hint="eastAsia"/>
            <w:i/>
            <w:iCs/>
            <w:color w:val="0072C6" w:themeColor="accent1"/>
            <w:sz w:val="22"/>
            <w:szCs w:val="22"/>
          </w:rPr>
          <w:t>強化</w:t>
        </w:r>
      </w:ins>
      <w:del w:id="21" w:author="工内隆" w:date="2017-12-08T09:22:00Z">
        <w:r w:rsidDel="00BF139D">
          <w:rPr>
            <w:rFonts w:ascii="ＭＳ Ｐゴシック" w:eastAsia="ＭＳ Ｐゴシック" w:hAnsi="ＭＳ Ｐゴシック" w:cstheme="majorBidi" w:hint="eastAsia"/>
            <w:i/>
            <w:iCs/>
            <w:color w:val="0072C6" w:themeColor="accent1"/>
            <w:sz w:val="22"/>
            <w:szCs w:val="22"/>
          </w:rPr>
          <w:delText>改善</w:delText>
        </w:r>
      </w:del>
      <w:r w:rsidR="00A679A6">
        <w:rPr>
          <w:rFonts w:ascii="ＭＳ Ｐゴシック" w:eastAsia="ＭＳ Ｐゴシック" w:hAnsi="ＭＳ Ｐゴシック" w:cstheme="majorBidi" w:hint="eastAsia"/>
          <w:i/>
          <w:iCs/>
          <w:color w:val="0072C6" w:themeColor="accent1"/>
          <w:sz w:val="22"/>
          <w:szCs w:val="22"/>
        </w:rPr>
        <w:t>していく上で</w:t>
      </w:r>
      <w:r>
        <w:rPr>
          <w:rFonts w:ascii="ＭＳ Ｐゴシック" w:eastAsia="ＭＳ Ｐゴシック" w:hAnsi="ＭＳ Ｐゴシック" w:cstheme="majorBidi" w:hint="eastAsia"/>
          <w:i/>
          <w:iCs/>
          <w:color w:val="0072C6" w:themeColor="accent1"/>
          <w:sz w:val="22"/>
          <w:szCs w:val="22"/>
        </w:rPr>
        <w:t>必要</w:t>
      </w:r>
      <w:r w:rsidR="00CC7635">
        <w:rPr>
          <w:rFonts w:ascii="ＭＳ Ｐゴシック" w:eastAsia="ＭＳ Ｐゴシック" w:hAnsi="ＭＳ Ｐゴシック" w:cstheme="majorBidi" w:hint="eastAsia"/>
          <w:i/>
          <w:iCs/>
          <w:color w:val="0072C6" w:themeColor="accent1"/>
          <w:sz w:val="22"/>
          <w:szCs w:val="22"/>
        </w:rPr>
        <w:t>な</w:t>
      </w:r>
      <w:del w:id="22" w:author="工内隆" w:date="2017-12-06T15:04:00Z">
        <w:r w:rsidDel="000176CD">
          <w:rPr>
            <w:rFonts w:ascii="ＭＳ Ｐゴシック" w:eastAsia="ＭＳ Ｐゴシック" w:hAnsi="ＭＳ Ｐゴシック" w:cstheme="majorBidi" w:hint="eastAsia"/>
            <w:i/>
            <w:iCs/>
            <w:color w:val="0072C6" w:themeColor="accent1"/>
            <w:sz w:val="22"/>
            <w:szCs w:val="22"/>
          </w:rPr>
          <w:delText>、</w:delText>
        </w:r>
      </w:del>
      <w:r w:rsidR="00A679A6">
        <w:rPr>
          <w:rFonts w:ascii="ＭＳ Ｐゴシック" w:eastAsia="ＭＳ Ｐゴシック" w:hAnsi="ＭＳ Ｐゴシック" w:cstheme="majorBidi" w:hint="eastAsia"/>
          <w:i/>
          <w:iCs/>
          <w:color w:val="0072C6" w:themeColor="accent1"/>
          <w:sz w:val="22"/>
          <w:szCs w:val="22"/>
        </w:rPr>
        <w:t>基礎的</w:t>
      </w:r>
      <w:r>
        <w:rPr>
          <w:rFonts w:ascii="ＭＳ Ｐゴシック" w:eastAsia="ＭＳ Ｐゴシック" w:hAnsi="ＭＳ Ｐゴシック" w:cstheme="majorBidi" w:hint="eastAsia"/>
          <w:i/>
          <w:iCs/>
          <w:color w:val="0072C6" w:themeColor="accent1"/>
          <w:sz w:val="22"/>
          <w:szCs w:val="22"/>
        </w:rPr>
        <w:t>ガイドラインについても</w:t>
      </w:r>
      <w:r w:rsidR="00CC7635">
        <w:rPr>
          <w:rFonts w:ascii="ＭＳ Ｐゴシック" w:eastAsia="ＭＳ Ｐゴシック" w:hAnsi="ＭＳ Ｐゴシック" w:cstheme="majorBidi" w:hint="eastAsia"/>
          <w:i/>
          <w:iCs/>
          <w:color w:val="0072C6" w:themeColor="accent1"/>
          <w:sz w:val="22"/>
          <w:szCs w:val="22"/>
        </w:rPr>
        <w:t>説明します</w:t>
      </w:r>
      <w:r>
        <w:rPr>
          <w:rFonts w:ascii="ＭＳ Ｐゴシック" w:eastAsia="ＭＳ Ｐゴシック" w:hAnsi="ＭＳ Ｐゴシック" w:cstheme="majorBidi" w:hint="eastAsia"/>
          <w:i/>
          <w:iCs/>
          <w:color w:val="0072C6" w:themeColor="accent1"/>
          <w:sz w:val="22"/>
          <w:szCs w:val="22"/>
        </w:rPr>
        <w:t>。</w:t>
      </w:r>
      <w:bookmarkStart w:id="23" w:name="_Toc492046551"/>
      <w:r w:rsidR="00675AE1">
        <w:rPr>
          <w:rFonts w:ascii="Calibri" w:hAnsi="Calibri"/>
        </w:rPr>
        <w:br w:type="page"/>
      </w:r>
    </w:p>
    <w:p w14:paraId="6A5FFDE7" w14:textId="7A6F2F8B" w:rsidR="00597D3F" w:rsidRPr="00BF7C96" w:rsidRDefault="004779F5" w:rsidP="004A494D">
      <w:pPr>
        <w:pStyle w:val="HeadingIbrahim1"/>
        <w:rPr>
          <w:lang w:eastAsia="ja-JP"/>
        </w:rPr>
      </w:pPr>
      <w:r w:rsidRPr="00BF7C96">
        <w:rPr>
          <w:lang w:eastAsia="ja-JP"/>
        </w:rPr>
        <w:lastRenderedPageBreak/>
        <w:t xml:space="preserve">1. </w:t>
      </w:r>
      <w:bookmarkEnd w:id="23"/>
      <w:r w:rsidR="006E02FA" w:rsidRPr="00835272">
        <w:rPr>
          <w:rFonts w:ascii="メイリオ" w:eastAsia="メイリオ" w:hAnsi="メイリオ" w:cs="メイリオ" w:hint="eastAsia"/>
          <w:b/>
          <w:lang w:eastAsia="ja-JP"/>
        </w:rPr>
        <w:t>はじめに</w:t>
      </w:r>
      <w:r w:rsidR="0097200C">
        <w:rPr>
          <w:rFonts w:hint="eastAsia"/>
          <w:lang w:eastAsia="ja-JP"/>
        </w:rPr>
        <w:t>（</w:t>
      </w:r>
      <w:r w:rsidR="0097200C">
        <w:rPr>
          <w:rFonts w:hint="eastAsia"/>
          <w:lang w:eastAsia="ja-JP"/>
        </w:rPr>
        <w:t>Introduction</w:t>
      </w:r>
      <w:r w:rsidR="0097200C">
        <w:rPr>
          <w:rFonts w:hint="eastAsia"/>
          <w:lang w:eastAsia="ja-JP"/>
        </w:rPr>
        <w:t>）</w:t>
      </w:r>
    </w:p>
    <w:p w14:paraId="439BA45D" w14:textId="77777777" w:rsidR="008403C6" w:rsidRPr="00BF7C96" w:rsidRDefault="008403C6" w:rsidP="008403C6">
      <w:pPr>
        <w:pStyle w:val="bodyIbrahim1"/>
      </w:pPr>
      <w:r w:rsidRPr="00BF7C96">
        <w:t xml:space="preserve">We live in an era defined by software. Virtually everything we do on a daily basis is in some way planned, shaped, analyzed and managed by software. Within that large software umbrella, open source software is king. Companies across all industries are racing to use, participate in, and contribute to open source projects for the various advantages they offer, from the ability to leverage external engineering resources that accelerate time to market, to enabling faster innovation, and having capacity to focus on differentiating values. </w:t>
      </w:r>
    </w:p>
    <w:p w14:paraId="0731DAA8" w14:textId="55B023A6" w:rsidR="00111537" w:rsidRPr="00BA78CF" w:rsidRDefault="00107050" w:rsidP="00BA78CF">
      <w:pPr>
        <w:pStyle w:val="bodyIbrahim1"/>
        <w:spacing w:line="240" w:lineRule="exact"/>
        <w:rPr>
          <w:rFonts w:ascii="メイリオ" w:eastAsia="メイリオ" w:hAnsi="メイリオ" w:cs="メイリオ"/>
          <w:sz w:val="18"/>
          <w:szCs w:val="18"/>
          <w:lang w:eastAsia="ja-JP"/>
        </w:rPr>
      </w:pPr>
      <w:r w:rsidRPr="00107050">
        <w:rPr>
          <w:rFonts w:ascii="メイリオ" w:eastAsia="メイリオ" w:hAnsi="メイリオ" w:cs="メイリオ" w:hint="eastAsia"/>
          <w:sz w:val="18"/>
          <w:szCs w:val="18"/>
          <w:lang w:eastAsia="ja-JP"/>
        </w:rPr>
        <w:t>私たちはソフトウェアによって「定義された」時代</w:t>
      </w:r>
      <w:del w:id="24" w:author="工内隆" w:date="2017-12-06T15:45:00Z">
        <w:r w:rsidRPr="00107050" w:rsidDel="00587CE8">
          <w:rPr>
            <w:rFonts w:ascii="メイリオ" w:eastAsia="メイリオ" w:hAnsi="メイリオ" w:cs="メイリオ" w:hint="eastAsia"/>
            <w:sz w:val="18"/>
            <w:szCs w:val="18"/>
            <w:lang w:eastAsia="ja-JP"/>
          </w:rPr>
          <w:delText>（Era defined by software）</w:delText>
        </w:r>
      </w:del>
      <w:r w:rsidRPr="00107050">
        <w:rPr>
          <w:rFonts w:ascii="メイリオ" w:eastAsia="メイリオ" w:hAnsi="メイリオ" w:cs="メイリオ" w:hint="eastAsia"/>
          <w:sz w:val="18"/>
          <w:szCs w:val="18"/>
          <w:lang w:eastAsia="ja-JP"/>
        </w:rPr>
        <w:t>に生きています。日々私たちがしていることのすべては実質的に、何らかの方法で、ソフトウェアによって計画、具体化、分析され、そして管理されています。その大きなソフトウェアという傘の下でもオープンソース ソフトウェアは、最も重要なものでしょう。すべての産業で企業はオープンソース ソフトウェアからの恩恵を求め、それを使い、そこに参加し、そこへコントリビュートすることを競っています。その恩恵とは、</w:t>
      </w:r>
      <w:ins w:id="25" w:author="工内隆" w:date="2017-12-06T15:54:00Z">
        <w:r w:rsidR="00587CE8" w:rsidRPr="00107050">
          <w:rPr>
            <w:rFonts w:ascii="メイリオ" w:eastAsia="メイリオ" w:hAnsi="メイリオ" w:cs="メイリオ" w:hint="eastAsia"/>
            <w:sz w:val="18"/>
            <w:szCs w:val="18"/>
            <w:lang w:eastAsia="ja-JP"/>
          </w:rPr>
          <w:t>社外エンジニアリング リソース</w:t>
        </w:r>
      </w:ins>
      <w:ins w:id="26" w:author="工内隆" w:date="2017-12-06T15:55:00Z">
        <w:r w:rsidR="00587CE8">
          <w:rPr>
            <w:rFonts w:ascii="メイリオ" w:eastAsia="メイリオ" w:hAnsi="メイリオ" w:cs="メイリオ" w:hint="eastAsia"/>
            <w:sz w:val="18"/>
            <w:szCs w:val="18"/>
            <w:lang w:eastAsia="ja-JP"/>
          </w:rPr>
          <w:t>を有効活用することによって</w:t>
        </w:r>
      </w:ins>
      <w:r w:rsidRPr="00107050">
        <w:rPr>
          <w:rFonts w:ascii="メイリオ" w:eastAsia="メイリオ" w:hAnsi="メイリオ" w:cs="メイリオ" w:hint="eastAsia"/>
          <w:sz w:val="18"/>
          <w:szCs w:val="18"/>
          <w:lang w:eastAsia="ja-JP"/>
        </w:rPr>
        <w:t>Time to Marketを加速</w:t>
      </w:r>
      <w:ins w:id="27" w:author="工内隆" w:date="2017-12-06T15:55:00Z">
        <w:r w:rsidR="00053C64">
          <w:rPr>
            <w:rFonts w:ascii="メイリオ" w:eastAsia="メイリオ" w:hAnsi="メイリオ" w:cs="メイリオ" w:hint="eastAsia"/>
            <w:sz w:val="18"/>
            <w:szCs w:val="18"/>
            <w:lang w:eastAsia="ja-JP"/>
          </w:rPr>
          <w:t>できること</w:t>
        </w:r>
      </w:ins>
      <w:del w:id="28" w:author="工内隆" w:date="2017-12-06T15:55:00Z">
        <w:r w:rsidRPr="00107050" w:rsidDel="00053C64">
          <w:rPr>
            <w:rFonts w:ascii="メイリオ" w:eastAsia="メイリオ" w:hAnsi="メイリオ" w:cs="メイリオ" w:hint="eastAsia"/>
            <w:sz w:val="18"/>
            <w:szCs w:val="18"/>
            <w:lang w:eastAsia="ja-JP"/>
          </w:rPr>
          <w:delText>する</w:delText>
        </w:r>
      </w:del>
      <w:del w:id="29" w:author="工内隆" w:date="2017-12-06T15:54:00Z">
        <w:r w:rsidRPr="00107050" w:rsidDel="00587CE8">
          <w:rPr>
            <w:rFonts w:ascii="メイリオ" w:eastAsia="メイリオ" w:hAnsi="メイリオ" w:cs="メイリオ" w:hint="eastAsia"/>
            <w:sz w:val="18"/>
            <w:szCs w:val="18"/>
            <w:lang w:eastAsia="ja-JP"/>
          </w:rPr>
          <w:delText>社外エンジニアリング リソースの活用力</w:delText>
        </w:r>
      </w:del>
      <w:r w:rsidRPr="00107050">
        <w:rPr>
          <w:rFonts w:ascii="メイリオ" w:eastAsia="メイリオ" w:hAnsi="メイリオ" w:cs="メイリオ" w:hint="eastAsia"/>
          <w:sz w:val="18"/>
          <w:szCs w:val="18"/>
          <w:lang w:eastAsia="ja-JP"/>
        </w:rPr>
        <w:t>に始まり、</w:t>
      </w:r>
      <w:ins w:id="30" w:author="工内隆" w:date="2017-12-06T15:57:00Z">
        <w:r w:rsidR="00053C64">
          <w:rPr>
            <w:rFonts w:ascii="メイリオ" w:eastAsia="メイリオ" w:hAnsi="メイリオ" w:cs="メイリオ" w:hint="eastAsia"/>
            <w:sz w:val="18"/>
            <w:szCs w:val="18"/>
            <w:lang w:eastAsia="ja-JP"/>
          </w:rPr>
          <w:t>急速な</w:t>
        </w:r>
      </w:ins>
      <w:r w:rsidRPr="00107050">
        <w:rPr>
          <w:rFonts w:ascii="メイリオ" w:eastAsia="メイリオ" w:hAnsi="メイリオ" w:cs="メイリオ" w:hint="eastAsia"/>
          <w:sz w:val="18"/>
          <w:szCs w:val="18"/>
          <w:lang w:eastAsia="ja-JP"/>
        </w:rPr>
        <w:t>イノベーション</w:t>
      </w:r>
      <w:del w:id="31" w:author="工内隆" w:date="2017-12-06T15:57:00Z">
        <w:r w:rsidRPr="00107050" w:rsidDel="00053C64">
          <w:rPr>
            <w:rFonts w:ascii="メイリオ" w:eastAsia="メイリオ" w:hAnsi="メイリオ" w:cs="メイリオ" w:hint="eastAsia"/>
            <w:sz w:val="18"/>
            <w:szCs w:val="18"/>
            <w:lang w:eastAsia="ja-JP"/>
          </w:rPr>
          <w:delText>の加速</w:delText>
        </w:r>
      </w:del>
      <w:r w:rsidRPr="00107050">
        <w:rPr>
          <w:rFonts w:ascii="メイリオ" w:eastAsia="メイリオ" w:hAnsi="メイリオ" w:cs="メイリオ" w:hint="eastAsia"/>
          <w:sz w:val="18"/>
          <w:szCs w:val="18"/>
          <w:lang w:eastAsia="ja-JP"/>
        </w:rPr>
        <w:t>、価値差異化への集中</w:t>
      </w:r>
      <w:ins w:id="32" w:author="工内隆" w:date="2017-12-06T15:59:00Z">
        <w:r w:rsidR="00053C64">
          <w:rPr>
            <w:rFonts w:ascii="メイリオ" w:eastAsia="メイリオ" w:hAnsi="メイリオ" w:cs="メイリオ" w:hint="eastAsia"/>
            <w:sz w:val="18"/>
            <w:szCs w:val="18"/>
            <w:lang w:eastAsia="ja-JP"/>
          </w:rPr>
          <w:t>が可能</w:t>
        </w:r>
      </w:ins>
      <w:ins w:id="33" w:author="工内隆" w:date="2017-12-06T16:00:00Z">
        <w:r w:rsidR="00053C64">
          <w:rPr>
            <w:rFonts w:ascii="メイリオ" w:eastAsia="メイリオ" w:hAnsi="メイリオ" w:cs="メイリオ" w:hint="eastAsia"/>
            <w:sz w:val="18"/>
            <w:szCs w:val="18"/>
            <w:lang w:eastAsia="ja-JP"/>
          </w:rPr>
          <w:t>なキャパシティの大きさ</w:t>
        </w:r>
      </w:ins>
      <w:r w:rsidRPr="00107050">
        <w:rPr>
          <w:rFonts w:ascii="メイリオ" w:eastAsia="メイリオ" w:hAnsi="メイリオ" w:cs="メイリオ" w:hint="eastAsia"/>
          <w:sz w:val="18"/>
          <w:szCs w:val="18"/>
          <w:lang w:eastAsia="ja-JP"/>
        </w:rPr>
        <w:t>など多岐に亘っています</w:t>
      </w:r>
    </w:p>
    <w:p w14:paraId="46EF3572" w14:textId="77777777" w:rsidR="008403C6" w:rsidRPr="002C4D0C" w:rsidRDefault="008403C6" w:rsidP="008403C6">
      <w:pPr>
        <w:pStyle w:val="bodyIbrahim1"/>
      </w:pPr>
      <w:r w:rsidRPr="002C4D0C">
        <w:t xml:space="preserve">The saying “Open Source is Eating the Software World” also applies to corporate transactions, as virtually any technology acquisition will involve software in some form. The </w:t>
      </w:r>
      <w:r w:rsidRPr="00BF7C96">
        <w:t>software</w:t>
      </w:r>
      <w:r w:rsidRPr="002C4D0C">
        <w:t xml:space="preserve"> due diligence process, in which the acquirer performs a comprehensive review of the target’s software and their compliance practices, is becoming a standard part of any merger or acquisition. During this process it's common to come across open source software, which presents a set of verification challenges that are different from proprietary software.</w:t>
      </w:r>
    </w:p>
    <w:p w14:paraId="65658805" w14:textId="19F8F0B0" w:rsidR="006B6DE7" w:rsidRPr="00BA78CF" w:rsidRDefault="00107050" w:rsidP="00BA78CF">
      <w:pPr>
        <w:pStyle w:val="bodyIbrahim1"/>
        <w:spacing w:line="240" w:lineRule="exact"/>
        <w:rPr>
          <w:rFonts w:ascii="メイリオ" w:eastAsia="メイリオ" w:hAnsi="メイリオ" w:cs="メイリオ"/>
          <w:sz w:val="18"/>
          <w:szCs w:val="18"/>
          <w:lang w:eastAsia="ja-JP"/>
        </w:rPr>
      </w:pPr>
      <w:r w:rsidRPr="00107050">
        <w:rPr>
          <w:rFonts w:ascii="メイリオ" w:eastAsia="メイリオ" w:hAnsi="メイリオ" w:cs="メイリオ" w:hint="eastAsia"/>
          <w:sz w:val="18"/>
          <w:szCs w:val="18"/>
          <w:lang w:eastAsia="ja-JP"/>
        </w:rPr>
        <w:t>「オープンソースが ソフトウェアの世界を食べている（Open Source is Eating the Software World）」といわれる話は、企業の</w:t>
      </w:r>
      <w:ins w:id="34" w:author="工内隆" w:date="2017-12-06T16:02:00Z">
        <w:r w:rsidR="00053C64">
          <w:rPr>
            <w:rFonts w:ascii="メイリオ" w:eastAsia="メイリオ" w:hAnsi="メイリオ" w:cs="メイリオ" w:hint="eastAsia"/>
            <w:sz w:val="18"/>
            <w:szCs w:val="18"/>
            <w:lang w:eastAsia="ja-JP"/>
          </w:rPr>
          <w:t>合併買収</w:t>
        </w:r>
      </w:ins>
      <w:r w:rsidRPr="00107050">
        <w:rPr>
          <w:rFonts w:ascii="メイリオ" w:eastAsia="メイリオ" w:hAnsi="メイリオ" w:cs="メイリオ" w:hint="eastAsia"/>
          <w:sz w:val="18"/>
          <w:szCs w:val="18"/>
          <w:lang w:eastAsia="ja-JP"/>
        </w:rPr>
        <w:t>取引にも当てはまります。テクノロジー企業の買収はどんなものであれ、何らかの形でソフトウェアに関係してくるからです。買収</w:t>
      </w:r>
      <w:ins w:id="35" w:author="工内隆" w:date="2017-12-06T16:04:00Z">
        <w:r w:rsidR="00053C64">
          <w:rPr>
            <w:rFonts w:ascii="メイリオ" w:eastAsia="メイリオ" w:hAnsi="メイリオ" w:cs="メイリオ" w:hint="eastAsia"/>
            <w:sz w:val="18"/>
            <w:szCs w:val="18"/>
            <w:lang w:eastAsia="ja-JP"/>
          </w:rPr>
          <w:t>企業</w:t>
        </w:r>
      </w:ins>
      <w:del w:id="36" w:author="工内隆" w:date="2017-12-06T16:04:00Z">
        <w:r w:rsidRPr="00107050" w:rsidDel="00053C64">
          <w:rPr>
            <w:rFonts w:ascii="メイリオ" w:eastAsia="メイリオ" w:hAnsi="メイリオ" w:cs="メイリオ" w:hint="eastAsia"/>
            <w:sz w:val="18"/>
            <w:szCs w:val="18"/>
            <w:lang w:eastAsia="ja-JP"/>
          </w:rPr>
          <w:delText>元</w:delText>
        </w:r>
      </w:del>
      <w:r w:rsidRPr="00107050">
        <w:rPr>
          <w:rFonts w:ascii="メイリオ" w:eastAsia="メイリオ" w:hAnsi="メイリオ" w:cs="メイリオ" w:hint="eastAsia"/>
          <w:sz w:val="18"/>
          <w:szCs w:val="18"/>
          <w:lang w:eastAsia="ja-JP"/>
        </w:rPr>
        <w:t>が買収対象</w:t>
      </w:r>
      <w:ins w:id="37" w:author="工内隆" w:date="2017-12-06T16:06:00Z">
        <w:r w:rsidR="00B61F83">
          <w:rPr>
            <w:rFonts w:ascii="メイリオ" w:eastAsia="メイリオ" w:hAnsi="メイリオ" w:cs="メイリオ" w:hint="eastAsia"/>
            <w:sz w:val="18"/>
            <w:szCs w:val="18"/>
            <w:lang w:eastAsia="ja-JP"/>
          </w:rPr>
          <w:t>企業</w:t>
        </w:r>
      </w:ins>
      <w:r w:rsidRPr="00107050">
        <w:rPr>
          <w:rFonts w:ascii="メイリオ" w:eastAsia="メイリオ" w:hAnsi="メイリオ" w:cs="メイリオ" w:hint="eastAsia"/>
          <w:sz w:val="18"/>
          <w:szCs w:val="18"/>
          <w:lang w:eastAsia="ja-JP"/>
        </w:rPr>
        <w:t>のソフトウェアやコンプライアンスプロセスに対し包括的レビューを行う、ソフトウェア デューデリジェンス（適正評価）のプロセスは、</w:t>
      </w:r>
      <w:del w:id="38" w:author="工内隆" w:date="2017-12-06T16:06:00Z">
        <w:r w:rsidRPr="00107050" w:rsidDel="00B61F83">
          <w:rPr>
            <w:rFonts w:ascii="メイリオ" w:eastAsia="メイリオ" w:hAnsi="メイリオ" w:cs="メイリオ" w:hint="eastAsia"/>
            <w:sz w:val="18"/>
            <w:szCs w:val="18"/>
            <w:lang w:eastAsia="ja-JP"/>
          </w:rPr>
          <w:delText>吸収</w:delText>
        </w:r>
      </w:del>
      <w:r w:rsidRPr="00107050">
        <w:rPr>
          <w:rFonts w:ascii="メイリオ" w:eastAsia="メイリオ" w:hAnsi="メイリオ" w:cs="メイリオ" w:hint="eastAsia"/>
          <w:sz w:val="18"/>
          <w:szCs w:val="18"/>
          <w:lang w:eastAsia="ja-JP"/>
        </w:rPr>
        <w:t>合併</w:t>
      </w:r>
      <w:ins w:id="39" w:author="工内隆" w:date="2017-12-06T16:06:00Z">
        <w:r w:rsidR="00B61F83">
          <w:rPr>
            <w:rFonts w:ascii="メイリオ" w:eastAsia="メイリオ" w:hAnsi="メイリオ" w:cs="メイリオ" w:hint="eastAsia"/>
            <w:sz w:val="18"/>
            <w:szCs w:val="18"/>
            <w:lang w:eastAsia="ja-JP"/>
          </w:rPr>
          <w:t>買収</w:t>
        </w:r>
      </w:ins>
      <w:r w:rsidRPr="00107050">
        <w:rPr>
          <w:rFonts w:ascii="メイリオ" w:eastAsia="メイリオ" w:hAnsi="メイリオ" w:cs="メイリオ" w:hint="eastAsia"/>
          <w:sz w:val="18"/>
          <w:szCs w:val="18"/>
          <w:lang w:eastAsia="ja-JP"/>
        </w:rPr>
        <w:t>において標準的なものになってきています。こういったプロセス</w:t>
      </w:r>
      <w:ins w:id="40" w:author="工内隆" w:date="2017-12-06T16:09:00Z">
        <w:r w:rsidR="00B61F83">
          <w:rPr>
            <w:rFonts w:ascii="メイリオ" w:eastAsia="メイリオ" w:hAnsi="メイリオ" w:cs="メイリオ" w:hint="eastAsia"/>
            <w:sz w:val="18"/>
            <w:szCs w:val="18"/>
            <w:lang w:eastAsia="ja-JP"/>
          </w:rPr>
          <w:t>において、</w:t>
        </w:r>
      </w:ins>
      <w:ins w:id="41" w:author="工内隆" w:date="2017-12-06T16:10:00Z">
        <w:r w:rsidR="00B61F83" w:rsidRPr="00107050">
          <w:rPr>
            <w:rFonts w:ascii="メイリオ" w:eastAsia="メイリオ" w:hAnsi="メイリオ" w:cs="メイリオ" w:hint="eastAsia"/>
            <w:sz w:val="18"/>
            <w:szCs w:val="18"/>
            <w:lang w:eastAsia="ja-JP"/>
          </w:rPr>
          <w:t>オープンソース ソフトウェア</w:t>
        </w:r>
      </w:ins>
      <w:ins w:id="42" w:author="工内隆" w:date="2017-12-06T16:13:00Z">
        <w:r w:rsidR="00B61F83">
          <w:rPr>
            <w:rFonts w:ascii="メイリオ" w:eastAsia="メイリオ" w:hAnsi="メイリオ" w:cs="メイリオ" w:hint="eastAsia"/>
            <w:sz w:val="18"/>
            <w:szCs w:val="18"/>
            <w:lang w:eastAsia="ja-JP"/>
          </w:rPr>
          <w:t>に出くわす</w:t>
        </w:r>
        <w:r w:rsidR="00B61F83" w:rsidRPr="00107050">
          <w:rPr>
            <w:rFonts w:ascii="メイリオ" w:eastAsia="メイリオ" w:hAnsi="メイリオ" w:cs="メイリオ" w:hint="eastAsia"/>
            <w:sz w:val="18"/>
            <w:szCs w:val="18"/>
            <w:lang w:eastAsia="ja-JP"/>
          </w:rPr>
          <w:t>ことが</w:t>
        </w:r>
        <w:r w:rsidR="00B61F83">
          <w:rPr>
            <w:rFonts w:ascii="メイリオ" w:eastAsia="メイリオ" w:hAnsi="メイリオ" w:cs="メイリオ" w:hint="eastAsia"/>
            <w:sz w:val="18"/>
            <w:szCs w:val="18"/>
            <w:lang w:eastAsia="ja-JP"/>
          </w:rPr>
          <w:t>ごく</w:t>
        </w:r>
      </w:ins>
      <w:ins w:id="43" w:author="工内隆" w:date="2017-12-06T16:14:00Z">
        <w:r w:rsidR="00B61F83">
          <w:rPr>
            <w:rFonts w:ascii="メイリオ" w:eastAsia="メイリオ" w:hAnsi="メイリオ" w:cs="メイリオ" w:hint="eastAsia"/>
            <w:sz w:val="18"/>
            <w:szCs w:val="18"/>
            <w:lang w:eastAsia="ja-JP"/>
          </w:rPr>
          <w:t>普通</w:t>
        </w:r>
      </w:ins>
      <w:ins w:id="44" w:author="工内隆" w:date="2017-12-06T16:13:00Z">
        <w:r w:rsidR="00B61F83" w:rsidRPr="00107050">
          <w:rPr>
            <w:rFonts w:ascii="メイリオ" w:eastAsia="メイリオ" w:hAnsi="メイリオ" w:cs="メイリオ" w:hint="eastAsia"/>
            <w:sz w:val="18"/>
            <w:szCs w:val="18"/>
            <w:lang w:eastAsia="ja-JP"/>
          </w:rPr>
          <w:t>になってきて</w:t>
        </w:r>
      </w:ins>
      <w:ins w:id="45" w:author="工内隆" w:date="2017-12-06T16:14:00Z">
        <w:r w:rsidR="00B61F83">
          <w:rPr>
            <w:rFonts w:ascii="メイリオ" w:eastAsia="メイリオ" w:hAnsi="メイリオ" w:cs="メイリオ" w:hint="eastAsia"/>
            <w:sz w:val="18"/>
            <w:szCs w:val="18"/>
            <w:lang w:eastAsia="ja-JP"/>
          </w:rPr>
          <w:t>おり、そこでは</w:t>
        </w:r>
      </w:ins>
      <w:del w:id="46" w:author="工内隆" w:date="2017-12-06T16:14:00Z">
        <w:r w:rsidRPr="00107050" w:rsidDel="00B61F83">
          <w:rPr>
            <w:rFonts w:ascii="メイリオ" w:eastAsia="メイリオ" w:hAnsi="メイリオ" w:cs="メイリオ" w:hint="eastAsia"/>
            <w:sz w:val="18"/>
            <w:szCs w:val="18"/>
            <w:lang w:eastAsia="ja-JP"/>
          </w:rPr>
          <w:delText>が</w:delText>
        </w:r>
      </w:del>
      <w:r w:rsidRPr="00107050">
        <w:rPr>
          <w:rFonts w:ascii="メイリオ" w:eastAsia="メイリオ" w:hAnsi="メイリオ" w:cs="メイリオ" w:hint="eastAsia"/>
          <w:sz w:val="18"/>
          <w:szCs w:val="18"/>
          <w:lang w:eastAsia="ja-JP"/>
        </w:rPr>
        <w:t>プロプライエタリ ソフトウェアとは異なる検証課題</w:t>
      </w:r>
      <w:ins w:id="47" w:author="工内隆" w:date="2017-12-06T16:14:00Z">
        <w:r w:rsidR="00B61F83">
          <w:rPr>
            <w:rFonts w:ascii="メイリオ" w:eastAsia="メイリオ" w:hAnsi="メイリオ" w:cs="メイリオ" w:hint="eastAsia"/>
            <w:sz w:val="18"/>
            <w:szCs w:val="18"/>
            <w:lang w:eastAsia="ja-JP"/>
          </w:rPr>
          <w:t>が</w:t>
        </w:r>
      </w:ins>
      <w:del w:id="48" w:author="工内隆" w:date="2017-12-06T16:14:00Z">
        <w:r w:rsidRPr="00107050" w:rsidDel="00B61F83">
          <w:rPr>
            <w:rFonts w:ascii="メイリオ" w:eastAsia="メイリオ" w:hAnsi="メイリオ" w:cs="メイリオ" w:hint="eastAsia"/>
            <w:sz w:val="18"/>
            <w:szCs w:val="18"/>
            <w:lang w:eastAsia="ja-JP"/>
          </w:rPr>
          <w:delText>の</w:delText>
        </w:r>
      </w:del>
      <w:r w:rsidRPr="00107050">
        <w:rPr>
          <w:rFonts w:ascii="メイリオ" w:eastAsia="メイリオ" w:hAnsi="メイリオ" w:cs="メイリオ" w:hint="eastAsia"/>
          <w:sz w:val="18"/>
          <w:szCs w:val="18"/>
          <w:lang w:eastAsia="ja-JP"/>
        </w:rPr>
        <w:t>ある</w:t>
      </w:r>
      <w:del w:id="49" w:author="工内隆" w:date="2017-12-06T16:10:00Z">
        <w:r w:rsidRPr="00107050" w:rsidDel="00B61F83">
          <w:rPr>
            <w:rFonts w:ascii="メイリオ" w:eastAsia="メイリオ" w:hAnsi="メイリオ" w:cs="メイリオ" w:hint="eastAsia"/>
            <w:sz w:val="18"/>
            <w:szCs w:val="18"/>
            <w:lang w:eastAsia="ja-JP"/>
          </w:rPr>
          <w:delText>オープンソース ソフトウェアに</w:delText>
        </w:r>
      </w:del>
      <w:del w:id="50" w:author="工内隆" w:date="2017-12-06T16:13:00Z">
        <w:r w:rsidRPr="00107050" w:rsidDel="00B61F83">
          <w:rPr>
            <w:rFonts w:ascii="メイリオ" w:eastAsia="メイリオ" w:hAnsi="メイリオ" w:cs="メイリオ" w:hint="eastAsia"/>
            <w:sz w:val="18"/>
            <w:szCs w:val="18"/>
            <w:lang w:eastAsia="ja-JP"/>
          </w:rPr>
          <w:delText>及ぶことが一般的になってきてい</w:delText>
        </w:r>
      </w:del>
      <w:del w:id="51" w:author="工内隆" w:date="2017-12-06T16:14:00Z">
        <w:r w:rsidRPr="00107050" w:rsidDel="00B61F83">
          <w:rPr>
            <w:rFonts w:ascii="メイリオ" w:eastAsia="メイリオ" w:hAnsi="メイリオ" w:cs="メイリオ" w:hint="eastAsia"/>
            <w:sz w:val="18"/>
            <w:szCs w:val="18"/>
            <w:lang w:eastAsia="ja-JP"/>
          </w:rPr>
          <w:delText>る</w:delText>
        </w:r>
      </w:del>
      <w:r w:rsidRPr="00107050">
        <w:rPr>
          <w:rFonts w:ascii="メイリオ" w:eastAsia="メイリオ" w:hAnsi="メイリオ" w:cs="メイリオ" w:hint="eastAsia"/>
          <w:sz w:val="18"/>
          <w:szCs w:val="18"/>
          <w:lang w:eastAsia="ja-JP"/>
        </w:rPr>
        <w:t>のです。</w:t>
      </w:r>
    </w:p>
    <w:p w14:paraId="0B312911" w14:textId="77777777" w:rsidR="008403C6" w:rsidRPr="002C4D0C" w:rsidRDefault="008403C6" w:rsidP="008403C6">
      <w:pPr>
        <w:pStyle w:val="bodyIbrahim1"/>
      </w:pPr>
      <w:r w:rsidRPr="002C4D0C">
        <w:t xml:space="preserve">In this article, we </w:t>
      </w:r>
      <w:r>
        <w:t xml:space="preserve">provide an overview of the open source </w:t>
      </w:r>
      <w:r w:rsidRPr="00633306">
        <w:t>audit process in M&amp;A transactions.</w:t>
      </w:r>
      <w:r>
        <w:t xml:space="preserve"> We expect to publish a second paper in this series to explore the various insights (technical, legal, business) that companies gain when going through this process).  </w:t>
      </w:r>
    </w:p>
    <w:p w14:paraId="7FD92CD8" w14:textId="6B4639ED" w:rsidR="006B6DE7" w:rsidRPr="00BA78CF" w:rsidRDefault="00107050" w:rsidP="00BA78CF">
      <w:pPr>
        <w:pStyle w:val="bodyIbrahim1"/>
        <w:spacing w:line="240" w:lineRule="exact"/>
        <w:rPr>
          <w:rFonts w:ascii="メイリオ" w:eastAsia="メイリオ" w:hAnsi="メイリオ" w:cs="メイリオ"/>
          <w:sz w:val="18"/>
          <w:szCs w:val="18"/>
          <w:lang w:eastAsia="ja-JP"/>
        </w:rPr>
      </w:pPr>
      <w:del w:id="52" w:author="工内隆" w:date="2017-12-06T16:15:00Z">
        <w:r w:rsidRPr="00107050" w:rsidDel="009B0448">
          <w:rPr>
            <w:rFonts w:ascii="メイリオ" w:eastAsia="メイリオ" w:hAnsi="メイリオ" w:cs="メイリオ" w:hint="eastAsia"/>
            <w:sz w:val="18"/>
            <w:szCs w:val="18"/>
            <w:lang w:eastAsia="ja-JP"/>
          </w:rPr>
          <w:delText>こういったことを踏まえ</w:delText>
        </w:r>
      </w:del>
      <w:r w:rsidRPr="00107050">
        <w:rPr>
          <w:rFonts w:ascii="メイリオ" w:eastAsia="メイリオ" w:hAnsi="メイリオ" w:cs="メイリオ" w:hint="eastAsia"/>
          <w:sz w:val="18"/>
          <w:szCs w:val="18"/>
          <w:lang w:eastAsia="ja-JP"/>
        </w:rPr>
        <w:t>本</w:t>
      </w:r>
      <w:ins w:id="53" w:author="工内隆" w:date="2017-12-06T16:16:00Z">
        <w:r w:rsidR="009B0448">
          <w:rPr>
            <w:rFonts w:ascii="メイリオ" w:eastAsia="メイリオ" w:hAnsi="メイリオ" w:cs="メイリオ" w:hint="eastAsia"/>
            <w:sz w:val="18"/>
            <w:szCs w:val="18"/>
            <w:lang w:eastAsia="ja-JP"/>
          </w:rPr>
          <w:t>文</w:t>
        </w:r>
      </w:ins>
      <w:r w:rsidRPr="00107050">
        <w:rPr>
          <w:rFonts w:ascii="メイリオ" w:eastAsia="メイリオ" w:hAnsi="メイリオ" w:cs="メイリオ" w:hint="eastAsia"/>
          <w:sz w:val="18"/>
          <w:szCs w:val="18"/>
          <w:lang w:eastAsia="ja-JP"/>
        </w:rPr>
        <w:t>書では、M&amp;A取引におけるオープンソース ソフトウェアの監査</w:t>
      </w:r>
      <w:ins w:id="54" w:author="工内隆" w:date="2017-12-06T16:16:00Z">
        <w:r w:rsidR="009B0448">
          <w:rPr>
            <w:rFonts w:ascii="メイリオ" w:eastAsia="メイリオ" w:hAnsi="メイリオ" w:cs="メイリオ" w:hint="eastAsia"/>
            <w:sz w:val="18"/>
            <w:szCs w:val="18"/>
            <w:lang w:eastAsia="ja-JP"/>
          </w:rPr>
          <w:t>プロセスの</w:t>
        </w:r>
      </w:ins>
      <w:ins w:id="55" w:author="工内隆" w:date="2017-12-06T16:17:00Z">
        <w:r w:rsidR="009B0448">
          <w:rPr>
            <w:rFonts w:ascii="メイリオ" w:eastAsia="メイリオ" w:hAnsi="メイリオ" w:cs="メイリオ" w:hint="eastAsia"/>
            <w:sz w:val="18"/>
            <w:szCs w:val="18"/>
            <w:lang w:eastAsia="ja-JP"/>
          </w:rPr>
          <w:t>概要を提供し</w:t>
        </w:r>
      </w:ins>
      <w:del w:id="56" w:author="工内隆" w:date="2017-12-06T16:17:00Z">
        <w:r w:rsidRPr="00107050" w:rsidDel="009B0448">
          <w:rPr>
            <w:rFonts w:ascii="メイリオ" w:eastAsia="メイリオ" w:hAnsi="メイリオ" w:cs="メイリオ" w:hint="eastAsia"/>
            <w:sz w:val="18"/>
            <w:szCs w:val="18"/>
            <w:lang w:eastAsia="ja-JP"/>
          </w:rPr>
          <w:delText>について触れていき</w:delText>
        </w:r>
      </w:del>
      <w:r w:rsidRPr="00107050">
        <w:rPr>
          <w:rFonts w:ascii="メイリオ" w:eastAsia="メイリオ" w:hAnsi="メイリオ" w:cs="メイリオ" w:hint="eastAsia"/>
          <w:sz w:val="18"/>
          <w:szCs w:val="18"/>
          <w:lang w:eastAsia="ja-JP"/>
        </w:rPr>
        <w:t>ます。このプロセスを実施していくなかで企業が得られる（技術面、</w:t>
      </w:r>
      <w:ins w:id="57" w:author="工内隆" w:date="2017-12-06T16:18:00Z">
        <w:r w:rsidR="009B0448">
          <w:rPr>
            <w:rFonts w:ascii="メイリオ" w:eastAsia="メイリオ" w:hAnsi="メイリオ" w:cs="メイリオ" w:hint="eastAsia"/>
            <w:sz w:val="18"/>
            <w:szCs w:val="18"/>
            <w:lang w:eastAsia="ja-JP"/>
          </w:rPr>
          <w:t>法務</w:t>
        </w:r>
      </w:ins>
      <w:del w:id="58" w:author="工内隆" w:date="2017-12-06T16:18:00Z">
        <w:r w:rsidRPr="00107050" w:rsidDel="009B0448">
          <w:rPr>
            <w:rFonts w:ascii="メイリオ" w:eastAsia="メイリオ" w:hAnsi="メイリオ" w:cs="メイリオ" w:hint="eastAsia"/>
            <w:sz w:val="18"/>
            <w:szCs w:val="18"/>
            <w:lang w:eastAsia="ja-JP"/>
          </w:rPr>
          <w:delText>法令</w:delText>
        </w:r>
      </w:del>
      <w:r w:rsidRPr="00107050">
        <w:rPr>
          <w:rFonts w:ascii="メイリオ" w:eastAsia="メイリオ" w:hAnsi="メイリオ" w:cs="メイリオ" w:hint="eastAsia"/>
          <w:sz w:val="18"/>
          <w:szCs w:val="18"/>
          <w:lang w:eastAsia="ja-JP"/>
        </w:rPr>
        <w:t>面、ビジネス面といった）各種洞察については、本書に続く形で公開できればと思います。</w:t>
      </w:r>
    </w:p>
    <w:p w14:paraId="326028CA" w14:textId="409E3514" w:rsidR="00597D3F" w:rsidRPr="002C4D0C" w:rsidRDefault="00BF7C96" w:rsidP="004A494D">
      <w:pPr>
        <w:pStyle w:val="HeadingIbrahim1"/>
      </w:pPr>
      <w:bookmarkStart w:id="59" w:name="_Toc492046552"/>
      <w:r>
        <w:t xml:space="preserve">2. </w:t>
      </w:r>
      <w:r w:rsidR="008403C6">
        <w:rPr>
          <w:rFonts w:ascii="メイリオ" w:eastAsia="メイリオ" w:hAnsi="メイリオ" w:cs="メイリオ" w:hint="eastAsia"/>
          <w:b/>
          <w:lang w:eastAsia="ja-JP"/>
        </w:rPr>
        <w:t>共通的なオープンソース使用</w:t>
      </w:r>
      <w:r w:rsidR="00BA78CF" w:rsidRPr="00835272">
        <w:rPr>
          <w:rFonts w:ascii="メイリオ" w:eastAsia="メイリオ" w:hAnsi="メイリオ" w:cs="メイリオ" w:hint="eastAsia"/>
          <w:b/>
          <w:lang w:eastAsia="ja-JP"/>
        </w:rPr>
        <w:t>シナリオ</w:t>
      </w:r>
      <w:r w:rsidR="00BA78CF">
        <w:rPr>
          <w:rFonts w:hint="eastAsia"/>
          <w:lang w:eastAsia="ja-JP"/>
        </w:rPr>
        <w:t>（</w:t>
      </w:r>
      <w:r w:rsidR="004C6B67" w:rsidRPr="002C4D0C">
        <w:t>Common open source usage scenarios</w:t>
      </w:r>
      <w:bookmarkEnd w:id="59"/>
      <w:r w:rsidR="00BA78CF">
        <w:rPr>
          <w:rFonts w:hint="eastAsia"/>
          <w:lang w:eastAsia="ja-JP"/>
        </w:rPr>
        <w:t>）</w:t>
      </w:r>
    </w:p>
    <w:p w14:paraId="7E585907" w14:textId="1856E325"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p>
    <w:p w14:paraId="5854D310" w14:textId="76F25F04" w:rsidR="008403C6" w:rsidRPr="008403C6" w:rsidRDefault="00107050" w:rsidP="008403C6">
      <w:pPr>
        <w:pStyle w:val="bodyIbrahim1"/>
        <w:spacing w:line="240" w:lineRule="exact"/>
        <w:rPr>
          <w:rFonts w:ascii="メイリオ" w:eastAsia="メイリオ" w:hAnsi="メイリオ" w:cs="メイリオ"/>
          <w:sz w:val="18"/>
          <w:szCs w:val="18"/>
          <w:lang w:eastAsia="ja-JP"/>
        </w:rPr>
      </w:pPr>
      <w:r w:rsidRPr="00107050">
        <w:rPr>
          <w:rFonts w:ascii="メイリオ" w:eastAsia="メイリオ" w:hAnsi="メイリオ" w:cs="メイリオ" w:hint="eastAsia"/>
          <w:sz w:val="18"/>
          <w:szCs w:val="18"/>
          <w:lang w:eastAsia="ja-JP"/>
        </w:rPr>
        <w:t>オープンソースのデューデリジェンスの話に入る前に、</w:t>
      </w:r>
      <w:del w:id="60" w:author="工内隆" w:date="2017-12-06T14:53:00Z">
        <w:r w:rsidRPr="00107050" w:rsidDel="004606ED">
          <w:rPr>
            <w:rFonts w:ascii="メイリオ" w:eastAsia="メイリオ" w:hAnsi="メイリオ" w:cs="メイリオ" w:hint="eastAsia"/>
            <w:sz w:val="18"/>
            <w:szCs w:val="18"/>
            <w:lang w:eastAsia="ja-JP"/>
          </w:rPr>
          <w:delText>買収先</w:delText>
        </w:r>
      </w:del>
      <w:ins w:id="61" w:author="工内隆" w:date="2017-12-06T14:53:00Z">
        <w:r w:rsidR="004606ED">
          <w:rPr>
            <w:rFonts w:ascii="メイリオ" w:eastAsia="メイリオ" w:hAnsi="メイリオ" w:cs="メイリオ" w:hint="eastAsia"/>
            <w:sz w:val="18"/>
            <w:szCs w:val="18"/>
            <w:lang w:eastAsia="ja-JP"/>
          </w:rPr>
          <w:t>買収対象</w:t>
        </w:r>
      </w:ins>
      <w:r w:rsidRPr="00107050">
        <w:rPr>
          <w:rFonts w:ascii="メイリオ" w:eastAsia="メイリオ" w:hAnsi="メイリオ" w:cs="メイリオ" w:hint="eastAsia"/>
          <w:sz w:val="18"/>
          <w:szCs w:val="18"/>
          <w:lang w:eastAsia="ja-JP"/>
        </w:rPr>
        <w:t>の開発プロセスでオープンソース ソフトウェアが</w:t>
      </w:r>
      <w:ins w:id="62" w:author="工内隆" w:date="2017-12-08T16:40:00Z">
        <w:r w:rsidR="00C30421">
          <w:rPr>
            <w:rFonts w:ascii="メイリオ" w:eastAsia="メイリオ" w:hAnsi="メイリオ" w:cs="メイリオ" w:hint="eastAsia"/>
            <w:sz w:val="18"/>
            <w:szCs w:val="18"/>
            <w:lang w:eastAsia="ja-JP"/>
          </w:rPr>
          <w:t>取り</w:t>
        </w:r>
      </w:ins>
      <w:del w:id="63" w:author="工内隆" w:date="2017-12-08T16:40:00Z">
        <w:r w:rsidRPr="00107050" w:rsidDel="00C30421">
          <w:rPr>
            <w:rFonts w:ascii="メイリオ" w:eastAsia="メイリオ" w:hAnsi="メイリオ" w:cs="メイリオ" w:hint="eastAsia"/>
            <w:sz w:val="18"/>
            <w:szCs w:val="18"/>
            <w:lang w:eastAsia="ja-JP"/>
          </w:rPr>
          <w:delText>組み</w:delText>
        </w:r>
      </w:del>
      <w:r w:rsidRPr="00107050">
        <w:rPr>
          <w:rFonts w:ascii="メイリオ" w:eastAsia="メイリオ" w:hAnsi="メイリオ" w:cs="メイリオ" w:hint="eastAsia"/>
          <w:sz w:val="18"/>
          <w:szCs w:val="18"/>
          <w:lang w:eastAsia="ja-JP"/>
        </w:rPr>
        <w:t>込まれうるさまざまな</w:t>
      </w:r>
      <w:ins w:id="64" w:author="工内隆" w:date="2017-12-06T16:20:00Z">
        <w:r w:rsidR="009B0448">
          <w:rPr>
            <w:rFonts w:ascii="メイリオ" w:eastAsia="メイリオ" w:hAnsi="メイリオ" w:cs="メイリオ" w:hint="eastAsia"/>
            <w:sz w:val="18"/>
            <w:szCs w:val="18"/>
            <w:lang w:eastAsia="ja-JP"/>
          </w:rPr>
          <w:t>局面</w:t>
        </w:r>
      </w:ins>
      <w:del w:id="65" w:author="工内隆" w:date="2017-12-06T16:20:00Z">
        <w:r w:rsidRPr="00107050" w:rsidDel="009B0448">
          <w:rPr>
            <w:rFonts w:ascii="メイリオ" w:eastAsia="メイリオ" w:hAnsi="メイリオ" w:cs="メイリオ" w:hint="eastAsia"/>
            <w:sz w:val="18"/>
            <w:szCs w:val="18"/>
            <w:lang w:eastAsia="ja-JP"/>
          </w:rPr>
          <w:delText>方法</w:delText>
        </w:r>
      </w:del>
      <w:r w:rsidRPr="00107050">
        <w:rPr>
          <w:rFonts w:ascii="メイリオ" w:eastAsia="メイリオ" w:hAnsi="メイリオ" w:cs="メイリオ" w:hint="eastAsia"/>
          <w:sz w:val="18"/>
          <w:szCs w:val="18"/>
          <w:lang w:eastAsia="ja-JP"/>
        </w:rPr>
        <w:t>を理解することが</w:t>
      </w:r>
      <w:ins w:id="66" w:author="工内隆" w:date="2017-12-06T16:38:00Z">
        <w:r w:rsidR="002801A1">
          <w:rPr>
            <w:rFonts w:ascii="メイリオ" w:eastAsia="メイリオ" w:hAnsi="メイリオ" w:cs="メイリオ" w:hint="eastAsia"/>
            <w:sz w:val="18"/>
            <w:szCs w:val="18"/>
            <w:lang w:eastAsia="ja-JP"/>
          </w:rPr>
          <w:t>有益です</w:t>
        </w:r>
      </w:ins>
      <w:del w:id="67" w:author="工内隆" w:date="2017-12-06T16:38:00Z">
        <w:r w:rsidRPr="00107050" w:rsidDel="002801A1">
          <w:rPr>
            <w:rFonts w:ascii="メイリオ" w:eastAsia="メイリオ" w:hAnsi="メイリオ" w:cs="メイリオ" w:hint="eastAsia"/>
            <w:sz w:val="18"/>
            <w:szCs w:val="18"/>
            <w:lang w:eastAsia="ja-JP"/>
          </w:rPr>
          <w:delText>助けとなります</w:delText>
        </w:r>
      </w:del>
      <w:r w:rsidRPr="00107050">
        <w:rPr>
          <w:rFonts w:ascii="メイリオ" w:eastAsia="メイリオ" w:hAnsi="メイリオ" w:cs="メイリオ" w:hint="eastAsia"/>
          <w:sz w:val="18"/>
          <w:szCs w:val="18"/>
          <w:lang w:eastAsia="ja-JP"/>
        </w:rPr>
        <w:t>。このことは、企業が意識的に、もしくは無意識に自社ソースコード ベースにオープンソース ソフトウェアを組み入れるシチュエーション</w:t>
      </w:r>
      <w:ins w:id="68" w:author="工内隆" w:date="2017-12-06T16:23:00Z">
        <w:r w:rsidR="009B0448">
          <w:rPr>
            <w:rFonts w:ascii="メイリオ" w:eastAsia="メイリオ" w:hAnsi="メイリオ" w:cs="メイリオ" w:hint="eastAsia"/>
            <w:sz w:val="18"/>
            <w:szCs w:val="18"/>
            <w:lang w:eastAsia="ja-JP"/>
          </w:rPr>
          <w:t>にも</w:t>
        </w:r>
      </w:ins>
      <w:del w:id="69" w:author="工内隆" w:date="2017-12-06T16:23:00Z">
        <w:r w:rsidRPr="00107050" w:rsidDel="009B0448">
          <w:rPr>
            <w:rFonts w:ascii="メイリオ" w:eastAsia="メイリオ" w:hAnsi="メイリオ" w:cs="メイリオ" w:hint="eastAsia"/>
            <w:sz w:val="18"/>
            <w:szCs w:val="18"/>
            <w:lang w:eastAsia="ja-JP"/>
          </w:rPr>
          <w:delText>が</w:delText>
        </w:r>
      </w:del>
      <w:r w:rsidRPr="00107050">
        <w:rPr>
          <w:rFonts w:ascii="メイリオ" w:eastAsia="メイリオ" w:hAnsi="メイリオ" w:cs="メイリオ" w:hint="eastAsia"/>
          <w:sz w:val="18"/>
          <w:szCs w:val="18"/>
          <w:lang w:eastAsia="ja-JP"/>
        </w:rPr>
        <w:t>当てはまります。交通違反キップを切られ</w:t>
      </w:r>
      <w:ins w:id="70" w:author="工内隆" w:date="2017-12-06T16:25:00Z">
        <w:r w:rsidR="009B0448">
          <w:rPr>
            <w:rFonts w:ascii="メイリオ" w:eastAsia="メイリオ" w:hAnsi="メイリオ" w:cs="メイリオ" w:hint="eastAsia"/>
            <w:sz w:val="18"/>
            <w:szCs w:val="18"/>
            <w:lang w:eastAsia="ja-JP"/>
          </w:rPr>
          <w:t>た</w:t>
        </w:r>
      </w:ins>
      <w:ins w:id="71" w:author="工内隆" w:date="2017-12-06T16:23:00Z">
        <w:r w:rsidR="009B0448">
          <w:rPr>
            <w:rFonts w:ascii="メイリオ" w:eastAsia="メイリオ" w:hAnsi="メイリオ" w:cs="メイリオ" w:hint="eastAsia"/>
            <w:sz w:val="18"/>
            <w:szCs w:val="18"/>
            <w:lang w:eastAsia="ja-JP"/>
          </w:rPr>
          <w:t>際</w:t>
        </w:r>
      </w:ins>
      <w:ins w:id="72" w:author="工内隆" w:date="2017-12-06T16:24:00Z">
        <w:r w:rsidR="009B0448">
          <w:rPr>
            <w:rFonts w:ascii="メイリオ" w:eastAsia="メイリオ" w:hAnsi="メイリオ" w:cs="メイリオ" w:hint="eastAsia"/>
            <w:sz w:val="18"/>
            <w:szCs w:val="18"/>
            <w:lang w:eastAsia="ja-JP"/>
          </w:rPr>
          <w:t>に</w:t>
        </w:r>
      </w:ins>
      <w:r w:rsidRPr="00107050">
        <w:rPr>
          <w:rFonts w:ascii="メイリオ" w:eastAsia="メイリオ" w:hAnsi="メイリオ" w:cs="メイリオ" w:hint="eastAsia"/>
          <w:sz w:val="18"/>
          <w:szCs w:val="18"/>
          <w:lang w:eastAsia="ja-JP"/>
        </w:rPr>
        <w:t>、自らの義務を知らなかったといっても言い訳にはなりません。これと同じように</w:t>
      </w:r>
      <w:ins w:id="73" w:author="工内隆" w:date="2017-12-06T16:25:00Z">
        <w:r w:rsidR="00BC2BB1">
          <w:rPr>
            <w:rFonts w:ascii="メイリオ" w:eastAsia="メイリオ" w:hAnsi="メイリオ" w:cs="メイリオ" w:hint="eastAsia"/>
            <w:sz w:val="18"/>
            <w:szCs w:val="18"/>
            <w:lang w:eastAsia="ja-JP"/>
          </w:rPr>
          <w:t>、</w:t>
        </w:r>
      </w:ins>
      <w:r w:rsidRPr="00107050">
        <w:rPr>
          <w:rFonts w:ascii="メイリオ" w:eastAsia="メイリオ" w:hAnsi="メイリオ" w:cs="メイリオ" w:hint="eastAsia"/>
          <w:sz w:val="18"/>
          <w:szCs w:val="18"/>
          <w:lang w:eastAsia="ja-JP"/>
        </w:rPr>
        <w:t>複数の</w:t>
      </w:r>
      <w:ins w:id="74" w:author="工内隆" w:date="2017-12-06T16:31:00Z">
        <w:r w:rsidR="00BC2BB1">
          <w:rPr>
            <w:rFonts w:ascii="メイリオ" w:eastAsia="メイリオ" w:hAnsi="メイリオ" w:cs="メイリオ" w:hint="eastAsia"/>
            <w:sz w:val="18"/>
            <w:szCs w:val="18"/>
            <w:lang w:eastAsia="ja-JP"/>
          </w:rPr>
          <w:t>提供元の</w:t>
        </w:r>
      </w:ins>
      <w:del w:id="75" w:author="工内隆" w:date="2017-12-06T16:31:00Z">
        <w:r w:rsidRPr="00107050" w:rsidDel="00BC2BB1">
          <w:rPr>
            <w:rFonts w:ascii="メイリオ" w:eastAsia="メイリオ" w:hAnsi="メイリオ" w:cs="メイリオ" w:hint="eastAsia"/>
            <w:sz w:val="18"/>
            <w:szCs w:val="18"/>
            <w:lang w:eastAsia="ja-JP"/>
          </w:rPr>
          <w:delText>ソ</w:delText>
        </w:r>
        <w:r w:rsidRPr="00107050" w:rsidDel="00BC2BB1">
          <w:rPr>
            <w:rFonts w:ascii="メイリオ" w:eastAsia="メイリオ" w:hAnsi="メイリオ" w:cs="メイリオ" w:hint="eastAsia"/>
            <w:sz w:val="18"/>
            <w:szCs w:val="18"/>
            <w:lang w:eastAsia="ja-JP"/>
          </w:rPr>
          <w:lastRenderedPageBreak/>
          <w:delText>ースから</w:delText>
        </w:r>
      </w:del>
      <w:r w:rsidRPr="00107050">
        <w:rPr>
          <w:rFonts w:ascii="メイリオ" w:eastAsia="メイリオ" w:hAnsi="メイリオ" w:cs="メイリオ" w:hint="eastAsia"/>
          <w:sz w:val="18"/>
          <w:szCs w:val="18"/>
          <w:lang w:eastAsia="ja-JP"/>
        </w:rPr>
        <w:t>ソフトウェアが使用され</w:t>
      </w:r>
      <w:ins w:id="76" w:author="工内隆" w:date="2017-12-06T16:32:00Z">
        <w:r w:rsidR="00BC2BB1">
          <w:rPr>
            <w:rFonts w:ascii="メイリオ" w:eastAsia="メイリオ" w:hAnsi="メイリオ" w:cs="メイリオ" w:hint="eastAsia"/>
            <w:sz w:val="18"/>
            <w:szCs w:val="18"/>
            <w:lang w:eastAsia="ja-JP"/>
          </w:rPr>
          <w:t>る可能性のある</w:t>
        </w:r>
      </w:ins>
      <w:del w:id="77" w:author="工内隆" w:date="2017-12-06T16:32:00Z">
        <w:r w:rsidRPr="00107050" w:rsidDel="00BC2BB1">
          <w:rPr>
            <w:rFonts w:ascii="メイリオ" w:eastAsia="メイリオ" w:hAnsi="メイリオ" w:cs="メイリオ" w:hint="eastAsia"/>
            <w:sz w:val="18"/>
            <w:szCs w:val="18"/>
            <w:lang w:eastAsia="ja-JP"/>
          </w:rPr>
          <w:delText>うる</w:delText>
        </w:r>
      </w:del>
      <w:r w:rsidRPr="00107050">
        <w:rPr>
          <w:rFonts w:ascii="メイリオ" w:eastAsia="メイリオ" w:hAnsi="メイリオ" w:cs="メイリオ" w:hint="eastAsia"/>
          <w:sz w:val="18"/>
          <w:szCs w:val="18"/>
          <w:lang w:eastAsia="ja-JP"/>
        </w:rPr>
        <w:t>さまざまな</w:t>
      </w:r>
      <w:ins w:id="78" w:author="工内隆" w:date="2017-12-06T16:32:00Z">
        <w:r w:rsidR="00BC2BB1">
          <w:rPr>
            <w:rFonts w:ascii="メイリオ" w:eastAsia="メイリオ" w:hAnsi="メイリオ" w:cs="メイリオ" w:hint="eastAsia"/>
            <w:sz w:val="18"/>
            <w:szCs w:val="18"/>
            <w:lang w:eastAsia="ja-JP"/>
          </w:rPr>
          <w:t>局面</w:t>
        </w:r>
      </w:ins>
      <w:del w:id="79" w:author="工内隆" w:date="2017-12-06T16:32:00Z">
        <w:r w:rsidRPr="00107050" w:rsidDel="00BC2BB1">
          <w:rPr>
            <w:rFonts w:ascii="メイリオ" w:eastAsia="メイリオ" w:hAnsi="メイリオ" w:cs="メイリオ" w:hint="eastAsia"/>
            <w:sz w:val="18"/>
            <w:szCs w:val="18"/>
            <w:lang w:eastAsia="ja-JP"/>
          </w:rPr>
          <w:delText>やり方</w:delText>
        </w:r>
      </w:del>
      <w:r w:rsidRPr="00107050">
        <w:rPr>
          <w:rFonts w:ascii="メイリオ" w:eastAsia="メイリオ" w:hAnsi="メイリオ" w:cs="メイリオ" w:hint="eastAsia"/>
          <w:sz w:val="18"/>
          <w:szCs w:val="18"/>
          <w:lang w:eastAsia="ja-JP"/>
        </w:rPr>
        <w:t>を理解しておくことは賢明なことなのです。</w:t>
      </w:r>
      <w:ins w:id="80" w:author="工内隆" w:date="2017-12-06T16:33:00Z">
        <w:r w:rsidR="00BC2BB1">
          <w:rPr>
            <w:rFonts w:ascii="メイリオ" w:eastAsia="メイリオ" w:hAnsi="メイリオ" w:cs="メイリオ" w:hint="eastAsia"/>
            <w:sz w:val="18"/>
            <w:szCs w:val="18"/>
            <w:lang w:eastAsia="ja-JP"/>
          </w:rPr>
          <w:t>もっとも</w:t>
        </w:r>
      </w:ins>
      <w:ins w:id="81" w:author="工内隆" w:date="2017-12-08T16:41:00Z">
        <w:r w:rsidR="00C30421">
          <w:rPr>
            <w:rFonts w:ascii="メイリオ" w:eastAsia="メイリオ" w:hAnsi="メイリオ" w:cs="メイリオ" w:hint="eastAsia"/>
            <w:sz w:val="18"/>
            <w:szCs w:val="18"/>
            <w:lang w:eastAsia="ja-JP"/>
          </w:rPr>
          <w:t>ありがちな</w:t>
        </w:r>
      </w:ins>
      <w:ins w:id="82" w:author="工内隆" w:date="2017-12-06T16:33:00Z">
        <w:r w:rsidR="00BC2BB1">
          <w:rPr>
            <w:rFonts w:ascii="メイリオ" w:eastAsia="メイリオ" w:hAnsi="メイリオ" w:cs="メイリオ" w:hint="eastAsia"/>
            <w:sz w:val="18"/>
            <w:szCs w:val="18"/>
            <w:lang w:eastAsia="ja-JP"/>
          </w:rPr>
          <w:t>オープンソース</w:t>
        </w:r>
      </w:ins>
      <w:ins w:id="83" w:author="工内隆" w:date="2017-12-06T16:34:00Z">
        <w:r w:rsidR="00BC2BB1">
          <w:rPr>
            <w:rFonts w:ascii="メイリオ" w:eastAsia="メイリオ" w:hAnsi="メイリオ" w:cs="メイリオ" w:hint="eastAsia"/>
            <w:sz w:val="18"/>
            <w:szCs w:val="18"/>
            <w:lang w:eastAsia="ja-JP"/>
          </w:rPr>
          <w:t xml:space="preserve"> ソフトウェア使用シナリオは、</w:t>
        </w:r>
      </w:ins>
      <w:ins w:id="84" w:author="工内隆" w:date="2017-12-06T16:36:00Z">
        <w:r w:rsidR="002801A1">
          <w:rPr>
            <w:rFonts w:ascii="メイリオ" w:eastAsia="メイリオ" w:hAnsi="メイリオ" w:cs="メイリオ" w:hint="eastAsia"/>
            <w:sz w:val="18"/>
            <w:szCs w:val="18"/>
            <w:lang w:eastAsia="ja-JP"/>
          </w:rPr>
          <w:t>取り</w:t>
        </w:r>
      </w:ins>
      <w:ins w:id="85" w:author="工内隆" w:date="2017-12-06T16:34:00Z">
        <w:r w:rsidR="00BC2BB1">
          <w:rPr>
            <w:rFonts w:ascii="メイリオ" w:eastAsia="メイリオ" w:hAnsi="メイリオ" w:cs="メイリオ" w:hint="eastAsia"/>
            <w:sz w:val="18"/>
            <w:szCs w:val="18"/>
            <w:lang w:eastAsia="ja-JP"/>
          </w:rPr>
          <w:t>込み、リンク</w:t>
        </w:r>
      </w:ins>
      <w:ins w:id="86" w:author="工内隆" w:date="2017-12-06T16:35:00Z">
        <w:r w:rsidR="00BC2BB1">
          <w:rPr>
            <w:rFonts w:ascii="メイリオ" w:eastAsia="メイリオ" w:hAnsi="メイリオ" w:cs="メイリオ" w:hint="eastAsia"/>
            <w:sz w:val="18"/>
            <w:szCs w:val="18"/>
            <w:lang w:eastAsia="ja-JP"/>
          </w:rPr>
          <w:t>、および、改変です。</w:t>
        </w:r>
      </w:ins>
    </w:p>
    <w:p w14:paraId="2E099B16" w14:textId="2B9B42A4" w:rsidR="00597D3F" w:rsidRDefault="001B5CE8" w:rsidP="001B5CE8">
      <w:pPr>
        <w:rPr>
          <w:color w:val="1F497D"/>
        </w:rPr>
      </w:pPr>
      <w:r w:rsidRPr="001B5CE8">
        <w:rPr>
          <w:rFonts w:ascii="Calibri" w:hAnsi="Calibri"/>
          <w:color w:val="000000" w:themeColor="text1"/>
        </w:rPr>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0D51780A" w14:textId="794A71D3" w:rsidR="00C81F05" w:rsidRPr="004E2786" w:rsidRDefault="00107050" w:rsidP="00C81F05">
      <w:pPr>
        <w:pStyle w:val="bodyIbrahim1"/>
        <w:spacing w:line="240" w:lineRule="exact"/>
        <w:rPr>
          <w:rFonts w:ascii="メイリオ" w:eastAsia="メイリオ" w:hAnsi="メイリオ" w:cs="メイリオ"/>
          <w:sz w:val="18"/>
          <w:szCs w:val="18"/>
          <w:lang w:eastAsia="ja-JP"/>
        </w:rPr>
      </w:pPr>
      <w:r w:rsidRPr="00107050">
        <w:rPr>
          <w:rFonts w:ascii="メイリオ" w:eastAsia="メイリオ" w:hAnsi="メイリオ" w:cs="メイリオ" w:hint="eastAsia"/>
          <w:sz w:val="18"/>
          <w:szCs w:val="18"/>
          <w:lang w:eastAsia="ja-JP"/>
        </w:rPr>
        <w:t>オープンソースのコンポーネントに変更を加えることや、オープンソースのコードを</w:t>
      </w:r>
      <w:ins w:id="87" w:author="工内隆" w:date="2017-12-06T16:39:00Z">
        <w:r w:rsidR="002801A1" w:rsidRPr="00107050">
          <w:rPr>
            <w:rFonts w:ascii="メイリオ" w:eastAsia="メイリオ" w:hAnsi="メイリオ" w:cs="メイリオ" w:hint="eastAsia"/>
            <w:sz w:val="18"/>
            <w:szCs w:val="18"/>
            <w:lang w:eastAsia="ja-JP"/>
          </w:rPr>
          <w:t>プロプライエタリ</w:t>
        </w:r>
        <w:r w:rsidR="002801A1">
          <w:rPr>
            <w:rFonts w:ascii="メイリオ" w:eastAsia="メイリオ" w:hAnsi="メイリオ" w:cs="メイリオ" w:hint="eastAsia"/>
            <w:sz w:val="18"/>
            <w:szCs w:val="18"/>
            <w:lang w:eastAsia="ja-JP"/>
          </w:rPr>
          <w:t xml:space="preserve"> </w:t>
        </w:r>
        <w:r w:rsidR="002801A1" w:rsidRPr="00107050">
          <w:rPr>
            <w:rFonts w:ascii="メイリオ" w:eastAsia="メイリオ" w:hAnsi="メイリオ" w:cs="メイリオ" w:hint="eastAsia"/>
            <w:sz w:val="18"/>
            <w:szCs w:val="18"/>
            <w:lang w:eastAsia="ja-JP"/>
          </w:rPr>
          <w:t>コード</w:t>
        </w:r>
      </w:ins>
      <w:ins w:id="88" w:author="工内隆" w:date="2017-12-06T16:40:00Z">
        <w:r w:rsidR="002801A1">
          <w:rPr>
            <w:rFonts w:ascii="メイリオ" w:eastAsia="メイリオ" w:hAnsi="メイリオ" w:cs="メイリオ" w:hint="eastAsia"/>
            <w:sz w:val="18"/>
            <w:szCs w:val="18"/>
            <w:lang w:eastAsia="ja-JP"/>
          </w:rPr>
          <w:t>や</w:t>
        </w:r>
      </w:ins>
      <w:r w:rsidRPr="00107050">
        <w:rPr>
          <w:rFonts w:ascii="メイリオ" w:eastAsia="メイリオ" w:hAnsi="メイリオ" w:cs="メイリオ" w:hint="eastAsia"/>
          <w:sz w:val="18"/>
          <w:szCs w:val="18"/>
          <w:lang w:eastAsia="ja-JP"/>
        </w:rPr>
        <w:t>サード パーティ</w:t>
      </w:r>
      <w:del w:id="89" w:author="工内隆" w:date="2017-12-06T16:40:00Z">
        <w:r w:rsidRPr="00107050" w:rsidDel="002801A1">
          <w:rPr>
            <w:rFonts w:ascii="メイリオ" w:eastAsia="メイリオ" w:hAnsi="メイリオ" w:cs="メイリオ" w:hint="eastAsia"/>
            <w:sz w:val="18"/>
            <w:szCs w:val="18"/>
            <w:lang w:eastAsia="ja-JP"/>
          </w:rPr>
          <w:delText>の</w:delText>
        </w:r>
      </w:del>
      <w:del w:id="90" w:author="工内隆" w:date="2017-12-06T16:39:00Z">
        <w:r w:rsidRPr="00107050" w:rsidDel="002801A1">
          <w:rPr>
            <w:rFonts w:ascii="メイリオ" w:eastAsia="メイリオ" w:hAnsi="メイリオ" w:cs="メイリオ" w:hint="eastAsia"/>
            <w:sz w:val="18"/>
            <w:szCs w:val="18"/>
            <w:lang w:eastAsia="ja-JP"/>
          </w:rPr>
          <w:delText>プロプライエタリ</w:delText>
        </w:r>
      </w:del>
      <w:ins w:id="91" w:author="工内隆" w:date="2017-12-06T16:40:00Z">
        <w:r w:rsidR="002801A1">
          <w:rPr>
            <w:rFonts w:ascii="メイリオ" w:eastAsia="メイリオ" w:hAnsi="メイリオ" w:cs="メイリオ" w:hint="eastAsia"/>
            <w:sz w:val="18"/>
            <w:szCs w:val="18"/>
            <w:lang w:eastAsia="ja-JP"/>
          </w:rPr>
          <w:t xml:space="preserve"> </w:t>
        </w:r>
      </w:ins>
      <w:r w:rsidRPr="00107050">
        <w:rPr>
          <w:rFonts w:ascii="メイリオ" w:eastAsia="メイリオ" w:hAnsi="メイリオ" w:cs="メイリオ" w:hint="eastAsia"/>
          <w:sz w:val="18"/>
          <w:szCs w:val="18"/>
          <w:lang w:eastAsia="ja-JP"/>
        </w:rPr>
        <w:t>コードに注入（Inject）することは、監査サービス プロバイダのコード発見・報告手法に影響してくる可能性があります。オープンソース</w:t>
      </w:r>
      <w:del w:id="92" w:author="工内隆" w:date="2017-12-06T16:42:00Z">
        <w:r w:rsidRPr="00107050" w:rsidDel="002801A1">
          <w:rPr>
            <w:rFonts w:ascii="メイリオ" w:eastAsia="メイリオ" w:hAnsi="メイリオ" w:cs="メイリオ" w:hint="eastAsia"/>
            <w:sz w:val="18"/>
            <w:szCs w:val="18"/>
            <w:lang w:eastAsia="ja-JP"/>
          </w:rPr>
          <w:delText>の</w:delText>
        </w:r>
      </w:del>
      <w:r w:rsidRPr="00107050">
        <w:rPr>
          <w:rFonts w:ascii="メイリオ" w:eastAsia="メイリオ" w:hAnsi="メイリオ" w:cs="メイリオ" w:hint="eastAsia"/>
          <w:sz w:val="18"/>
          <w:szCs w:val="18"/>
          <w:lang w:eastAsia="ja-JP"/>
        </w:rPr>
        <w:t>監査</w:t>
      </w:r>
      <w:ins w:id="93" w:author="工内隆" w:date="2017-12-06T16:42:00Z">
        <w:r w:rsidR="002801A1">
          <w:rPr>
            <w:rFonts w:ascii="メイリオ" w:eastAsia="メイリオ" w:hAnsi="メイリオ" w:cs="メイリオ" w:hint="eastAsia"/>
            <w:sz w:val="18"/>
            <w:szCs w:val="18"/>
            <w:lang w:eastAsia="ja-JP"/>
          </w:rPr>
          <w:t>のサービス提供</w:t>
        </w:r>
      </w:ins>
      <w:del w:id="94" w:author="工内隆" w:date="2017-12-06T16:42:00Z">
        <w:r w:rsidRPr="00107050" w:rsidDel="002801A1">
          <w:rPr>
            <w:rFonts w:ascii="メイリオ" w:eastAsia="メイリオ" w:hAnsi="メイリオ" w:cs="メイリオ" w:hint="eastAsia"/>
            <w:sz w:val="18"/>
            <w:szCs w:val="18"/>
            <w:lang w:eastAsia="ja-JP"/>
          </w:rPr>
          <w:delText>実施</w:delText>
        </w:r>
      </w:del>
      <w:r w:rsidRPr="00107050">
        <w:rPr>
          <w:rFonts w:ascii="メイリオ" w:eastAsia="メイリオ" w:hAnsi="メイリオ" w:cs="メイリオ" w:hint="eastAsia"/>
          <w:sz w:val="18"/>
          <w:szCs w:val="18"/>
          <w:lang w:eastAsia="ja-JP"/>
        </w:rPr>
        <w:t>者と関わる際に、彼らがどうやってオープンソースのコードを発見し、</w:t>
      </w:r>
      <w:ins w:id="95" w:author="工内隆" w:date="2017-12-06T16:42:00Z">
        <w:r w:rsidR="002801A1">
          <w:rPr>
            <w:rFonts w:ascii="メイリオ" w:eastAsia="メイリオ" w:hAnsi="メイリオ" w:cs="メイリオ" w:hint="eastAsia"/>
            <w:sz w:val="18"/>
            <w:szCs w:val="18"/>
            <w:lang w:eastAsia="ja-JP"/>
          </w:rPr>
          <w:t>捕捉する</w:t>
        </w:r>
      </w:ins>
      <w:del w:id="96" w:author="工内隆" w:date="2017-12-06T16:43:00Z">
        <w:r w:rsidRPr="00107050" w:rsidDel="002801A1">
          <w:rPr>
            <w:rFonts w:ascii="メイリオ" w:eastAsia="メイリオ" w:hAnsi="メイリオ" w:cs="メイリオ" w:hint="eastAsia"/>
            <w:sz w:val="18"/>
            <w:szCs w:val="18"/>
            <w:lang w:eastAsia="ja-JP"/>
          </w:rPr>
          <w:delText>捕える</w:delText>
        </w:r>
      </w:del>
      <w:r w:rsidRPr="00107050">
        <w:rPr>
          <w:rFonts w:ascii="メイリオ" w:eastAsia="メイリオ" w:hAnsi="メイリオ" w:cs="メイリオ" w:hint="eastAsia"/>
          <w:sz w:val="18"/>
          <w:szCs w:val="18"/>
          <w:lang w:eastAsia="ja-JP"/>
        </w:rPr>
        <w:t>か、そのアプローチを理解することは</w:t>
      </w:r>
      <w:ins w:id="97" w:author="工内隆" w:date="2017-12-06T16:43:00Z">
        <w:r w:rsidR="002801A1">
          <w:rPr>
            <w:rFonts w:ascii="メイリオ" w:eastAsia="メイリオ" w:hAnsi="メイリオ" w:cs="メイリオ" w:hint="eastAsia"/>
            <w:sz w:val="18"/>
            <w:szCs w:val="18"/>
            <w:lang w:eastAsia="ja-JP"/>
          </w:rPr>
          <w:t>有益</w:t>
        </w:r>
      </w:ins>
      <w:del w:id="98" w:author="工内隆" w:date="2017-12-06T16:43:00Z">
        <w:r w:rsidRPr="00107050" w:rsidDel="002801A1">
          <w:rPr>
            <w:rFonts w:ascii="メイリオ" w:eastAsia="メイリオ" w:hAnsi="メイリオ" w:cs="メイリオ" w:hint="eastAsia"/>
            <w:sz w:val="18"/>
            <w:szCs w:val="18"/>
            <w:lang w:eastAsia="ja-JP"/>
          </w:rPr>
          <w:delText>しばしばと助けとなってくれるの</w:delText>
        </w:r>
      </w:del>
      <w:r w:rsidRPr="00107050">
        <w:rPr>
          <w:rFonts w:ascii="メイリオ" w:eastAsia="メイリオ" w:hAnsi="メイリオ" w:cs="メイリオ" w:hint="eastAsia"/>
          <w:sz w:val="18"/>
          <w:szCs w:val="18"/>
          <w:lang w:eastAsia="ja-JP"/>
        </w:rPr>
        <w:t>です。</w:t>
      </w:r>
    </w:p>
    <w:p w14:paraId="2DC80A67" w14:textId="0676CF71" w:rsidR="00BF7C96" w:rsidRPr="001F25A8" w:rsidRDefault="00444017" w:rsidP="001F25A8">
      <w:pPr>
        <w:pStyle w:val="HeadingIbrahim2"/>
      </w:pPr>
      <w:bookmarkStart w:id="99" w:name="_Toc492046553"/>
      <w:r w:rsidRPr="002C4D0C">
        <w:t xml:space="preserve">2.1 </w:t>
      </w:r>
      <w:r w:rsidR="00BA6C74">
        <w:rPr>
          <w:rFonts w:hint="eastAsia"/>
          <w:lang w:eastAsia="ja-JP"/>
        </w:rPr>
        <w:t>取り込む（</w:t>
      </w:r>
      <w:r w:rsidR="004C6B67" w:rsidRPr="002C4D0C">
        <w:t>Incorporation</w:t>
      </w:r>
      <w:bookmarkEnd w:id="99"/>
      <w:r w:rsidR="00BA6C74">
        <w:rPr>
          <w:rFonts w:hint="eastAsia"/>
          <w:lang w:eastAsia="ja-JP"/>
        </w:rPr>
        <w:t>）</w:t>
      </w:r>
    </w:p>
    <w:p w14:paraId="1344C03B" w14:textId="7444AFC1" w:rsidR="003743FA" w:rsidRDefault="004C6B67" w:rsidP="00BF7C96">
      <w:pPr>
        <w:pStyle w:val="bodyIbrahim1"/>
        <w:rPr>
          <w:rFonts w:eastAsia="ＭＳ Ｐゴシック"/>
          <w:lang w:eastAsia="ja-JP"/>
        </w:rPr>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700DCCC" w14:textId="411F594B" w:rsidR="00BA6C74" w:rsidRPr="004E2786" w:rsidRDefault="00BA6C74" w:rsidP="00BA6C74">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開発者がソフトウェア製品のコードベース</w:t>
      </w:r>
      <w:r w:rsidR="00581DD1" w:rsidRPr="004E2786">
        <w:rPr>
          <w:rFonts w:ascii="メイリオ" w:eastAsia="メイリオ" w:hAnsi="メイリオ" w:cs="メイリオ" w:hint="eastAsia"/>
          <w:sz w:val="18"/>
          <w:szCs w:val="18"/>
          <w:lang w:eastAsia="ja-JP"/>
        </w:rPr>
        <w:t>の中に</w:t>
      </w:r>
      <w:r w:rsidRPr="004E2786">
        <w:rPr>
          <w:rFonts w:ascii="メイリオ" w:eastAsia="メイリオ" w:hAnsi="メイリオ" w:cs="メイリオ" w:hint="eastAsia"/>
          <w:sz w:val="18"/>
          <w:szCs w:val="18"/>
          <w:lang w:eastAsia="ja-JP"/>
        </w:rPr>
        <w:t>オープンソース コンポーネント全部もしくは部分的なコピーを使用する場合があります。</w:t>
      </w:r>
      <w:r w:rsidR="00581DD1" w:rsidRPr="004E2786">
        <w:rPr>
          <w:rFonts w:ascii="メイリオ" w:eastAsia="メイリオ" w:hAnsi="メイリオ" w:cs="メイリオ" w:hint="eastAsia"/>
          <w:sz w:val="18"/>
          <w:szCs w:val="18"/>
          <w:lang w:eastAsia="ja-JP"/>
        </w:rPr>
        <w:t>オープンソース ライセンスは企業の法的責任や、</w:t>
      </w:r>
      <w:r w:rsidR="00905E92" w:rsidRPr="004E2786">
        <w:rPr>
          <w:rFonts w:ascii="メイリオ" w:eastAsia="メイリオ" w:hAnsi="メイリオ" w:cs="メイリオ" w:hint="eastAsia"/>
          <w:sz w:val="18"/>
          <w:szCs w:val="18"/>
          <w:lang w:eastAsia="ja-JP"/>
        </w:rPr>
        <w:t>自社</w:t>
      </w:r>
      <w:r w:rsidR="00581DD1" w:rsidRPr="004E2786">
        <w:rPr>
          <w:rFonts w:ascii="メイリオ" w:eastAsia="メイリオ" w:hAnsi="メイリオ" w:cs="メイリオ" w:hint="eastAsia"/>
          <w:sz w:val="18"/>
          <w:szCs w:val="18"/>
          <w:lang w:eastAsia="ja-JP"/>
        </w:rPr>
        <w:t>コード</w:t>
      </w:r>
      <w:r w:rsidR="00905E92" w:rsidRPr="004E2786">
        <w:rPr>
          <w:rFonts w:ascii="メイリオ" w:eastAsia="メイリオ" w:hAnsi="メイリオ" w:cs="メイリオ" w:hint="eastAsia"/>
          <w:sz w:val="18"/>
          <w:szCs w:val="18"/>
          <w:lang w:eastAsia="ja-JP"/>
        </w:rPr>
        <w:t>の</w:t>
      </w:r>
      <w:ins w:id="100" w:author="工内隆" w:date="2017-12-06T16:46:00Z">
        <w:r w:rsidR="009E44BE">
          <w:rPr>
            <w:rFonts w:ascii="メイリオ" w:eastAsia="メイリオ" w:hAnsi="メイリオ" w:cs="メイリオ" w:hint="eastAsia"/>
            <w:sz w:val="18"/>
            <w:szCs w:val="18"/>
            <w:lang w:eastAsia="ja-JP"/>
          </w:rPr>
          <w:t>財産性</w:t>
        </w:r>
      </w:ins>
      <w:del w:id="101" w:author="工内隆" w:date="2017-12-06T16:46:00Z">
        <w:r w:rsidR="00905E92" w:rsidRPr="004E2786" w:rsidDel="009E44BE">
          <w:rPr>
            <w:rFonts w:ascii="メイリオ" w:eastAsia="メイリオ" w:hAnsi="メイリオ" w:cs="メイリオ" w:hint="eastAsia"/>
            <w:sz w:val="18"/>
            <w:szCs w:val="18"/>
            <w:lang w:eastAsia="ja-JP"/>
          </w:rPr>
          <w:delText>商用的特徴</w:delText>
        </w:r>
      </w:del>
      <w:r w:rsidR="00581DD1" w:rsidRPr="004E2786">
        <w:rPr>
          <w:rFonts w:ascii="メイリオ" w:eastAsia="メイリオ" w:hAnsi="メイリオ" w:cs="メイリオ" w:hint="eastAsia"/>
          <w:sz w:val="18"/>
          <w:szCs w:val="18"/>
          <w:lang w:eastAsia="ja-JP"/>
        </w:rPr>
        <w:t>に影響</w:t>
      </w:r>
      <w:r w:rsidR="00905E92" w:rsidRPr="004E2786">
        <w:rPr>
          <w:rFonts w:ascii="メイリオ" w:eastAsia="メイリオ" w:hAnsi="メイリオ" w:cs="メイリオ" w:hint="eastAsia"/>
          <w:sz w:val="18"/>
          <w:szCs w:val="18"/>
          <w:lang w:eastAsia="ja-JP"/>
        </w:rPr>
        <w:t>しうる</w:t>
      </w:r>
      <w:r w:rsidR="00581DD1" w:rsidRPr="004E2786">
        <w:rPr>
          <w:rFonts w:ascii="メイリオ" w:eastAsia="メイリオ" w:hAnsi="メイリオ" w:cs="メイリオ" w:hint="eastAsia"/>
          <w:sz w:val="18"/>
          <w:szCs w:val="18"/>
          <w:lang w:eastAsia="ja-JP"/>
        </w:rPr>
        <w:t>さまざまな義務</w:t>
      </w:r>
      <w:r w:rsidR="00905E92" w:rsidRPr="004E2786">
        <w:rPr>
          <w:rFonts w:ascii="メイリオ" w:eastAsia="メイリオ" w:hAnsi="メイリオ" w:cs="メイリオ" w:hint="eastAsia"/>
          <w:sz w:val="18"/>
          <w:szCs w:val="18"/>
          <w:lang w:eastAsia="ja-JP"/>
        </w:rPr>
        <w:t>を伴いますので、こういった取り込み（Incorporation）は、追跡され、</w:t>
      </w:r>
      <w:ins w:id="102" w:author="工内隆" w:date="2017-12-06T16:47:00Z">
        <w:r w:rsidR="009E44BE">
          <w:rPr>
            <w:rFonts w:ascii="メイリオ" w:eastAsia="メイリオ" w:hAnsi="メイリオ" w:cs="メイリオ" w:hint="eastAsia"/>
            <w:sz w:val="18"/>
            <w:szCs w:val="18"/>
            <w:lang w:eastAsia="ja-JP"/>
          </w:rPr>
          <w:t>申告</w:t>
        </w:r>
      </w:ins>
      <w:del w:id="103" w:author="工内隆" w:date="2017-12-06T16:47:00Z">
        <w:r w:rsidR="00905E92" w:rsidRPr="004E2786" w:rsidDel="009E44BE">
          <w:rPr>
            <w:rFonts w:ascii="メイリオ" w:eastAsia="メイリオ" w:hAnsi="メイリオ" w:cs="メイリオ" w:hint="eastAsia"/>
            <w:sz w:val="18"/>
            <w:szCs w:val="18"/>
            <w:lang w:eastAsia="ja-JP"/>
          </w:rPr>
          <w:delText>宣言</w:delText>
        </w:r>
      </w:del>
      <w:r w:rsidR="00905E92" w:rsidRPr="004E2786">
        <w:rPr>
          <w:rFonts w:ascii="メイリオ" w:eastAsia="メイリオ" w:hAnsi="メイリオ" w:cs="メイリオ" w:hint="eastAsia"/>
          <w:sz w:val="18"/>
          <w:szCs w:val="18"/>
          <w:lang w:eastAsia="ja-JP"/>
        </w:rPr>
        <w:t>され、社内で承認されるべきものと言えるでしょう。</w:t>
      </w:r>
    </w:p>
    <w:p w14:paraId="292C4D47" w14:textId="1CB53934" w:rsidR="008A54DB" w:rsidRPr="00197BB6" w:rsidRDefault="008A54DB" w:rsidP="00197BB6">
      <w:pPr>
        <w:pStyle w:val="Figure1"/>
      </w:pPr>
      <w:r>
        <w:rPr>
          <w:noProof/>
        </w:rPr>
        <w:drawing>
          <wp:inline distT="0" distB="0" distL="0" distR="0" wp14:anchorId="4235421C" wp14:editId="18F78FD6">
            <wp:extent cx="2939400" cy="1779840"/>
            <wp:effectExtent l="0" t="0" r="0" b="0"/>
            <wp:docPr id="19" name="図 19" descr="C:\Users\maabou\Desktop\capture3\2017-11-19 11_50_50-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abou\Desktop\capture3\2017-11-19 11_50_50-Figures_M&amp;A_paper_JP.pptx - Microsoft PowerPoin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9400" cy="1779840"/>
                    </a:xfrm>
                    <a:prstGeom prst="rect">
                      <a:avLst/>
                    </a:prstGeom>
                    <a:noFill/>
                    <a:ln>
                      <a:noFill/>
                    </a:ln>
                  </pic:spPr>
                </pic:pic>
              </a:graphicData>
            </a:graphic>
          </wp:inline>
        </w:drawing>
      </w:r>
    </w:p>
    <w:p w14:paraId="6C1E13CA" w14:textId="45104E33" w:rsidR="00597D3F" w:rsidRDefault="004C6B67" w:rsidP="00905E92">
      <w:pPr>
        <w:pStyle w:val="FigureCaption"/>
      </w:pPr>
      <w:r w:rsidRPr="002C4D0C">
        <w:t>Figure 1: Incorporating open source code (green) within another body of code (blue)</w:t>
      </w:r>
    </w:p>
    <w:p w14:paraId="2C6463D7" w14:textId="135326D7" w:rsidR="0076793F" w:rsidRPr="0076793F" w:rsidRDefault="0076793F" w:rsidP="00905E92">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図1：オープンソース </w:t>
      </w:r>
      <w:r w:rsidR="008A54DB">
        <w:rPr>
          <w:rFonts w:ascii="メイリオ" w:eastAsia="メイリオ" w:hAnsi="メイリオ" w:cs="メイリオ" w:hint="eastAsia"/>
          <w:sz w:val="14"/>
        </w:rPr>
        <w:t>コード（</w:t>
      </w:r>
      <w:commentRangeStart w:id="104"/>
      <w:r w:rsidR="008A54DB">
        <w:rPr>
          <w:rFonts w:ascii="メイリオ" w:eastAsia="メイリオ" w:hAnsi="メイリオ" w:cs="メイリオ" w:hint="eastAsia"/>
          <w:sz w:val="14"/>
        </w:rPr>
        <w:t>緑色ドット</w:t>
      </w:r>
      <w:commentRangeEnd w:id="104"/>
      <w:r w:rsidR="00605C1A">
        <w:rPr>
          <w:rStyle w:val="af5"/>
          <w:rFonts w:asciiTheme="minorHAnsi" w:hAnsiTheme="minorHAnsi" w:cstheme="minorBidi"/>
          <w:b w:val="0"/>
          <w:color w:val="7F7F7F" w:themeColor="text1" w:themeTint="80"/>
        </w:rPr>
        <w:commentReference w:id="104"/>
      </w:r>
      <w:r w:rsidR="008A54DB">
        <w:rPr>
          <w:rFonts w:ascii="メイリオ" w:eastAsia="メイリオ" w:hAnsi="メイリオ" w:cs="メイリオ" w:hint="eastAsia"/>
          <w:sz w:val="14"/>
        </w:rPr>
        <w:t>）の別コード体系（青色</w:t>
      </w:r>
      <w:r w:rsidR="00107050">
        <w:rPr>
          <w:rFonts w:ascii="メイリオ" w:eastAsia="メイリオ" w:hAnsi="メイリオ" w:cs="メイリオ" w:hint="eastAsia"/>
          <w:sz w:val="14"/>
        </w:rPr>
        <w:t>）への取り込み</w:t>
      </w:r>
      <w:r>
        <w:rPr>
          <w:rFonts w:ascii="メイリオ" w:eastAsia="メイリオ" w:hAnsi="メイリオ" w:cs="メイリオ" w:hint="eastAsia"/>
          <w:sz w:val="14"/>
        </w:rPr>
        <w:t>（Incorporation</w:t>
      </w:r>
      <w:r>
        <w:rPr>
          <w:rFonts w:ascii="メイリオ" w:eastAsia="メイリオ" w:hAnsi="メイリオ" w:cs="メイリオ"/>
          <w:sz w:val="14"/>
        </w:rPr>
        <w:t>）</w:t>
      </w:r>
    </w:p>
    <w:p w14:paraId="2379AAC9" w14:textId="77777777" w:rsidR="003F7C6D" w:rsidRDefault="003F7C6D" w:rsidP="004A494D">
      <w:pPr>
        <w:pStyle w:val="bodyIbrahim1"/>
        <w:rPr>
          <w:rFonts w:eastAsia="ＭＳ Ｐゴシック"/>
          <w:lang w:eastAsia="ja-JP"/>
        </w:rPr>
      </w:pPr>
      <w:r w:rsidRPr="000438AC">
        <w:t>Source code audits are designed to find undeclared incorporation of open source into a codebase,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27981522" w14:textId="6F384F76" w:rsidR="0076793F" w:rsidRPr="004E2786" w:rsidRDefault="00A662C1" w:rsidP="004E2786">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ソースコー</w:t>
      </w:r>
      <w:r w:rsidR="00107050">
        <w:rPr>
          <w:rFonts w:ascii="メイリオ" w:eastAsia="メイリオ" w:hAnsi="メイリオ" w:cs="メイリオ" w:hint="eastAsia"/>
          <w:sz w:val="18"/>
          <w:szCs w:val="18"/>
          <w:lang w:eastAsia="ja-JP"/>
        </w:rPr>
        <w:t>ド監査は</w:t>
      </w:r>
      <w:ins w:id="105" w:author="工内隆" w:date="2017-12-06T16:48:00Z">
        <w:r w:rsidR="009E44BE">
          <w:rPr>
            <w:rFonts w:ascii="メイリオ" w:eastAsia="メイリオ" w:hAnsi="メイリオ" w:cs="メイリオ" w:hint="eastAsia"/>
            <w:sz w:val="18"/>
            <w:szCs w:val="18"/>
            <w:lang w:eastAsia="ja-JP"/>
          </w:rPr>
          <w:t>申告</w:t>
        </w:r>
      </w:ins>
      <w:del w:id="106" w:author="工内隆" w:date="2017-12-06T16:48:00Z">
        <w:r w:rsidR="00107050" w:rsidDel="009E44BE">
          <w:rPr>
            <w:rFonts w:ascii="メイリオ" w:eastAsia="メイリオ" w:hAnsi="メイリオ" w:cs="メイリオ" w:hint="eastAsia"/>
            <w:sz w:val="18"/>
            <w:szCs w:val="18"/>
            <w:lang w:eastAsia="ja-JP"/>
          </w:rPr>
          <w:delText>宣言</w:delText>
        </w:r>
      </w:del>
      <w:r w:rsidR="00107050">
        <w:rPr>
          <w:rFonts w:ascii="メイリオ" w:eastAsia="メイリオ" w:hAnsi="メイリオ" w:cs="メイリオ" w:hint="eastAsia"/>
          <w:sz w:val="18"/>
          <w:szCs w:val="18"/>
          <w:lang w:eastAsia="ja-JP"/>
        </w:rPr>
        <w:t>されていないオープンソースのコードベースへの取り込み</w:t>
      </w:r>
      <w:r w:rsidRPr="004E2786">
        <w:rPr>
          <w:rFonts w:ascii="メイリオ" w:eastAsia="メイリオ" w:hAnsi="メイリオ" w:cs="メイリオ" w:hint="eastAsia"/>
          <w:sz w:val="18"/>
          <w:szCs w:val="18"/>
          <w:lang w:eastAsia="ja-JP"/>
        </w:rPr>
        <w:t>を発見し、買収後の</w:t>
      </w:r>
      <w:ins w:id="107" w:author="工内隆" w:date="2017-12-06T16:49:00Z">
        <w:r w:rsidR="009E44BE">
          <w:rPr>
            <w:rFonts w:ascii="メイリオ" w:eastAsia="メイリオ" w:hAnsi="メイリオ" w:cs="メイリオ" w:hint="eastAsia"/>
            <w:sz w:val="18"/>
            <w:szCs w:val="18"/>
            <w:lang w:eastAsia="ja-JP"/>
          </w:rPr>
          <w:t>不愉快な</w:t>
        </w:r>
      </w:ins>
      <w:del w:id="108" w:author="工内隆" w:date="2017-12-06T16:49:00Z">
        <w:r w:rsidRPr="004E2786" w:rsidDel="009E44BE">
          <w:rPr>
            <w:rFonts w:ascii="メイリオ" w:eastAsia="メイリオ" w:hAnsi="メイリオ" w:cs="メイリオ" w:hint="eastAsia"/>
            <w:sz w:val="18"/>
            <w:szCs w:val="18"/>
            <w:lang w:eastAsia="ja-JP"/>
          </w:rPr>
          <w:delText>喜ば</w:delText>
        </w:r>
        <w:r w:rsidR="00107050" w:rsidDel="009E44BE">
          <w:rPr>
            <w:rFonts w:ascii="メイリオ" w:eastAsia="メイリオ" w:hAnsi="メイリオ" w:cs="メイリオ" w:hint="eastAsia"/>
            <w:sz w:val="18"/>
            <w:szCs w:val="18"/>
            <w:lang w:eastAsia="ja-JP"/>
          </w:rPr>
          <w:delText>しくない</w:delText>
        </w:r>
      </w:del>
      <w:r w:rsidR="00107050">
        <w:rPr>
          <w:rFonts w:ascii="メイリオ" w:eastAsia="メイリオ" w:hAnsi="メイリオ" w:cs="メイリオ" w:hint="eastAsia"/>
          <w:sz w:val="18"/>
          <w:szCs w:val="18"/>
          <w:lang w:eastAsia="ja-JP"/>
        </w:rPr>
        <w:t>サプライズを回避するために設計されます。</w:t>
      </w:r>
      <w:ins w:id="109" w:author="工内隆" w:date="2017-12-06T16:49:00Z">
        <w:r w:rsidR="009E44BE">
          <w:rPr>
            <w:rFonts w:ascii="メイリオ" w:eastAsia="メイリオ" w:hAnsi="メイリオ" w:cs="メイリオ" w:hint="eastAsia"/>
            <w:sz w:val="18"/>
            <w:szCs w:val="18"/>
            <w:lang w:eastAsia="ja-JP"/>
          </w:rPr>
          <w:t>申告</w:t>
        </w:r>
      </w:ins>
      <w:del w:id="110" w:author="工内隆" w:date="2017-12-06T16:49:00Z">
        <w:r w:rsidR="00107050" w:rsidDel="009E44BE">
          <w:rPr>
            <w:rFonts w:ascii="メイリオ" w:eastAsia="メイリオ" w:hAnsi="メイリオ" w:cs="メイリオ" w:hint="eastAsia"/>
            <w:sz w:val="18"/>
            <w:szCs w:val="18"/>
            <w:lang w:eastAsia="ja-JP"/>
          </w:rPr>
          <w:delText>宣言</w:delText>
        </w:r>
      </w:del>
      <w:r w:rsidR="00107050">
        <w:rPr>
          <w:rFonts w:ascii="メイリオ" w:eastAsia="メイリオ" w:hAnsi="メイリオ" w:cs="メイリオ" w:hint="eastAsia"/>
          <w:sz w:val="18"/>
          <w:szCs w:val="18"/>
          <w:lang w:eastAsia="ja-JP"/>
        </w:rPr>
        <w:t>されない取り込みは</w:t>
      </w:r>
      <w:r w:rsidRPr="004E2786">
        <w:rPr>
          <w:rFonts w:ascii="メイリオ" w:eastAsia="メイリオ" w:hAnsi="メイリオ" w:cs="メイリオ" w:hint="eastAsia"/>
          <w:sz w:val="18"/>
          <w:szCs w:val="18"/>
          <w:lang w:eastAsia="ja-JP"/>
        </w:rPr>
        <w:t>、</w:t>
      </w:r>
      <w:del w:id="111" w:author="工内隆" w:date="2017-12-06T14:54:00Z">
        <w:r w:rsidR="003F6E87" w:rsidRPr="004E2786" w:rsidDel="004606ED">
          <w:rPr>
            <w:rFonts w:ascii="メイリオ" w:eastAsia="メイリオ" w:hAnsi="メイリオ" w:cs="メイリオ" w:hint="eastAsia"/>
            <w:sz w:val="18"/>
            <w:szCs w:val="18"/>
            <w:lang w:eastAsia="ja-JP"/>
          </w:rPr>
          <w:delText>買収先</w:delText>
        </w:r>
      </w:del>
      <w:ins w:id="112" w:author="工内隆" w:date="2017-12-06T14:54:00Z">
        <w:r w:rsidR="004606ED">
          <w:rPr>
            <w:rFonts w:ascii="メイリオ" w:eastAsia="メイリオ" w:hAnsi="メイリオ" w:cs="メイリオ" w:hint="eastAsia"/>
            <w:sz w:val="18"/>
            <w:szCs w:val="18"/>
            <w:lang w:eastAsia="ja-JP"/>
          </w:rPr>
          <w:t>買収対象</w:t>
        </w:r>
      </w:ins>
      <w:r w:rsidR="004E2786" w:rsidRPr="004E2786">
        <w:rPr>
          <w:rFonts w:ascii="メイリオ" w:eastAsia="メイリオ" w:hAnsi="メイリオ" w:cs="メイリオ" w:hint="eastAsia"/>
          <w:sz w:val="18"/>
          <w:szCs w:val="18"/>
          <w:lang w:eastAsia="ja-JP"/>
        </w:rPr>
        <w:t>が</w:t>
      </w:r>
      <w:r w:rsidR="003F6E87" w:rsidRPr="004E2786">
        <w:rPr>
          <w:rFonts w:ascii="メイリオ" w:eastAsia="メイリオ" w:hAnsi="メイリオ" w:cs="メイリオ" w:hint="eastAsia"/>
          <w:sz w:val="18"/>
          <w:szCs w:val="18"/>
          <w:lang w:eastAsia="ja-JP"/>
        </w:rPr>
        <w:t>オープンソース コンプライアンス</w:t>
      </w:r>
      <w:r w:rsidR="004E2786" w:rsidRPr="004E2786">
        <w:rPr>
          <w:rFonts w:ascii="メイリオ" w:eastAsia="メイリオ" w:hAnsi="メイリオ" w:cs="メイリオ" w:hint="eastAsia"/>
          <w:sz w:val="18"/>
          <w:szCs w:val="18"/>
          <w:lang w:eastAsia="ja-JP"/>
        </w:rPr>
        <w:t>について開発者の</w:t>
      </w:r>
      <w:r w:rsidR="003F6E87" w:rsidRPr="004E2786">
        <w:rPr>
          <w:rFonts w:ascii="メイリオ" w:eastAsia="メイリオ" w:hAnsi="メイリオ" w:cs="メイリオ" w:hint="eastAsia"/>
          <w:sz w:val="18"/>
          <w:szCs w:val="18"/>
          <w:lang w:eastAsia="ja-JP"/>
        </w:rPr>
        <w:t>トレーニング</w:t>
      </w:r>
      <w:r w:rsidR="004E2786" w:rsidRPr="004E2786">
        <w:rPr>
          <w:rFonts w:ascii="メイリオ" w:eastAsia="メイリオ" w:hAnsi="メイリオ" w:cs="メイリオ" w:hint="eastAsia"/>
          <w:sz w:val="18"/>
          <w:szCs w:val="18"/>
          <w:lang w:eastAsia="ja-JP"/>
        </w:rPr>
        <w:t>を十分に実施してこなかったり、</w:t>
      </w:r>
      <w:ins w:id="113" w:author="工内隆" w:date="2017-12-06T16:50:00Z">
        <w:r w:rsidR="009E44BE">
          <w:rPr>
            <w:rFonts w:ascii="メイリオ" w:eastAsia="メイリオ" w:hAnsi="メイリオ" w:cs="メイリオ" w:hint="eastAsia"/>
            <w:sz w:val="18"/>
            <w:szCs w:val="18"/>
            <w:lang w:eastAsia="ja-JP"/>
          </w:rPr>
          <w:t>コントラクター</w:t>
        </w:r>
      </w:ins>
      <w:del w:id="114" w:author="工内隆" w:date="2017-12-06T16:50:00Z">
        <w:r w:rsidR="004E2786" w:rsidRPr="004E2786" w:rsidDel="009E44BE">
          <w:rPr>
            <w:rFonts w:ascii="メイリオ" w:eastAsia="メイリオ" w:hAnsi="メイリオ" w:cs="メイリオ" w:hint="eastAsia"/>
            <w:sz w:val="18"/>
            <w:szCs w:val="18"/>
            <w:lang w:eastAsia="ja-JP"/>
          </w:rPr>
          <w:delText>外注先</w:delText>
        </w:r>
      </w:del>
      <w:r w:rsidR="004E2786" w:rsidRPr="004E2786">
        <w:rPr>
          <w:rFonts w:ascii="メイリオ" w:eastAsia="メイリオ" w:hAnsi="メイリオ" w:cs="メイリオ" w:hint="eastAsia"/>
          <w:sz w:val="18"/>
          <w:szCs w:val="18"/>
          <w:lang w:eastAsia="ja-JP"/>
        </w:rPr>
        <w:t>やインターンといった長期的記録管理を行わない</w:t>
      </w:r>
      <w:ins w:id="115" w:author="工内隆" w:date="2017-12-06T16:51:00Z">
        <w:r w:rsidR="009E44BE">
          <w:rPr>
            <w:rFonts w:ascii="メイリオ" w:eastAsia="メイリオ" w:hAnsi="メイリオ" w:cs="メイリオ" w:hint="eastAsia"/>
            <w:sz w:val="18"/>
            <w:szCs w:val="18"/>
            <w:lang w:eastAsia="ja-JP"/>
          </w:rPr>
          <w:t>短期</w:t>
        </w:r>
      </w:ins>
      <w:ins w:id="116" w:author="工内隆" w:date="2017-12-06T16:54:00Z">
        <w:r w:rsidR="009E44BE">
          <w:rPr>
            <w:rFonts w:ascii="メイリオ" w:eastAsia="メイリオ" w:hAnsi="メイリオ" w:cs="メイリオ" w:hint="eastAsia"/>
            <w:sz w:val="18"/>
            <w:szCs w:val="18"/>
            <w:lang w:eastAsia="ja-JP"/>
          </w:rPr>
          <w:t>的</w:t>
        </w:r>
      </w:ins>
      <w:del w:id="117" w:author="工内隆" w:date="2017-12-06T16:51:00Z">
        <w:r w:rsidR="004E2786" w:rsidRPr="004E2786" w:rsidDel="009E44BE">
          <w:rPr>
            <w:rFonts w:ascii="メイリオ" w:eastAsia="メイリオ" w:hAnsi="メイリオ" w:cs="メイリオ" w:hint="eastAsia"/>
            <w:sz w:val="18"/>
            <w:szCs w:val="18"/>
            <w:lang w:eastAsia="ja-JP"/>
          </w:rPr>
          <w:delText>期間</w:delText>
        </w:r>
      </w:del>
      <w:r w:rsidR="004E2786" w:rsidRPr="004E2786">
        <w:rPr>
          <w:rFonts w:ascii="メイリオ" w:eastAsia="メイリオ" w:hAnsi="メイリオ" w:cs="メイリオ" w:hint="eastAsia"/>
          <w:sz w:val="18"/>
          <w:szCs w:val="18"/>
          <w:lang w:eastAsia="ja-JP"/>
        </w:rPr>
        <w:t>労働</w:t>
      </w:r>
      <w:ins w:id="118" w:author="工内隆" w:date="2017-12-06T16:54:00Z">
        <w:r w:rsidR="009E44BE">
          <w:rPr>
            <w:rFonts w:ascii="メイリオ" w:eastAsia="メイリオ" w:hAnsi="メイリオ" w:cs="メイリオ" w:hint="eastAsia"/>
            <w:sz w:val="18"/>
            <w:szCs w:val="18"/>
            <w:lang w:eastAsia="ja-JP"/>
          </w:rPr>
          <w:t>力</w:t>
        </w:r>
      </w:ins>
      <w:del w:id="119" w:author="工内隆" w:date="2017-12-06T16:54:00Z">
        <w:r w:rsidR="004E2786" w:rsidRPr="004E2786" w:rsidDel="009E44BE">
          <w:rPr>
            <w:rFonts w:ascii="メイリオ" w:eastAsia="メイリオ" w:hAnsi="メイリオ" w:cs="メイリオ" w:hint="eastAsia"/>
            <w:sz w:val="18"/>
            <w:szCs w:val="18"/>
            <w:lang w:eastAsia="ja-JP"/>
          </w:rPr>
          <w:delText>者</w:delText>
        </w:r>
      </w:del>
      <w:r w:rsidR="004E2786" w:rsidRPr="004E2786">
        <w:rPr>
          <w:rFonts w:ascii="メイリオ" w:eastAsia="メイリオ" w:hAnsi="メイリオ" w:cs="メイリオ" w:hint="eastAsia"/>
          <w:sz w:val="18"/>
          <w:szCs w:val="18"/>
          <w:lang w:eastAsia="ja-JP"/>
        </w:rPr>
        <w:t>に依存しつづ</w:t>
      </w:r>
      <w:r w:rsidR="00107050">
        <w:rPr>
          <w:rFonts w:ascii="メイリオ" w:eastAsia="メイリオ" w:hAnsi="メイリオ" w:cs="メイリオ" w:hint="eastAsia"/>
          <w:sz w:val="18"/>
          <w:szCs w:val="18"/>
          <w:lang w:eastAsia="ja-JP"/>
        </w:rPr>
        <w:t>けて</w:t>
      </w:r>
      <w:ins w:id="120" w:author="工内隆" w:date="2017-12-06T16:51:00Z">
        <w:r w:rsidR="009E44BE">
          <w:rPr>
            <w:rFonts w:ascii="メイリオ" w:eastAsia="メイリオ" w:hAnsi="メイリオ" w:cs="メイリオ" w:hint="eastAsia"/>
            <w:sz w:val="18"/>
            <w:szCs w:val="18"/>
            <w:lang w:eastAsia="ja-JP"/>
          </w:rPr>
          <w:t>い</w:t>
        </w:r>
      </w:ins>
      <w:del w:id="121" w:author="工内隆" w:date="2017-12-06T16:51:00Z">
        <w:r w:rsidR="00107050" w:rsidDel="009E44BE">
          <w:rPr>
            <w:rFonts w:ascii="メイリオ" w:eastAsia="メイリオ" w:hAnsi="メイリオ" w:cs="メイリオ" w:hint="eastAsia"/>
            <w:sz w:val="18"/>
            <w:szCs w:val="18"/>
            <w:lang w:eastAsia="ja-JP"/>
          </w:rPr>
          <w:delText>き</w:delText>
        </w:r>
      </w:del>
      <w:r w:rsidR="00107050">
        <w:rPr>
          <w:rFonts w:ascii="メイリオ" w:eastAsia="メイリオ" w:hAnsi="メイリオ" w:cs="メイリオ" w:hint="eastAsia"/>
          <w:sz w:val="18"/>
          <w:szCs w:val="18"/>
          <w:lang w:eastAsia="ja-JP"/>
        </w:rPr>
        <w:t>たりする場合</w:t>
      </w:r>
      <w:r w:rsidR="00605C1A">
        <w:rPr>
          <w:rFonts w:ascii="メイリオ" w:eastAsia="メイリオ" w:hAnsi="メイリオ" w:cs="メイリオ" w:hint="eastAsia"/>
          <w:sz w:val="18"/>
          <w:szCs w:val="18"/>
          <w:lang w:eastAsia="ja-JP"/>
        </w:rPr>
        <w:t>に発生する可能性が高くなります。</w:t>
      </w:r>
    </w:p>
    <w:p w14:paraId="0D99A31C" w14:textId="77777777" w:rsidR="003F7C6D" w:rsidRDefault="003F7C6D" w:rsidP="004A494D">
      <w:pPr>
        <w:pStyle w:val="bodyIbrahim1"/>
        <w:rPr>
          <w:rFonts w:eastAsia="ＭＳ Ｐゴシック"/>
          <w:lang w:eastAsia="ja-JP"/>
        </w:rPr>
      </w:pPr>
      <w:r w:rsidRPr="000438AC">
        <w:t>The incorporation scenario is often not obvious when human eyes look at source code, but source code scanning tools with the ability to discover and match snippets can easily uncover such incorporation.</w:t>
      </w:r>
    </w:p>
    <w:p w14:paraId="205922E4" w14:textId="73DE20E8" w:rsidR="004E2786" w:rsidRPr="0022070C" w:rsidRDefault="000864BA" w:rsidP="004E2786">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lastRenderedPageBreak/>
        <w:t>人間の目でソースコードを見た場合、</w:t>
      </w:r>
      <w:r w:rsidR="00605C1A">
        <w:rPr>
          <w:rFonts w:ascii="メイリオ" w:eastAsia="メイリオ" w:hAnsi="メイリオ" w:cs="メイリオ" w:hint="eastAsia"/>
          <w:sz w:val="18"/>
          <w:szCs w:val="18"/>
          <w:lang w:eastAsia="ja-JP"/>
        </w:rPr>
        <w:t>この</w:t>
      </w:r>
      <w:ins w:id="122" w:author="工内隆" w:date="2017-12-06T16:56:00Z">
        <w:r w:rsidR="001B1709">
          <w:rPr>
            <w:rFonts w:ascii="メイリオ" w:eastAsia="メイリオ" w:hAnsi="メイリオ" w:cs="メイリオ" w:hint="eastAsia"/>
            <w:sz w:val="18"/>
            <w:szCs w:val="18"/>
            <w:lang w:eastAsia="ja-JP"/>
          </w:rPr>
          <w:t>取り込む</w:t>
        </w:r>
      </w:ins>
      <w:del w:id="123" w:author="工内隆" w:date="2017-12-06T16:56:00Z">
        <w:r w:rsidR="00605C1A" w:rsidDel="001B1709">
          <w:rPr>
            <w:rFonts w:ascii="メイリオ" w:eastAsia="メイリオ" w:hAnsi="メイリオ" w:cs="メイリオ" w:hint="eastAsia"/>
            <w:sz w:val="18"/>
            <w:szCs w:val="18"/>
            <w:lang w:eastAsia="ja-JP"/>
          </w:rPr>
          <w:delText>組み入れ</w:delText>
        </w:r>
      </w:del>
      <w:r w:rsidRPr="0022070C">
        <w:rPr>
          <w:rFonts w:ascii="メイリオ" w:eastAsia="メイリオ" w:hAnsi="メイリオ" w:cs="メイリオ" w:hint="eastAsia"/>
          <w:sz w:val="18"/>
          <w:szCs w:val="18"/>
          <w:lang w:eastAsia="ja-JP"/>
        </w:rPr>
        <w:t>が</w:t>
      </w:r>
      <w:r w:rsidR="004E2786" w:rsidRPr="0022070C">
        <w:rPr>
          <w:rFonts w:ascii="メイリオ" w:eastAsia="メイリオ" w:hAnsi="メイリオ" w:cs="メイリオ" w:hint="eastAsia"/>
          <w:sz w:val="18"/>
          <w:szCs w:val="18"/>
          <w:lang w:eastAsia="ja-JP"/>
        </w:rPr>
        <w:t>はっきりとわからないことが多い</w:t>
      </w:r>
      <w:r w:rsidRPr="0022070C">
        <w:rPr>
          <w:rFonts w:ascii="メイリオ" w:eastAsia="メイリオ" w:hAnsi="メイリオ" w:cs="メイリオ" w:hint="eastAsia"/>
          <w:sz w:val="18"/>
          <w:szCs w:val="18"/>
          <w:lang w:eastAsia="ja-JP"/>
        </w:rPr>
        <w:t>の</w:t>
      </w:r>
      <w:r w:rsidR="004E2786" w:rsidRPr="0022070C">
        <w:rPr>
          <w:rFonts w:ascii="メイリオ" w:eastAsia="メイリオ" w:hAnsi="メイリオ" w:cs="メイリオ" w:hint="eastAsia"/>
          <w:sz w:val="18"/>
          <w:szCs w:val="18"/>
          <w:lang w:eastAsia="ja-JP"/>
        </w:rPr>
        <w:t>ですが、</w:t>
      </w:r>
      <w:r w:rsidRPr="0022070C">
        <w:rPr>
          <w:rFonts w:ascii="メイリオ" w:eastAsia="メイリオ" w:hAnsi="メイリオ" w:cs="メイリオ" w:hint="eastAsia"/>
          <w:sz w:val="18"/>
          <w:szCs w:val="18"/>
          <w:lang w:eastAsia="ja-JP"/>
        </w:rPr>
        <w:t>スニペット（ソフトウェアの断片</w:t>
      </w:r>
      <w:ins w:id="124" w:author="工内隆" w:date="2017-12-07T08:27:00Z">
        <w:r w:rsidR="005E1B68">
          <w:rPr>
            <w:rFonts w:ascii="メイリオ" w:eastAsia="メイリオ" w:hAnsi="メイリオ" w:cs="メイリオ" w:hint="eastAsia"/>
            <w:sz w:val="18"/>
            <w:szCs w:val="18"/>
            <w:lang w:eastAsia="ja-JP"/>
          </w:rPr>
          <w:t>、D</w:t>
        </w:r>
        <w:r w:rsidR="005E1B68">
          <w:rPr>
            <w:rFonts w:ascii="メイリオ" w:eastAsia="メイリオ" w:hAnsi="メイリオ" w:cs="メイリオ"/>
            <w:sz w:val="18"/>
            <w:szCs w:val="18"/>
            <w:lang w:eastAsia="ja-JP"/>
          </w:rPr>
          <w:t>NA</w:t>
        </w:r>
        <w:r w:rsidR="005E1B68">
          <w:rPr>
            <w:rFonts w:ascii="メイリオ" w:eastAsia="メイリオ" w:hAnsi="メイリオ" w:cs="メイリオ" w:hint="eastAsia"/>
            <w:sz w:val="18"/>
            <w:szCs w:val="18"/>
            <w:lang w:eastAsia="ja-JP"/>
          </w:rPr>
          <w:t>の一</w:t>
        </w:r>
      </w:ins>
      <w:ins w:id="125" w:author="工内隆" w:date="2017-12-07T08:28:00Z">
        <w:r w:rsidR="005E1B68">
          <w:rPr>
            <w:rFonts w:ascii="メイリオ" w:eastAsia="メイリオ" w:hAnsi="メイリオ" w:cs="メイリオ" w:hint="eastAsia"/>
            <w:sz w:val="18"/>
            <w:szCs w:val="18"/>
            <w:lang w:eastAsia="ja-JP"/>
          </w:rPr>
          <w:t>塩基多型に由来</w:t>
        </w:r>
      </w:ins>
      <w:r w:rsidRPr="0022070C">
        <w:rPr>
          <w:rFonts w:ascii="メイリオ" w:eastAsia="メイリオ" w:hAnsi="メイリオ" w:cs="メイリオ" w:hint="eastAsia"/>
          <w:sz w:val="18"/>
          <w:szCs w:val="18"/>
          <w:lang w:eastAsia="ja-JP"/>
        </w:rPr>
        <w:t>）を発見し、突合</w:t>
      </w:r>
      <w:del w:id="126" w:author="工内隆" w:date="2017-12-07T14:36:00Z">
        <w:r w:rsidRPr="0022070C" w:rsidDel="00DA2D52">
          <w:rPr>
            <w:rFonts w:ascii="メイリオ" w:eastAsia="メイリオ" w:hAnsi="メイリオ" w:cs="メイリオ" w:hint="eastAsia"/>
            <w:sz w:val="18"/>
            <w:szCs w:val="18"/>
            <w:lang w:eastAsia="ja-JP"/>
          </w:rPr>
          <w:delText>さ</w:delText>
        </w:r>
      </w:del>
      <w:ins w:id="127" w:author="工内隆" w:date="2017-12-07T14:37:00Z">
        <w:r w:rsidR="00DA2D52">
          <w:rPr>
            <w:rFonts w:ascii="メイリオ" w:eastAsia="メイリオ" w:hAnsi="メイリオ" w:cs="メイリオ" w:hint="eastAsia"/>
            <w:sz w:val="18"/>
            <w:szCs w:val="18"/>
            <w:lang w:eastAsia="ja-JP"/>
          </w:rPr>
          <w:t>せ</w:t>
        </w:r>
      </w:ins>
      <w:ins w:id="128" w:author="工内隆" w:date="2017-12-06T16:56:00Z">
        <w:r w:rsidR="001B1709">
          <w:rPr>
            <w:rFonts w:ascii="メイリオ" w:eastAsia="メイリオ" w:hAnsi="メイリオ" w:cs="メイリオ" w:hint="eastAsia"/>
            <w:sz w:val="18"/>
            <w:szCs w:val="18"/>
            <w:lang w:eastAsia="ja-JP"/>
          </w:rPr>
          <w:t>を行う</w:t>
        </w:r>
      </w:ins>
      <w:del w:id="129" w:author="工内隆" w:date="2017-12-06T16:56:00Z">
        <w:r w:rsidRPr="0022070C" w:rsidDel="001B1709">
          <w:rPr>
            <w:rFonts w:ascii="メイリオ" w:eastAsia="メイリオ" w:hAnsi="メイリオ" w:cs="メイリオ" w:hint="eastAsia"/>
            <w:sz w:val="18"/>
            <w:szCs w:val="18"/>
            <w:lang w:eastAsia="ja-JP"/>
          </w:rPr>
          <w:delText>せる</w:delText>
        </w:r>
      </w:del>
      <w:r w:rsidRPr="0022070C">
        <w:rPr>
          <w:rFonts w:ascii="メイリオ" w:eastAsia="メイリオ" w:hAnsi="メイリオ" w:cs="メイリオ" w:hint="eastAsia"/>
          <w:sz w:val="18"/>
          <w:szCs w:val="18"/>
          <w:lang w:eastAsia="ja-JP"/>
        </w:rPr>
        <w:t>機能のある</w:t>
      </w:r>
      <w:r w:rsidR="004E2786" w:rsidRPr="0022070C">
        <w:rPr>
          <w:rFonts w:ascii="メイリオ" w:eastAsia="メイリオ" w:hAnsi="メイリオ" w:cs="メイリオ" w:hint="eastAsia"/>
          <w:sz w:val="18"/>
          <w:szCs w:val="18"/>
          <w:lang w:eastAsia="ja-JP"/>
        </w:rPr>
        <w:t>ソースコード スキャンツール</w:t>
      </w:r>
      <w:r w:rsidRPr="0022070C">
        <w:rPr>
          <w:rFonts w:ascii="メイリオ" w:eastAsia="メイリオ" w:hAnsi="メイリオ" w:cs="メイリオ" w:hint="eastAsia"/>
          <w:sz w:val="18"/>
          <w:szCs w:val="18"/>
          <w:lang w:eastAsia="ja-JP"/>
        </w:rPr>
        <w:t>によって</w:t>
      </w:r>
      <w:ins w:id="130" w:author="工内隆" w:date="2017-12-06T16:56:00Z">
        <w:r w:rsidR="001B1709">
          <w:rPr>
            <w:rFonts w:ascii="メイリオ" w:eastAsia="メイリオ" w:hAnsi="メイリオ" w:cs="メイリオ" w:hint="eastAsia"/>
            <w:sz w:val="18"/>
            <w:szCs w:val="18"/>
            <w:lang w:eastAsia="ja-JP"/>
          </w:rPr>
          <w:t>取り込み</w:t>
        </w:r>
      </w:ins>
      <w:del w:id="131" w:author="工内隆" w:date="2017-12-06T16:56:00Z">
        <w:r w:rsidR="00435AC4" w:rsidDel="001B1709">
          <w:rPr>
            <w:rFonts w:ascii="メイリオ" w:eastAsia="メイリオ" w:hAnsi="メイリオ" w:cs="メイリオ" w:hint="eastAsia"/>
            <w:sz w:val="18"/>
            <w:szCs w:val="18"/>
            <w:lang w:eastAsia="ja-JP"/>
          </w:rPr>
          <w:delText>組み入れ</w:delText>
        </w:r>
      </w:del>
      <w:r w:rsidR="00435AC4">
        <w:rPr>
          <w:rFonts w:ascii="メイリオ" w:eastAsia="メイリオ" w:hAnsi="メイリオ" w:cs="メイリオ" w:hint="eastAsia"/>
          <w:sz w:val="18"/>
          <w:szCs w:val="18"/>
          <w:lang w:eastAsia="ja-JP"/>
        </w:rPr>
        <w:t>を容易に明らかにできる場合があります</w:t>
      </w:r>
      <w:r w:rsidRPr="0022070C">
        <w:rPr>
          <w:rFonts w:ascii="メイリオ" w:eastAsia="メイリオ" w:hAnsi="メイリオ" w:cs="メイリオ" w:hint="eastAsia"/>
          <w:sz w:val="18"/>
          <w:szCs w:val="18"/>
          <w:lang w:eastAsia="ja-JP"/>
        </w:rPr>
        <w:t>。</w:t>
      </w:r>
    </w:p>
    <w:p w14:paraId="7F3A7D00" w14:textId="4AE3A154" w:rsidR="00597D3F" w:rsidRPr="002C4D0C" w:rsidRDefault="00444017" w:rsidP="004A494D">
      <w:pPr>
        <w:pStyle w:val="HeadingIbrahim2"/>
        <w:rPr>
          <w:lang w:eastAsia="ja-JP"/>
        </w:rPr>
      </w:pPr>
      <w:bookmarkStart w:id="132" w:name="_Toc492046554"/>
      <w:r w:rsidRPr="002C4D0C">
        <w:rPr>
          <w:lang w:eastAsia="ja-JP"/>
        </w:rPr>
        <w:t xml:space="preserve">2.2 </w:t>
      </w:r>
      <w:r w:rsidR="0022070C">
        <w:rPr>
          <w:rFonts w:hint="eastAsia"/>
          <w:lang w:eastAsia="ja-JP"/>
        </w:rPr>
        <w:t>リンクする</w:t>
      </w:r>
      <w:r w:rsidR="003769EA">
        <w:rPr>
          <w:rFonts w:hint="eastAsia"/>
          <w:lang w:eastAsia="ja-JP"/>
        </w:rPr>
        <w:t>（</w:t>
      </w:r>
      <w:r w:rsidR="004C6B67" w:rsidRPr="002C4D0C">
        <w:rPr>
          <w:lang w:eastAsia="ja-JP"/>
        </w:rPr>
        <w:t>Linking</w:t>
      </w:r>
      <w:bookmarkEnd w:id="132"/>
      <w:r w:rsidR="003769EA">
        <w:rPr>
          <w:rFonts w:hint="eastAsia"/>
          <w:lang w:eastAsia="ja-JP"/>
        </w:rPr>
        <w:t>）</w:t>
      </w:r>
    </w:p>
    <w:p w14:paraId="09D7FB5C" w14:textId="14677C8A" w:rsidR="00E94A9D" w:rsidRDefault="00E94A9D" w:rsidP="004A494D">
      <w:pPr>
        <w:pStyle w:val="bodyIbrahim1"/>
        <w:rPr>
          <w:rFonts w:eastAsia="ＭＳ Ｐゴシック"/>
          <w:lang w:eastAsia="ja-JP"/>
        </w:rPr>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35A54F6B" w14:textId="658DD4EC" w:rsidR="0022070C" w:rsidRPr="00266C89" w:rsidRDefault="0022070C" w:rsidP="0022070C">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リンク</w:t>
      </w:r>
      <w:r>
        <w:rPr>
          <w:rFonts w:ascii="メイリオ" w:eastAsia="メイリオ" w:hAnsi="メイリオ" w:cs="メイリオ" w:hint="eastAsia"/>
          <w:sz w:val="18"/>
          <w:szCs w:val="18"/>
          <w:lang w:eastAsia="ja-JP"/>
        </w:rPr>
        <w:t>（Linking）は、たとえばオープンソースのライブラリを使用するときなどで、非常によくあるシナリオの一つです。このシナリオでは、開発者はオープンソース ソフトウェアのコンポーネントと自社ソフトウェアコンポーネントをリンクさせ</w:t>
      </w:r>
      <w:del w:id="133" w:author="工内隆" w:date="2017-12-06T16:59:00Z">
        <w:r w:rsidDel="001B1709">
          <w:rPr>
            <w:rFonts w:ascii="メイリオ" w:eastAsia="メイリオ" w:hAnsi="メイリオ" w:cs="メイリオ" w:hint="eastAsia"/>
            <w:sz w:val="18"/>
            <w:szCs w:val="18"/>
            <w:lang w:eastAsia="ja-JP"/>
          </w:rPr>
          <w:delText>てい</w:delText>
        </w:r>
      </w:del>
      <w:r>
        <w:rPr>
          <w:rFonts w:ascii="メイリオ" w:eastAsia="メイリオ" w:hAnsi="メイリオ" w:cs="メイリオ" w:hint="eastAsia"/>
          <w:sz w:val="18"/>
          <w:szCs w:val="18"/>
          <w:lang w:eastAsia="ja-JP"/>
        </w:rPr>
        <w:t>ます（図2）。</w:t>
      </w:r>
      <w:r w:rsidR="00E87B91">
        <w:rPr>
          <w:rFonts w:ascii="メイリオ" w:eastAsia="メイリオ" w:hAnsi="メイリオ" w:cs="メイリオ" w:hint="eastAsia"/>
          <w:sz w:val="18"/>
          <w:szCs w:val="18"/>
          <w:lang w:eastAsia="ja-JP"/>
        </w:rPr>
        <w:t>このシナリオに対応する用語はいくつかあり、</w:t>
      </w:r>
      <w:r w:rsidR="00266C89">
        <w:rPr>
          <w:rFonts w:ascii="メイリオ" w:eastAsia="メイリオ" w:hAnsi="メイリオ" w:cs="メイリオ" w:hint="eastAsia"/>
          <w:sz w:val="18"/>
          <w:szCs w:val="18"/>
          <w:lang w:eastAsia="ja-JP"/>
        </w:rPr>
        <w:t>たとえば静的リンク（Static link）、動的リンク（Dynamic link）、結合（Combining）、パッケージング（Packaging）、相互依存性の生成（Creating interdependency）といったものがあります。ライブラリ</w:t>
      </w:r>
      <w:r w:rsidR="00BF4D80">
        <w:rPr>
          <w:rFonts w:ascii="メイリオ" w:eastAsia="メイリオ" w:hAnsi="メイリオ" w:cs="メイリオ" w:hint="eastAsia"/>
          <w:sz w:val="18"/>
          <w:szCs w:val="18"/>
          <w:lang w:eastAsia="ja-JP"/>
        </w:rPr>
        <w:t>が</w:t>
      </w:r>
      <w:r w:rsidR="00266C89">
        <w:rPr>
          <w:rFonts w:ascii="メイリオ" w:eastAsia="メイリオ" w:hAnsi="メイリオ" w:cs="メイリオ" w:hint="eastAsia"/>
          <w:sz w:val="18"/>
          <w:szCs w:val="18"/>
          <w:lang w:eastAsia="ja-JP"/>
        </w:rPr>
        <w:t>ファイルの最初でインクルードされ</w:t>
      </w:r>
      <w:r w:rsidR="00BF4D80">
        <w:rPr>
          <w:rFonts w:ascii="メイリオ" w:eastAsia="メイリオ" w:hAnsi="メイリオ" w:cs="メイリオ" w:hint="eastAsia"/>
          <w:sz w:val="18"/>
          <w:szCs w:val="18"/>
          <w:lang w:eastAsia="ja-JP"/>
        </w:rPr>
        <w:t>ることや</w:t>
      </w:r>
      <w:r w:rsidR="00266C89">
        <w:rPr>
          <w:rFonts w:ascii="メイリオ" w:eastAsia="メイリオ" w:hAnsi="メイリオ" w:cs="メイリオ" w:hint="eastAsia"/>
          <w:sz w:val="18"/>
          <w:szCs w:val="18"/>
          <w:lang w:eastAsia="ja-JP"/>
        </w:rPr>
        <w:t>、リンクされるコードが</w:t>
      </w:r>
      <w:r w:rsidR="00BF4D80">
        <w:rPr>
          <w:rFonts w:ascii="メイリオ" w:eastAsia="メイリオ" w:hAnsi="メイリオ" w:cs="メイリオ" w:hint="eastAsia"/>
          <w:sz w:val="18"/>
          <w:szCs w:val="18"/>
          <w:lang w:eastAsia="ja-JP"/>
        </w:rPr>
        <w:t>別のディレクトリやファイルにあることから</w:t>
      </w:r>
      <w:ins w:id="134" w:author="工内隆" w:date="2017-12-06T17:01:00Z">
        <w:r w:rsidR="001B1709">
          <w:rPr>
            <w:rFonts w:ascii="メイリオ" w:eastAsia="メイリオ" w:hAnsi="メイリオ" w:cs="メイリオ" w:hint="eastAsia"/>
            <w:sz w:val="18"/>
            <w:szCs w:val="18"/>
            <w:lang w:eastAsia="ja-JP"/>
          </w:rPr>
          <w:t>、</w:t>
        </w:r>
      </w:ins>
      <w:r w:rsidR="00BF4D80">
        <w:rPr>
          <w:rFonts w:ascii="メイリオ" w:eastAsia="メイリオ" w:hAnsi="メイリオ" w:cs="メイリオ" w:hint="eastAsia"/>
          <w:sz w:val="18"/>
          <w:szCs w:val="18"/>
          <w:lang w:eastAsia="ja-JP"/>
        </w:rPr>
        <w:t>ソースコードの目視確認などでリンクは発見され</w:t>
      </w:r>
      <w:r w:rsidR="00266C89">
        <w:rPr>
          <w:rFonts w:ascii="メイリオ" w:eastAsia="メイリオ" w:hAnsi="メイリオ" w:cs="メイリオ" w:hint="eastAsia"/>
          <w:sz w:val="18"/>
          <w:szCs w:val="18"/>
          <w:lang w:eastAsia="ja-JP"/>
        </w:rPr>
        <w:t>、</w:t>
      </w:r>
      <w:r w:rsidR="00BF4D80">
        <w:rPr>
          <w:rFonts w:ascii="メイリオ" w:eastAsia="メイリオ" w:hAnsi="メイリオ" w:cs="メイリオ" w:hint="eastAsia"/>
          <w:sz w:val="18"/>
          <w:szCs w:val="18"/>
          <w:lang w:eastAsia="ja-JP"/>
        </w:rPr>
        <w:t>検出は</w:t>
      </w:r>
      <w:r w:rsidR="00266C89">
        <w:rPr>
          <w:rFonts w:ascii="メイリオ" w:eastAsia="メイリオ" w:hAnsi="メイリオ" w:cs="メイリオ" w:hint="eastAsia"/>
          <w:sz w:val="18"/>
          <w:szCs w:val="18"/>
          <w:lang w:eastAsia="ja-JP"/>
        </w:rPr>
        <w:t>一般的に</w:t>
      </w:r>
      <w:r w:rsidR="00BF4D80">
        <w:rPr>
          <w:rFonts w:ascii="メイリオ" w:eastAsia="メイリオ" w:hAnsi="メイリオ" w:cs="メイリオ" w:hint="eastAsia"/>
          <w:sz w:val="18"/>
          <w:szCs w:val="18"/>
          <w:lang w:eastAsia="ja-JP"/>
        </w:rPr>
        <w:t>は</w:t>
      </w:r>
      <w:r w:rsidR="00266C89">
        <w:rPr>
          <w:rFonts w:ascii="メイリオ" w:eastAsia="メイリオ" w:hAnsi="メイリオ" w:cs="メイリオ" w:hint="eastAsia"/>
          <w:sz w:val="18"/>
          <w:szCs w:val="18"/>
          <w:lang w:eastAsia="ja-JP"/>
        </w:rPr>
        <w:t>容易</w:t>
      </w:r>
      <w:r w:rsidR="00BF4D80">
        <w:rPr>
          <w:rFonts w:ascii="メイリオ" w:eastAsia="メイリオ" w:hAnsi="メイリオ" w:cs="メイリオ" w:hint="eastAsia"/>
          <w:sz w:val="18"/>
          <w:szCs w:val="18"/>
          <w:lang w:eastAsia="ja-JP"/>
        </w:rPr>
        <w:t>なもの</w:t>
      </w:r>
      <w:r w:rsidR="00831CA1">
        <w:rPr>
          <w:rFonts w:ascii="メイリオ" w:eastAsia="メイリオ" w:hAnsi="メイリオ" w:cs="メイリオ" w:hint="eastAsia"/>
          <w:sz w:val="18"/>
          <w:szCs w:val="18"/>
          <w:lang w:eastAsia="ja-JP"/>
        </w:rPr>
        <w:t>となります</w:t>
      </w:r>
      <w:r w:rsidR="00BF4D80">
        <w:rPr>
          <w:rFonts w:ascii="メイリオ" w:eastAsia="メイリオ" w:hAnsi="メイリオ" w:cs="メイリオ" w:hint="eastAsia"/>
          <w:sz w:val="18"/>
          <w:szCs w:val="18"/>
          <w:lang w:eastAsia="ja-JP"/>
        </w:rPr>
        <w:t>。</w:t>
      </w:r>
    </w:p>
    <w:p w14:paraId="4411E2A1" w14:textId="68103165" w:rsidR="008A54DB" w:rsidRPr="00197BB6" w:rsidRDefault="008A54DB" w:rsidP="00197BB6">
      <w:pPr>
        <w:pStyle w:val="Figure1"/>
      </w:pPr>
      <w:r>
        <w:rPr>
          <w:noProof/>
        </w:rPr>
        <w:drawing>
          <wp:inline distT="0" distB="0" distL="0" distR="0" wp14:anchorId="5DBAF6B2" wp14:editId="5043DB83">
            <wp:extent cx="2955960" cy="1793160"/>
            <wp:effectExtent l="0" t="0" r="0" b="0"/>
            <wp:docPr id="18" name="図 18" descr="C:\Users\maabou\Desktop\capture3\2017-11-19 11_49_45-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abou\Desktop\capture3\2017-11-19 11_49_45-Figures_M&amp;A_paper_JP.pptx - Microsoft PowerPoi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5960" cy="1793160"/>
                    </a:xfrm>
                    <a:prstGeom prst="rect">
                      <a:avLst/>
                    </a:prstGeom>
                    <a:noFill/>
                    <a:ln>
                      <a:noFill/>
                    </a:ln>
                  </pic:spPr>
                </pic:pic>
              </a:graphicData>
            </a:graphic>
          </wp:inline>
        </w:drawing>
      </w:r>
    </w:p>
    <w:p w14:paraId="76C7C194" w14:textId="77777777" w:rsidR="00597D3F" w:rsidRDefault="004C6B67" w:rsidP="00197BB6">
      <w:pPr>
        <w:pStyle w:val="FigureCaption"/>
      </w:pPr>
      <w:r w:rsidRPr="002C4D0C">
        <w:t>Figure 2: Linking open source code (green) with another body of code (blue)</w:t>
      </w:r>
    </w:p>
    <w:p w14:paraId="1F41242D" w14:textId="7B4F3835" w:rsidR="0022070C" w:rsidRPr="0022070C" w:rsidRDefault="0022070C" w:rsidP="008A54DB">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図2：オープンソース </w:t>
      </w:r>
      <w:r w:rsidR="008A54DB">
        <w:rPr>
          <w:rFonts w:ascii="メイリオ" w:eastAsia="メイリオ" w:hAnsi="メイリオ" w:cs="メイリオ" w:hint="eastAsia"/>
          <w:sz w:val="14"/>
        </w:rPr>
        <w:t>コード（緑色ドット）の別のコード体系（青色</w:t>
      </w:r>
      <w:r>
        <w:rPr>
          <w:rFonts w:ascii="メイリオ" w:eastAsia="メイリオ" w:hAnsi="メイリオ" w:cs="メイリオ" w:hint="eastAsia"/>
          <w:sz w:val="14"/>
        </w:rPr>
        <w:t>）へのリンク（Linking）</w:t>
      </w:r>
    </w:p>
    <w:p w14:paraId="1356C2D0" w14:textId="77777777" w:rsidR="009F2538" w:rsidRDefault="009F2538" w:rsidP="004A494D">
      <w:pPr>
        <w:pStyle w:val="bodyIbrahim1"/>
        <w:rPr>
          <w:rFonts w:eastAsia="ＭＳ Ｐゴシック"/>
          <w:lang w:eastAsia="ja-JP"/>
        </w:rPr>
      </w:pPr>
      <w:r w:rsidRPr="000438AC">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7DE7E540" w14:textId="729B0087" w:rsidR="001F2403" w:rsidRPr="00831CA1" w:rsidRDefault="00435AC4" w:rsidP="00831CA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リンクが取り込み</w:t>
      </w:r>
      <w:r w:rsidR="00831CA1">
        <w:rPr>
          <w:rFonts w:ascii="メイリオ" w:eastAsia="メイリオ" w:hAnsi="メイリオ" w:cs="メイリオ" w:hint="eastAsia"/>
          <w:sz w:val="18"/>
          <w:szCs w:val="18"/>
          <w:lang w:eastAsia="ja-JP"/>
        </w:rPr>
        <w:t>（Incorporation）と異なるのは、</w:t>
      </w:r>
      <w:ins w:id="135" w:author="工内隆" w:date="2017-12-06T17:03:00Z">
        <w:r w:rsidR="001B1709">
          <w:rPr>
            <w:rFonts w:ascii="メイリオ" w:eastAsia="メイリオ" w:hAnsi="メイリオ" w:cs="メイリオ" w:hint="eastAsia"/>
            <w:sz w:val="18"/>
            <w:szCs w:val="18"/>
            <w:lang w:eastAsia="ja-JP"/>
          </w:rPr>
          <w:t>ソースコードが</w:t>
        </w:r>
      </w:ins>
      <w:del w:id="136" w:author="工内隆" w:date="2017-12-06T17:03:00Z">
        <w:r w:rsidR="00E71A65" w:rsidDel="001B1709">
          <w:rPr>
            <w:rFonts w:ascii="メイリオ" w:eastAsia="メイリオ" w:hAnsi="メイリオ" w:cs="メイリオ" w:hint="eastAsia"/>
            <w:sz w:val="18"/>
            <w:szCs w:val="18"/>
            <w:lang w:eastAsia="ja-JP"/>
          </w:rPr>
          <w:delText>結合し</w:delText>
        </w:r>
      </w:del>
      <w:r w:rsidR="00E71A65">
        <w:rPr>
          <w:rFonts w:ascii="メイリオ" w:eastAsia="メイリオ" w:hAnsi="メイリオ" w:cs="メイリオ" w:hint="eastAsia"/>
          <w:sz w:val="18"/>
          <w:szCs w:val="18"/>
          <w:lang w:eastAsia="ja-JP"/>
        </w:rPr>
        <w:t>一体化した形態にコピーされるものではなく、ソースコードが分離されている点にあります。リンクの相互作用は、コードが一つの実行バイナリにコンパイルされる</w:t>
      </w:r>
      <w:r w:rsidR="001F2403">
        <w:rPr>
          <w:rFonts w:ascii="メイリオ" w:eastAsia="メイリオ" w:hAnsi="メイリオ" w:cs="メイリオ" w:hint="eastAsia"/>
          <w:sz w:val="18"/>
          <w:szCs w:val="18"/>
          <w:lang w:eastAsia="ja-JP"/>
        </w:rPr>
        <w:t>とき</w:t>
      </w:r>
      <w:r w:rsidR="00E71A65">
        <w:rPr>
          <w:rFonts w:ascii="メイリオ" w:eastAsia="メイリオ" w:hAnsi="メイリオ" w:cs="メイリオ" w:hint="eastAsia"/>
          <w:sz w:val="18"/>
          <w:szCs w:val="18"/>
          <w:lang w:eastAsia="ja-JP"/>
        </w:rPr>
        <w:t>（静的リンク）</w:t>
      </w:r>
      <w:r w:rsidR="001F2403">
        <w:rPr>
          <w:rFonts w:ascii="メイリオ" w:eastAsia="メイリオ" w:hAnsi="メイリオ" w:cs="メイリオ" w:hint="eastAsia"/>
          <w:sz w:val="18"/>
          <w:szCs w:val="18"/>
          <w:lang w:eastAsia="ja-JP"/>
        </w:rPr>
        <w:t>、</w:t>
      </w:r>
      <w:ins w:id="137" w:author="工内隆" w:date="2017-12-06T17:04:00Z">
        <w:r w:rsidR="001B1709">
          <w:rPr>
            <w:rFonts w:ascii="メイリオ" w:eastAsia="メイリオ" w:hAnsi="メイリオ" w:cs="メイリオ" w:hint="eastAsia"/>
            <w:sz w:val="18"/>
            <w:szCs w:val="18"/>
            <w:lang w:eastAsia="ja-JP"/>
          </w:rPr>
          <w:t>あるいは、</w:t>
        </w:r>
      </w:ins>
      <w:r w:rsidR="001F2403">
        <w:rPr>
          <w:rFonts w:ascii="メイリオ" w:eastAsia="メイリオ" w:hAnsi="メイリオ" w:cs="メイリオ" w:hint="eastAsia"/>
          <w:sz w:val="18"/>
          <w:szCs w:val="18"/>
          <w:lang w:eastAsia="ja-JP"/>
        </w:rPr>
        <w:t>主プログラムが実行され、リンクされたプログラムを呼び出すとき（動的リンク）のいずれかの</w:t>
      </w:r>
      <w:ins w:id="138" w:author="工内隆" w:date="2017-12-06T17:05:00Z">
        <w:r w:rsidR="001B1709">
          <w:rPr>
            <w:rFonts w:ascii="メイリオ" w:eastAsia="メイリオ" w:hAnsi="メイリオ" w:cs="メイリオ" w:hint="eastAsia"/>
            <w:sz w:val="18"/>
            <w:szCs w:val="18"/>
            <w:lang w:eastAsia="ja-JP"/>
          </w:rPr>
          <w:t>時点で</w:t>
        </w:r>
      </w:ins>
      <w:del w:id="139" w:author="工内隆" w:date="2017-12-06T17:05:00Z">
        <w:r w:rsidR="001F2403" w:rsidDel="001B1709">
          <w:rPr>
            <w:rFonts w:ascii="メイリオ" w:eastAsia="メイリオ" w:hAnsi="メイリオ" w:cs="メイリオ" w:hint="eastAsia"/>
            <w:sz w:val="18"/>
            <w:szCs w:val="18"/>
            <w:lang w:eastAsia="ja-JP"/>
          </w:rPr>
          <w:delText>場合に</w:delText>
        </w:r>
      </w:del>
      <w:r w:rsidR="001F2403">
        <w:rPr>
          <w:rFonts w:ascii="メイリオ" w:eastAsia="メイリオ" w:hAnsi="メイリオ" w:cs="メイリオ" w:hint="eastAsia"/>
          <w:sz w:val="18"/>
          <w:szCs w:val="18"/>
          <w:lang w:eastAsia="ja-JP"/>
        </w:rPr>
        <w:t>生じます。</w:t>
      </w:r>
    </w:p>
    <w:p w14:paraId="6C81CC40" w14:textId="2BE75542" w:rsidR="00597D3F" w:rsidRPr="002C4D0C" w:rsidRDefault="00444017" w:rsidP="004A494D">
      <w:pPr>
        <w:pStyle w:val="HeadingIbrahim2"/>
        <w:rPr>
          <w:lang w:eastAsia="ja-JP"/>
        </w:rPr>
      </w:pPr>
      <w:bookmarkStart w:id="140" w:name="_Toc492046555"/>
      <w:r w:rsidRPr="002C4D0C">
        <w:rPr>
          <w:lang w:eastAsia="ja-JP"/>
        </w:rPr>
        <w:t xml:space="preserve">2.3 </w:t>
      </w:r>
      <w:r w:rsidR="001F2403">
        <w:rPr>
          <w:rFonts w:hint="eastAsia"/>
          <w:lang w:eastAsia="ja-JP"/>
        </w:rPr>
        <w:t>改変（</w:t>
      </w:r>
      <w:r w:rsidR="004C6B67" w:rsidRPr="002C4D0C">
        <w:rPr>
          <w:lang w:eastAsia="ja-JP"/>
        </w:rPr>
        <w:t>Modification</w:t>
      </w:r>
      <w:bookmarkEnd w:id="140"/>
      <w:r w:rsidR="001F2403">
        <w:rPr>
          <w:rFonts w:hint="eastAsia"/>
          <w:lang w:eastAsia="ja-JP"/>
        </w:rPr>
        <w:t>）</w:t>
      </w:r>
    </w:p>
    <w:p w14:paraId="4A85A298" w14:textId="2EAE4317" w:rsidR="00597D3F" w:rsidRDefault="009F2538" w:rsidP="004A494D">
      <w:pPr>
        <w:pStyle w:val="bodyIbrahim1"/>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t>Fixing, optimizing or making changes to the open source software component.</w:t>
      </w:r>
    </w:p>
    <w:p w14:paraId="04AE1668" w14:textId="6A2DDACA" w:rsidR="00597D3F" w:rsidRDefault="004C6B67" w:rsidP="004A494D">
      <w:pPr>
        <w:pStyle w:val="ListIbrahim1"/>
      </w:pPr>
      <w:r w:rsidRPr="002C4D0C">
        <w:lastRenderedPageBreak/>
        <w:t>Deleting or removing code.</w:t>
      </w:r>
    </w:p>
    <w:p w14:paraId="44C73926" w14:textId="2BA4E9C9" w:rsidR="00597D3F" w:rsidRPr="002C4D0C" w:rsidRDefault="00482AE1" w:rsidP="00197BB6">
      <w:pPr>
        <w:pStyle w:val="Figure1"/>
      </w:pPr>
      <w:r w:rsidRPr="002C4D0C">
        <w:rPr>
          <w:noProof/>
        </w:rPr>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Default="004C6B67" w:rsidP="00197BB6">
      <w:pPr>
        <w:pStyle w:val="FigureCaption"/>
      </w:pPr>
      <w:r w:rsidRPr="002C4D0C">
        <w:t>Figure 3: Modifications applied by developers to open source code (green)</w:t>
      </w:r>
    </w:p>
    <w:p w14:paraId="32B150B7" w14:textId="4A03D0AD" w:rsidR="00F7165C" w:rsidRPr="00F7165C" w:rsidRDefault="00F7165C" w:rsidP="00F7165C">
      <w:pPr>
        <w:pStyle w:val="bodyIbrahim1"/>
        <w:spacing w:line="240" w:lineRule="exact"/>
        <w:rPr>
          <w:rFonts w:ascii="メイリオ" w:eastAsia="メイリオ" w:hAnsi="メイリオ" w:cs="メイリオ"/>
          <w:sz w:val="18"/>
          <w:szCs w:val="18"/>
          <w:lang w:eastAsia="ja-JP"/>
        </w:rPr>
      </w:pPr>
      <w:r w:rsidRPr="00F7165C">
        <w:rPr>
          <w:rFonts w:ascii="メイリオ" w:eastAsia="メイリオ" w:hAnsi="メイリオ" w:cs="メイリオ"/>
          <w:sz w:val="18"/>
          <w:szCs w:val="18"/>
          <w:lang w:eastAsia="ja-JP"/>
        </w:rPr>
        <w:t>改変は、開発者がオープンソース</w:t>
      </w:r>
      <w:r w:rsidRPr="00F7165C">
        <w:rPr>
          <w:rFonts w:ascii="メイリオ" w:eastAsia="メイリオ" w:hAnsi="メイリオ" w:cs="メイリオ" w:hint="eastAsia"/>
          <w:sz w:val="18"/>
          <w:szCs w:val="18"/>
          <w:lang w:eastAsia="ja-JP"/>
        </w:rPr>
        <w:t xml:space="preserve"> </w:t>
      </w:r>
      <w:r w:rsidR="00435AC4">
        <w:rPr>
          <w:rFonts w:ascii="メイリオ" w:eastAsia="メイリオ" w:hAnsi="メイリオ" w:cs="メイリオ"/>
          <w:sz w:val="18"/>
          <w:szCs w:val="18"/>
          <w:lang w:eastAsia="ja-JP"/>
        </w:rPr>
        <w:t>ソフトウェアのコンポーネントに変更を加える</w:t>
      </w:r>
      <w:r w:rsidRPr="00F7165C">
        <w:rPr>
          <w:rFonts w:ascii="メイリオ" w:eastAsia="メイリオ" w:hAnsi="メイリオ" w:cs="メイリオ"/>
          <w:sz w:val="18"/>
          <w:szCs w:val="18"/>
          <w:lang w:eastAsia="ja-JP"/>
        </w:rPr>
        <w:t>非常に一般的なシナリオで（図</w:t>
      </w:r>
      <w:r w:rsidRPr="00F7165C">
        <w:rPr>
          <w:rFonts w:ascii="メイリオ" w:eastAsia="メイリオ" w:hAnsi="メイリオ" w:cs="メイリオ" w:hint="eastAsia"/>
          <w:sz w:val="18"/>
          <w:szCs w:val="18"/>
          <w:lang w:eastAsia="ja-JP"/>
        </w:rPr>
        <w:t>3</w:t>
      </w:r>
      <w:r w:rsidRPr="00F7165C">
        <w:rPr>
          <w:rFonts w:ascii="メイリオ" w:eastAsia="メイリオ" w:hAnsi="メイリオ" w:cs="メイリオ"/>
          <w:sz w:val="18"/>
          <w:szCs w:val="18"/>
          <w:lang w:eastAsia="ja-JP"/>
        </w:rPr>
        <w:t>）</w:t>
      </w:r>
      <w:ins w:id="141" w:author="工内隆" w:date="2017-12-06T17:06:00Z">
        <w:r w:rsidR="00F57A2C">
          <w:rPr>
            <w:rFonts w:ascii="メイリオ" w:eastAsia="メイリオ" w:hAnsi="メイリオ" w:cs="メイリオ" w:hint="eastAsia"/>
            <w:sz w:val="18"/>
            <w:szCs w:val="18"/>
            <w:lang w:eastAsia="ja-JP"/>
          </w:rPr>
          <w:t>あり</w:t>
        </w:r>
      </w:ins>
      <w:r w:rsidRPr="00F7165C">
        <w:rPr>
          <w:rFonts w:ascii="メイリオ" w:eastAsia="メイリオ" w:hAnsi="メイリオ" w:cs="メイリオ"/>
          <w:sz w:val="18"/>
          <w:szCs w:val="18"/>
          <w:lang w:eastAsia="ja-JP"/>
        </w:rPr>
        <w:t>、以下のようなものがあります：</w:t>
      </w:r>
    </w:p>
    <w:p w14:paraId="116D24EA" w14:textId="77777777" w:rsidR="002C16CB" w:rsidRPr="002C16CB" w:rsidRDefault="002C16CB" w:rsidP="00AC342D">
      <w:pPr>
        <w:pStyle w:val="ListIbrahim1"/>
        <w:spacing w:line="240" w:lineRule="exact"/>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コンポーネントへ新しいコードを追加</w:t>
      </w:r>
      <w:r>
        <w:rPr>
          <w:rFonts w:ascii="メイリオ" w:eastAsia="メイリオ" w:hAnsi="メイリオ" w:cs="メイリオ" w:hint="eastAsia"/>
          <w:sz w:val="18"/>
          <w:lang w:eastAsia="ja-JP"/>
        </w:rPr>
        <w:t>（Adding）</w:t>
      </w:r>
      <w:r w:rsidRPr="002C16CB">
        <w:rPr>
          <w:rFonts w:ascii="メイリオ" w:eastAsia="メイリオ" w:hAnsi="メイリオ" w:cs="メイリオ" w:hint="eastAsia"/>
          <w:sz w:val="18"/>
          <w:lang w:eastAsia="ja-JP"/>
        </w:rPr>
        <w:t>/注入</w:t>
      </w:r>
      <w:r>
        <w:rPr>
          <w:rFonts w:ascii="メイリオ" w:eastAsia="メイリオ" w:hAnsi="メイリオ" w:cs="メイリオ" w:hint="eastAsia"/>
          <w:sz w:val="18"/>
          <w:lang w:eastAsia="ja-JP"/>
        </w:rPr>
        <w:t>（Injecting）</w:t>
      </w:r>
      <w:r w:rsidRPr="002C16CB">
        <w:rPr>
          <w:rFonts w:ascii="メイリオ" w:eastAsia="メイリオ" w:hAnsi="メイリオ" w:cs="メイリオ" w:hint="eastAsia"/>
          <w:sz w:val="18"/>
          <w:lang w:eastAsia="ja-JP"/>
        </w:rPr>
        <w:t>する</w:t>
      </w:r>
    </w:p>
    <w:p w14:paraId="232DDC3B" w14:textId="336123F5" w:rsidR="002C16CB" w:rsidRPr="002C16CB" w:rsidRDefault="002C16CB" w:rsidP="00AC342D">
      <w:pPr>
        <w:pStyle w:val="ListIbrahim1"/>
        <w:spacing w:line="240" w:lineRule="exact"/>
        <w:ind w:left="714" w:hanging="357"/>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w:t>
      </w:r>
      <w:r w:rsidR="00435AC4">
        <w:rPr>
          <w:rFonts w:ascii="メイリオ" w:eastAsia="メイリオ" w:hAnsi="メイリオ" w:cs="メイリオ" w:hint="eastAsia"/>
          <w:sz w:val="18"/>
          <w:lang w:eastAsia="ja-JP"/>
        </w:rPr>
        <w:t>に対し</w:t>
      </w:r>
      <w:ins w:id="142" w:author="工内隆" w:date="2017-12-06T17:06:00Z">
        <w:r w:rsidR="00F57A2C">
          <w:rPr>
            <w:rFonts w:ascii="メイリオ" w:eastAsia="メイリオ" w:hAnsi="メイリオ" w:cs="メイリオ" w:hint="eastAsia"/>
            <w:sz w:val="18"/>
            <w:lang w:eastAsia="ja-JP"/>
          </w:rPr>
          <w:t>バグ修正</w:t>
        </w:r>
      </w:ins>
      <w:del w:id="143" w:author="工内隆" w:date="2017-12-06T17:06:00Z">
        <w:r w:rsidR="00435AC4" w:rsidDel="00F57A2C">
          <w:rPr>
            <w:rFonts w:ascii="メイリオ" w:eastAsia="メイリオ" w:hAnsi="メイリオ" w:cs="メイリオ" w:hint="eastAsia"/>
            <w:sz w:val="18"/>
            <w:lang w:eastAsia="ja-JP"/>
          </w:rPr>
          <w:delText>問題</w:delText>
        </w:r>
        <w:r w:rsidDel="00F57A2C">
          <w:rPr>
            <w:rFonts w:ascii="メイリオ" w:eastAsia="メイリオ" w:hAnsi="メイリオ" w:cs="メイリオ" w:hint="eastAsia"/>
            <w:sz w:val="18"/>
            <w:lang w:eastAsia="ja-JP"/>
          </w:rPr>
          <w:delText>解決</w:delText>
        </w:r>
        <w:r w:rsidR="00435AC4" w:rsidDel="00F57A2C">
          <w:rPr>
            <w:rFonts w:ascii="メイリオ" w:eastAsia="メイリオ" w:hAnsi="メイリオ" w:cs="メイリオ" w:hint="eastAsia"/>
            <w:sz w:val="18"/>
            <w:lang w:eastAsia="ja-JP"/>
          </w:rPr>
          <w:delText>し</w:delText>
        </w:r>
      </w:del>
      <w:r>
        <w:rPr>
          <w:rFonts w:ascii="メイリオ" w:eastAsia="メイリオ" w:hAnsi="メイリオ" w:cs="メイリオ" w:hint="eastAsia"/>
          <w:sz w:val="18"/>
          <w:lang w:eastAsia="ja-JP"/>
        </w:rPr>
        <w:t>（Fixing）、最適化</w:t>
      </w:r>
      <w:del w:id="144" w:author="工内隆" w:date="2017-12-06T17:06:00Z">
        <w:r w:rsidR="00435AC4" w:rsidDel="00F57A2C">
          <w:rPr>
            <w:rFonts w:ascii="メイリオ" w:eastAsia="メイリオ" w:hAnsi="メイリオ" w:cs="メイリオ" w:hint="eastAsia"/>
            <w:sz w:val="18"/>
            <w:lang w:eastAsia="ja-JP"/>
          </w:rPr>
          <w:delText>し</w:delText>
        </w:r>
      </w:del>
      <w:r>
        <w:rPr>
          <w:rFonts w:ascii="メイリオ" w:eastAsia="メイリオ" w:hAnsi="メイリオ" w:cs="メイリオ" w:hint="eastAsia"/>
          <w:sz w:val="18"/>
          <w:lang w:eastAsia="ja-JP"/>
        </w:rPr>
        <w:t>（Optimizing）、</w:t>
      </w:r>
      <w:ins w:id="145" w:author="工内隆" w:date="2017-12-06T17:06:00Z">
        <w:r w:rsidR="00F57A2C">
          <w:rPr>
            <w:rFonts w:ascii="メイリオ" w:eastAsia="メイリオ" w:hAnsi="メイリオ" w:cs="メイリオ" w:hint="eastAsia"/>
            <w:sz w:val="18"/>
            <w:lang w:eastAsia="ja-JP"/>
          </w:rPr>
          <w:t>あるいは</w:t>
        </w:r>
      </w:ins>
      <w:r>
        <w:rPr>
          <w:rFonts w:ascii="メイリオ" w:eastAsia="メイリオ" w:hAnsi="メイリオ" w:cs="メイリオ" w:hint="eastAsia"/>
          <w:sz w:val="18"/>
          <w:lang w:eastAsia="ja-JP"/>
        </w:rPr>
        <w:t>変更を</w:t>
      </w:r>
      <w:ins w:id="146" w:author="工内隆" w:date="2017-12-06T17:07:00Z">
        <w:r w:rsidR="00F57A2C">
          <w:rPr>
            <w:rFonts w:ascii="メイリオ" w:eastAsia="メイリオ" w:hAnsi="メイリオ" w:cs="メイリオ" w:hint="eastAsia"/>
            <w:sz w:val="18"/>
            <w:lang w:eastAsia="ja-JP"/>
          </w:rPr>
          <w:t>実施す</w:t>
        </w:r>
      </w:ins>
      <w:del w:id="147" w:author="工内隆" w:date="2017-12-06T17:07:00Z">
        <w:r w:rsidDel="00F57A2C">
          <w:rPr>
            <w:rFonts w:ascii="メイリオ" w:eastAsia="メイリオ" w:hAnsi="メイリオ" w:cs="メイリオ" w:hint="eastAsia"/>
            <w:sz w:val="18"/>
            <w:lang w:eastAsia="ja-JP"/>
          </w:rPr>
          <w:delText>加え</w:delText>
        </w:r>
      </w:del>
      <w:r>
        <w:rPr>
          <w:rFonts w:ascii="メイリオ" w:eastAsia="メイリオ" w:hAnsi="メイリオ" w:cs="メイリオ" w:hint="eastAsia"/>
          <w:sz w:val="18"/>
          <w:lang w:eastAsia="ja-JP"/>
        </w:rPr>
        <w:t>る（Making change）</w:t>
      </w:r>
    </w:p>
    <w:p w14:paraId="31669841" w14:textId="089ED1B1" w:rsidR="002C16CB" w:rsidRPr="002C16CB" w:rsidRDefault="002C16CB" w:rsidP="00AC342D">
      <w:pPr>
        <w:pStyle w:val="ListIbrahim1"/>
        <w:spacing w:line="240" w:lineRule="exact"/>
        <w:rPr>
          <w:rFonts w:ascii="メイリオ" w:eastAsia="メイリオ" w:hAnsi="メイリオ" w:cs="メイリオ"/>
          <w:lang w:eastAsia="ja-JP"/>
        </w:rPr>
      </w:pPr>
      <w:r>
        <w:rPr>
          <w:rFonts w:ascii="メイリオ" w:eastAsia="メイリオ" w:hAnsi="メイリオ" w:cs="メイリオ" w:hint="eastAsia"/>
          <w:sz w:val="18"/>
          <w:lang w:eastAsia="ja-JP"/>
        </w:rPr>
        <w:t>コードの削除（Deleting）または</w:t>
      </w:r>
      <w:r w:rsidR="00F7165C">
        <w:rPr>
          <w:rFonts w:ascii="メイリオ" w:eastAsia="メイリオ" w:hAnsi="メイリオ" w:cs="メイリオ" w:hint="eastAsia"/>
          <w:sz w:val="18"/>
          <w:lang w:eastAsia="ja-JP"/>
        </w:rPr>
        <w:t>除去</w:t>
      </w:r>
      <w:r>
        <w:rPr>
          <w:rFonts w:ascii="メイリオ" w:eastAsia="メイリオ" w:hAnsi="メイリオ" w:cs="メイリオ" w:hint="eastAsia"/>
          <w:sz w:val="18"/>
          <w:lang w:eastAsia="ja-JP"/>
        </w:rPr>
        <w:t>（Remov</w:t>
      </w:r>
      <w:r>
        <w:rPr>
          <w:rFonts w:ascii="メイリオ" w:eastAsia="メイリオ" w:hAnsi="メイリオ" w:cs="メイリオ"/>
          <w:sz w:val="18"/>
          <w:lang w:eastAsia="ja-JP"/>
        </w:rPr>
        <w:t>ing</w:t>
      </w:r>
      <w:r>
        <w:rPr>
          <w:rFonts w:ascii="メイリオ" w:eastAsia="メイリオ" w:hAnsi="メイリオ" w:cs="メイリオ" w:hint="eastAsia"/>
          <w:sz w:val="18"/>
          <w:lang w:eastAsia="ja-JP"/>
        </w:rPr>
        <w:t>）</w:t>
      </w:r>
    </w:p>
    <w:p w14:paraId="65BA6B91" w14:textId="1935BA04" w:rsidR="002C16CB" w:rsidRDefault="008A54DB" w:rsidP="00F7165C">
      <w:pPr>
        <w:pStyle w:val="Figure1"/>
      </w:pPr>
      <w:r>
        <w:rPr>
          <w:noProof/>
        </w:rPr>
        <w:drawing>
          <wp:inline distT="0" distB="0" distL="0" distR="0" wp14:anchorId="20CDD204" wp14:editId="3D2DF33C">
            <wp:extent cx="3231360" cy="2447280"/>
            <wp:effectExtent l="0" t="0" r="7620" b="0"/>
            <wp:docPr id="17" name="図 17" descr="C:\Users\maabou\Desktop\capture3\2017-11-19 11_48_29-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abou\Desktop\capture3\2017-11-19 11_48_29-Figures_M&amp;A_paper_JP.pptx - Microsoft PowerPoi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1360" cy="2447280"/>
                    </a:xfrm>
                    <a:prstGeom prst="rect">
                      <a:avLst/>
                    </a:prstGeom>
                    <a:noFill/>
                    <a:ln>
                      <a:noFill/>
                    </a:ln>
                  </pic:spPr>
                </pic:pic>
              </a:graphicData>
            </a:graphic>
          </wp:inline>
        </w:drawing>
      </w:r>
    </w:p>
    <w:p w14:paraId="7E49DD0A" w14:textId="5BDCF4D4" w:rsidR="00F7165C" w:rsidRPr="00F7165C" w:rsidRDefault="00F7165C" w:rsidP="00F7165C">
      <w:pPr>
        <w:pStyle w:val="FigureCaption"/>
        <w:rPr>
          <w:rFonts w:ascii="メイリオ" w:eastAsia="メイリオ" w:hAnsi="メイリオ" w:cs="メイリオ"/>
          <w:sz w:val="14"/>
        </w:rPr>
      </w:pPr>
      <w:r>
        <w:rPr>
          <w:rFonts w:ascii="メイリオ" w:eastAsia="メイリオ" w:hAnsi="メイリオ" w:cs="メイリオ" w:hint="eastAsia"/>
          <w:sz w:val="14"/>
        </w:rPr>
        <w:t>図3：オープンソースのコードへの開発者によって適用された改変（緑色</w:t>
      </w:r>
      <w:r w:rsidR="00435AC4">
        <w:rPr>
          <w:rFonts w:ascii="メイリオ" w:eastAsia="メイリオ" w:hAnsi="メイリオ" w:cs="メイリオ" w:hint="eastAsia"/>
          <w:sz w:val="14"/>
        </w:rPr>
        <w:t>・ドット</w:t>
      </w:r>
      <w:r>
        <w:rPr>
          <w:rFonts w:ascii="メイリオ" w:eastAsia="メイリオ" w:hAnsi="メイリオ" w:cs="メイリオ" w:hint="eastAsia"/>
          <w:sz w:val="14"/>
        </w:rPr>
        <w:t>）</w:t>
      </w:r>
    </w:p>
    <w:p w14:paraId="053F8DAF" w14:textId="265B3D86" w:rsidR="00597D3F" w:rsidRPr="002C4D0C" w:rsidRDefault="00444017" w:rsidP="004A494D">
      <w:pPr>
        <w:pStyle w:val="HeadingIbrahim2"/>
      </w:pPr>
      <w:bookmarkStart w:id="148" w:name="_Toc492046556"/>
      <w:r w:rsidRPr="002C4D0C">
        <w:lastRenderedPageBreak/>
        <w:t xml:space="preserve">2.4 </w:t>
      </w:r>
      <w:r w:rsidR="00F7165C">
        <w:rPr>
          <w:rFonts w:hint="eastAsia"/>
          <w:lang w:eastAsia="ja-JP"/>
        </w:rPr>
        <w:t>開発ツールについての注記（</w:t>
      </w:r>
      <w:r w:rsidR="004C6B67" w:rsidRPr="002C4D0C">
        <w:t>Note on development tools</w:t>
      </w:r>
      <w:bookmarkEnd w:id="148"/>
      <w:r w:rsidR="00F7165C">
        <w:rPr>
          <w:rFonts w:hint="eastAsia"/>
          <w:lang w:eastAsia="ja-JP"/>
        </w:rPr>
        <w:t>）</w:t>
      </w:r>
    </w:p>
    <w:p w14:paraId="153C3787" w14:textId="2BCAFF7D" w:rsidR="00534FC6" w:rsidRDefault="00CD0F9D" w:rsidP="001F2403">
      <w:pPr>
        <w:pStyle w:val="bodyIbrahim1"/>
      </w:pPr>
      <w:r w:rsidRPr="002C4D0C">
        <w:t>It is important to be aware that certain d</w:t>
      </w:r>
      <w:r w:rsidR="004C6B67" w:rsidRPr="002C4D0C">
        <w:t xml:space="preserve">evelopment tools may perform some of these operations </w:t>
      </w:r>
      <w:r w:rsidRPr="002C4D0C">
        <w:t>transparently</w:t>
      </w:r>
      <w:r w:rsidR="004C6B67" w:rsidRPr="002C4D0C">
        <w:t xml:space="preserve">. For example, </w:t>
      </w:r>
      <w:r w:rsidRPr="002C4D0C">
        <w:t xml:space="preserve">a developer may use a development tool that automates certain </w:t>
      </w:r>
      <w:r w:rsidR="00534FC6" w:rsidRPr="002C4D0C">
        <w:t>portions of the development process.  Examples of this include graphics frameworks that provide</w:t>
      </w:r>
      <w:r w:rsidR="00CC3010">
        <w:t xml:space="preserve"> user interface</w:t>
      </w:r>
      <w:r w:rsidR="00534FC6" w:rsidRPr="002C4D0C">
        <w:t xml:space="preserve"> templates, game development platforms that provide physics engines, or </w:t>
      </w:r>
      <w:r w:rsidR="00CC3010">
        <w:t>software development kits (</w:t>
      </w:r>
      <w:r w:rsidR="00534FC6" w:rsidRPr="002C4D0C">
        <w:t>SDKs</w:t>
      </w:r>
      <w:r w:rsidR="00CC3010">
        <w:t>)</w:t>
      </w:r>
      <w:r w:rsidR="00534FC6" w:rsidRPr="002C4D0C">
        <w:t xml:space="preserve"> that provide connectors to cloud services.  In order to provide these services, </w:t>
      </w:r>
      <w:r w:rsidR="004C6B67" w:rsidRPr="002C4D0C">
        <w:t xml:space="preserve">a tool </w:t>
      </w:r>
      <w:r w:rsidR="004A2870" w:rsidRPr="002C4D0C">
        <w:t xml:space="preserve">must </w:t>
      </w:r>
      <w:r w:rsidR="00534FC6" w:rsidRPr="002C4D0C">
        <w:t>usual</w:t>
      </w:r>
      <w:r w:rsidR="004A2870" w:rsidRPr="002C4D0C">
        <w:t xml:space="preserve">ly </w:t>
      </w:r>
      <w:r w:rsidR="004C6B67" w:rsidRPr="002C4D0C">
        <w:t xml:space="preserve">inject portions of its own code into </w:t>
      </w:r>
      <w:r w:rsidR="004A2870" w:rsidRPr="002C4D0C">
        <w:t xml:space="preserve">the </w:t>
      </w:r>
      <w:r w:rsidR="00534FC6" w:rsidRPr="002C4D0C">
        <w:t xml:space="preserve">developer’s </w:t>
      </w:r>
      <w:r w:rsidR="004A2870" w:rsidRPr="002C4D0C">
        <w:t>work product when the code is built</w:t>
      </w:r>
      <w:r w:rsidR="004C6B67" w:rsidRPr="002C4D0C">
        <w:t>.</w:t>
      </w:r>
      <w:r w:rsidR="00ED54B0" w:rsidRPr="002C4D0C">
        <w:t xml:space="preserve"> T</w:t>
      </w:r>
      <w:r w:rsidR="003A30D4" w:rsidRPr="002C4D0C">
        <w:t xml:space="preserve">he license </w:t>
      </w:r>
      <w:r w:rsidR="00ED54B0" w:rsidRPr="002C4D0C">
        <w:t xml:space="preserve">for such injected code by development tools </w:t>
      </w:r>
      <w:r w:rsidR="00534FC6" w:rsidRPr="002C4D0C">
        <w:t>should be verified</w:t>
      </w:r>
      <w:r w:rsidR="00332B9F" w:rsidRPr="002C4D0C">
        <w:t xml:space="preserve"> </w:t>
      </w:r>
      <w:r w:rsidR="00ED54B0" w:rsidRPr="002C4D0C">
        <w:t xml:space="preserve">especially </w:t>
      </w:r>
      <w:r w:rsidR="00463E3D">
        <w:t>given</w:t>
      </w:r>
      <w:r w:rsidR="00ED54B0" w:rsidRPr="002C4D0C">
        <w:t xml:space="preserve"> </w:t>
      </w:r>
      <w:r w:rsidR="00332B9F" w:rsidRPr="002C4D0C">
        <w:t xml:space="preserve">the resulting work is </w:t>
      </w:r>
      <w:r w:rsidR="00444006" w:rsidRPr="002C4D0C">
        <w:t>often statically linked</w:t>
      </w:r>
      <w:r w:rsidR="00534FC6" w:rsidRPr="002C4D0C">
        <w:t>.</w:t>
      </w:r>
    </w:p>
    <w:p w14:paraId="51ECAAF8" w14:textId="4C7AEF7D" w:rsidR="00F7165C" w:rsidRPr="004D31D9" w:rsidRDefault="007A4A22" w:rsidP="00E55C24">
      <w:pPr>
        <w:pStyle w:val="bodyIbrahim1"/>
        <w:spacing w:line="240" w:lineRule="exact"/>
        <w:rPr>
          <w:lang w:eastAsia="ja-JP"/>
        </w:rPr>
      </w:pPr>
      <w:del w:id="149" w:author="工内隆" w:date="2017-12-06T17:11:00Z">
        <w:r w:rsidDel="00F57A2C">
          <w:rPr>
            <w:rFonts w:ascii="メイリオ" w:eastAsia="メイリオ" w:hAnsi="メイリオ" w:cs="メイリオ" w:hint="eastAsia"/>
            <w:sz w:val="18"/>
            <w:szCs w:val="18"/>
            <w:lang w:eastAsia="ja-JP"/>
          </w:rPr>
          <w:delText>特定</w:delText>
        </w:r>
      </w:del>
      <w:del w:id="150" w:author="工内隆" w:date="2017-12-08T16:44:00Z">
        <w:r w:rsidDel="00C30421">
          <w:rPr>
            <w:rFonts w:ascii="メイリオ" w:eastAsia="メイリオ" w:hAnsi="メイリオ" w:cs="メイリオ" w:hint="eastAsia"/>
            <w:sz w:val="18"/>
            <w:szCs w:val="18"/>
            <w:lang w:eastAsia="ja-JP"/>
          </w:rPr>
          <w:delText>の</w:delText>
        </w:r>
      </w:del>
      <w:r w:rsidR="00F7165C" w:rsidRPr="007A4A22">
        <w:rPr>
          <w:rFonts w:ascii="メイリオ" w:eastAsia="メイリオ" w:hAnsi="メイリオ" w:cs="メイリオ" w:hint="eastAsia"/>
          <w:sz w:val="18"/>
          <w:szCs w:val="18"/>
          <w:lang w:eastAsia="ja-JP"/>
        </w:rPr>
        <w:t>開発ツール</w:t>
      </w:r>
      <w:ins w:id="151" w:author="工内隆" w:date="2017-12-08T16:44:00Z">
        <w:r w:rsidR="00C30421">
          <w:rPr>
            <w:rFonts w:ascii="メイリオ" w:eastAsia="メイリオ" w:hAnsi="メイリオ" w:cs="メイリオ" w:hint="eastAsia"/>
            <w:sz w:val="18"/>
            <w:szCs w:val="18"/>
            <w:lang w:eastAsia="ja-JP"/>
          </w:rPr>
          <w:t>の中には</w:t>
        </w:r>
      </w:ins>
      <w:del w:id="152" w:author="工内隆" w:date="2017-12-06T17:11:00Z">
        <w:r w:rsidDel="00F57A2C">
          <w:rPr>
            <w:rFonts w:ascii="メイリオ" w:eastAsia="メイリオ" w:hAnsi="メイリオ" w:cs="メイリオ" w:hint="eastAsia"/>
            <w:sz w:val="18"/>
            <w:szCs w:val="18"/>
            <w:lang w:eastAsia="ja-JP"/>
          </w:rPr>
          <w:delText>で</w:delText>
        </w:r>
      </w:del>
      <w:r>
        <w:rPr>
          <w:rFonts w:ascii="メイリオ" w:eastAsia="メイリオ" w:hAnsi="メイリオ" w:cs="メイリオ" w:hint="eastAsia"/>
          <w:sz w:val="18"/>
          <w:szCs w:val="18"/>
          <w:lang w:eastAsia="ja-JP"/>
        </w:rPr>
        <w:t>こういった作業を</w:t>
      </w:r>
      <w:ins w:id="153" w:author="工内隆" w:date="2017-12-06T17:11:00Z">
        <w:r w:rsidR="00F57A2C">
          <w:rPr>
            <w:rFonts w:ascii="メイリオ" w:eastAsia="メイリオ" w:hAnsi="メイリオ" w:cs="メイリオ" w:hint="eastAsia"/>
            <w:sz w:val="18"/>
            <w:szCs w:val="18"/>
            <w:lang w:eastAsia="ja-JP"/>
          </w:rPr>
          <w:t>開発者の気付</w:t>
        </w:r>
      </w:ins>
      <w:ins w:id="154" w:author="工内隆" w:date="2017-12-06T17:12:00Z">
        <w:r w:rsidR="00F57A2C">
          <w:rPr>
            <w:rFonts w:ascii="メイリオ" w:eastAsia="メイリオ" w:hAnsi="メイリオ" w:cs="メイリオ" w:hint="eastAsia"/>
            <w:sz w:val="18"/>
            <w:szCs w:val="18"/>
            <w:lang w:eastAsia="ja-JP"/>
          </w:rPr>
          <w:t>き難いやり方で</w:t>
        </w:r>
      </w:ins>
      <w:del w:id="155" w:author="工内隆" w:date="2017-12-06T17:12:00Z">
        <w:r w:rsidDel="00F57A2C">
          <w:rPr>
            <w:rFonts w:ascii="メイリオ" w:eastAsia="メイリオ" w:hAnsi="メイリオ" w:cs="メイリオ" w:hint="eastAsia"/>
            <w:sz w:val="18"/>
            <w:szCs w:val="18"/>
            <w:lang w:eastAsia="ja-JP"/>
          </w:rPr>
          <w:delText>透過的に</w:delText>
        </w:r>
      </w:del>
      <w:r>
        <w:rPr>
          <w:rFonts w:ascii="メイリオ" w:eastAsia="メイリオ" w:hAnsi="メイリオ" w:cs="メイリオ" w:hint="eastAsia"/>
          <w:sz w:val="18"/>
          <w:szCs w:val="18"/>
          <w:lang w:eastAsia="ja-JP"/>
        </w:rPr>
        <w:t>実施</w:t>
      </w:r>
      <w:ins w:id="156" w:author="工内隆" w:date="2017-12-06T17:12:00Z">
        <w:r w:rsidR="00F57A2C">
          <w:rPr>
            <w:rFonts w:ascii="メイリオ" w:eastAsia="メイリオ" w:hAnsi="メイリオ" w:cs="メイリオ" w:hint="eastAsia"/>
            <w:sz w:val="18"/>
            <w:szCs w:val="18"/>
            <w:lang w:eastAsia="ja-JP"/>
          </w:rPr>
          <w:t>す</w:t>
        </w:r>
      </w:ins>
      <w:del w:id="157" w:author="工内隆" w:date="2017-12-08T16:45:00Z">
        <w:r w:rsidDel="00C30421">
          <w:rPr>
            <w:rFonts w:ascii="メイリオ" w:eastAsia="メイリオ" w:hAnsi="メイリオ" w:cs="メイリオ" w:hint="eastAsia"/>
            <w:sz w:val="18"/>
            <w:szCs w:val="18"/>
            <w:lang w:eastAsia="ja-JP"/>
          </w:rPr>
          <w:delText>してくれ</w:delText>
        </w:r>
      </w:del>
      <w:r>
        <w:rPr>
          <w:rFonts w:ascii="メイリオ" w:eastAsia="メイリオ" w:hAnsi="メイリオ" w:cs="メイリオ" w:hint="eastAsia"/>
          <w:sz w:val="18"/>
          <w:szCs w:val="18"/>
          <w:lang w:eastAsia="ja-JP"/>
        </w:rPr>
        <w:t>るものがあることを知っておくことは重要です。たとえば開発者は、開発プロセスのどこか一部を自動的に行ってくれる開発ツールを使うことがあります。こういったものには、ユーザー インターフェースのテンプレートを提供するグラフィックス</w:t>
      </w:r>
      <w:r w:rsidR="003369AD">
        <w:rPr>
          <w:rFonts w:ascii="メイリオ" w:eastAsia="メイリオ" w:hAnsi="メイリオ" w:cs="メイリオ" w:hint="eastAsia"/>
          <w:sz w:val="18"/>
          <w:szCs w:val="18"/>
          <w:lang w:eastAsia="ja-JP"/>
        </w:rPr>
        <w:t>の</w:t>
      </w:r>
      <w:r>
        <w:rPr>
          <w:rFonts w:ascii="メイリオ" w:eastAsia="メイリオ" w:hAnsi="メイリオ" w:cs="メイリオ" w:hint="eastAsia"/>
          <w:sz w:val="18"/>
          <w:szCs w:val="18"/>
          <w:lang w:eastAsia="ja-JP"/>
        </w:rPr>
        <w:t>フレームワークや、物理エンジンを提供するゲーム開発用のプラットフォーム、もしくはクラウド サービスへのコネクタを提供する</w:t>
      </w:r>
      <w:ins w:id="158" w:author="工内隆" w:date="2017-12-06T17:15:00Z">
        <w:r w:rsidR="00F57A2C">
          <w:rPr>
            <w:rFonts w:ascii="メイリオ" w:eastAsia="メイリオ" w:hAnsi="メイリオ" w:cs="メイリオ" w:hint="eastAsia"/>
            <w:sz w:val="18"/>
            <w:szCs w:val="18"/>
            <w:lang w:eastAsia="ja-JP"/>
          </w:rPr>
          <w:t>ソフトウェア</w:t>
        </w:r>
      </w:ins>
      <w:r>
        <w:rPr>
          <w:rFonts w:ascii="メイリオ" w:eastAsia="メイリオ" w:hAnsi="メイリオ" w:cs="メイリオ" w:hint="eastAsia"/>
          <w:sz w:val="18"/>
          <w:szCs w:val="18"/>
          <w:lang w:eastAsia="ja-JP"/>
        </w:rPr>
        <w:t>開発</w:t>
      </w:r>
      <w:del w:id="159" w:author="工内隆" w:date="2017-12-06T17:15:00Z">
        <w:r w:rsidDel="00F57A2C">
          <w:rPr>
            <w:rFonts w:ascii="メイリオ" w:eastAsia="メイリオ" w:hAnsi="メイリオ" w:cs="メイリオ" w:hint="eastAsia"/>
            <w:sz w:val="18"/>
            <w:szCs w:val="18"/>
            <w:lang w:eastAsia="ja-JP"/>
          </w:rPr>
          <w:delText>環境</w:delText>
        </w:r>
      </w:del>
      <w:r>
        <w:rPr>
          <w:rFonts w:ascii="メイリオ" w:eastAsia="メイリオ" w:hAnsi="メイリオ" w:cs="メイリオ" w:hint="eastAsia"/>
          <w:sz w:val="18"/>
          <w:szCs w:val="18"/>
          <w:lang w:eastAsia="ja-JP"/>
        </w:rPr>
        <w:t>キット（SDKs：Software Development Kit）などがあります。</w:t>
      </w:r>
      <w:del w:id="160" w:author="工内隆" w:date="2017-12-06T17:21:00Z">
        <w:r w:rsidDel="00274466">
          <w:rPr>
            <w:rFonts w:ascii="メイリオ" w:eastAsia="メイリオ" w:hAnsi="メイリオ" w:cs="メイリオ" w:hint="eastAsia"/>
            <w:sz w:val="18"/>
            <w:szCs w:val="18"/>
            <w:lang w:eastAsia="ja-JP"/>
          </w:rPr>
          <w:delText>開発者の</w:delText>
        </w:r>
        <w:r w:rsidR="004D31D9" w:rsidDel="00274466">
          <w:rPr>
            <w:rFonts w:ascii="メイリオ" w:eastAsia="メイリオ" w:hAnsi="メイリオ" w:cs="メイリオ" w:hint="eastAsia"/>
            <w:sz w:val="18"/>
            <w:szCs w:val="18"/>
            <w:lang w:eastAsia="ja-JP"/>
          </w:rPr>
          <w:delText>作成物がビルドされるときには、</w:delText>
        </w:r>
      </w:del>
      <w:r w:rsidR="004D31D9">
        <w:rPr>
          <w:rFonts w:ascii="メイリオ" w:eastAsia="メイリオ" w:hAnsi="メイリオ" w:cs="メイリオ" w:hint="eastAsia"/>
          <w:sz w:val="18"/>
          <w:szCs w:val="18"/>
          <w:lang w:eastAsia="ja-JP"/>
        </w:rPr>
        <w:t>これらの処理を提供する</w:t>
      </w:r>
      <w:ins w:id="161" w:author="工内隆" w:date="2017-12-06T17:19:00Z">
        <w:r w:rsidR="00274466">
          <w:rPr>
            <w:rFonts w:ascii="メイリオ" w:eastAsia="メイリオ" w:hAnsi="メイリオ" w:cs="メイリオ" w:hint="eastAsia"/>
            <w:sz w:val="18"/>
            <w:szCs w:val="18"/>
            <w:lang w:eastAsia="ja-JP"/>
          </w:rPr>
          <w:t>手法として、</w:t>
        </w:r>
      </w:ins>
      <w:del w:id="162" w:author="工内隆" w:date="2017-12-06T17:19:00Z">
        <w:r w:rsidR="004D31D9" w:rsidDel="00274466">
          <w:rPr>
            <w:rFonts w:ascii="メイリオ" w:eastAsia="メイリオ" w:hAnsi="メイリオ" w:cs="メイリオ" w:hint="eastAsia"/>
            <w:sz w:val="18"/>
            <w:szCs w:val="18"/>
            <w:lang w:eastAsia="ja-JP"/>
          </w:rPr>
          <w:delText>ため</w:delText>
        </w:r>
      </w:del>
      <w:r w:rsidR="004D31D9">
        <w:rPr>
          <w:rFonts w:ascii="メイリオ" w:eastAsia="メイリオ" w:hAnsi="メイリオ" w:cs="メイリオ" w:hint="eastAsia"/>
          <w:sz w:val="18"/>
          <w:szCs w:val="18"/>
          <w:lang w:eastAsia="ja-JP"/>
        </w:rPr>
        <w:t>開発ツールの</w:t>
      </w:r>
      <w:r w:rsidR="003369AD">
        <w:rPr>
          <w:rFonts w:ascii="メイリオ" w:eastAsia="メイリオ" w:hAnsi="メイリオ" w:cs="メイリオ" w:hint="eastAsia"/>
          <w:sz w:val="18"/>
          <w:szCs w:val="18"/>
          <w:lang w:eastAsia="ja-JP"/>
        </w:rPr>
        <w:t>コードの一部</w:t>
      </w:r>
      <w:ins w:id="163" w:author="工内隆" w:date="2017-12-06T17:21:00Z">
        <w:r w:rsidR="00274466">
          <w:rPr>
            <w:rFonts w:ascii="メイリオ" w:eastAsia="メイリオ" w:hAnsi="メイリオ" w:cs="メイリオ" w:hint="eastAsia"/>
            <w:sz w:val="18"/>
            <w:szCs w:val="18"/>
            <w:lang w:eastAsia="ja-JP"/>
          </w:rPr>
          <w:t>が、</w:t>
        </w:r>
      </w:ins>
      <w:ins w:id="164" w:author="工内隆" w:date="2017-12-06T17:22:00Z">
        <w:r w:rsidR="00274466">
          <w:rPr>
            <w:rFonts w:ascii="メイリオ" w:eastAsia="メイリオ" w:hAnsi="メイリオ" w:cs="メイリオ" w:hint="eastAsia"/>
            <w:sz w:val="18"/>
            <w:szCs w:val="18"/>
            <w:lang w:eastAsia="ja-JP"/>
          </w:rPr>
          <w:t>ビルド時に</w:t>
        </w:r>
      </w:ins>
      <w:del w:id="165" w:author="工内隆" w:date="2017-12-06T17:21:00Z">
        <w:r w:rsidR="003369AD" w:rsidDel="00274466">
          <w:rPr>
            <w:rFonts w:ascii="メイリオ" w:eastAsia="メイリオ" w:hAnsi="メイリオ" w:cs="メイリオ" w:hint="eastAsia"/>
            <w:sz w:val="18"/>
            <w:szCs w:val="18"/>
            <w:lang w:eastAsia="ja-JP"/>
          </w:rPr>
          <w:delText>を</w:delText>
        </w:r>
      </w:del>
      <w:ins w:id="166" w:author="工内隆" w:date="2017-12-06T17:21:00Z">
        <w:r w:rsidR="00274466">
          <w:rPr>
            <w:rFonts w:ascii="メイリオ" w:eastAsia="メイリオ" w:hAnsi="メイリオ" w:cs="メイリオ" w:hint="eastAsia"/>
            <w:sz w:val="18"/>
            <w:szCs w:val="18"/>
            <w:lang w:eastAsia="ja-JP"/>
          </w:rPr>
          <w:t>開発者の作成物</w:t>
        </w:r>
      </w:ins>
      <w:ins w:id="167" w:author="工内隆" w:date="2017-12-06T17:23:00Z">
        <w:r w:rsidR="00274466">
          <w:rPr>
            <w:rFonts w:ascii="メイリオ" w:eastAsia="メイリオ" w:hAnsi="メイリオ" w:cs="メイリオ" w:hint="eastAsia"/>
            <w:sz w:val="18"/>
            <w:szCs w:val="18"/>
            <w:lang w:eastAsia="ja-JP"/>
          </w:rPr>
          <w:t>に</w:t>
        </w:r>
      </w:ins>
      <w:r w:rsidR="003369AD">
        <w:rPr>
          <w:rFonts w:ascii="メイリオ" w:eastAsia="メイリオ" w:hAnsi="メイリオ" w:cs="メイリオ" w:hint="eastAsia"/>
          <w:sz w:val="18"/>
          <w:szCs w:val="18"/>
          <w:lang w:eastAsia="ja-JP"/>
        </w:rPr>
        <w:t>注入</w:t>
      </w:r>
      <w:ins w:id="168" w:author="工内隆" w:date="2017-12-06T17:23:00Z">
        <w:r w:rsidR="00274466">
          <w:rPr>
            <w:rFonts w:ascii="メイリオ" w:eastAsia="メイリオ" w:hAnsi="メイリオ" w:cs="メイリオ" w:hint="eastAsia"/>
            <w:sz w:val="18"/>
            <w:szCs w:val="18"/>
            <w:lang w:eastAsia="ja-JP"/>
          </w:rPr>
          <w:t>され</w:t>
        </w:r>
      </w:ins>
      <w:ins w:id="169" w:author="工内隆" w:date="2017-12-06T17:24:00Z">
        <w:r w:rsidR="00274466">
          <w:rPr>
            <w:rFonts w:ascii="メイリオ" w:eastAsia="メイリオ" w:hAnsi="メイリオ" w:cs="メイリオ" w:hint="eastAsia"/>
            <w:sz w:val="18"/>
            <w:szCs w:val="18"/>
            <w:lang w:eastAsia="ja-JP"/>
          </w:rPr>
          <w:t>ることがあります</w:t>
        </w:r>
      </w:ins>
      <w:del w:id="170" w:author="工内隆" w:date="2017-12-06T17:24:00Z">
        <w:r w:rsidR="003369AD" w:rsidDel="00274466">
          <w:rPr>
            <w:rFonts w:ascii="メイリオ" w:eastAsia="メイリオ" w:hAnsi="メイリオ" w:cs="メイリオ" w:hint="eastAsia"/>
            <w:sz w:val="18"/>
            <w:szCs w:val="18"/>
            <w:lang w:eastAsia="ja-JP"/>
          </w:rPr>
          <w:delText>しなければなりません</w:delText>
        </w:r>
      </w:del>
      <w:r w:rsidR="003369AD">
        <w:rPr>
          <w:rFonts w:ascii="メイリオ" w:eastAsia="メイリオ" w:hAnsi="メイリオ" w:cs="メイリオ" w:hint="eastAsia"/>
          <w:sz w:val="18"/>
          <w:szCs w:val="18"/>
          <w:lang w:eastAsia="ja-JP"/>
        </w:rPr>
        <w:t>。</w:t>
      </w:r>
      <w:ins w:id="171" w:author="工内隆" w:date="2017-12-06T17:26:00Z">
        <w:r w:rsidR="00D931A0">
          <w:rPr>
            <w:rFonts w:ascii="メイリオ" w:eastAsia="メイリオ" w:hAnsi="メイリオ" w:cs="メイリオ" w:hint="eastAsia"/>
            <w:sz w:val="18"/>
            <w:szCs w:val="18"/>
            <w:lang w:eastAsia="ja-JP"/>
          </w:rPr>
          <w:t>特に</w:t>
        </w:r>
      </w:ins>
      <w:r w:rsidR="003369AD">
        <w:rPr>
          <w:rFonts w:ascii="メイリオ" w:eastAsia="メイリオ" w:hAnsi="メイリオ" w:cs="メイリオ" w:hint="eastAsia"/>
          <w:sz w:val="18"/>
          <w:szCs w:val="18"/>
          <w:lang w:eastAsia="ja-JP"/>
        </w:rPr>
        <w:t>生み出された作成物がしばしば静的</w:t>
      </w:r>
      <w:r w:rsidR="004D31D9">
        <w:rPr>
          <w:rFonts w:ascii="メイリオ" w:eastAsia="メイリオ" w:hAnsi="メイリオ" w:cs="メイリオ" w:hint="eastAsia"/>
          <w:sz w:val="18"/>
          <w:szCs w:val="18"/>
          <w:lang w:eastAsia="ja-JP"/>
        </w:rPr>
        <w:t>リンクされ</w:t>
      </w:r>
      <w:ins w:id="172" w:author="工内隆" w:date="2017-12-08T16:46:00Z">
        <w:r w:rsidR="00C30421">
          <w:rPr>
            <w:rFonts w:ascii="メイリオ" w:eastAsia="メイリオ" w:hAnsi="メイリオ" w:cs="メイリオ" w:hint="eastAsia"/>
            <w:sz w:val="18"/>
            <w:szCs w:val="18"/>
            <w:lang w:eastAsia="ja-JP"/>
          </w:rPr>
          <w:t>てい</w:t>
        </w:r>
      </w:ins>
      <w:r w:rsidR="004D31D9">
        <w:rPr>
          <w:rFonts w:ascii="メイリオ" w:eastAsia="メイリオ" w:hAnsi="メイリオ" w:cs="メイリオ" w:hint="eastAsia"/>
          <w:sz w:val="18"/>
          <w:szCs w:val="18"/>
          <w:lang w:eastAsia="ja-JP"/>
        </w:rPr>
        <w:t>るということを</w:t>
      </w:r>
      <w:del w:id="173" w:author="工内隆" w:date="2017-12-08T16:47:00Z">
        <w:r w:rsidR="004D31D9" w:rsidDel="00C30421">
          <w:rPr>
            <w:rFonts w:ascii="メイリオ" w:eastAsia="メイリオ" w:hAnsi="メイリオ" w:cs="メイリオ" w:hint="eastAsia"/>
            <w:sz w:val="18"/>
            <w:szCs w:val="18"/>
            <w:lang w:eastAsia="ja-JP"/>
          </w:rPr>
          <w:delText>特に</w:delText>
        </w:r>
      </w:del>
      <w:r w:rsidR="00E55C24">
        <w:rPr>
          <w:rFonts w:ascii="メイリオ" w:eastAsia="メイリオ" w:hAnsi="メイリオ" w:cs="メイリオ" w:hint="eastAsia"/>
          <w:sz w:val="18"/>
          <w:szCs w:val="18"/>
          <w:lang w:eastAsia="ja-JP"/>
        </w:rPr>
        <w:t>考慮</w:t>
      </w:r>
      <w:ins w:id="174" w:author="工内隆" w:date="2017-12-08T16:48:00Z">
        <w:r w:rsidR="00C30421">
          <w:rPr>
            <w:rFonts w:ascii="メイリオ" w:eastAsia="メイリオ" w:hAnsi="メイリオ" w:cs="メイリオ" w:hint="eastAsia"/>
            <w:sz w:val="18"/>
            <w:szCs w:val="18"/>
            <w:lang w:eastAsia="ja-JP"/>
          </w:rPr>
          <w:t>し</w:t>
        </w:r>
      </w:ins>
      <w:del w:id="175" w:author="工内隆" w:date="2017-12-08T16:48:00Z">
        <w:r w:rsidR="00E55C24" w:rsidDel="00C30421">
          <w:rPr>
            <w:rFonts w:ascii="メイリオ" w:eastAsia="メイリオ" w:hAnsi="メイリオ" w:cs="メイリオ" w:hint="eastAsia"/>
            <w:sz w:val="18"/>
            <w:szCs w:val="18"/>
            <w:lang w:eastAsia="ja-JP"/>
          </w:rPr>
          <w:delText>すると</w:delText>
        </w:r>
      </w:del>
      <w:r w:rsidR="004D31D9">
        <w:rPr>
          <w:rFonts w:ascii="メイリオ" w:eastAsia="メイリオ" w:hAnsi="メイリオ" w:cs="メイリオ" w:hint="eastAsia"/>
          <w:sz w:val="18"/>
          <w:szCs w:val="18"/>
          <w:lang w:eastAsia="ja-JP"/>
        </w:rPr>
        <w:t>、このように開発ツールによって注入されたコードのライセンス</w:t>
      </w:r>
      <w:r w:rsidR="00E55C24">
        <w:rPr>
          <w:rFonts w:ascii="メイリオ" w:eastAsia="メイリオ" w:hAnsi="メイリオ" w:cs="メイリオ" w:hint="eastAsia"/>
          <w:sz w:val="18"/>
          <w:szCs w:val="18"/>
          <w:lang w:eastAsia="ja-JP"/>
        </w:rPr>
        <w:t>を</w:t>
      </w:r>
      <w:r w:rsidR="004D31D9">
        <w:rPr>
          <w:rFonts w:ascii="メイリオ" w:eastAsia="メイリオ" w:hAnsi="メイリオ" w:cs="メイリオ" w:hint="eastAsia"/>
          <w:sz w:val="18"/>
          <w:szCs w:val="18"/>
          <w:lang w:eastAsia="ja-JP"/>
        </w:rPr>
        <w:t>検証</w:t>
      </w:r>
      <w:r w:rsidR="00E55C24">
        <w:rPr>
          <w:rFonts w:ascii="メイリオ" w:eastAsia="メイリオ" w:hAnsi="メイリオ" w:cs="メイリオ" w:hint="eastAsia"/>
          <w:sz w:val="18"/>
          <w:szCs w:val="18"/>
          <w:lang w:eastAsia="ja-JP"/>
        </w:rPr>
        <w:t>する必要があります。</w:t>
      </w:r>
    </w:p>
    <w:p w14:paraId="592FB995" w14:textId="794501BC" w:rsidR="00597D3F" w:rsidRPr="004A494D" w:rsidRDefault="003F7C6D" w:rsidP="004A494D">
      <w:pPr>
        <w:pStyle w:val="HeadingIbrahim1"/>
      </w:pPr>
      <w:r w:rsidRPr="002C4D0C">
        <w:t xml:space="preserve">3. </w:t>
      </w:r>
      <w:bookmarkStart w:id="176" w:name="_Toc492046557"/>
      <w:r w:rsidR="00FA02EB">
        <w:rPr>
          <w:rFonts w:hint="eastAsia"/>
          <w:lang w:eastAsia="ja-JP"/>
        </w:rPr>
        <w:t>オープンソース監査（</w:t>
      </w:r>
      <w:r w:rsidR="004C6B67" w:rsidRPr="002C4D0C">
        <w:t>Open source audits</w:t>
      </w:r>
      <w:bookmarkEnd w:id="176"/>
      <w:r w:rsidR="00FA02EB">
        <w:rPr>
          <w:rFonts w:hint="eastAsia"/>
          <w:lang w:eastAsia="ja-JP"/>
        </w:rPr>
        <w:t>）</w:t>
      </w:r>
    </w:p>
    <w:p w14:paraId="158F61BD" w14:textId="38C94D19" w:rsidR="00597D3F" w:rsidRDefault="00ED54B0" w:rsidP="000B59EF">
      <w:pPr>
        <w:pStyle w:val="bodyIbrahim1"/>
        <w:rPr>
          <w:rFonts w:eastAsia="ＭＳ Ｐゴシック"/>
          <w:lang w:eastAsia="ja-JP"/>
        </w:rPr>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67608EBE" w14:textId="10671CB4" w:rsidR="00FA02EB" w:rsidRPr="00FA02EB" w:rsidRDefault="00413556" w:rsidP="00FA02E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個々の</w:t>
      </w:r>
      <w:r w:rsidR="00FA02EB">
        <w:rPr>
          <w:rFonts w:ascii="メイリオ" w:eastAsia="メイリオ" w:hAnsi="メイリオ" w:cs="メイリオ" w:hint="eastAsia"/>
          <w:sz w:val="18"/>
          <w:szCs w:val="18"/>
          <w:lang w:eastAsia="ja-JP"/>
        </w:rPr>
        <w:t>M&amp;A</w:t>
      </w:r>
      <w:r>
        <w:rPr>
          <w:rFonts w:ascii="メイリオ" w:eastAsia="メイリオ" w:hAnsi="メイリオ" w:cs="メイリオ" w:hint="eastAsia"/>
          <w:sz w:val="18"/>
          <w:szCs w:val="18"/>
          <w:lang w:eastAsia="ja-JP"/>
        </w:rPr>
        <w:t>取引は</w:t>
      </w:r>
      <w:r w:rsidR="00FA02EB">
        <w:rPr>
          <w:rFonts w:ascii="メイリオ" w:eastAsia="メイリオ" w:hAnsi="メイリオ" w:cs="メイリオ" w:hint="eastAsia"/>
          <w:sz w:val="18"/>
          <w:szCs w:val="18"/>
          <w:lang w:eastAsia="ja-JP"/>
        </w:rPr>
        <w:t>いずれも異なるもので</w:t>
      </w:r>
      <w:r w:rsidR="005C31FC">
        <w:rPr>
          <w:rFonts w:ascii="メイリオ" w:eastAsia="メイリオ" w:hAnsi="メイリオ" w:cs="メイリオ" w:hint="eastAsia"/>
          <w:sz w:val="18"/>
          <w:szCs w:val="18"/>
          <w:lang w:eastAsia="ja-JP"/>
        </w:rPr>
        <w:t>はありま</w:t>
      </w:r>
      <w:r w:rsidR="00FA02EB">
        <w:rPr>
          <w:rFonts w:ascii="メイリオ" w:eastAsia="メイリオ" w:hAnsi="メイリオ" w:cs="メイリオ" w:hint="eastAsia"/>
          <w:sz w:val="18"/>
          <w:szCs w:val="18"/>
          <w:lang w:eastAsia="ja-JP"/>
        </w:rPr>
        <w:t>すが、</w:t>
      </w:r>
      <w:ins w:id="177" w:author="工内隆" w:date="2017-12-06T17:31:00Z">
        <w:r w:rsidR="00D931A0">
          <w:rPr>
            <w:rFonts w:ascii="メイリオ" w:eastAsia="メイリオ" w:hAnsi="メイリオ" w:cs="メイリオ" w:hint="eastAsia"/>
            <w:sz w:val="18"/>
            <w:szCs w:val="18"/>
            <w:lang w:eastAsia="ja-JP"/>
          </w:rPr>
          <w:t>買収</w:t>
        </w:r>
      </w:ins>
      <w:ins w:id="178" w:author="工内隆" w:date="2017-12-07T14:49:00Z">
        <w:r w:rsidR="00DB76CA">
          <w:rPr>
            <w:rFonts w:ascii="メイリオ" w:eastAsia="メイリオ" w:hAnsi="メイリオ" w:cs="メイリオ" w:hint="eastAsia"/>
            <w:sz w:val="18"/>
            <w:szCs w:val="18"/>
            <w:lang w:eastAsia="ja-JP"/>
          </w:rPr>
          <w:t>に伴</w:t>
        </w:r>
      </w:ins>
      <w:ins w:id="179" w:author="工内隆" w:date="2017-12-07T14:51:00Z">
        <w:r w:rsidR="00DB76CA">
          <w:rPr>
            <w:rFonts w:ascii="メイリオ" w:eastAsia="メイリオ" w:hAnsi="メイリオ" w:cs="メイリオ" w:hint="eastAsia"/>
            <w:sz w:val="18"/>
            <w:szCs w:val="18"/>
            <w:lang w:eastAsia="ja-JP"/>
          </w:rPr>
          <w:t>って</w:t>
        </w:r>
      </w:ins>
      <w:r w:rsidR="00502318">
        <w:rPr>
          <w:rFonts w:ascii="メイリオ" w:eastAsia="メイリオ" w:hAnsi="メイリオ" w:cs="メイリオ" w:hint="eastAsia"/>
          <w:sz w:val="18"/>
          <w:szCs w:val="18"/>
          <w:lang w:eastAsia="ja-JP"/>
        </w:rPr>
        <w:t>オープンソース</w:t>
      </w:r>
      <w:r>
        <w:rPr>
          <w:rFonts w:ascii="メイリオ" w:eastAsia="メイリオ" w:hAnsi="メイリオ" w:cs="メイリオ" w:hint="eastAsia"/>
          <w:sz w:val="18"/>
          <w:szCs w:val="18"/>
          <w:lang w:eastAsia="ja-JP"/>
        </w:rPr>
        <w:t>の義務を</w:t>
      </w:r>
      <w:ins w:id="180" w:author="工内隆" w:date="2017-12-07T14:51:00Z">
        <w:r w:rsidR="00DB76CA">
          <w:rPr>
            <w:rFonts w:ascii="メイリオ" w:eastAsia="メイリオ" w:hAnsi="メイリオ" w:cs="メイリオ" w:hint="eastAsia"/>
            <w:sz w:val="18"/>
            <w:szCs w:val="18"/>
            <w:lang w:eastAsia="ja-JP"/>
          </w:rPr>
          <w:t>引き継ぐこと</w:t>
        </w:r>
      </w:ins>
      <w:del w:id="181" w:author="工内隆" w:date="2017-12-07T14:51:00Z">
        <w:r w:rsidDel="00DB76CA">
          <w:rPr>
            <w:rFonts w:ascii="メイリオ" w:eastAsia="メイリオ" w:hAnsi="メイリオ" w:cs="メイリオ" w:hint="eastAsia"/>
            <w:sz w:val="18"/>
            <w:szCs w:val="18"/>
            <w:lang w:eastAsia="ja-JP"/>
          </w:rPr>
          <w:delText>も買収によって獲得するという点でそ</w:delText>
        </w:r>
      </w:del>
      <w:r>
        <w:rPr>
          <w:rFonts w:ascii="メイリオ" w:eastAsia="メイリオ" w:hAnsi="メイリオ" w:cs="メイリオ" w:hint="eastAsia"/>
          <w:sz w:val="18"/>
          <w:szCs w:val="18"/>
          <w:lang w:eastAsia="ja-JP"/>
        </w:rPr>
        <w:t>の</w:t>
      </w:r>
      <w:r w:rsidR="005C31FC">
        <w:rPr>
          <w:rFonts w:ascii="メイリオ" w:eastAsia="メイリオ" w:hAnsi="メイリオ" w:cs="メイリオ" w:hint="eastAsia"/>
          <w:sz w:val="18"/>
          <w:szCs w:val="18"/>
          <w:lang w:eastAsia="ja-JP"/>
        </w:rPr>
        <w:t>インパクトを検証する必要性は、すべての取引について普遍的なことといえます。オープンソース監査はオープンソースの使用の深さと依存度について理解するために実行されます。これに加えて</w:t>
      </w:r>
      <w:ins w:id="182" w:author="工内隆" w:date="2017-12-06T17:34:00Z">
        <w:r w:rsidR="00D931A0">
          <w:rPr>
            <w:rFonts w:ascii="メイリオ" w:eastAsia="メイリオ" w:hAnsi="メイリオ" w:cs="メイリオ" w:hint="eastAsia"/>
            <w:sz w:val="18"/>
            <w:szCs w:val="18"/>
            <w:lang w:eastAsia="ja-JP"/>
          </w:rPr>
          <w:t>オープンソース監査は</w:t>
        </w:r>
      </w:ins>
      <w:del w:id="183" w:author="工内隆" w:date="2017-12-06T17:34:00Z">
        <w:r w:rsidR="005C31FC" w:rsidDel="00D931A0">
          <w:rPr>
            <w:rFonts w:ascii="メイリオ" w:eastAsia="メイリオ" w:hAnsi="メイリオ" w:cs="メイリオ" w:hint="eastAsia"/>
            <w:sz w:val="18"/>
            <w:szCs w:val="18"/>
            <w:lang w:eastAsia="ja-JP"/>
          </w:rPr>
          <w:delText>網羅的な</w:delText>
        </w:r>
      </w:del>
      <w:r w:rsidR="005C31FC">
        <w:rPr>
          <w:rFonts w:ascii="メイリオ" w:eastAsia="メイリオ" w:hAnsi="メイリオ" w:cs="メイリオ" w:hint="eastAsia"/>
          <w:sz w:val="18"/>
          <w:szCs w:val="18"/>
          <w:lang w:eastAsia="ja-JP"/>
        </w:rPr>
        <w:t>コンプライアンス</w:t>
      </w:r>
      <w:ins w:id="184" w:author="工内隆" w:date="2017-12-06T17:35:00Z">
        <w:r w:rsidR="00D931A0">
          <w:rPr>
            <w:rFonts w:ascii="メイリオ" w:eastAsia="メイリオ" w:hAnsi="メイリオ" w:cs="メイリオ" w:hint="eastAsia"/>
            <w:sz w:val="18"/>
            <w:szCs w:val="18"/>
            <w:lang w:eastAsia="ja-JP"/>
          </w:rPr>
          <w:t>課題</w:t>
        </w:r>
      </w:ins>
      <w:del w:id="185" w:author="工内隆" w:date="2017-12-06T17:35:00Z">
        <w:r w:rsidR="005C31FC" w:rsidDel="00D931A0">
          <w:rPr>
            <w:rFonts w:ascii="メイリオ" w:eastAsia="メイリオ" w:hAnsi="メイリオ" w:cs="メイリオ" w:hint="eastAsia"/>
            <w:sz w:val="18"/>
            <w:szCs w:val="18"/>
            <w:lang w:eastAsia="ja-JP"/>
          </w:rPr>
          <w:delText>の観点、さらには</w:delText>
        </w:r>
      </w:del>
      <w:ins w:id="186" w:author="工内隆" w:date="2017-12-06T17:35:00Z">
        <w:r w:rsidR="00D931A0">
          <w:rPr>
            <w:rFonts w:ascii="メイリオ" w:eastAsia="メイリオ" w:hAnsi="メイリオ" w:cs="メイリオ" w:hint="eastAsia"/>
            <w:sz w:val="18"/>
            <w:szCs w:val="18"/>
            <w:lang w:eastAsia="ja-JP"/>
          </w:rPr>
          <w:t>や</w:t>
        </w:r>
      </w:ins>
      <w:del w:id="187" w:author="工内隆" w:date="2017-12-06T14:54:00Z">
        <w:r w:rsidR="005C31FC" w:rsidDel="004606ED">
          <w:rPr>
            <w:rFonts w:ascii="メイリオ" w:eastAsia="メイリオ" w:hAnsi="メイリオ" w:cs="メイリオ" w:hint="eastAsia"/>
            <w:sz w:val="18"/>
            <w:szCs w:val="18"/>
            <w:lang w:eastAsia="ja-JP"/>
          </w:rPr>
          <w:delText>買収先</w:delText>
        </w:r>
      </w:del>
      <w:ins w:id="188" w:author="工内隆" w:date="2017-12-06T14:54:00Z">
        <w:r w:rsidR="004606ED">
          <w:rPr>
            <w:rFonts w:ascii="メイリオ" w:eastAsia="メイリオ" w:hAnsi="メイリオ" w:cs="メイリオ" w:hint="eastAsia"/>
            <w:sz w:val="18"/>
            <w:szCs w:val="18"/>
            <w:lang w:eastAsia="ja-JP"/>
          </w:rPr>
          <w:t>買収対象</w:t>
        </w:r>
      </w:ins>
      <w:r w:rsidR="005C31FC">
        <w:rPr>
          <w:rFonts w:ascii="メイリオ" w:eastAsia="メイリオ" w:hAnsi="メイリオ" w:cs="メイリオ" w:hint="eastAsia"/>
          <w:sz w:val="18"/>
          <w:szCs w:val="18"/>
          <w:lang w:eastAsia="ja-JP"/>
        </w:rPr>
        <w:t>におけるエンジニアリングの実務について</w:t>
      </w:r>
      <w:ins w:id="189" w:author="工内隆" w:date="2017-12-06T17:36:00Z">
        <w:r w:rsidR="00D931A0">
          <w:rPr>
            <w:rFonts w:ascii="メイリオ" w:eastAsia="メイリオ" w:hAnsi="メイリオ" w:cs="メイリオ" w:hint="eastAsia"/>
            <w:sz w:val="18"/>
            <w:szCs w:val="18"/>
            <w:lang w:eastAsia="ja-JP"/>
          </w:rPr>
          <w:t>重要な</w:t>
        </w:r>
      </w:ins>
      <w:del w:id="190" w:author="工内隆" w:date="2017-12-06T17:36:00Z">
        <w:r w:rsidR="005C31FC" w:rsidDel="00D931A0">
          <w:rPr>
            <w:rFonts w:ascii="メイリオ" w:eastAsia="メイリオ" w:hAnsi="メイリオ" w:cs="メイリオ" w:hint="eastAsia"/>
            <w:sz w:val="18"/>
            <w:szCs w:val="18"/>
            <w:lang w:eastAsia="ja-JP"/>
          </w:rPr>
          <w:delText>すばらしい</w:delText>
        </w:r>
      </w:del>
      <w:r w:rsidR="005C31FC">
        <w:rPr>
          <w:rFonts w:ascii="メイリオ" w:eastAsia="メイリオ" w:hAnsi="メイリオ" w:cs="メイリオ" w:hint="eastAsia"/>
          <w:sz w:val="18"/>
          <w:szCs w:val="18"/>
          <w:lang w:eastAsia="ja-JP"/>
        </w:rPr>
        <w:t>洞察を与えてくれるものとなります。</w:t>
      </w:r>
    </w:p>
    <w:p w14:paraId="2CF81949" w14:textId="75C13F7D" w:rsidR="001A19BA" w:rsidRPr="002C4D0C" w:rsidRDefault="001A19BA" w:rsidP="000B59EF">
      <w:pPr>
        <w:pStyle w:val="HeadingIbrahim2"/>
      </w:pPr>
      <w:r w:rsidRPr="002C4D0C">
        <w:rPr>
          <w:lang w:eastAsia="ja-JP"/>
        </w:rPr>
        <w:t xml:space="preserve">3.1 </w:t>
      </w:r>
      <w:r w:rsidR="00CB0023">
        <w:rPr>
          <w:rFonts w:hint="eastAsia"/>
          <w:lang w:eastAsia="ja-JP"/>
        </w:rPr>
        <w:t>なぜオープンソース監査を行うのか？（</w:t>
      </w:r>
      <w:r w:rsidRPr="002C4D0C">
        <w:t>Why conduct an open source audit?</w:t>
      </w:r>
      <w:r w:rsidR="00CB0023">
        <w:rPr>
          <w:rFonts w:hint="eastAsia"/>
          <w:lang w:eastAsia="ja-JP"/>
        </w:rPr>
        <w:t>）</w:t>
      </w:r>
    </w:p>
    <w:p w14:paraId="44EEDA57" w14:textId="77777777" w:rsidR="001A19BA" w:rsidRDefault="001A19BA" w:rsidP="000B59EF">
      <w:pPr>
        <w:pStyle w:val="bodyIbrahim1"/>
        <w:rPr>
          <w:rFonts w:eastAsia="ＭＳ Ｐゴシック"/>
          <w:lang w:eastAsia="ja-JP"/>
        </w:rPr>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C8062E" w:rsidRDefault="001A19BA" w:rsidP="000B59EF">
      <w:pPr>
        <w:pStyle w:val="ListIbrahim1"/>
      </w:pPr>
      <w:r w:rsidRPr="002C4D0C">
        <w:t>Failure to satisfy open source license obligations can lead to possible litigation, expensive re-engineering, product recalls, and bad publicity.</w:t>
      </w:r>
    </w:p>
    <w:p w14:paraId="1A3B8D0B" w14:textId="182EF3CF" w:rsidR="00C8062E" w:rsidRPr="00224A23" w:rsidRDefault="00926626" w:rsidP="00926626">
      <w:pPr>
        <w:pStyle w:val="bodyIbrahim1"/>
        <w:spacing w:line="240" w:lineRule="exact"/>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ライセンスはソフトウェア</w:t>
      </w:r>
      <w:r w:rsidR="00502318">
        <w:rPr>
          <w:rFonts w:ascii="メイリオ" w:eastAsia="メイリオ" w:hAnsi="メイリオ" w:cs="メイリオ" w:hint="eastAsia"/>
          <w:sz w:val="18"/>
          <w:szCs w:val="18"/>
          <w:lang w:eastAsia="ja-JP"/>
        </w:rPr>
        <w:t>の再頒布方法に</w:t>
      </w:r>
      <w:r w:rsidRPr="00224A23">
        <w:rPr>
          <w:rFonts w:ascii="メイリオ" w:eastAsia="メイリオ" w:hAnsi="メイリオ" w:cs="メイリオ" w:hint="eastAsia"/>
          <w:sz w:val="18"/>
          <w:szCs w:val="18"/>
          <w:lang w:eastAsia="ja-JP"/>
        </w:rPr>
        <w:t>制約を課すことがあります。こういった制約は買収</w:t>
      </w:r>
      <w:del w:id="191" w:author="工内隆" w:date="2017-12-08T16:52:00Z">
        <w:r w:rsidRPr="00224A23" w:rsidDel="0031594C">
          <w:rPr>
            <w:rFonts w:ascii="メイリオ" w:eastAsia="メイリオ" w:hAnsi="メイリオ" w:cs="メイリオ" w:hint="eastAsia"/>
            <w:sz w:val="18"/>
            <w:szCs w:val="18"/>
            <w:lang w:eastAsia="ja-JP"/>
          </w:rPr>
          <w:delText>元の</w:delText>
        </w:r>
      </w:del>
      <w:r w:rsidRPr="00224A23">
        <w:rPr>
          <w:rFonts w:ascii="メイリオ" w:eastAsia="メイリオ" w:hAnsi="メイリオ" w:cs="メイリオ" w:hint="eastAsia"/>
          <w:sz w:val="18"/>
          <w:szCs w:val="18"/>
          <w:lang w:eastAsia="ja-JP"/>
        </w:rPr>
        <w:t>企業のビジネスと相反するかもしれないので、早期に発見されるべきで</w:t>
      </w:r>
      <w:ins w:id="192" w:author="工内隆" w:date="2017-12-06T17:38:00Z">
        <w:r w:rsidR="00B961EA">
          <w:rPr>
            <w:rFonts w:ascii="メイリオ" w:eastAsia="メイリオ" w:hAnsi="メイリオ" w:cs="メイリオ" w:hint="eastAsia"/>
            <w:sz w:val="18"/>
            <w:szCs w:val="18"/>
            <w:lang w:eastAsia="ja-JP"/>
          </w:rPr>
          <w:t>す</w:t>
        </w:r>
      </w:ins>
      <w:del w:id="193" w:author="工内隆" w:date="2017-12-06T17:38:00Z">
        <w:r w:rsidRPr="00224A23" w:rsidDel="00B961EA">
          <w:rPr>
            <w:rFonts w:ascii="メイリオ" w:eastAsia="メイリオ" w:hAnsi="メイリオ" w:cs="メイリオ" w:hint="eastAsia"/>
            <w:sz w:val="18"/>
            <w:szCs w:val="18"/>
            <w:lang w:eastAsia="ja-JP"/>
          </w:rPr>
          <w:delText>しょう</w:delText>
        </w:r>
      </w:del>
      <w:r w:rsidRPr="00224A23">
        <w:rPr>
          <w:rFonts w:ascii="メイリオ" w:eastAsia="メイリオ" w:hAnsi="メイリオ" w:cs="メイリオ" w:hint="eastAsia"/>
          <w:sz w:val="18"/>
          <w:szCs w:val="18"/>
          <w:lang w:eastAsia="ja-JP"/>
        </w:rPr>
        <w:t>。</w:t>
      </w:r>
      <w:r w:rsidR="0069314E" w:rsidRPr="00224A23">
        <w:rPr>
          <w:rFonts w:ascii="メイリオ" w:eastAsia="メイリオ" w:hAnsi="メイリオ" w:cs="メイリオ" w:hint="eastAsia"/>
          <w:sz w:val="18"/>
          <w:szCs w:val="18"/>
          <w:lang w:eastAsia="ja-JP"/>
        </w:rPr>
        <w:t>オープンソース</w:t>
      </w:r>
      <w:r w:rsidR="00D103B8">
        <w:rPr>
          <w:rFonts w:ascii="メイリオ" w:eastAsia="メイリオ" w:hAnsi="メイリオ" w:cs="メイリオ" w:hint="eastAsia"/>
          <w:sz w:val="18"/>
          <w:szCs w:val="18"/>
          <w:lang w:eastAsia="ja-JP"/>
        </w:rPr>
        <w:t xml:space="preserve"> </w:t>
      </w:r>
      <w:r w:rsidR="00332ECA">
        <w:rPr>
          <w:rFonts w:ascii="メイリオ" w:eastAsia="メイリオ" w:hAnsi="メイリオ" w:cs="メイリオ" w:hint="eastAsia"/>
          <w:sz w:val="18"/>
          <w:szCs w:val="18"/>
          <w:lang w:eastAsia="ja-JP"/>
        </w:rPr>
        <w:t>ソフトウェア</w:t>
      </w:r>
      <w:r w:rsidR="00502318">
        <w:rPr>
          <w:rFonts w:ascii="メイリオ" w:eastAsia="メイリオ" w:hAnsi="メイリオ" w:cs="メイリオ" w:hint="eastAsia"/>
          <w:sz w:val="18"/>
          <w:szCs w:val="18"/>
          <w:lang w:eastAsia="ja-JP"/>
        </w:rPr>
        <w:t>が</w:t>
      </w:r>
      <w:r w:rsidR="00332ECA">
        <w:rPr>
          <w:rFonts w:ascii="メイリオ" w:eastAsia="メイリオ" w:hAnsi="メイリオ" w:cs="メイリオ" w:hint="eastAsia"/>
          <w:sz w:val="18"/>
          <w:szCs w:val="18"/>
          <w:lang w:eastAsia="ja-JP"/>
        </w:rPr>
        <w:t>あることで</w:t>
      </w:r>
      <w:del w:id="194" w:author="工内隆" w:date="2017-12-06T14:55:00Z">
        <w:r w:rsidR="00332ECA" w:rsidDel="004606ED">
          <w:rPr>
            <w:rFonts w:ascii="メイリオ" w:eastAsia="メイリオ" w:hAnsi="メイリオ" w:cs="メイリオ" w:hint="eastAsia"/>
            <w:sz w:val="18"/>
            <w:szCs w:val="18"/>
            <w:lang w:eastAsia="ja-JP"/>
          </w:rPr>
          <w:delText>買収先</w:delText>
        </w:r>
      </w:del>
      <w:ins w:id="195" w:author="工内隆" w:date="2017-12-06T14:55:00Z">
        <w:r w:rsidR="004606ED">
          <w:rPr>
            <w:rFonts w:ascii="メイリオ" w:eastAsia="メイリオ" w:hAnsi="メイリオ" w:cs="メイリオ" w:hint="eastAsia"/>
            <w:sz w:val="18"/>
            <w:szCs w:val="18"/>
            <w:lang w:eastAsia="ja-JP"/>
          </w:rPr>
          <w:t>買収対象</w:t>
        </w:r>
      </w:ins>
      <w:ins w:id="196" w:author="工内隆" w:date="2017-12-06T17:39:00Z">
        <w:r w:rsidR="00B961EA">
          <w:rPr>
            <w:rFonts w:ascii="メイリオ" w:eastAsia="メイリオ" w:hAnsi="メイリオ" w:cs="メイリオ" w:hint="eastAsia"/>
            <w:sz w:val="18"/>
            <w:szCs w:val="18"/>
            <w:lang w:eastAsia="ja-JP"/>
          </w:rPr>
          <w:t>企業の資産</w:t>
        </w:r>
      </w:ins>
      <w:del w:id="197" w:author="工内隆" w:date="2017-12-06T17:39:00Z">
        <w:r w:rsidR="00332ECA" w:rsidDel="00B961EA">
          <w:rPr>
            <w:rFonts w:ascii="メイリオ" w:eastAsia="メイリオ" w:hAnsi="メイリオ" w:cs="メイリオ" w:hint="eastAsia"/>
            <w:sz w:val="18"/>
            <w:szCs w:val="18"/>
            <w:lang w:eastAsia="ja-JP"/>
          </w:rPr>
          <w:delText>アセット</w:delText>
        </w:r>
      </w:del>
      <w:r w:rsidR="00332ECA">
        <w:rPr>
          <w:rFonts w:ascii="メイリオ" w:eastAsia="メイリオ" w:hAnsi="メイリオ" w:cs="メイリオ" w:hint="eastAsia"/>
          <w:sz w:val="18"/>
          <w:szCs w:val="18"/>
          <w:lang w:eastAsia="ja-JP"/>
        </w:rPr>
        <w:t>に影響しうる</w:t>
      </w:r>
      <w:r w:rsidR="00D103B8">
        <w:rPr>
          <w:rFonts w:ascii="メイリオ" w:eastAsia="メイリオ" w:hAnsi="メイリオ" w:cs="メイリオ" w:hint="eastAsia"/>
          <w:sz w:val="18"/>
          <w:szCs w:val="18"/>
          <w:lang w:eastAsia="ja-JP"/>
        </w:rPr>
        <w:t>例として、次のようなものがあります。</w:t>
      </w:r>
    </w:p>
    <w:p w14:paraId="36D165CF" w14:textId="75867B25" w:rsidR="00C8062E" w:rsidRPr="00224A23" w:rsidRDefault="00224A23" w:rsidP="00AC342D">
      <w:pPr>
        <w:pStyle w:val="ListIbrahim1"/>
        <w:spacing w:line="240" w:lineRule="exact"/>
        <w:ind w:left="714" w:hanging="357"/>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w:t>
      </w:r>
      <w:r w:rsidRPr="00224A23">
        <w:rPr>
          <w:rFonts w:ascii="メイリオ" w:eastAsia="メイリオ" w:hAnsi="メイリオ" w:cs="メイリオ" w:hint="eastAsia"/>
          <w:sz w:val="18"/>
          <w:lang w:eastAsia="ja-JP"/>
        </w:rPr>
        <w:t>スは一般的に、コード頒布の際に何らかの義務を課</w:t>
      </w:r>
      <w:ins w:id="198" w:author="工内隆" w:date="2017-12-06T17:42:00Z">
        <w:r w:rsidR="00B961EA">
          <w:rPr>
            <w:rFonts w:ascii="メイリオ" w:eastAsia="メイリオ" w:hAnsi="メイリオ" w:cs="メイリオ" w:hint="eastAsia"/>
            <w:sz w:val="18"/>
            <w:lang w:eastAsia="ja-JP"/>
          </w:rPr>
          <w:t>し</w:t>
        </w:r>
      </w:ins>
      <w:del w:id="199" w:author="工内隆" w:date="2017-12-06T17:42:00Z">
        <w:r w:rsidRPr="00224A23" w:rsidDel="00B961EA">
          <w:rPr>
            <w:rFonts w:ascii="メイリオ" w:eastAsia="メイリオ" w:hAnsi="メイリオ" w:cs="メイリオ" w:hint="eastAsia"/>
            <w:sz w:val="18"/>
            <w:lang w:eastAsia="ja-JP"/>
          </w:rPr>
          <w:delText>すことがあり</w:delText>
        </w:r>
      </w:del>
      <w:r w:rsidRPr="00224A23">
        <w:rPr>
          <w:rFonts w:ascii="メイリオ" w:eastAsia="メイリオ" w:hAnsi="メイリオ" w:cs="メイリオ" w:hint="eastAsia"/>
          <w:sz w:val="18"/>
          <w:lang w:eastAsia="ja-JP"/>
        </w:rPr>
        <w:t>ます。一つの例</w:t>
      </w:r>
      <w:r>
        <w:rPr>
          <w:rFonts w:ascii="メイリオ" w:eastAsia="メイリオ" w:hAnsi="メイリオ" w:cs="メイリオ" w:hint="eastAsia"/>
          <w:sz w:val="18"/>
          <w:lang w:eastAsia="ja-JP"/>
        </w:rPr>
        <w:t>が</w:t>
      </w:r>
      <w:r w:rsidRPr="00224A23">
        <w:rPr>
          <w:rFonts w:ascii="メイリオ" w:eastAsia="メイリオ" w:hAnsi="メイリオ" w:cs="メイリオ"/>
          <w:sz w:val="18"/>
          <w:lang w:eastAsia="ja-JP"/>
        </w:rPr>
        <w:t>GNU General Public License (GNU GPL)</w:t>
      </w:r>
      <w:r>
        <w:rPr>
          <w:rFonts w:ascii="メイリオ" w:eastAsia="メイリオ" w:hAnsi="メイリオ" w:cs="メイリオ" w:hint="eastAsia"/>
          <w:sz w:val="18"/>
          <w:lang w:eastAsia="ja-JP"/>
        </w:rPr>
        <w:t>で、</w:t>
      </w:r>
      <w:del w:id="200" w:author="工内隆" w:date="2017-12-06T17:43:00Z">
        <w:r w:rsidDel="00B961EA">
          <w:rPr>
            <w:rFonts w:ascii="メイリオ" w:eastAsia="メイリオ" w:hAnsi="メイリオ" w:cs="メイリオ" w:hint="eastAsia"/>
            <w:sz w:val="18"/>
            <w:lang w:eastAsia="ja-JP"/>
          </w:rPr>
          <w:delText>同じライセンスの下で</w:delText>
        </w:r>
      </w:del>
      <w:r>
        <w:rPr>
          <w:rFonts w:ascii="メイリオ" w:eastAsia="メイリオ" w:hAnsi="メイリオ" w:cs="メイリオ" w:hint="eastAsia"/>
          <w:sz w:val="18"/>
          <w:lang w:eastAsia="ja-JP"/>
        </w:rPr>
        <w:t>派生物もしくは結</w:t>
      </w:r>
      <w:r w:rsidR="00152FE5">
        <w:rPr>
          <w:rFonts w:ascii="メイリオ" w:eastAsia="メイリオ" w:hAnsi="メイリオ" w:cs="メイリオ" w:hint="eastAsia"/>
          <w:sz w:val="18"/>
          <w:lang w:eastAsia="ja-JP"/>
        </w:rPr>
        <w:t>合物を</w:t>
      </w:r>
      <w:ins w:id="201" w:author="工内隆" w:date="2017-12-06T17:43:00Z">
        <w:r w:rsidR="00B961EA">
          <w:rPr>
            <w:rFonts w:ascii="メイリオ" w:eastAsia="メイリオ" w:hAnsi="メイリオ" w:cs="メイリオ" w:hint="eastAsia"/>
            <w:sz w:val="18"/>
            <w:lang w:eastAsia="ja-JP"/>
          </w:rPr>
          <w:t>同じライセンスの下で利用できるようにすることを要求し</w:t>
        </w:r>
      </w:ins>
      <w:del w:id="202" w:author="工内隆" w:date="2017-12-06T17:44:00Z">
        <w:r w:rsidR="00152FE5" w:rsidDel="00B961EA">
          <w:rPr>
            <w:rFonts w:ascii="メイリオ" w:eastAsia="メイリオ" w:hAnsi="メイリオ" w:cs="メイリオ" w:hint="eastAsia"/>
            <w:sz w:val="18"/>
            <w:lang w:eastAsia="ja-JP"/>
          </w:rPr>
          <w:delText>公開させるものがあり</w:delText>
        </w:r>
      </w:del>
      <w:r w:rsidR="00152FE5">
        <w:rPr>
          <w:rFonts w:ascii="メイリオ" w:eastAsia="メイリオ" w:hAnsi="メイリオ" w:cs="メイリオ" w:hint="eastAsia"/>
          <w:sz w:val="18"/>
          <w:lang w:eastAsia="ja-JP"/>
        </w:rPr>
        <w:t>ます。その他にもドキュメント内で</w:t>
      </w:r>
      <w:r>
        <w:rPr>
          <w:rFonts w:ascii="メイリオ" w:eastAsia="メイリオ" w:hAnsi="メイリオ" w:cs="メイリオ" w:hint="eastAsia"/>
          <w:sz w:val="18"/>
          <w:lang w:eastAsia="ja-JP"/>
        </w:rPr>
        <w:t>の通知、告知などを</w:t>
      </w:r>
      <w:r w:rsidR="00152FE5">
        <w:rPr>
          <w:rFonts w:ascii="メイリオ" w:eastAsia="メイリオ" w:hAnsi="メイリオ" w:cs="メイリオ" w:hint="eastAsia"/>
          <w:sz w:val="18"/>
          <w:lang w:eastAsia="ja-JP"/>
        </w:rPr>
        <w:t>求めたり、製品の販売促進のやり方に制約を課したり</w:t>
      </w:r>
      <w:ins w:id="203" w:author="工内隆" w:date="2017-12-06T17:45:00Z">
        <w:r w:rsidR="00B961EA">
          <w:rPr>
            <w:rFonts w:ascii="メイリオ" w:eastAsia="メイリオ" w:hAnsi="メイリオ" w:cs="メイリオ" w:hint="eastAsia"/>
            <w:sz w:val="18"/>
            <w:lang w:eastAsia="ja-JP"/>
          </w:rPr>
          <w:t>する</w:t>
        </w:r>
      </w:ins>
      <w:r w:rsidR="00152FE5">
        <w:rPr>
          <w:rFonts w:ascii="メイリオ" w:eastAsia="メイリオ" w:hAnsi="メイリオ" w:cs="メイリオ" w:hint="eastAsia"/>
          <w:sz w:val="18"/>
          <w:lang w:eastAsia="ja-JP"/>
        </w:rPr>
        <w:t>ものもあります</w:t>
      </w:r>
    </w:p>
    <w:p w14:paraId="0FF6CDC9" w14:textId="45152C41" w:rsidR="00332ECA" w:rsidRPr="00332ECA" w:rsidRDefault="00332ECA" w:rsidP="00AC342D">
      <w:pPr>
        <w:pStyle w:val="ListIbrahim1"/>
        <w:spacing w:line="240" w:lineRule="exact"/>
        <w:ind w:left="714" w:hanging="357"/>
        <w:rPr>
          <w:rFonts w:ascii="メイリオ" w:eastAsia="メイリオ" w:hAnsi="メイリオ" w:cs="メイリオ"/>
          <w:sz w:val="18"/>
          <w:szCs w:val="18"/>
          <w:lang w:eastAsia="ja-JP"/>
        </w:rPr>
      </w:pPr>
      <w:r w:rsidRPr="00332ECA">
        <w:rPr>
          <w:rFonts w:ascii="メイリオ" w:eastAsia="メイリオ" w:hAnsi="メイリオ" w:cs="メイリオ" w:hint="eastAsia"/>
          <w:sz w:val="18"/>
          <w:szCs w:val="18"/>
          <w:lang w:eastAsia="ja-JP"/>
        </w:rPr>
        <w:lastRenderedPageBreak/>
        <w:t>オープンソース ライセンスの義務の不履行が</w:t>
      </w:r>
      <w:r w:rsidR="00152FE5">
        <w:rPr>
          <w:rFonts w:ascii="メイリオ" w:eastAsia="メイリオ" w:hAnsi="メイリオ" w:cs="メイリオ" w:hint="eastAsia"/>
          <w:sz w:val="18"/>
          <w:szCs w:val="18"/>
          <w:lang w:eastAsia="ja-JP"/>
        </w:rPr>
        <w:t>、訴訟、費用のかさむ再設計、製品</w:t>
      </w:r>
      <w:r w:rsidRPr="00332ECA">
        <w:rPr>
          <w:rFonts w:ascii="メイリオ" w:eastAsia="メイリオ" w:hAnsi="メイリオ" w:cs="メイリオ" w:hint="eastAsia"/>
          <w:sz w:val="18"/>
          <w:szCs w:val="18"/>
          <w:lang w:eastAsia="ja-JP"/>
        </w:rPr>
        <w:t>リコール</w:t>
      </w:r>
      <w:r>
        <w:rPr>
          <w:rFonts w:ascii="メイリオ" w:eastAsia="メイリオ" w:hAnsi="メイリオ" w:cs="メイリオ" w:hint="eastAsia"/>
          <w:sz w:val="18"/>
          <w:szCs w:val="18"/>
          <w:lang w:eastAsia="ja-JP"/>
        </w:rPr>
        <w:t>や</w:t>
      </w:r>
      <w:r w:rsidR="00152FE5">
        <w:rPr>
          <w:rFonts w:ascii="メイリオ" w:eastAsia="メイリオ" w:hAnsi="メイリオ" w:cs="メイリオ" w:hint="eastAsia"/>
          <w:sz w:val="18"/>
          <w:szCs w:val="18"/>
          <w:lang w:eastAsia="ja-JP"/>
        </w:rPr>
        <w:t>風評被害</w:t>
      </w:r>
      <w:r>
        <w:rPr>
          <w:rFonts w:ascii="メイリオ" w:eastAsia="メイリオ" w:hAnsi="メイリオ" w:cs="メイリオ" w:hint="eastAsia"/>
          <w:sz w:val="18"/>
          <w:szCs w:val="18"/>
          <w:lang w:eastAsia="ja-JP"/>
        </w:rPr>
        <w:t>といったこと</w:t>
      </w:r>
      <w:r w:rsidR="00152FE5">
        <w:rPr>
          <w:rFonts w:ascii="メイリオ" w:eastAsia="メイリオ" w:hAnsi="メイリオ" w:cs="メイリオ" w:hint="eastAsia"/>
          <w:sz w:val="18"/>
          <w:szCs w:val="18"/>
          <w:lang w:eastAsia="ja-JP"/>
        </w:rPr>
        <w:t>につながる可能性も</w:t>
      </w:r>
      <w:r w:rsidRPr="00332ECA">
        <w:rPr>
          <w:rFonts w:ascii="メイリオ" w:eastAsia="メイリオ" w:hAnsi="メイリオ" w:cs="メイリオ" w:hint="eastAsia"/>
          <w:sz w:val="18"/>
          <w:szCs w:val="18"/>
          <w:lang w:eastAsia="ja-JP"/>
        </w:rPr>
        <w:t>あります</w:t>
      </w:r>
    </w:p>
    <w:p w14:paraId="4107317E" w14:textId="3C8B1A10" w:rsidR="00D54CFB" w:rsidRPr="002C4D0C" w:rsidRDefault="00D54CFB" w:rsidP="000B59EF">
      <w:pPr>
        <w:pStyle w:val="HeadingIbrahim2"/>
      </w:pPr>
      <w:r w:rsidRPr="002C4D0C">
        <w:t>3.</w:t>
      </w:r>
      <w:r w:rsidR="001A19BA" w:rsidRPr="002C4D0C">
        <w:t>2</w:t>
      </w:r>
      <w:r w:rsidRPr="002C4D0C">
        <w:t xml:space="preserve"> </w:t>
      </w:r>
      <w:r w:rsidR="00332ECA">
        <w:rPr>
          <w:rFonts w:hint="eastAsia"/>
          <w:lang w:eastAsia="ja-JP"/>
        </w:rPr>
        <w:t>オープンソース監査を委託すべきか？（</w:t>
      </w:r>
      <w:r w:rsidRPr="002C4D0C">
        <w:t>Should you commission an open source audit?</w:t>
      </w:r>
      <w:r w:rsidR="00332ECA">
        <w:rPr>
          <w:rFonts w:hint="eastAsia"/>
          <w:lang w:eastAsia="ja-JP"/>
        </w:rPr>
        <w:t>）</w:t>
      </w:r>
    </w:p>
    <w:p w14:paraId="6075CC4C" w14:textId="569FF96A" w:rsidR="00D54CFB" w:rsidRDefault="00D54CFB" w:rsidP="000B59EF">
      <w:pPr>
        <w:pStyle w:val="bodyIbrahim1"/>
        <w:rPr>
          <w:rFonts w:eastAsia="ＭＳ Ｐゴシック"/>
          <w:lang w:eastAsia="ja-JP"/>
        </w:rPr>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742090F4" w14:textId="15C23FED" w:rsidR="009A7D8B" w:rsidRPr="00ED4106" w:rsidRDefault="00332ECA" w:rsidP="00332EC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一つの共通的な</w:t>
      </w:r>
      <w:ins w:id="204" w:author="工内隆" w:date="2017-12-06T17:47:00Z">
        <w:r w:rsidR="00D34803">
          <w:rPr>
            <w:rFonts w:ascii="メイリオ" w:eastAsia="メイリオ" w:hAnsi="メイリオ" w:cs="メイリオ" w:hint="eastAsia"/>
            <w:sz w:val="18"/>
            <w:szCs w:val="18"/>
            <w:lang w:eastAsia="ja-JP"/>
          </w:rPr>
          <w:t>論点</w:t>
        </w:r>
      </w:ins>
      <w:del w:id="205" w:author="工内隆" w:date="2017-12-06T17:47:00Z">
        <w:r w:rsidDel="00D34803">
          <w:rPr>
            <w:rFonts w:ascii="メイリオ" w:eastAsia="メイリオ" w:hAnsi="メイリオ" w:cs="メイリオ" w:hint="eastAsia"/>
            <w:sz w:val="18"/>
            <w:szCs w:val="18"/>
            <w:lang w:eastAsia="ja-JP"/>
          </w:rPr>
          <w:delText>質問</w:delText>
        </w:r>
      </w:del>
      <w:r>
        <w:rPr>
          <w:rFonts w:ascii="メイリオ" w:eastAsia="メイリオ" w:hAnsi="メイリオ" w:cs="メイリオ" w:hint="eastAsia"/>
          <w:sz w:val="18"/>
          <w:szCs w:val="18"/>
          <w:lang w:eastAsia="ja-JP"/>
        </w:rPr>
        <w:t>として、</w:t>
      </w:r>
      <w:r w:rsidR="00A11D84">
        <w:rPr>
          <w:rFonts w:ascii="メイリオ" w:eastAsia="メイリオ" w:hAnsi="メイリオ" w:cs="メイリオ" w:hint="eastAsia"/>
          <w:sz w:val="18"/>
          <w:szCs w:val="18"/>
          <w:lang w:eastAsia="ja-JP"/>
        </w:rPr>
        <w:t>そもそも</w:t>
      </w:r>
      <w:r>
        <w:rPr>
          <w:rFonts w:ascii="メイリオ" w:eastAsia="メイリオ" w:hAnsi="メイリオ" w:cs="メイリオ" w:hint="eastAsia"/>
          <w:sz w:val="18"/>
          <w:szCs w:val="18"/>
          <w:lang w:eastAsia="ja-JP"/>
        </w:rPr>
        <w:t>オープンソース</w:t>
      </w:r>
      <w:r w:rsidR="00A11D84">
        <w:rPr>
          <w:rFonts w:ascii="メイリオ" w:eastAsia="メイリオ" w:hAnsi="メイリオ" w:cs="メイリオ" w:hint="eastAsia"/>
          <w:sz w:val="18"/>
          <w:szCs w:val="18"/>
          <w:lang w:eastAsia="ja-JP"/>
        </w:rPr>
        <w:t>監査が必要なのか、という話があります。そ</w:t>
      </w:r>
      <w:r w:rsidR="00ED4106">
        <w:rPr>
          <w:rFonts w:ascii="メイリオ" w:eastAsia="メイリオ" w:hAnsi="メイリオ" w:cs="メイリオ" w:hint="eastAsia"/>
          <w:sz w:val="18"/>
          <w:szCs w:val="18"/>
          <w:lang w:eastAsia="ja-JP"/>
        </w:rPr>
        <w:t>の</w:t>
      </w:r>
      <w:ins w:id="206" w:author="工内隆" w:date="2017-12-06T17:48:00Z">
        <w:r w:rsidR="00D34803">
          <w:rPr>
            <w:rFonts w:ascii="メイリオ" w:eastAsia="メイリオ" w:hAnsi="メイリオ" w:cs="メイリオ" w:hint="eastAsia"/>
            <w:sz w:val="18"/>
            <w:szCs w:val="18"/>
            <w:lang w:eastAsia="ja-JP"/>
          </w:rPr>
          <w:t>論点</w:t>
        </w:r>
      </w:ins>
      <w:del w:id="207" w:author="工内隆" w:date="2017-12-06T17:48:00Z">
        <w:r w:rsidR="00ED4106" w:rsidDel="00D34803">
          <w:rPr>
            <w:rFonts w:ascii="メイリオ" w:eastAsia="メイリオ" w:hAnsi="メイリオ" w:cs="メイリオ" w:hint="eastAsia"/>
            <w:sz w:val="18"/>
            <w:szCs w:val="18"/>
            <w:lang w:eastAsia="ja-JP"/>
          </w:rPr>
          <w:delText>質問</w:delText>
        </w:r>
      </w:del>
      <w:r w:rsidR="00ED4106">
        <w:rPr>
          <w:rFonts w:ascii="メイリオ" w:eastAsia="メイリオ" w:hAnsi="メイリオ" w:cs="メイリオ" w:hint="eastAsia"/>
          <w:sz w:val="18"/>
          <w:szCs w:val="18"/>
          <w:lang w:eastAsia="ja-JP"/>
        </w:rPr>
        <w:t>への答えは企業</w:t>
      </w:r>
      <w:ins w:id="208" w:author="工内隆" w:date="2017-12-06T17:48:00Z">
        <w:r w:rsidR="00D34803">
          <w:rPr>
            <w:rFonts w:ascii="メイリオ" w:eastAsia="メイリオ" w:hAnsi="メイリオ" w:cs="メイリオ" w:hint="eastAsia"/>
            <w:sz w:val="18"/>
            <w:szCs w:val="18"/>
            <w:lang w:eastAsia="ja-JP"/>
          </w:rPr>
          <w:t>によ</w:t>
        </w:r>
      </w:ins>
      <w:ins w:id="209" w:author="工内隆" w:date="2017-12-07T14:54:00Z">
        <w:r w:rsidR="00DB76CA">
          <w:rPr>
            <w:rFonts w:ascii="メイリオ" w:eastAsia="メイリオ" w:hAnsi="メイリオ" w:cs="メイリオ" w:hint="eastAsia"/>
            <w:sz w:val="18"/>
            <w:szCs w:val="18"/>
            <w:lang w:eastAsia="ja-JP"/>
          </w:rPr>
          <w:t>って</w:t>
        </w:r>
      </w:ins>
      <w:ins w:id="210" w:author="工内隆" w:date="2017-12-06T17:48:00Z">
        <w:r w:rsidR="00D34803">
          <w:rPr>
            <w:rFonts w:ascii="メイリオ" w:eastAsia="メイリオ" w:hAnsi="メイリオ" w:cs="メイリオ" w:hint="eastAsia"/>
            <w:sz w:val="18"/>
            <w:szCs w:val="18"/>
            <w:lang w:eastAsia="ja-JP"/>
          </w:rPr>
          <w:t>、</w:t>
        </w:r>
      </w:ins>
      <w:ins w:id="211" w:author="工内隆" w:date="2017-12-06T17:49:00Z">
        <w:r w:rsidR="00D34803">
          <w:rPr>
            <w:rFonts w:ascii="メイリオ" w:eastAsia="メイリオ" w:hAnsi="メイリオ" w:cs="メイリオ" w:hint="eastAsia"/>
            <w:sz w:val="18"/>
            <w:szCs w:val="18"/>
            <w:lang w:eastAsia="ja-JP"/>
          </w:rPr>
          <w:t>買収の</w:t>
        </w:r>
      </w:ins>
      <w:del w:id="212" w:author="工内隆" w:date="2017-12-06T17:49:00Z">
        <w:r w:rsidR="00ED4106" w:rsidDel="00D34803">
          <w:rPr>
            <w:rFonts w:ascii="メイリオ" w:eastAsia="メイリオ" w:hAnsi="メイリオ" w:cs="メイリオ" w:hint="eastAsia"/>
            <w:sz w:val="18"/>
            <w:szCs w:val="18"/>
            <w:lang w:eastAsia="ja-JP"/>
          </w:rPr>
          <w:delText>や</w:delText>
        </w:r>
      </w:del>
      <w:r w:rsidR="00ED4106">
        <w:rPr>
          <w:rFonts w:ascii="メイリオ" w:eastAsia="メイリオ" w:hAnsi="メイリオ" w:cs="メイリオ" w:hint="eastAsia"/>
          <w:sz w:val="18"/>
          <w:szCs w:val="18"/>
          <w:lang w:eastAsia="ja-JP"/>
        </w:rPr>
        <w:t>目的</w:t>
      </w:r>
      <w:ins w:id="213" w:author="工内隆" w:date="2017-12-06T17:49:00Z">
        <w:r w:rsidR="00D34803">
          <w:rPr>
            <w:rFonts w:ascii="メイリオ" w:eastAsia="メイリオ" w:hAnsi="メイリオ" w:cs="メイリオ" w:hint="eastAsia"/>
            <w:sz w:val="18"/>
            <w:szCs w:val="18"/>
            <w:lang w:eastAsia="ja-JP"/>
          </w:rPr>
          <w:t>によ</w:t>
        </w:r>
      </w:ins>
      <w:ins w:id="214" w:author="工内隆" w:date="2017-12-07T14:54:00Z">
        <w:r w:rsidR="00DB76CA">
          <w:rPr>
            <w:rFonts w:ascii="メイリオ" w:eastAsia="メイリオ" w:hAnsi="メイリオ" w:cs="メイリオ" w:hint="eastAsia"/>
            <w:sz w:val="18"/>
            <w:szCs w:val="18"/>
            <w:lang w:eastAsia="ja-JP"/>
          </w:rPr>
          <w:t>って</w:t>
        </w:r>
      </w:ins>
      <w:r w:rsidR="00ED4106">
        <w:rPr>
          <w:rFonts w:ascii="メイリオ" w:eastAsia="メイリオ" w:hAnsi="メイリオ" w:cs="メイリオ" w:hint="eastAsia"/>
          <w:sz w:val="18"/>
          <w:szCs w:val="18"/>
          <w:lang w:eastAsia="ja-JP"/>
        </w:rPr>
        <w:t>、</w:t>
      </w:r>
      <w:ins w:id="215" w:author="工内隆" w:date="2017-12-06T17:49:00Z">
        <w:r w:rsidR="00D34803">
          <w:rPr>
            <w:rFonts w:ascii="メイリオ" w:eastAsia="メイリオ" w:hAnsi="メイリオ" w:cs="メイリオ" w:hint="eastAsia"/>
            <w:sz w:val="18"/>
            <w:szCs w:val="18"/>
            <w:lang w:eastAsia="ja-JP"/>
          </w:rPr>
          <w:t>また</w:t>
        </w:r>
      </w:ins>
      <w:r w:rsidR="00ED4106">
        <w:rPr>
          <w:rFonts w:ascii="メイリオ" w:eastAsia="メイリオ" w:hAnsi="メイリオ" w:cs="メイリオ" w:hint="eastAsia"/>
          <w:sz w:val="18"/>
          <w:szCs w:val="18"/>
          <w:lang w:eastAsia="ja-JP"/>
        </w:rPr>
        <w:t>ソースコードのサイズによって異なります</w:t>
      </w:r>
      <w:r w:rsidR="00A11D84">
        <w:rPr>
          <w:rFonts w:ascii="メイリオ" w:eastAsia="メイリオ" w:hAnsi="メイリオ" w:cs="メイリオ" w:hint="eastAsia"/>
          <w:sz w:val="18"/>
          <w:szCs w:val="18"/>
          <w:lang w:eastAsia="ja-JP"/>
        </w:rPr>
        <w:t>。たとえば、</w:t>
      </w:r>
      <w:r w:rsidR="00795409">
        <w:rPr>
          <w:rFonts w:ascii="メイリオ" w:eastAsia="メイリオ" w:hAnsi="メイリオ" w:cs="メイリオ" w:hint="eastAsia"/>
          <w:sz w:val="18"/>
          <w:szCs w:val="18"/>
          <w:lang w:eastAsia="ja-JP"/>
        </w:rPr>
        <w:t>小規模な買収</w:t>
      </w:r>
      <w:ins w:id="216" w:author="工内隆" w:date="2017-12-07T14:55:00Z">
        <w:r w:rsidR="00DB76CA">
          <w:rPr>
            <w:rFonts w:ascii="メイリオ" w:eastAsia="メイリオ" w:hAnsi="メイリオ" w:cs="メイリオ" w:hint="eastAsia"/>
            <w:sz w:val="18"/>
            <w:szCs w:val="18"/>
            <w:lang w:eastAsia="ja-JP"/>
          </w:rPr>
          <w:t>の場合</w:t>
        </w:r>
      </w:ins>
      <w:del w:id="217" w:author="工内隆" w:date="2017-12-07T14:55:00Z">
        <w:r w:rsidR="00795409" w:rsidDel="00DB76CA">
          <w:rPr>
            <w:rFonts w:ascii="メイリオ" w:eastAsia="メイリオ" w:hAnsi="メイリオ" w:cs="メイリオ" w:hint="eastAsia"/>
            <w:sz w:val="18"/>
            <w:szCs w:val="18"/>
            <w:lang w:eastAsia="ja-JP"/>
          </w:rPr>
          <w:delText>であれば</w:delText>
        </w:r>
      </w:del>
      <w:r w:rsidR="00795409">
        <w:rPr>
          <w:rFonts w:ascii="メイリオ" w:eastAsia="メイリオ" w:hAnsi="メイリオ" w:cs="メイリオ" w:hint="eastAsia"/>
          <w:sz w:val="18"/>
          <w:szCs w:val="18"/>
          <w:lang w:eastAsia="ja-JP"/>
        </w:rPr>
        <w:t>、買収対象</w:t>
      </w:r>
      <w:del w:id="218" w:author="工内隆" w:date="2017-12-07T14:56:00Z">
        <w:r w:rsidR="00795409" w:rsidDel="00083903">
          <w:rPr>
            <w:rFonts w:ascii="メイリオ" w:eastAsia="メイリオ" w:hAnsi="メイリオ" w:cs="メイリオ" w:hint="eastAsia"/>
            <w:sz w:val="18"/>
            <w:szCs w:val="18"/>
            <w:lang w:eastAsia="ja-JP"/>
          </w:rPr>
          <w:delText>の</w:delText>
        </w:r>
      </w:del>
      <w:r w:rsidR="00795409">
        <w:rPr>
          <w:rFonts w:ascii="メイリオ" w:eastAsia="メイリオ" w:hAnsi="メイリオ" w:cs="メイリオ" w:hint="eastAsia"/>
          <w:sz w:val="18"/>
          <w:szCs w:val="18"/>
          <w:lang w:eastAsia="ja-JP"/>
        </w:rPr>
        <w:t>企業から</w:t>
      </w:r>
      <w:del w:id="219" w:author="工内隆" w:date="2017-12-06T17:52:00Z">
        <w:r w:rsidR="00795409" w:rsidDel="00D34803">
          <w:rPr>
            <w:rFonts w:ascii="メイリオ" w:eastAsia="メイリオ" w:hAnsi="メイリオ" w:cs="メイリオ" w:hint="eastAsia"/>
            <w:sz w:val="18"/>
            <w:szCs w:val="18"/>
            <w:lang w:eastAsia="ja-JP"/>
          </w:rPr>
          <w:delText>（それがあるとして）提供される</w:delText>
        </w:r>
      </w:del>
      <w:r w:rsidR="00795409">
        <w:rPr>
          <w:rFonts w:ascii="メイリオ" w:eastAsia="メイリオ" w:hAnsi="メイリオ" w:cs="メイリオ" w:hint="eastAsia"/>
          <w:sz w:val="18"/>
          <w:szCs w:val="18"/>
          <w:lang w:eastAsia="ja-JP"/>
        </w:rPr>
        <w:t>オープンソースの部品表（</w:t>
      </w:r>
      <w:r w:rsidR="009A7D8B">
        <w:rPr>
          <w:rFonts w:ascii="メイリオ" w:eastAsia="メイリオ" w:hAnsi="メイリオ" w:cs="メイリオ" w:hint="eastAsia"/>
          <w:sz w:val="18"/>
          <w:szCs w:val="18"/>
          <w:lang w:eastAsia="ja-JP"/>
        </w:rPr>
        <w:t>Bill</w:t>
      </w:r>
      <w:r w:rsidR="009A7D8B">
        <w:rPr>
          <w:rFonts w:ascii="メイリオ" w:eastAsia="メイリオ" w:hAnsi="メイリオ" w:cs="メイリオ"/>
          <w:sz w:val="18"/>
          <w:szCs w:val="18"/>
          <w:lang w:eastAsia="ja-JP"/>
        </w:rPr>
        <w:t xml:space="preserve"> </w:t>
      </w:r>
      <w:r w:rsidR="00795409">
        <w:rPr>
          <w:rFonts w:ascii="メイリオ" w:eastAsia="メイリオ" w:hAnsi="メイリオ" w:cs="メイリオ" w:hint="eastAsia"/>
          <w:sz w:val="18"/>
          <w:szCs w:val="18"/>
          <w:lang w:eastAsia="ja-JP"/>
        </w:rPr>
        <w:t>of Material, BoM</w:t>
      </w:r>
      <w:r w:rsidR="00DE3ADE">
        <w:rPr>
          <w:rFonts w:ascii="メイリオ" w:eastAsia="メイリオ" w:hAnsi="メイリオ" w:cs="メイリオ" w:hint="eastAsia"/>
          <w:sz w:val="18"/>
          <w:szCs w:val="18"/>
          <w:lang w:eastAsia="ja-JP"/>
        </w:rPr>
        <w:t>）</w:t>
      </w:r>
      <w:ins w:id="220" w:author="工内隆" w:date="2017-12-07T14:56:00Z">
        <w:r w:rsidR="00DB76CA">
          <w:rPr>
            <w:rFonts w:ascii="メイリオ" w:eastAsia="メイリオ" w:hAnsi="メイリオ" w:cs="メイリオ" w:hint="eastAsia"/>
            <w:sz w:val="18"/>
            <w:szCs w:val="18"/>
            <w:lang w:eastAsia="ja-JP"/>
          </w:rPr>
          <w:t>の</w:t>
        </w:r>
      </w:ins>
      <w:ins w:id="221" w:author="工内隆" w:date="2017-12-06T17:52:00Z">
        <w:r w:rsidR="00D34803">
          <w:rPr>
            <w:rFonts w:ascii="メイリオ" w:eastAsia="メイリオ" w:hAnsi="メイリオ" w:cs="メイリオ" w:hint="eastAsia"/>
            <w:sz w:val="18"/>
            <w:szCs w:val="18"/>
            <w:lang w:eastAsia="ja-JP"/>
          </w:rPr>
          <w:t>提供</w:t>
        </w:r>
      </w:ins>
      <w:ins w:id="222" w:author="工内隆" w:date="2017-12-07T14:56:00Z">
        <w:r w:rsidR="00DB76CA">
          <w:rPr>
            <w:rFonts w:ascii="メイリオ" w:eastAsia="メイリオ" w:hAnsi="メイリオ" w:cs="メイリオ" w:hint="eastAsia"/>
            <w:sz w:val="18"/>
            <w:szCs w:val="18"/>
            <w:lang w:eastAsia="ja-JP"/>
          </w:rPr>
          <w:t>を受けることができ</w:t>
        </w:r>
      </w:ins>
      <w:ins w:id="223" w:author="工内隆" w:date="2017-12-06T17:52:00Z">
        <w:r w:rsidR="00D34803">
          <w:rPr>
            <w:rFonts w:ascii="メイリオ" w:eastAsia="メイリオ" w:hAnsi="メイリオ" w:cs="メイリオ" w:hint="eastAsia"/>
            <w:sz w:val="18"/>
            <w:szCs w:val="18"/>
            <w:lang w:eastAsia="ja-JP"/>
          </w:rPr>
          <w:t>れば、</w:t>
        </w:r>
      </w:ins>
      <w:ins w:id="224" w:author="工内隆" w:date="2017-12-06T17:53:00Z">
        <w:r w:rsidR="00D34803">
          <w:rPr>
            <w:rFonts w:ascii="メイリオ" w:eastAsia="メイリオ" w:hAnsi="メイリオ" w:cs="メイリオ" w:hint="eastAsia"/>
            <w:sz w:val="18"/>
            <w:szCs w:val="18"/>
            <w:lang w:eastAsia="ja-JP"/>
          </w:rPr>
          <w:t>それ</w:t>
        </w:r>
      </w:ins>
      <w:r w:rsidR="00DE3ADE">
        <w:rPr>
          <w:rFonts w:ascii="メイリオ" w:eastAsia="メイリオ" w:hAnsi="メイリオ" w:cs="メイリオ" w:hint="eastAsia"/>
          <w:sz w:val="18"/>
          <w:szCs w:val="18"/>
          <w:lang w:eastAsia="ja-JP"/>
        </w:rPr>
        <w:t>をレビュー</w:t>
      </w:r>
      <w:ins w:id="225" w:author="工内隆" w:date="2017-12-06T17:53:00Z">
        <w:r w:rsidR="00D34803">
          <w:rPr>
            <w:rFonts w:ascii="メイリオ" w:eastAsia="メイリオ" w:hAnsi="メイリオ" w:cs="メイリオ" w:hint="eastAsia"/>
            <w:sz w:val="18"/>
            <w:szCs w:val="18"/>
            <w:lang w:eastAsia="ja-JP"/>
          </w:rPr>
          <w:t>し、</w:t>
        </w:r>
      </w:ins>
      <w:del w:id="226" w:author="工内隆" w:date="2017-12-06T17:53:00Z">
        <w:r w:rsidR="00DE3ADE" w:rsidDel="00D34803">
          <w:rPr>
            <w:rFonts w:ascii="メイリオ" w:eastAsia="メイリオ" w:hAnsi="メイリオ" w:cs="メイリオ" w:hint="eastAsia"/>
            <w:sz w:val="18"/>
            <w:szCs w:val="18"/>
            <w:lang w:eastAsia="ja-JP"/>
          </w:rPr>
          <w:delText>するだけの対応を好む企業もあ</w:delText>
        </w:r>
        <w:r w:rsidR="00795409" w:rsidDel="00D34803">
          <w:rPr>
            <w:rFonts w:ascii="メイリオ" w:eastAsia="メイリオ" w:hAnsi="メイリオ" w:cs="メイリオ" w:hint="eastAsia"/>
            <w:sz w:val="18"/>
            <w:szCs w:val="18"/>
            <w:lang w:eastAsia="ja-JP"/>
          </w:rPr>
          <w:delText>れば、</w:delText>
        </w:r>
      </w:del>
      <w:r w:rsidR="00795409">
        <w:rPr>
          <w:rFonts w:ascii="メイリオ" w:eastAsia="メイリオ" w:hAnsi="メイリオ" w:cs="メイリオ" w:hint="eastAsia"/>
          <w:sz w:val="18"/>
          <w:szCs w:val="18"/>
          <w:lang w:eastAsia="ja-JP"/>
        </w:rPr>
        <w:t>エンジアリング</w:t>
      </w:r>
      <w:r w:rsidR="00D425FB">
        <w:rPr>
          <w:rFonts w:ascii="メイリオ" w:eastAsia="メイリオ" w:hAnsi="メイリオ" w:cs="メイリオ" w:hint="eastAsia"/>
          <w:sz w:val="18"/>
          <w:szCs w:val="18"/>
          <w:lang w:eastAsia="ja-JP"/>
        </w:rPr>
        <w:t xml:space="preserve"> リーダーと共にオープンソース実務について議論</w:t>
      </w:r>
      <w:r w:rsidR="009A7D8B">
        <w:rPr>
          <w:rFonts w:ascii="メイリオ" w:eastAsia="メイリオ" w:hAnsi="メイリオ" w:cs="メイリオ" w:hint="eastAsia"/>
          <w:sz w:val="18"/>
          <w:szCs w:val="18"/>
          <w:lang w:eastAsia="ja-JP"/>
        </w:rPr>
        <w:t>を実施する</w:t>
      </w:r>
      <w:ins w:id="227" w:author="工内隆" w:date="2017-12-06T17:54:00Z">
        <w:r w:rsidR="00D34803">
          <w:rPr>
            <w:rFonts w:ascii="メイリオ" w:eastAsia="メイリオ" w:hAnsi="メイリオ" w:cs="メイリオ" w:hint="eastAsia"/>
            <w:sz w:val="18"/>
            <w:szCs w:val="18"/>
            <w:lang w:eastAsia="ja-JP"/>
          </w:rPr>
          <w:t>だけで良しとする</w:t>
        </w:r>
      </w:ins>
      <w:r w:rsidR="009A7D8B">
        <w:rPr>
          <w:rFonts w:ascii="メイリオ" w:eastAsia="メイリオ" w:hAnsi="メイリオ" w:cs="メイリオ" w:hint="eastAsia"/>
          <w:sz w:val="18"/>
          <w:szCs w:val="18"/>
          <w:lang w:eastAsia="ja-JP"/>
        </w:rPr>
        <w:t>企業も</w:t>
      </w:r>
      <w:ins w:id="228" w:author="工内隆" w:date="2017-12-06T17:54:00Z">
        <w:r w:rsidR="00D34803">
          <w:rPr>
            <w:rFonts w:ascii="メイリオ" w:eastAsia="メイリオ" w:hAnsi="メイリオ" w:cs="メイリオ" w:hint="eastAsia"/>
            <w:sz w:val="18"/>
            <w:szCs w:val="18"/>
            <w:lang w:eastAsia="ja-JP"/>
          </w:rPr>
          <w:t>あり</w:t>
        </w:r>
      </w:ins>
      <w:del w:id="229" w:author="工内隆" w:date="2017-12-06T17:54:00Z">
        <w:r w:rsidR="009A7D8B" w:rsidDel="00D34803">
          <w:rPr>
            <w:rFonts w:ascii="メイリオ" w:eastAsia="メイリオ" w:hAnsi="メイリオ" w:cs="メイリオ" w:hint="eastAsia"/>
            <w:sz w:val="18"/>
            <w:szCs w:val="18"/>
            <w:lang w:eastAsia="ja-JP"/>
          </w:rPr>
          <w:delText>い</w:delText>
        </w:r>
      </w:del>
      <w:r w:rsidR="009A7D8B">
        <w:rPr>
          <w:rFonts w:ascii="メイリオ" w:eastAsia="メイリオ" w:hAnsi="メイリオ" w:cs="メイリオ" w:hint="eastAsia"/>
          <w:sz w:val="18"/>
          <w:szCs w:val="18"/>
          <w:lang w:eastAsia="ja-JP"/>
        </w:rPr>
        <w:t>ます。買収の</w:t>
      </w:r>
      <w:r w:rsidR="005C4446">
        <w:rPr>
          <w:rFonts w:ascii="メイリオ" w:eastAsia="メイリオ" w:hAnsi="メイリオ" w:cs="メイリオ" w:hint="eastAsia"/>
          <w:sz w:val="18"/>
          <w:szCs w:val="18"/>
          <w:lang w:eastAsia="ja-JP"/>
        </w:rPr>
        <w:t>目的</w:t>
      </w:r>
      <w:r w:rsidR="009A7D8B">
        <w:rPr>
          <w:rFonts w:ascii="メイリオ" w:eastAsia="メイリオ" w:hAnsi="メイリオ" w:cs="メイリオ" w:hint="eastAsia"/>
          <w:sz w:val="18"/>
          <w:szCs w:val="18"/>
          <w:lang w:eastAsia="ja-JP"/>
        </w:rPr>
        <w:t>が</w:t>
      </w:r>
      <w:r w:rsidR="00E667C3">
        <w:rPr>
          <w:rFonts w:ascii="メイリオ" w:eastAsia="メイリオ" w:hAnsi="メイリオ" w:cs="メイリオ" w:hint="eastAsia"/>
          <w:sz w:val="18"/>
          <w:szCs w:val="18"/>
          <w:lang w:eastAsia="ja-JP"/>
        </w:rPr>
        <w:t>たとえ</w:t>
      </w:r>
      <w:r w:rsidR="009A7D8B">
        <w:rPr>
          <w:rFonts w:ascii="メイリオ" w:eastAsia="メイリオ" w:hAnsi="メイリオ" w:cs="メイリオ" w:hint="eastAsia"/>
          <w:sz w:val="18"/>
          <w:szCs w:val="18"/>
          <w:lang w:eastAsia="ja-JP"/>
        </w:rPr>
        <w:t>人材の獲得</w:t>
      </w:r>
      <w:r w:rsidR="00E667C3">
        <w:rPr>
          <w:rFonts w:ascii="メイリオ" w:eastAsia="メイリオ" w:hAnsi="メイリオ" w:cs="メイリオ" w:hint="eastAsia"/>
          <w:sz w:val="18"/>
          <w:szCs w:val="18"/>
          <w:lang w:eastAsia="ja-JP"/>
        </w:rPr>
        <w:t>に</w:t>
      </w:r>
      <w:r w:rsidR="009A7D8B">
        <w:rPr>
          <w:rFonts w:ascii="メイリオ" w:eastAsia="メイリオ" w:hAnsi="メイリオ" w:cs="メイリオ" w:hint="eastAsia"/>
          <w:sz w:val="18"/>
          <w:szCs w:val="18"/>
          <w:lang w:eastAsia="ja-JP"/>
        </w:rPr>
        <w:t>あったとしても、監査</w:t>
      </w:r>
      <w:r w:rsidR="00E667C3">
        <w:rPr>
          <w:rFonts w:ascii="メイリオ" w:eastAsia="メイリオ" w:hAnsi="メイリオ" w:cs="メイリオ" w:hint="eastAsia"/>
          <w:sz w:val="18"/>
          <w:szCs w:val="18"/>
          <w:lang w:eastAsia="ja-JP"/>
        </w:rPr>
        <w:t>をすること</w:t>
      </w:r>
      <w:r w:rsidR="004666F8">
        <w:rPr>
          <w:rFonts w:ascii="メイリオ" w:eastAsia="メイリオ" w:hAnsi="メイリオ" w:cs="メイリオ" w:hint="eastAsia"/>
          <w:sz w:val="18"/>
          <w:szCs w:val="18"/>
          <w:lang w:eastAsia="ja-JP"/>
        </w:rPr>
        <w:t>は、</w:t>
      </w:r>
      <w:r w:rsidR="009A7D8B">
        <w:rPr>
          <w:rFonts w:ascii="メイリオ" w:eastAsia="メイリオ" w:hAnsi="メイリオ" w:cs="メイリオ" w:hint="eastAsia"/>
          <w:sz w:val="18"/>
          <w:szCs w:val="18"/>
          <w:lang w:eastAsia="ja-JP"/>
        </w:rPr>
        <w:t>出荷済み製品</w:t>
      </w:r>
      <w:r w:rsidR="004666F8">
        <w:rPr>
          <w:rFonts w:ascii="メイリオ" w:eastAsia="メイリオ" w:hAnsi="メイリオ" w:cs="メイリオ" w:hint="eastAsia"/>
          <w:sz w:val="18"/>
          <w:szCs w:val="18"/>
          <w:lang w:eastAsia="ja-JP"/>
        </w:rPr>
        <w:t>の過去の経緯として</w:t>
      </w:r>
      <w:ins w:id="230" w:author="工内隆" w:date="2017-12-07T14:59:00Z">
        <w:r w:rsidR="00083903">
          <w:rPr>
            <w:rFonts w:ascii="メイリオ" w:eastAsia="メイリオ" w:hAnsi="メイリオ" w:cs="メイリオ" w:hint="eastAsia"/>
            <w:sz w:val="18"/>
            <w:szCs w:val="18"/>
            <w:lang w:eastAsia="ja-JP"/>
          </w:rPr>
          <w:t>引き継ぐ</w:t>
        </w:r>
      </w:ins>
      <w:del w:id="231" w:author="工内隆" w:date="2017-12-07T14:59:00Z">
        <w:r w:rsidR="00AE601F" w:rsidDel="00083903">
          <w:rPr>
            <w:rFonts w:ascii="メイリオ" w:eastAsia="メイリオ" w:hAnsi="メイリオ" w:cs="メイリオ" w:hint="eastAsia"/>
            <w:sz w:val="18"/>
            <w:szCs w:val="18"/>
            <w:lang w:eastAsia="ja-JP"/>
          </w:rPr>
          <w:delText>残</w:delText>
        </w:r>
        <w:r w:rsidR="004666F8" w:rsidDel="00083903">
          <w:rPr>
            <w:rFonts w:ascii="メイリオ" w:eastAsia="メイリオ" w:hAnsi="メイリオ" w:cs="メイリオ" w:hint="eastAsia"/>
            <w:sz w:val="18"/>
            <w:szCs w:val="18"/>
            <w:lang w:eastAsia="ja-JP"/>
          </w:rPr>
          <w:delText>っている</w:delText>
        </w:r>
      </w:del>
      <w:r w:rsidR="009A7D8B">
        <w:rPr>
          <w:rFonts w:ascii="メイリオ" w:eastAsia="メイリオ" w:hAnsi="メイリオ" w:cs="メイリオ" w:hint="eastAsia"/>
          <w:sz w:val="18"/>
          <w:szCs w:val="18"/>
          <w:lang w:eastAsia="ja-JP"/>
        </w:rPr>
        <w:t>ライセンス義務</w:t>
      </w:r>
      <w:ins w:id="232" w:author="工内隆" w:date="2017-12-08T16:55:00Z">
        <w:r w:rsidR="0031594C">
          <w:rPr>
            <w:rFonts w:ascii="メイリオ" w:eastAsia="メイリオ" w:hAnsi="メイリオ" w:cs="メイリオ" w:hint="eastAsia"/>
            <w:sz w:val="18"/>
            <w:szCs w:val="18"/>
            <w:lang w:eastAsia="ja-JP"/>
          </w:rPr>
          <w:t>からくる</w:t>
        </w:r>
      </w:ins>
      <w:del w:id="233" w:author="工内隆" w:date="2017-12-06T17:56:00Z">
        <w:r w:rsidR="004666F8" w:rsidDel="00D34803">
          <w:rPr>
            <w:rFonts w:ascii="メイリオ" w:eastAsia="メイリオ" w:hAnsi="メイリオ" w:cs="メイリオ" w:hint="eastAsia"/>
            <w:sz w:val="18"/>
            <w:szCs w:val="18"/>
            <w:lang w:eastAsia="ja-JP"/>
          </w:rPr>
          <w:delText>として</w:delText>
        </w:r>
        <w:r w:rsidR="00ED4106" w:rsidDel="00D34803">
          <w:rPr>
            <w:rFonts w:ascii="メイリオ" w:eastAsia="メイリオ" w:hAnsi="メイリオ" w:cs="メイリオ" w:hint="eastAsia"/>
            <w:sz w:val="18"/>
            <w:szCs w:val="18"/>
            <w:lang w:eastAsia="ja-JP"/>
          </w:rPr>
          <w:delText>、</w:delText>
        </w:r>
      </w:del>
      <w:r w:rsidR="009A7D8B">
        <w:rPr>
          <w:rFonts w:ascii="メイリオ" w:eastAsia="メイリオ" w:hAnsi="メイリオ" w:cs="メイリオ" w:hint="eastAsia"/>
          <w:sz w:val="18"/>
          <w:szCs w:val="18"/>
          <w:lang w:eastAsia="ja-JP"/>
        </w:rPr>
        <w:t>明確に</w:t>
      </w:r>
      <w:r w:rsidR="004666F8">
        <w:rPr>
          <w:rFonts w:ascii="メイリオ" w:eastAsia="メイリオ" w:hAnsi="メイリオ" w:cs="メイリオ" w:hint="eastAsia"/>
          <w:sz w:val="18"/>
          <w:szCs w:val="18"/>
          <w:lang w:eastAsia="ja-JP"/>
        </w:rPr>
        <w:t>されていないような責任</w:t>
      </w:r>
      <w:r w:rsidR="00044D12">
        <w:rPr>
          <w:rFonts w:ascii="メイリオ" w:eastAsia="メイリオ" w:hAnsi="メイリオ" w:cs="メイリオ" w:hint="eastAsia"/>
          <w:sz w:val="18"/>
          <w:szCs w:val="18"/>
          <w:lang w:eastAsia="ja-JP"/>
        </w:rPr>
        <w:t>がある</w:t>
      </w:r>
      <w:r w:rsidR="004666F8">
        <w:rPr>
          <w:rFonts w:ascii="メイリオ" w:eastAsia="メイリオ" w:hAnsi="メイリオ" w:cs="メイリオ" w:hint="eastAsia"/>
          <w:sz w:val="18"/>
          <w:szCs w:val="18"/>
          <w:lang w:eastAsia="ja-JP"/>
        </w:rPr>
        <w:t>の</w:t>
      </w:r>
      <w:r w:rsidR="00044D12">
        <w:rPr>
          <w:rFonts w:ascii="メイリオ" w:eastAsia="メイリオ" w:hAnsi="メイリオ" w:cs="メイリオ" w:hint="eastAsia"/>
          <w:sz w:val="18"/>
          <w:szCs w:val="18"/>
          <w:lang w:eastAsia="ja-JP"/>
        </w:rPr>
        <w:t>かどうかを明らかにする</w:t>
      </w:r>
      <w:ins w:id="234" w:author="工内隆" w:date="2017-12-06T17:57:00Z">
        <w:r w:rsidR="00240C8C">
          <w:rPr>
            <w:rFonts w:ascii="メイリオ" w:eastAsia="メイリオ" w:hAnsi="メイリオ" w:cs="メイリオ" w:hint="eastAsia"/>
            <w:sz w:val="18"/>
            <w:szCs w:val="18"/>
            <w:lang w:eastAsia="ja-JP"/>
          </w:rPr>
          <w:t>のに有益</w:t>
        </w:r>
      </w:ins>
      <w:del w:id="235" w:author="工内隆" w:date="2017-12-06T17:57:00Z">
        <w:r w:rsidR="00DE3ADE" w:rsidDel="00240C8C">
          <w:rPr>
            <w:rFonts w:ascii="メイリオ" w:eastAsia="メイリオ" w:hAnsi="メイリオ" w:cs="メイリオ" w:hint="eastAsia"/>
            <w:sz w:val="18"/>
            <w:szCs w:val="18"/>
            <w:lang w:eastAsia="ja-JP"/>
          </w:rPr>
          <w:delText>ことを</w:delText>
        </w:r>
        <w:r w:rsidR="00044D12" w:rsidDel="00240C8C">
          <w:rPr>
            <w:rFonts w:ascii="メイリオ" w:eastAsia="メイリオ" w:hAnsi="メイリオ" w:cs="メイリオ" w:hint="eastAsia"/>
            <w:sz w:val="18"/>
            <w:szCs w:val="18"/>
            <w:lang w:eastAsia="ja-JP"/>
          </w:rPr>
          <w:delText>助け</w:delText>
        </w:r>
        <w:r w:rsidR="00DE3ADE" w:rsidDel="00240C8C">
          <w:rPr>
            <w:rFonts w:ascii="メイリオ" w:eastAsia="メイリオ" w:hAnsi="メイリオ" w:cs="メイリオ" w:hint="eastAsia"/>
            <w:sz w:val="18"/>
            <w:szCs w:val="18"/>
            <w:lang w:eastAsia="ja-JP"/>
          </w:rPr>
          <w:delText>てくれるの</w:delText>
        </w:r>
      </w:del>
      <w:r w:rsidR="00DE3ADE">
        <w:rPr>
          <w:rFonts w:ascii="メイリオ" w:eastAsia="メイリオ" w:hAnsi="メイリオ" w:cs="メイリオ" w:hint="eastAsia"/>
          <w:sz w:val="18"/>
          <w:szCs w:val="18"/>
          <w:lang w:eastAsia="ja-JP"/>
        </w:rPr>
        <w:t>です。</w:t>
      </w:r>
    </w:p>
    <w:p w14:paraId="5CBF5B5D" w14:textId="50032B68" w:rsidR="00D54CFB" w:rsidRPr="002C4D0C" w:rsidRDefault="00D54CFB" w:rsidP="000B59EF">
      <w:pPr>
        <w:pStyle w:val="HeadingIbrahim2"/>
        <w:rPr>
          <w:lang w:eastAsia="ja-JP"/>
        </w:rPr>
      </w:pPr>
      <w:r w:rsidRPr="002C4D0C">
        <w:rPr>
          <w:lang w:eastAsia="ja-JP"/>
        </w:rPr>
        <w:t xml:space="preserve">3.3 </w:t>
      </w:r>
      <w:r w:rsidR="004666F8">
        <w:rPr>
          <w:rFonts w:hint="eastAsia"/>
          <w:lang w:eastAsia="ja-JP"/>
        </w:rPr>
        <w:t>インプットとアウトプット（</w:t>
      </w:r>
      <w:r w:rsidRPr="002C4D0C">
        <w:rPr>
          <w:lang w:eastAsia="ja-JP"/>
        </w:rPr>
        <w:t>Inputs and outputs</w:t>
      </w:r>
      <w:r w:rsidR="004666F8">
        <w:rPr>
          <w:rFonts w:hint="eastAsia"/>
          <w:lang w:eastAsia="ja-JP"/>
        </w:rPr>
        <w:t>）</w:t>
      </w:r>
    </w:p>
    <w:p w14:paraId="0E2EFC2A" w14:textId="02070D09" w:rsidR="00597D3F" w:rsidRPr="002C4D0C" w:rsidRDefault="00D437A0" w:rsidP="000B59EF">
      <w:pPr>
        <w:pStyle w:val="bodyIbrahim1"/>
      </w:pPr>
      <w:r w:rsidRPr="002C4D0C">
        <w:rPr>
          <w:rStyle w:val="ListLabel10"/>
        </w:rPr>
        <w:t xml:space="preserve">The audit process </w:t>
      </w:r>
      <w:r>
        <w:rPr>
          <w:rStyle w:val="ListLabel10"/>
        </w:rPr>
        <w:t xml:space="preserve">has one primary input and one primary output (Figure 5).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4F909CA8" w14:textId="455C4809" w:rsidR="004666F8" w:rsidRPr="004666F8" w:rsidRDefault="004666F8" w:rsidP="004666F8">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監査プロセスでは主となるインプットが一つ、主となるアウトプット一つあります（</w:t>
      </w:r>
      <w:commentRangeStart w:id="236"/>
      <w:r>
        <w:rPr>
          <w:rFonts w:ascii="メイリオ" w:eastAsia="メイリオ" w:hAnsi="メイリオ" w:cs="メイリオ" w:hint="eastAsia"/>
          <w:sz w:val="18"/>
          <w:szCs w:val="18"/>
          <w:lang w:eastAsia="ja-JP"/>
        </w:rPr>
        <w:t>図5</w:t>
      </w:r>
      <w:commentRangeEnd w:id="236"/>
      <w:r>
        <w:rPr>
          <w:rStyle w:val="af5"/>
          <w:rFonts w:asciiTheme="minorHAnsi" w:eastAsia="ＭＳ 明朝" w:hAnsiTheme="minorHAnsi"/>
          <w:color w:val="7F7F7F" w:themeColor="text1" w:themeTint="80"/>
          <w:lang w:eastAsia="ja-JP"/>
        </w:rPr>
        <w:commentReference w:id="236"/>
      </w:r>
      <w:r>
        <w:rPr>
          <w:rFonts w:ascii="メイリオ" w:eastAsia="メイリオ" w:hAnsi="メイリオ" w:cs="メイリオ" w:hint="eastAsia"/>
          <w:sz w:val="18"/>
          <w:szCs w:val="18"/>
          <w:lang w:eastAsia="ja-JP"/>
        </w:rPr>
        <w:t>）。プロセスのインプットは、買収</w:t>
      </w:r>
      <w:r w:rsidR="00DC1F76">
        <w:rPr>
          <w:rFonts w:ascii="メイリオ" w:eastAsia="メイリオ" w:hAnsi="メイリオ" w:cs="メイリオ" w:hint="eastAsia"/>
          <w:sz w:val="18"/>
          <w:szCs w:val="18"/>
          <w:lang w:eastAsia="ja-JP"/>
        </w:rPr>
        <w:t>取引</w:t>
      </w:r>
      <w:ins w:id="237" w:author="工内隆" w:date="2017-12-06T17:59:00Z">
        <w:r w:rsidR="00240C8C">
          <w:rPr>
            <w:rFonts w:ascii="メイリオ" w:eastAsia="メイリオ" w:hAnsi="メイリオ" w:cs="メイリオ" w:hint="eastAsia"/>
            <w:sz w:val="18"/>
            <w:szCs w:val="18"/>
            <w:lang w:eastAsia="ja-JP"/>
          </w:rPr>
          <w:t>で移管</w:t>
        </w:r>
      </w:ins>
      <w:del w:id="238" w:author="工内隆" w:date="2017-12-06T17:59:00Z">
        <w:r w:rsidR="00015561" w:rsidDel="00240C8C">
          <w:rPr>
            <w:rFonts w:ascii="メイリオ" w:eastAsia="メイリオ" w:hAnsi="メイリオ" w:cs="メイリオ" w:hint="eastAsia"/>
            <w:sz w:val="18"/>
            <w:szCs w:val="18"/>
            <w:lang w:eastAsia="ja-JP"/>
          </w:rPr>
          <w:delText>にさら</w:delText>
        </w:r>
      </w:del>
      <w:r w:rsidR="00015561">
        <w:rPr>
          <w:rFonts w:ascii="メイリオ" w:eastAsia="メイリオ" w:hAnsi="メイリオ" w:cs="メイリオ" w:hint="eastAsia"/>
          <w:sz w:val="18"/>
          <w:szCs w:val="18"/>
          <w:lang w:eastAsia="ja-JP"/>
        </w:rPr>
        <w:t>される</w:t>
      </w:r>
      <w:r>
        <w:rPr>
          <w:rFonts w:ascii="メイリオ" w:eastAsia="メイリオ" w:hAnsi="メイリオ" w:cs="メイリオ" w:hint="eastAsia"/>
          <w:sz w:val="18"/>
          <w:szCs w:val="18"/>
          <w:lang w:eastAsia="ja-JP"/>
        </w:rPr>
        <w:t>ソフトウェア</w:t>
      </w:r>
      <w:r w:rsidR="00DC1F76">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スタック</w:t>
      </w:r>
      <w:r w:rsidR="00015561">
        <w:rPr>
          <w:rFonts w:ascii="メイリオ" w:eastAsia="メイリオ" w:hAnsi="メイリオ" w:cs="メイリオ" w:hint="eastAsia"/>
          <w:sz w:val="18"/>
          <w:szCs w:val="18"/>
          <w:lang w:eastAsia="ja-JP"/>
        </w:rPr>
        <w:t>全体</w:t>
      </w:r>
      <w:r w:rsidR="00DC1F76">
        <w:rPr>
          <w:rFonts w:ascii="メイリオ" w:eastAsia="メイリオ" w:hAnsi="メイリオ" w:cs="メイリオ" w:hint="eastAsia"/>
          <w:sz w:val="18"/>
          <w:szCs w:val="18"/>
          <w:lang w:eastAsia="ja-JP"/>
        </w:rPr>
        <w:t>となります。ここにはプロプライエタリ、オープンソース、そしてサード パーティソフトウェアがあります。プロセスの反対側、つまり主となるアウトプットは、詳細にわたるオープンソースの部品表で、以下がリストされたものとなります。</w:t>
      </w:r>
    </w:p>
    <w:p w14:paraId="1A61E4DB" w14:textId="7E4D205C" w:rsidR="00DC1F76" w:rsidRDefault="00DC1F76" w:rsidP="00AC342D">
      <w:pPr>
        <w:pStyle w:val="ListIbrahim1"/>
        <w:spacing w:line="240" w:lineRule="exact"/>
        <w:ind w:left="714" w:hanging="357"/>
        <w:rPr>
          <w:rFonts w:ascii="メイリオ" w:eastAsia="メイリオ" w:hAnsi="メイリオ" w:cs="メイリオ"/>
          <w:sz w:val="18"/>
          <w:lang w:eastAsia="ja-JP"/>
        </w:rPr>
      </w:pPr>
      <w:r>
        <w:rPr>
          <w:rFonts w:ascii="メイリオ" w:eastAsia="メイリオ" w:hAnsi="メイリオ" w:cs="メイリオ" w:hint="eastAsia"/>
          <w:sz w:val="18"/>
          <w:lang w:eastAsia="ja-JP"/>
        </w:rPr>
        <w:t>コンポーネントとして使用されているすべてのオープンソース ソフトウェア、</w:t>
      </w:r>
      <w:ins w:id="239" w:author="工内隆" w:date="2017-12-06T18:00:00Z">
        <w:r w:rsidR="00240C8C">
          <w:rPr>
            <w:rFonts w:ascii="メイリオ" w:eastAsia="メイリオ" w:hAnsi="メイリオ" w:cs="メイリオ" w:hint="eastAsia"/>
            <w:sz w:val="18"/>
            <w:lang w:eastAsia="ja-JP"/>
          </w:rPr>
          <w:t>それらの</w:t>
        </w:r>
      </w:ins>
      <w:r>
        <w:rPr>
          <w:rFonts w:ascii="メイリオ" w:eastAsia="メイリオ" w:hAnsi="メイリオ" w:cs="メイリオ" w:hint="eastAsia"/>
          <w:sz w:val="18"/>
          <w:lang w:eastAsia="ja-JP"/>
        </w:rPr>
        <w:t>起源</w:t>
      </w:r>
      <w:ins w:id="240" w:author="工内隆" w:date="2017-12-06T18:00:00Z">
        <w:r w:rsidR="00240C8C">
          <w:rPr>
            <w:rFonts w:ascii="メイリオ" w:eastAsia="メイリオ" w:hAnsi="メイリオ" w:cs="メイリオ" w:hint="eastAsia"/>
            <w:sz w:val="18"/>
            <w:lang w:eastAsia="ja-JP"/>
          </w:rPr>
          <w:t>、および</w:t>
        </w:r>
      </w:ins>
      <w:del w:id="241" w:author="工内隆" w:date="2017-12-06T18:00:00Z">
        <w:r w:rsidDel="00240C8C">
          <w:rPr>
            <w:rFonts w:ascii="メイリオ" w:eastAsia="メイリオ" w:hAnsi="メイリオ" w:cs="メイリオ" w:hint="eastAsia"/>
            <w:sz w:val="18"/>
            <w:lang w:eastAsia="ja-JP"/>
          </w:rPr>
          <w:delText>や</w:delText>
        </w:r>
      </w:del>
      <w:r>
        <w:rPr>
          <w:rFonts w:ascii="メイリオ" w:eastAsia="メイリオ" w:hAnsi="メイリオ" w:cs="メイリオ" w:hint="eastAsia"/>
          <w:sz w:val="18"/>
          <w:lang w:eastAsia="ja-JP"/>
        </w:rPr>
        <w:t>ライセンス</w:t>
      </w:r>
    </w:p>
    <w:p w14:paraId="24A50A20" w14:textId="49E32377" w:rsidR="004666F8" w:rsidRPr="007F350C" w:rsidRDefault="00DC1F76" w:rsidP="00AC342D">
      <w:pPr>
        <w:pStyle w:val="ListIbrahim1"/>
        <w:spacing w:line="240" w:lineRule="exact"/>
        <w:ind w:left="714" w:hanging="357"/>
        <w:rPr>
          <w:lang w:eastAsia="ja-JP"/>
        </w:rPr>
      </w:pPr>
      <w:r w:rsidRPr="00DC1F76">
        <w:rPr>
          <w:rFonts w:ascii="メイリオ" w:eastAsia="メイリオ" w:hAnsi="メイリオ" w:cs="メイリオ" w:hint="eastAsia"/>
          <w:sz w:val="18"/>
          <w:lang w:eastAsia="ja-JP"/>
        </w:rPr>
        <w:t>プロプライエタリもしくはサードパーティ</w:t>
      </w:r>
      <w:ins w:id="242" w:author="工内隆" w:date="2017-12-06T18:00:00Z">
        <w:r w:rsidR="00240C8C">
          <w:rPr>
            <w:rFonts w:ascii="メイリオ" w:eastAsia="メイリオ" w:hAnsi="メイリオ" w:cs="メイリオ" w:hint="eastAsia"/>
            <w:sz w:val="18"/>
            <w:lang w:eastAsia="ja-JP"/>
          </w:rPr>
          <w:t>ソフトウェアで</w:t>
        </w:r>
      </w:ins>
      <w:ins w:id="243" w:author="工内隆" w:date="2017-12-06T18:01:00Z">
        <w:r w:rsidR="00240C8C">
          <w:rPr>
            <w:rFonts w:ascii="メイリオ" w:eastAsia="メイリオ" w:hAnsi="メイリオ" w:cs="メイリオ" w:hint="eastAsia"/>
            <w:sz w:val="18"/>
            <w:lang w:eastAsia="ja-JP"/>
          </w:rPr>
          <w:t>使用された</w:t>
        </w:r>
      </w:ins>
      <w:del w:id="244" w:author="工内隆" w:date="2017-12-06T18:01:00Z">
        <w:r w:rsidRPr="00DC1F76" w:rsidDel="00240C8C">
          <w:rPr>
            <w:rFonts w:ascii="メイリオ" w:eastAsia="メイリオ" w:hAnsi="メイリオ" w:cs="メイリオ" w:hint="eastAsia"/>
            <w:sz w:val="18"/>
            <w:lang w:eastAsia="ja-JP"/>
          </w:rPr>
          <w:delText>にある</w:delText>
        </w:r>
      </w:del>
      <w:r w:rsidRPr="00DC1F76">
        <w:rPr>
          <w:rFonts w:ascii="メイリオ" w:eastAsia="メイリオ" w:hAnsi="メイリオ" w:cs="メイリオ" w:hint="eastAsia"/>
          <w:sz w:val="18"/>
          <w:lang w:eastAsia="ja-JP"/>
        </w:rPr>
        <w:t>すべてのオープンソースのスニペット、その起源となるコンポーネントおよび確認されたライセンス</w:t>
      </w:r>
    </w:p>
    <w:p w14:paraId="338CD747" w14:textId="3E0392B4" w:rsidR="007F350C" w:rsidRDefault="002C449F" w:rsidP="007F350C">
      <w:pPr>
        <w:pStyle w:val="Figure1"/>
      </w:pPr>
      <w:r>
        <w:rPr>
          <w:noProof/>
        </w:rPr>
        <w:lastRenderedPageBreak/>
        <w:drawing>
          <wp:inline distT="0" distB="0" distL="0" distR="0" wp14:anchorId="0B6477CF" wp14:editId="47A91E7E">
            <wp:extent cx="6099175" cy="1906270"/>
            <wp:effectExtent l="0" t="0" r="0" b="0"/>
            <wp:docPr id="13" name="図 13" descr="C:\Users\maabou\Desktop\capture3\2017-11-19 09_13_0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09_13_01-Figures_M&amp;A_paper_JP.pptx - Microsoft PowerPoi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9175" cy="1906270"/>
                    </a:xfrm>
                    <a:prstGeom prst="rect">
                      <a:avLst/>
                    </a:prstGeom>
                    <a:noFill/>
                    <a:ln>
                      <a:noFill/>
                    </a:ln>
                  </pic:spPr>
                </pic:pic>
              </a:graphicData>
            </a:graphic>
          </wp:inline>
        </w:drawing>
      </w:r>
    </w:p>
    <w:p w14:paraId="7387E6AA" w14:textId="4650CA65" w:rsidR="007F350C" w:rsidRPr="007F350C" w:rsidRDefault="007F350C" w:rsidP="007F350C">
      <w:pPr>
        <w:pStyle w:val="FigureCaption"/>
        <w:rPr>
          <w:rFonts w:ascii="メイリオ" w:eastAsia="メイリオ" w:hAnsi="メイリオ" w:cs="メイリオ"/>
          <w:sz w:val="16"/>
        </w:rPr>
      </w:pPr>
      <w:commentRangeStart w:id="245"/>
      <w:r w:rsidRPr="007F350C">
        <w:rPr>
          <w:rFonts w:ascii="メイリオ" w:eastAsia="メイリオ" w:hAnsi="メイリオ" w:cs="メイリオ" w:hint="eastAsia"/>
          <w:sz w:val="16"/>
        </w:rPr>
        <w:t>図5</w:t>
      </w:r>
      <w:commentRangeEnd w:id="245"/>
      <w:r w:rsidR="006C0013">
        <w:rPr>
          <w:rStyle w:val="af5"/>
          <w:rFonts w:asciiTheme="minorHAnsi" w:hAnsiTheme="minorHAnsi" w:cstheme="minorBidi"/>
          <w:b w:val="0"/>
          <w:color w:val="7F7F7F" w:themeColor="text1" w:themeTint="80"/>
        </w:rPr>
        <w:commentReference w:id="245"/>
      </w:r>
    </w:p>
    <w:p w14:paraId="74E85FB8" w14:textId="2DB45075" w:rsidR="007669CB" w:rsidRPr="002C4D0C" w:rsidRDefault="008B1862" w:rsidP="004A494D">
      <w:pPr>
        <w:pStyle w:val="HeadingIbrahim1"/>
      </w:pPr>
      <w:bookmarkStart w:id="246" w:name="_Toc488161383"/>
      <w:bookmarkStart w:id="247" w:name="_Toc488161454"/>
      <w:bookmarkStart w:id="248" w:name="_Toc488161524"/>
      <w:bookmarkStart w:id="249" w:name="_Toc488161948"/>
      <w:bookmarkStart w:id="250" w:name="_Toc488162013"/>
      <w:bookmarkStart w:id="251" w:name="_Toc488162079"/>
      <w:bookmarkStart w:id="252" w:name="_Toc488316252"/>
      <w:bookmarkStart w:id="253" w:name="_Toc492046578"/>
      <w:bookmarkStart w:id="254" w:name="_Toc492046558"/>
      <w:bookmarkEnd w:id="246"/>
      <w:bookmarkEnd w:id="247"/>
      <w:bookmarkEnd w:id="248"/>
      <w:bookmarkEnd w:id="249"/>
      <w:bookmarkEnd w:id="250"/>
      <w:bookmarkEnd w:id="251"/>
      <w:bookmarkEnd w:id="252"/>
      <w:bookmarkEnd w:id="253"/>
      <w:bookmarkEnd w:id="254"/>
      <w:r w:rsidRPr="0071780D">
        <w:rPr>
          <w:rFonts w:cs="ProximaNova-Regular"/>
          <w:szCs w:val="36"/>
        </w:rPr>
        <w:t>4.</w:t>
      </w:r>
      <w:r w:rsidRPr="002C4D0C">
        <w:rPr>
          <w:rFonts w:cs="ProximaNova-Regular"/>
          <w:sz w:val="32"/>
          <w:szCs w:val="36"/>
        </w:rPr>
        <w:t xml:space="preserve"> </w:t>
      </w:r>
      <w:bookmarkStart w:id="255" w:name="_Toc488161384"/>
      <w:bookmarkStart w:id="256" w:name="_Toc488161455"/>
      <w:bookmarkStart w:id="257" w:name="_Toc488161525"/>
      <w:bookmarkStart w:id="258" w:name="_Toc488161949"/>
      <w:bookmarkStart w:id="259" w:name="_Toc488162014"/>
      <w:bookmarkStart w:id="260" w:name="_Toc488162080"/>
      <w:bookmarkStart w:id="261" w:name="_Toc488316253"/>
      <w:bookmarkStart w:id="262" w:name="_Toc492046579"/>
      <w:bookmarkStart w:id="263" w:name="_Toc492046559"/>
      <w:bookmarkStart w:id="264" w:name="_Toc492046560"/>
      <w:bookmarkEnd w:id="255"/>
      <w:bookmarkEnd w:id="256"/>
      <w:bookmarkEnd w:id="257"/>
      <w:bookmarkEnd w:id="258"/>
      <w:bookmarkEnd w:id="259"/>
      <w:bookmarkEnd w:id="260"/>
      <w:bookmarkEnd w:id="261"/>
      <w:bookmarkEnd w:id="262"/>
      <w:bookmarkEnd w:id="263"/>
      <w:r w:rsidR="003F12FC">
        <w:rPr>
          <w:rFonts w:cs="ProximaNova-Regular" w:hint="eastAsia"/>
          <w:sz w:val="32"/>
          <w:szCs w:val="36"/>
          <w:lang w:eastAsia="ja-JP"/>
        </w:rPr>
        <w:t>監査業務のスコープを評価する（</w:t>
      </w:r>
      <w:r w:rsidR="003F12FC" w:rsidRPr="002C4D0C">
        <w:t>Assessing the scope of an audit job</w:t>
      </w:r>
      <w:bookmarkEnd w:id="264"/>
      <w:r w:rsidR="003F12FC">
        <w:rPr>
          <w:rFonts w:hint="eastAsia"/>
          <w:lang w:eastAsia="ja-JP"/>
        </w:rPr>
        <w:t>）</w:t>
      </w:r>
    </w:p>
    <w:p w14:paraId="11AD1D78" w14:textId="21462579" w:rsidR="007669CB" w:rsidRDefault="00EC12BE" w:rsidP="000B59EF">
      <w:pPr>
        <w:pStyle w:val="bodyIbrahim1"/>
        <w:rPr>
          <w:rFonts w:eastAsia="ＭＳ Ｐゴシック"/>
          <w:shd w:val="clear" w:color="auto" w:fill="FFFFFF"/>
          <w:lang w:eastAsia="ja-JP"/>
        </w:rPr>
      </w:pPr>
      <w:r w:rsidRPr="002C4D0C">
        <w:rPr>
          <w:shd w:val="clear" w:color="auto" w:fill="FFFFFF"/>
        </w:rPr>
        <w:t xml:space="preserve">The size, scope, and cost of an audit varies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E4C207A" w14:textId="61D541DE" w:rsidR="000C0CFB" w:rsidRPr="000C0CFB" w:rsidRDefault="000C0CFB" w:rsidP="000C0CFB">
      <w:pPr>
        <w:pStyle w:val="bodyIbrahim1"/>
        <w:spacing w:line="240" w:lineRule="exact"/>
        <w:rPr>
          <w:rFonts w:ascii="メイリオ" w:eastAsia="メイリオ" w:hAnsi="メイリオ" w:cs="メイリオ"/>
          <w:sz w:val="18"/>
          <w:szCs w:val="18"/>
          <w:lang w:eastAsia="ja-JP"/>
        </w:rPr>
      </w:pPr>
      <w:r w:rsidRPr="000C0CFB">
        <w:rPr>
          <w:rFonts w:ascii="メイリオ" w:eastAsia="メイリオ" w:hAnsi="メイリオ" w:cs="メイリオ" w:hint="eastAsia"/>
          <w:sz w:val="18"/>
          <w:szCs w:val="18"/>
          <w:lang w:eastAsia="ja-JP"/>
        </w:rPr>
        <w:t>監査の</w:t>
      </w:r>
      <w:ins w:id="265" w:author="工内隆" w:date="2017-12-07T15:44:00Z">
        <w:r w:rsidR="008D1D10">
          <w:rPr>
            <w:rFonts w:ascii="メイリオ" w:eastAsia="メイリオ" w:hAnsi="メイリオ" w:cs="メイリオ" w:hint="eastAsia"/>
            <w:sz w:val="18"/>
            <w:szCs w:val="18"/>
            <w:lang w:eastAsia="ja-JP"/>
          </w:rPr>
          <w:t>規模</w:t>
        </w:r>
      </w:ins>
      <w:del w:id="266" w:author="工内隆" w:date="2017-12-07T15:44:00Z">
        <w:r w:rsidRPr="000C0CFB" w:rsidDel="008D1D10">
          <w:rPr>
            <w:rFonts w:ascii="メイリオ" w:eastAsia="メイリオ" w:hAnsi="メイリオ" w:cs="メイリオ" w:hint="eastAsia"/>
            <w:sz w:val="18"/>
            <w:szCs w:val="18"/>
            <w:lang w:eastAsia="ja-JP"/>
          </w:rPr>
          <w:delText>サイズ</w:delText>
        </w:r>
      </w:del>
      <w:r w:rsidRPr="000C0CFB">
        <w:rPr>
          <w:rFonts w:ascii="メイリオ" w:eastAsia="メイリオ" w:hAnsi="メイリオ" w:cs="メイリオ" w:hint="eastAsia"/>
          <w:sz w:val="18"/>
          <w:szCs w:val="18"/>
          <w:lang w:eastAsia="ja-JP"/>
        </w:rPr>
        <w:t>、スコープそしてコストは</w:t>
      </w:r>
      <w:ins w:id="267" w:author="工内隆" w:date="2017-12-07T15:45:00Z">
        <w:r w:rsidR="008D1D10">
          <w:rPr>
            <w:rFonts w:ascii="メイリオ" w:eastAsia="メイリオ" w:hAnsi="メイリオ" w:cs="メイリオ" w:hint="eastAsia"/>
            <w:sz w:val="18"/>
            <w:szCs w:val="18"/>
            <w:lang w:eastAsia="ja-JP"/>
          </w:rPr>
          <w:t>合併買収</w:t>
        </w:r>
      </w:ins>
      <w:r w:rsidRPr="000C0CFB">
        <w:rPr>
          <w:rFonts w:ascii="メイリオ" w:eastAsia="メイリオ" w:hAnsi="メイリオ" w:cs="メイリオ" w:hint="eastAsia"/>
          <w:sz w:val="18"/>
          <w:szCs w:val="18"/>
          <w:lang w:eastAsia="ja-JP"/>
        </w:rPr>
        <w:t>取引ごとに変わるもので、一般的にはソースコードのサイズと複雑さとともに増加します。オープンソース監査に対する（コストと時間の）見積もりを出すためには、監査人は</w:t>
      </w:r>
      <w:ins w:id="268" w:author="工内隆" w:date="2017-12-07T15:46:00Z">
        <w:r w:rsidR="008D1D10" w:rsidRPr="000C0CFB">
          <w:rPr>
            <w:rFonts w:ascii="メイリオ" w:eastAsia="メイリオ" w:hAnsi="メイリオ" w:cs="メイリオ" w:hint="eastAsia"/>
            <w:sz w:val="18"/>
            <w:szCs w:val="18"/>
            <w:lang w:eastAsia="ja-JP"/>
          </w:rPr>
          <w:t>コードベース</w:t>
        </w:r>
        <w:r w:rsidR="008D1D10">
          <w:rPr>
            <w:rFonts w:ascii="メイリオ" w:eastAsia="メイリオ" w:hAnsi="メイリオ" w:cs="メイリオ" w:hint="eastAsia"/>
            <w:sz w:val="18"/>
            <w:szCs w:val="18"/>
            <w:lang w:eastAsia="ja-JP"/>
          </w:rPr>
          <w:t>の</w:t>
        </w:r>
      </w:ins>
      <w:r w:rsidRPr="000C0CFB">
        <w:rPr>
          <w:rFonts w:ascii="メイリオ" w:eastAsia="メイリオ" w:hAnsi="メイリオ" w:cs="メイリオ" w:hint="eastAsia"/>
          <w:sz w:val="18"/>
          <w:szCs w:val="18"/>
          <w:lang w:eastAsia="ja-JP"/>
        </w:rPr>
        <w:t>サイズ</w:t>
      </w:r>
      <w:ins w:id="269" w:author="工内隆" w:date="2017-12-07T15:46:00Z">
        <w:r w:rsidR="008D1D10">
          <w:rPr>
            <w:rFonts w:ascii="メイリオ" w:eastAsia="メイリオ" w:hAnsi="メイリオ" w:cs="メイリオ" w:hint="eastAsia"/>
            <w:sz w:val="18"/>
            <w:szCs w:val="18"/>
            <w:lang w:eastAsia="ja-JP"/>
          </w:rPr>
          <w:t>と</w:t>
        </w:r>
      </w:ins>
      <w:del w:id="270" w:author="工内隆" w:date="2017-12-07T15:47:00Z">
        <w:r w:rsidRPr="000C0CFB" w:rsidDel="008D1D10">
          <w:rPr>
            <w:rFonts w:ascii="メイリオ" w:eastAsia="メイリオ" w:hAnsi="メイリオ" w:cs="メイリオ" w:hint="eastAsia"/>
            <w:sz w:val="18"/>
            <w:szCs w:val="18"/>
            <w:lang w:eastAsia="ja-JP"/>
          </w:rPr>
          <w:delText>や</w:delText>
        </w:r>
      </w:del>
      <w:del w:id="271" w:author="工内隆" w:date="2017-12-07T15:46:00Z">
        <w:r w:rsidRPr="000C0CFB" w:rsidDel="008D1D10">
          <w:rPr>
            <w:rFonts w:ascii="メイリオ" w:eastAsia="メイリオ" w:hAnsi="メイリオ" w:cs="メイリオ" w:hint="eastAsia"/>
            <w:sz w:val="18"/>
            <w:szCs w:val="18"/>
            <w:lang w:eastAsia="ja-JP"/>
          </w:rPr>
          <w:delText>コードベース</w:delText>
        </w:r>
      </w:del>
      <w:ins w:id="272" w:author="工内隆" w:date="2017-12-07T15:47:00Z">
        <w:r w:rsidR="008D1D10">
          <w:rPr>
            <w:rFonts w:ascii="メイリオ" w:eastAsia="メイリオ" w:hAnsi="メイリオ" w:cs="メイリオ" w:hint="eastAsia"/>
            <w:sz w:val="18"/>
            <w:szCs w:val="18"/>
            <w:lang w:eastAsia="ja-JP"/>
          </w:rPr>
          <w:t>そ</w:t>
        </w:r>
      </w:ins>
      <w:r w:rsidRPr="000C0CFB">
        <w:rPr>
          <w:rFonts w:ascii="メイリオ" w:eastAsia="メイリオ" w:hAnsi="メイリオ" w:cs="メイリオ" w:hint="eastAsia"/>
          <w:sz w:val="18"/>
          <w:szCs w:val="18"/>
          <w:lang w:eastAsia="ja-JP"/>
        </w:rPr>
        <w:t>の特徴、そ</w:t>
      </w:r>
      <w:ins w:id="273" w:author="工内隆" w:date="2017-12-07T15:47:00Z">
        <w:r w:rsidR="008D1D10">
          <w:rPr>
            <w:rFonts w:ascii="メイリオ" w:eastAsia="メイリオ" w:hAnsi="メイリオ" w:cs="メイリオ" w:hint="eastAsia"/>
            <w:sz w:val="18"/>
            <w:szCs w:val="18"/>
            <w:lang w:eastAsia="ja-JP"/>
          </w:rPr>
          <w:t>して</w:t>
        </w:r>
      </w:ins>
      <w:del w:id="274" w:author="工内隆" w:date="2017-12-07T15:47:00Z">
        <w:r w:rsidRPr="000C0CFB" w:rsidDel="008D1D10">
          <w:rPr>
            <w:rFonts w:ascii="メイリオ" w:eastAsia="メイリオ" w:hAnsi="メイリオ" w:cs="メイリオ" w:hint="eastAsia"/>
            <w:sz w:val="18"/>
            <w:szCs w:val="18"/>
            <w:lang w:eastAsia="ja-JP"/>
          </w:rPr>
          <w:delText>の</w:delText>
        </w:r>
      </w:del>
      <w:r w:rsidRPr="000C0CFB">
        <w:rPr>
          <w:rFonts w:ascii="メイリオ" w:eastAsia="メイリオ" w:hAnsi="メイリオ" w:cs="メイリオ" w:hint="eastAsia"/>
          <w:sz w:val="18"/>
          <w:szCs w:val="18"/>
          <w:lang w:eastAsia="ja-JP"/>
        </w:rPr>
        <w:t>プロジェクト</w:t>
      </w:r>
      <w:del w:id="275" w:author="工内隆" w:date="2017-12-07T15:47:00Z">
        <w:r w:rsidRPr="000C0CFB" w:rsidDel="008D1D10">
          <w:rPr>
            <w:rFonts w:ascii="メイリオ" w:eastAsia="メイリオ" w:hAnsi="メイリオ" w:cs="メイリオ" w:hint="eastAsia"/>
            <w:sz w:val="18"/>
            <w:szCs w:val="18"/>
            <w:lang w:eastAsia="ja-JP"/>
          </w:rPr>
          <w:delText>と</w:delText>
        </w:r>
      </w:del>
      <w:r w:rsidRPr="000C0CFB">
        <w:rPr>
          <w:rFonts w:ascii="メイリオ" w:eastAsia="メイリオ" w:hAnsi="メイリオ" w:cs="メイリオ" w:hint="eastAsia"/>
          <w:sz w:val="18"/>
          <w:szCs w:val="18"/>
          <w:lang w:eastAsia="ja-JP"/>
        </w:rPr>
        <w:t>の緊急性について</w:t>
      </w:r>
      <w:del w:id="276" w:author="工内隆" w:date="2017-12-07T15:47:00Z">
        <w:r w:rsidRPr="000C0CFB" w:rsidDel="008D1D10">
          <w:rPr>
            <w:rFonts w:ascii="メイリオ" w:eastAsia="メイリオ" w:hAnsi="メイリオ" w:cs="メイリオ" w:hint="eastAsia"/>
            <w:sz w:val="18"/>
            <w:szCs w:val="18"/>
            <w:lang w:eastAsia="ja-JP"/>
          </w:rPr>
          <w:delText>の</w:delText>
        </w:r>
      </w:del>
      <w:r w:rsidRPr="000C0CFB">
        <w:rPr>
          <w:rFonts w:ascii="メイリオ" w:eastAsia="メイリオ" w:hAnsi="メイリオ" w:cs="メイリオ" w:hint="eastAsia"/>
          <w:sz w:val="18"/>
          <w:szCs w:val="18"/>
          <w:lang w:eastAsia="ja-JP"/>
        </w:rPr>
        <w:t>基本的な理解をもつ必要があります。</w:t>
      </w:r>
    </w:p>
    <w:p w14:paraId="54366B36" w14:textId="4F4D2929" w:rsidR="007669CB" w:rsidRDefault="00061DE2" w:rsidP="000B59EF">
      <w:pPr>
        <w:pStyle w:val="bodyIbrahim1"/>
        <w:rPr>
          <w:rFonts w:eastAsia="ＭＳ Ｐゴシック"/>
          <w:shd w:val="clear" w:color="auto" w:fill="FFFFFF"/>
          <w:lang w:eastAsia="ja-JP"/>
        </w:rPr>
      </w:pPr>
      <w:r w:rsidRPr="002C4D0C">
        <w:rPr>
          <w:shd w:val="clear" w:color="auto" w:fill="FFFFFF"/>
        </w:rPr>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p>
    <w:p w14:paraId="51F3FC28" w14:textId="2C828371" w:rsidR="000C0CFB" w:rsidRPr="00A53A30" w:rsidRDefault="000C0CFB" w:rsidP="00A53A30">
      <w:pPr>
        <w:pStyle w:val="bodyIbrahim1"/>
        <w:spacing w:line="240" w:lineRule="exact"/>
        <w:rPr>
          <w:rFonts w:ascii="メイリオ" w:eastAsia="メイリオ" w:hAnsi="メイリオ" w:cs="メイリオ"/>
          <w:sz w:val="18"/>
          <w:szCs w:val="18"/>
          <w:lang w:eastAsia="ja-JP"/>
        </w:rPr>
      </w:pPr>
      <w:r w:rsidRPr="00A53A30">
        <w:rPr>
          <w:rFonts w:ascii="メイリオ" w:eastAsia="メイリオ" w:hAnsi="メイリオ" w:cs="メイリオ" w:hint="eastAsia"/>
          <w:sz w:val="18"/>
          <w:szCs w:val="18"/>
          <w:lang w:eastAsia="ja-JP"/>
        </w:rPr>
        <w:t>監査人</w:t>
      </w:r>
      <w:ins w:id="277" w:author="工内隆" w:date="2017-12-07T15:49:00Z">
        <w:r w:rsidR="008D1D10">
          <w:rPr>
            <w:rFonts w:ascii="メイリオ" w:eastAsia="メイリオ" w:hAnsi="メイリオ" w:cs="メイリオ" w:hint="eastAsia"/>
            <w:sz w:val="18"/>
            <w:szCs w:val="18"/>
            <w:lang w:eastAsia="ja-JP"/>
          </w:rPr>
          <w:t>が</w:t>
        </w:r>
      </w:ins>
      <w:del w:id="278" w:author="工内隆" w:date="2017-12-07T15:49:00Z">
        <w:r w:rsidRPr="00A53A30" w:rsidDel="008D1D10">
          <w:rPr>
            <w:rFonts w:ascii="メイリオ" w:eastAsia="メイリオ" w:hAnsi="メイリオ" w:cs="メイリオ" w:hint="eastAsia"/>
            <w:sz w:val="18"/>
            <w:szCs w:val="18"/>
            <w:lang w:eastAsia="ja-JP"/>
          </w:rPr>
          <w:delText>から</w:delText>
        </w:r>
      </w:del>
      <w:r w:rsidRPr="00A53A30">
        <w:rPr>
          <w:rFonts w:ascii="メイリオ" w:eastAsia="メイリオ" w:hAnsi="メイリオ" w:cs="メイリオ" w:hint="eastAsia"/>
          <w:sz w:val="18"/>
          <w:szCs w:val="18"/>
          <w:lang w:eastAsia="ja-JP"/>
        </w:rPr>
        <w:t>挙</w:t>
      </w:r>
      <w:ins w:id="279" w:author="工内隆" w:date="2017-12-07T15:49:00Z">
        <w:r w:rsidR="008D1D10">
          <w:rPr>
            <w:rFonts w:ascii="メイリオ" w:eastAsia="メイリオ" w:hAnsi="メイリオ" w:cs="メイリオ" w:hint="eastAsia"/>
            <w:sz w:val="18"/>
            <w:szCs w:val="18"/>
            <w:lang w:eastAsia="ja-JP"/>
          </w:rPr>
          <w:t>げ</w:t>
        </w:r>
      </w:ins>
      <w:del w:id="280" w:author="工内隆" w:date="2017-12-07T15:49:00Z">
        <w:r w:rsidRPr="00A53A30" w:rsidDel="008D1D10">
          <w:rPr>
            <w:rFonts w:ascii="メイリオ" w:eastAsia="メイリオ" w:hAnsi="メイリオ" w:cs="メイリオ" w:hint="eastAsia"/>
            <w:sz w:val="18"/>
            <w:szCs w:val="18"/>
            <w:lang w:eastAsia="ja-JP"/>
          </w:rPr>
          <w:delText>が</w:delText>
        </w:r>
      </w:del>
      <w:r w:rsidRPr="00A53A30">
        <w:rPr>
          <w:rFonts w:ascii="メイリオ" w:eastAsia="メイリオ" w:hAnsi="メイリオ" w:cs="メイリオ" w:hint="eastAsia"/>
          <w:sz w:val="18"/>
          <w:szCs w:val="18"/>
          <w:lang w:eastAsia="ja-JP"/>
        </w:rPr>
        <w:t>るであろう最初の質問は、ソースコードベース</w:t>
      </w:r>
      <w:r w:rsidR="005A4F2D" w:rsidRPr="00A53A30">
        <w:rPr>
          <w:rFonts w:ascii="メイリオ" w:eastAsia="メイリオ" w:hAnsi="メイリオ" w:cs="メイリオ" w:hint="eastAsia"/>
          <w:sz w:val="18"/>
          <w:szCs w:val="18"/>
          <w:lang w:eastAsia="ja-JP"/>
        </w:rPr>
        <w:t>の</w:t>
      </w:r>
      <w:ins w:id="281" w:author="工内隆" w:date="2017-12-07T15:50:00Z">
        <w:r w:rsidR="008D1D10">
          <w:rPr>
            <w:rFonts w:ascii="メイリオ" w:eastAsia="メイリオ" w:hAnsi="メイリオ" w:cs="メイリオ" w:hint="eastAsia"/>
            <w:sz w:val="18"/>
            <w:szCs w:val="18"/>
            <w:lang w:eastAsia="ja-JP"/>
          </w:rPr>
          <w:t>定量値</w:t>
        </w:r>
      </w:ins>
      <w:del w:id="282" w:author="工内隆" w:date="2017-12-07T15:50:00Z">
        <w:r w:rsidR="005A4F2D" w:rsidRPr="00A53A30" w:rsidDel="008D1D10">
          <w:rPr>
            <w:rFonts w:ascii="メイリオ" w:eastAsia="メイリオ" w:hAnsi="メイリオ" w:cs="メイリオ" w:hint="eastAsia"/>
            <w:sz w:val="18"/>
            <w:szCs w:val="18"/>
            <w:lang w:eastAsia="ja-JP"/>
          </w:rPr>
          <w:delText>メトリクス</w:delText>
        </w:r>
      </w:del>
      <w:r w:rsidRPr="00A53A30">
        <w:rPr>
          <w:rFonts w:ascii="メイリオ" w:eastAsia="メイリオ" w:hAnsi="メイリオ" w:cs="メイリオ" w:hint="eastAsia"/>
          <w:sz w:val="18"/>
          <w:szCs w:val="18"/>
          <w:lang w:eastAsia="ja-JP"/>
        </w:rPr>
        <w:t>に関するもので</w:t>
      </w:r>
      <w:r w:rsidR="00032DD2" w:rsidRPr="00A53A30">
        <w:rPr>
          <w:rFonts w:ascii="メイリオ" w:eastAsia="メイリオ" w:hAnsi="メイリオ" w:cs="メイリオ" w:hint="eastAsia"/>
          <w:sz w:val="18"/>
          <w:szCs w:val="18"/>
          <w:lang w:eastAsia="ja-JP"/>
        </w:rPr>
        <w:t>しょう。たとえば、監査対象のコードベースのサイズ、ソースコードのライン数、ファイルの数などです。また、彼らとしては、コードベースが</w:t>
      </w:r>
      <w:r w:rsidR="00840CBF" w:rsidRPr="00A53A30">
        <w:rPr>
          <w:rFonts w:ascii="メイリオ" w:eastAsia="メイリオ" w:hAnsi="メイリオ" w:cs="メイリオ" w:hint="eastAsia"/>
          <w:sz w:val="18"/>
          <w:szCs w:val="18"/>
          <w:lang w:eastAsia="ja-JP"/>
        </w:rPr>
        <w:t>ソースコード</w:t>
      </w:r>
      <w:r w:rsidR="00A53A30" w:rsidRPr="00A53A30">
        <w:rPr>
          <w:rFonts w:ascii="メイリオ" w:eastAsia="メイリオ" w:hAnsi="メイリオ" w:cs="メイリオ" w:hint="eastAsia"/>
          <w:sz w:val="18"/>
          <w:szCs w:val="18"/>
          <w:lang w:eastAsia="ja-JP"/>
        </w:rPr>
        <w:t>だけ</w:t>
      </w:r>
      <w:del w:id="283" w:author="工内隆" w:date="2017-12-07T15:51:00Z">
        <w:r w:rsidR="00840CBF" w:rsidRPr="00A53A30" w:rsidDel="008D1D10">
          <w:rPr>
            <w:rFonts w:ascii="メイリオ" w:eastAsia="メイリオ" w:hAnsi="メイリオ" w:cs="メイリオ" w:hint="eastAsia"/>
            <w:sz w:val="18"/>
            <w:szCs w:val="18"/>
            <w:lang w:eastAsia="ja-JP"/>
          </w:rPr>
          <w:delText>の場合はどう</w:delText>
        </w:r>
      </w:del>
      <w:r w:rsidR="00840CBF" w:rsidRPr="00A53A30">
        <w:rPr>
          <w:rFonts w:ascii="メイリオ" w:eastAsia="メイリオ" w:hAnsi="メイリオ" w:cs="メイリオ" w:hint="eastAsia"/>
          <w:sz w:val="18"/>
          <w:szCs w:val="18"/>
          <w:lang w:eastAsia="ja-JP"/>
        </w:rPr>
        <w:t>なのか、一方でバイナリファイルやコンフィグレーションファイル、ドキュメント、その他のファイルフォーマットのものを含んでいる</w:t>
      </w:r>
      <w:del w:id="284" w:author="工内隆" w:date="2017-12-07T15:52:00Z">
        <w:r w:rsidR="00840CBF" w:rsidRPr="00A53A30" w:rsidDel="00F9047A">
          <w:rPr>
            <w:rFonts w:ascii="メイリオ" w:eastAsia="メイリオ" w:hAnsi="メイリオ" w:cs="メイリオ" w:hint="eastAsia"/>
            <w:sz w:val="18"/>
            <w:szCs w:val="18"/>
            <w:lang w:eastAsia="ja-JP"/>
          </w:rPr>
          <w:delText>場合はどうな</w:delText>
        </w:r>
      </w:del>
      <w:r w:rsidR="00840CBF" w:rsidRPr="00A53A30">
        <w:rPr>
          <w:rFonts w:ascii="メイリオ" w:eastAsia="メイリオ" w:hAnsi="メイリオ" w:cs="メイリオ" w:hint="eastAsia"/>
          <w:sz w:val="18"/>
          <w:szCs w:val="18"/>
          <w:lang w:eastAsia="ja-JP"/>
        </w:rPr>
        <w:t>のか、ということを質問するでしょう。監査</w:t>
      </w:r>
      <w:r w:rsidR="00A53A30" w:rsidRPr="00A53A30">
        <w:rPr>
          <w:rFonts w:ascii="メイリオ" w:eastAsia="メイリオ" w:hAnsi="メイリオ" w:cs="メイリオ" w:hint="eastAsia"/>
          <w:sz w:val="18"/>
          <w:szCs w:val="18"/>
          <w:lang w:eastAsia="ja-JP"/>
        </w:rPr>
        <w:t>対象の</w:t>
      </w:r>
      <w:r w:rsidR="00840CBF" w:rsidRPr="00A53A30">
        <w:rPr>
          <w:rFonts w:ascii="メイリオ" w:eastAsia="メイリオ" w:hAnsi="メイリオ" w:cs="メイリオ" w:hint="eastAsia"/>
          <w:sz w:val="18"/>
          <w:szCs w:val="18"/>
          <w:lang w:eastAsia="ja-JP"/>
        </w:rPr>
        <w:t>ファイルの拡張子</w:t>
      </w:r>
      <w:r w:rsidR="009964B0">
        <w:rPr>
          <w:rFonts w:ascii="メイリオ" w:eastAsia="メイリオ" w:hAnsi="メイリオ" w:cs="メイリオ" w:hint="eastAsia"/>
          <w:sz w:val="18"/>
          <w:szCs w:val="18"/>
          <w:lang w:eastAsia="ja-JP"/>
        </w:rPr>
        <w:t>を知ることはとき</w:t>
      </w:r>
      <w:r w:rsidR="00A53A30" w:rsidRPr="00A53A30">
        <w:rPr>
          <w:rFonts w:ascii="メイリオ" w:eastAsia="メイリオ" w:hAnsi="メイリオ" w:cs="メイリオ" w:hint="eastAsia"/>
          <w:sz w:val="18"/>
          <w:szCs w:val="18"/>
          <w:lang w:eastAsia="ja-JP"/>
        </w:rPr>
        <w:t>として、監査人にとって有益なもので</w:t>
      </w:r>
      <w:del w:id="285" w:author="工内隆" w:date="2017-12-07T15:52:00Z">
        <w:r w:rsidR="00A53A30" w:rsidRPr="00A53A30" w:rsidDel="00F9047A">
          <w:rPr>
            <w:rFonts w:ascii="メイリオ" w:eastAsia="メイリオ" w:hAnsi="メイリオ" w:cs="メイリオ" w:hint="eastAsia"/>
            <w:sz w:val="18"/>
            <w:szCs w:val="18"/>
            <w:lang w:eastAsia="ja-JP"/>
          </w:rPr>
          <w:delText>もありま</w:delText>
        </w:r>
      </w:del>
      <w:r w:rsidR="00A53A30" w:rsidRPr="00A53A30">
        <w:rPr>
          <w:rFonts w:ascii="メイリオ" w:eastAsia="メイリオ" w:hAnsi="メイリオ" w:cs="メイリオ" w:hint="eastAsia"/>
          <w:sz w:val="18"/>
          <w:szCs w:val="18"/>
          <w:lang w:eastAsia="ja-JP"/>
        </w:rPr>
        <w:t>す。</w:t>
      </w:r>
    </w:p>
    <w:p w14:paraId="6BBFBC96" w14:textId="3ED6C6B3" w:rsidR="007669CB" w:rsidRDefault="007669CB" w:rsidP="000B59EF">
      <w:pPr>
        <w:pStyle w:val="bodyIbrahim1"/>
        <w:rPr>
          <w:rFonts w:eastAsia="ＭＳ Ｐゴシック"/>
          <w:shd w:val="clear" w:color="auto" w:fill="FFFFFF"/>
          <w:lang w:eastAsia="ja-JP"/>
        </w:rPr>
      </w:pPr>
      <w:r w:rsidRPr="002C4D0C">
        <w:rPr>
          <w:shd w:val="clear" w:color="auto" w:fill="FFFFFF"/>
          <w:lang w:eastAsia="ja-JP"/>
        </w:rPr>
        <w:t xml:space="preserve">Mature companies </w:t>
      </w:r>
      <w:r w:rsidR="005D6FC7" w:rsidRPr="002C4D0C">
        <w:rPr>
          <w:shd w:val="clear" w:color="auto" w:fill="FFFFFF"/>
          <w:lang w:eastAsia="ja-JP"/>
        </w:rPr>
        <w:t>generally keep</w:t>
      </w:r>
      <w:r w:rsidRPr="002C4D0C">
        <w:rPr>
          <w:shd w:val="clear" w:color="auto" w:fill="FFFFFF"/>
          <w:lang w:eastAsia="ja-JP"/>
        </w:rPr>
        <w:t xml:space="preserve"> </w:t>
      </w:r>
      <w:r w:rsidR="005D6FC7" w:rsidRPr="002C4D0C">
        <w:rPr>
          <w:shd w:val="clear" w:color="auto" w:fill="FFFFFF"/>
          <w:lang w:eastAsia="ja-JP"/>
        </w:rPr>
        <w:t>records</w:t>
      </w:r>
      <w:r w:rsidRPr="002C4D0C">
        <w:rPr>
          <w:shd w:val="clear" w:color="auto" w:fill="FFFFFF"/>
          <w:lang w:eastAsia="ja-JP"/>
        </w:rPr>
        <w:t xml:space="preserve"> about the open source components and versions used in </w:t>
      </w:r>
      <w:r w:rsidR="0041128E" w:rsidRPr="002C4D0C">
        <w:rPr>
          <w:shd w:val="clear" w:color="auto" w:fill="FFFFFF"/>
          <w:lang w:eastAsia="ja-JP"/>
        </w:rPr>
        <w:t xml:space="preserve">their </w:t>
      </w:r>
      <w:r w:rsidRPr="002C4D0C">
        <w:rPr>
          <w:shd w:val="clear" w:color="auto" w:fill="FFFFFF"/>
          <w:lang w:eastAsia="ja-JP"/>
        </w:rPr>
        <w:t xml:space="preserve">products and projects. </w:t>
      </w:r>
      <w:r w:rsidRPr="002C4D0C">
        <w:rPr>
          <w:shd w:val="clear" w:color="auto" w:fill="FFFFFF"/>
        </w:rPr>
        <w:t xml:space="preserve">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56118CCE" w14:textId="3B99D116"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成熟した企業では通常自社プロダクトやプロジェクトで使われているオープンソース コンポーネント、バージョンについて記録を残していきます。こういった情報は非常に有益で、監査人が見込むワークロードについての理解を向上させてくれます。</w:t>
      </w:r>
    </w:p>
    <w:p w14:paraId="36BDB98B" w14:textId="61EE9657" w:rsidR="007669CB" w:rsidRDefault="00CC0FC9" w:rsidP="000B59EF">
      <w:pPr>
        <w:pStyle w:val="bodyIbrahim1"/>
        <w:rPr>
          <w:rFonts w:eastAsia="ＭＳ Ｐゴシック"/>
          <w:lang w:eastAsia="ja-JP"/>
        </w:rPr>
      </w:pPr>
      <w:r w:rsidRPr="002C4D0C">
        <w:rPr>
          <w:shd w:val="clear" w:color="auto" w:fill="FFFFFF"/>
          <w:lang w:eastAsia="ja-JP"/>
        </w:rPr>
        <w:t>Because a</w:t>
      </w:r>
      <w:r w:rsidR="005D6FC7" w:rsidRPr="002C4D0C">
        <w:rPr>
          <w:shd w:val="clear" w:color="auto" w:fill="FFFFFF"/>
          <w:lang w:eastAsia="ja-JP"/>
        </w:rPr>
        <w:t>udit</w:t>
      </w:r>
      <w:r w:rsidR="007669CB" w:rsidRPr="002C4D0C">
        <w:rPr>
          <w:shd w:val="clear" w:color="auto" w:fill="FFFFFF"/>
          <w:lang w:eastAsia="ja-JP"/>
        </w:rPr>
        <w:t xml:space="preserve"> price discussions happen early in the process</w:t>
      </w:r>
      <w:r w:rsidR="00E0749F" w:rsidRPr="000438AC">
        <w:rPr>
          <w:shd w:val="clear" w:color="auto" w:fill="FFFFFF"/>
          <w:lang w:eastAsia="ja-JP"/>
        </w:rPr>
        <w:t xml:space="preserve"> based on size and scope</w:t>
      </w:r>
      <w:r w:rsidR="005D6FC7" w:rsidRPr="002C4D0C">
        <w:rPr>
          <w:shd w:val="clear" w:color="auto" w:fill="FFFFFF"/>
          <w:lang w:eastAsia="ja-JP"/>
        </w:rPr>
        <w:t>,</w:t>
      </w:r>
      <w:r w:rsidR="007669CB" w:rsidRPr="002C4D0C">
        <w:rPr>
          <w:shd w:val="clear" w:color="auto" w:fill="FFFFFF"/>
          <w:lang w:eastAsia="ja-JP"/>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6F6FDDB" w14:textId="4BF703ED" w:rsidR="00A53A30" w:rsidRPr="00A53A30" w:rsidRDefault="009964B0" w:rsidP="00A53A30">
      <w:pPr>
        <w:pStyle w:val="bodyIbrahim1"/>
        <w:spacing w:line="240" w:lineRule="exact"/>
        <w:rPr>
          <w:rFonts w:ascii="メイリオ" w:eastAsia="メイリオ" w:hAnsi="メイリオ" w:cs="メイリオ"/>
          <w:sz w:val="18"/>
          <w:szCs w:val="18"/>
          <w:lang w:eastAsia="ja-JP"/>
        </w:rPr>
      </w:pPr>
      <w:del w:id="286" w:author="工内隆" w:date="2017-12-07T15:54:00Z">
        <w:r w:rsidDel="00F9047A">
          <w:rPr>
            <w:rFonts w:ascii="メイリオ" w:eastAsia="メイリオ" w:hAnsi="メイリオ" w:cs="メイリオ" w:hint="eastAsia"/>
            <w:sz w:val="18"/>
            <w:szCs w:val="18"/>
            <w:lang w:eastAsia="ja-JP"/>
          </w:rPr>
          <w:delText>その理由は、</w:delText>
        </w:r>
      </w:del>
      <w:r>
        <w:rPr>
          <w:rFonts w:ascii="メイリオ" w:eastAsia="メイリオ" w:hAnsi="メイリオ" w:cs="メイリオ" w:hint="eastAsia"/>
          <w:sz w:val="18"/>
          <w:szCs w:val="18"/>
          <w:lang w:eastAsia="ja-JP"/>
        </w:rPr>
        <w:t>監査価格の議論</w:t>
      </w:r>
      <w:ins w:id="287" w:author="工内隆" w:date="2017-12-07T15:55:00Z">
        <w:r w:rsidR="00F9047A">
          <w:rPr>
            <w:rFonts w:ascii="メイリオ" w:eastAsia="メイリオ" w:hAnsi="メイリオ" w:cs="メイリオ" w:hint="eastAsia"/>
            <w:sz w:val="18"/>
            <w:szCs w:val="18"/>
            <w:lang w:eastAsia="ja-JP"/>
          </w:rPr>
          <w:t>は</w:t>
        </w:r>
      </w:ins>
      <w:del w:id="288" w:author="工内隆" w:date="2017-12-07T15:55:00Z">
        <w:r w:rsidDel="00F9047A">
          <w:rPr>
            <w:rFonts w:ascii="メイリオ" w:eastAsia="メイリオ" w:hAnsi="メイリオ" w:cs="メイリオ" w:hint="eastAsia"/>
            <w:sz w:val="18"/>
            <w:szCs w:val="18"/>
            <w:lang w:eastAsia="ja-JP"/>
          </w:rPr>
          <w:delText>が</w:delText>
        </w:r>
      </w:del>
      <w:ins w:id="289" w:author="工内隆" w:date="2017-12-07T15:55:00Z">
        <w:r w:rsidR="00F9047A">
          <w:rPr>
            <w:rFonts w:ascii="メイリオ" w:eastAsia="メイリオ" w:hAnsi="メイリオ" w:cs="メイリオ" w:hint="eastAsia"/>
            <w:sz w:val="18"/>
            <w:szCs w:val="18"/>
            <w:lang w:eastAsia="ja-JP"/>
          </w:rPr>
          <w:t>規模</w:t>
        </w:r>
      </w:ins>
      <w:del w:id="290" w:author="工内隆" w:date="2017-12-07T15:55:00Z">
        <w:r w:rsidR="00A53A30" w:rsidDel="00F9047A">
          <w:rPr>
            <w:rFonts w:ascii="メイリオ" w:eastAsia="メイリオ" w:hAnsi="メイリオ" w:cs="メイリオ" w:hint="eastAsia"/>
            <w:sz w:val="18"/>
            <w:szCs w:val="18"/>
            <w:lang w:eastAsia="ja-JP"/>
          </w:rPr>
          <w:delText>サイズ</w:delText>
        </w:r>
      </w:del>
      <w:r w:rsidR="00A53A30">
        <w:rPr>
          <w:rFonts w:ascii="メイリオ" w:eastAsia="メイリオ" w:hAnsi="メイリオ" w:cs="メイリオ" w:hint="eastAsia"/>
          <w:sz w:val="18"/>
          <w:szCs w:val="18"/>
          <w:lang w:eastAsia="ja-JP"/>
        </w:rPr>
        <w:t>や</w:t>
      </w:r>
      <w:ins w:id="291" w:author="工内隆" w:date="2017-12-07T15:55:00Z">
        <w:r w:rsidR="00F9047A">
          <w:rPr>
            <w:rFonts w:ascii="メイリオ" w:eastAsia="メイリオ" w:hAnsi="メイリオ" w:cs="メイリオ" w:hint="eastAsia"/>
            <w:sz w:val="18"/>
            <w:szCs w:val="18"/>
            <w:lang w:eastAsia="ja-JP"/>
          </w:rPr>
          <w:t>スコープ</w:t>
        </w:r>
      </w:ins>
      <w:del w:id="292" w:author="工内隆" w:date="2017-12-07T15:55:00Z">
        <w:r w:rsidR="00A53A30" w:rsidDel="00F9047A">
          <w:rPr>
            <w:rFonts w:ascii="メイリオ" w:eastAsia="メイリオ" w:hAnsi="メイリオ" w:cs="メイリオ" w:hint="eastAsia"/>
            <w:sz w:val="18"/>
            <w:szCs w:val="18"/>
            <w:lang w:eastAsia="ja-JP"/>
          </w:rPr>
          <w:delText>範囲</w:delText>
        </w:r>
      </w:del>
      <w:r w:rsidR="00A53A30">
        <w:rPr>
          <w:rFonts w:ascii="メイリオ" w:eastAsia="メイリオ" w:hAnsi="メイリオ" w:cs="メイリオ" w:hint="eastAsia"/>
          <w:sz w:val="18"/>
          <w:szCs w:val="18"/>
          <w:lang w:eastAsia="ja-JP"/>
        </w:rPr>
        <w:t>に基づ</w:t>
      </w:r>
      <w:ins w:id="293" w:author="工内隆" w:date="2017-12-07T15:55:00Z">
        <w:r w:rsidR="00F9047A">
          <w:rPr>
            <w:rFonts w:ascii="メイリオ" w:eastAsia="メイリオ" w:hAnsi="メイリオ" w:cs="メイリオ" w:hint="eastAsia"/>
            <w:sz w:val="18"/>
            <w:szCs w:val="18"/>
            <w:lang w:eastAsia="ja-JP"/>
          </w:rPr>
          <w:t>いて</w:t>
        </w:r>
      </w:ins>
      <w:del w:id="294" w:author="工内隆" w:date="2017-12-07T15:55:00Z">
        <w:r w:rsidR="00A53A30" w:rsidDel="00F9047A">
          <w:rPr>
            <w:rFonts w:ascii="メイリオ" w:eastAsia="メイリオ" w:hAnsi="メイリオ" w:cs="メイリオ" w:hint="eastAsia"/>
            <w:sz w:val="18"/>
            <w:szCs w:val="18"/>
            <w:lang w:eastAsia="ja-JP"/>
          </w:rPr>
          <w:delText>くものとして</w:delText>
        </w:r>
      </w:del>
      <w:ins w:id="295" w:author="工内隆" w:date="2017-12-08T16:58:00Z">
        <w:r w:rsidR="0031594C">
          <w:rPr>
            <w:rFonts w:ascii="メイリオ" w:eastAsia="メイリオ" w:hAnsi="メイリオ" w:cs="メイリオ" w:hint="eastAsia"/>
            <w:sz w:val="18"/>
            <w:szCs w:val="18"/>
            <w:lang w:eastAsia="ja-JP"/>
          </w:rPr>
          <w:t>監査</w:t>
        </w:r>
      </w:ins>
      <w:r w:rsidR="00A53A30">
        <w:rPr>
          <w:rFonts w:ascii="メイリオ" w:eastAsia="メイリオ" w:hAnsi="メイリオ" w:cs="メイリオ" w:hint="eastAsia"/>
          <w:sz w:val="18"/>
          <w:szCs w:val="18"/>
          <w:lang w:eastAsia="ja-JP"/>
        </w:rPr>
        <w:t>プロセスの中で</w:t>
      </w:r>
      <w:ins w:id="296" w:author="工内隆" w:date="2017-12-07T15:56:00Z">
        <w:r w:rsidR="00F9047A">
          <w:rPr>
            <w:rFonts w:ascii="メイリオ" w:eastAsia="メイリオ" w:hAnsi="メイリオ" w:cs="メイリオ" w:hint="eastAsia"/>
            <w:sz w:val="18"/>
            <w:szCs w:val="18"/>
            <w:lang w:eastAsia="ja-JP"/>
          </w:rPr>
          <w:t>も</w:t>
        </w:r>
      </w:ins>
      <w:r w:rsidR="00A53A30">
        <w:rPr>
          <w:rFonts w:ascii="メイリオ" w:eastAsia="メイリオ" w:hAnsi="メイリオ" w:cs="メイリオ" w:hint="eastAsia"/>
          <w:sz w:val="18"/>
          <w:szCs w:val="18"/>
          <w:lang w:eastAsia="ja-JP"/>
        </w:rPr>
        <w:t>早期に起こる</w:t>
      </w:r>
      <w:ins w:id="297" w:author="工内隆" w:date="2017-12-07T15:56:00Z">
        <w:r w:rsidR="00F9047A">
          <w:rPr>
            <w:rFonts w:ascii="メイリオ" w:eastAsia="メイリオ" w:hAnsi="メイリオ" w:cs="メイリオ" w:hint="eastAsia"/>
            <w:sz w:val="18"/>
            <w:szCs w:val="18"/>
            <w:lang w:eastAsia="ja-JP"/>
          </w:rPr>
          <w:t>ため、</w:t>
        </w:r>
      </w:ins>
      <w:del w:id="298" w:author="工内隆" w:date="2017-12-07T15:56:00Z">
        <w:r w:rsidR="00A53A30" w:rsidDel="00F9047A">
          <w:rPr>
            <w:rFonts w:ascii="メイリオ" w:eastAsia="メイリオ" w:hAnsi="メイリオ" w:cs="メイリオ" w:hint="eastAsia"/>
            <w:sz w:val="18"/>
            <w:szCs w:val="18"/>
            <w:lang w:eastAsia="ja-JP"/>
          </w:rPr>
          <w:delText>からです。</w:delText>
        </w:r>
      </w:del>
      <w:del w:id="299" w:author="工内隆" w:date="2017-12-06T14:48:00Z">
        <w:r w:rsidR="00A53A30" w:rsidDel="004606ED">
          <w:rPr>
            <w:rFonts w:ascii="メイリオ" w:eastAsia="メイリオ" w:hAnsi="メイリオ" w:cs="メイリオ" w:hint="eastAsia"/>
            <w:sz w:val="18"/>
            <w:szCs w:val="18"/>
            <w:lang w:eastAsia="ja-JP"/>
          </w:rPr>
          <w:delText>買収元</w:delText>
        </w:r>
      </w:del>
      <w:ins w:id="300" w:author="工内隆" w:date="2017-12-06T14:48:00Z">
        <w:r w:rsidR="004606ED">
          <w:rPr>
            <w:rFonts w:ascii="メイリオ" w:eastAsia="メイリオ" w:hAnsi="メイリオ" w:cs="メイリオ" w:hint="eastAsia"/>
            <w:sz w:val="18"/>
            <w:szCs w:val="18"/>
            <w:lang w:eastAsia="ja-JP"/>
          </w:rPr>
          <w:t>買収企業</w:t>
        </w:r>
      </w:ins>
      <w:r w:rsidR="00A53A30">
        <w:rPr>
          <w:rFonts w:ascii="メイリオ" w:eastAsia="メイリオ" w:hAnsi="メイリオ" w:cs="メイリオ" w:hint="eastAsia"/>
          <w:sz w:val="18"/>
          <w:szCs w:val="18"/>
          <w:lang w:eastAsia="ja-JP"/>
        </w:rPr>
        <w:t>は前述のような情報</w:t>
      </w:r>
      <w:ins w:id="301" w:author="工内隆" w:date="2017-12-07T15:58:00Z">
        <w:r w:rsidR="00F9047A">
          <w:rPr>
            <w:rFonts w:ascii="メイリオ" w:eastAsia="メイリオ" w:hAnsi="メイリオ" w:cs="メイリオ" w:hint="eastAsia"/>
            <w:sz w:val="18"/>
            <w:szCs w:val="18"/>
            <w:lang w:eastAsia="ja-JP"/>
          </w:rPr>
          <w:t>のすべて</w:t>
        </w:r>
      </w:ins>
      <w:r w:rsidR="00A53A30">
        <w:rPr>
          <w:rFonts w:ascii="メイリオ" w:eastAsia="メイリオ" w:hAnsi="メイリオ" w:cs="メイリオ" w:hint="eastAsia"/>
          <w:sz w:val="18"/>
          <w:szCs w:val="18"/>
          <w:lang w:eastAsia="ja-JP"/>
        </w:rPr>
        <w:t>にアクセスすることができないかもしれません。少なくとも監査人は、</w:t>
      </w:r>
      <w:del w:id="302" w:author="工内隆" w:date="2017-12-07T16:00:00Z">
        <w:r w:rsidR="00A53A30" w:rsidDel="00F9047A">
          <w:rPr>
            <w:rFonts w:ascii="メイリオ" w:eastAsia="メイリオ" w:hAnsi="メイリオ" w:cs="メイリオ" w:hint="eastAsia"/>
            <w:sz w:val="18"/>
            <w:szCs w:val="18"/>
            <w:lang w:eastAsia="ja-JP"/>
          </w:rPr>
          <w:delText>追加情報が見積もりの精度を上げてくれることはありますが、</w:delText>
        </w:r>
      </w:del>
      <w:r w:rsidR="00A53A30">
        <w:rPr>
          <w:rFonts w:ascii="メイリオ" w:eastAsia="メイリオ" w:hAnsi="メイリオ" w:cs="メイリオ" w:hint="eastAsia"/>
          <w:sz w:val="18"/>
          <w:szCs w:val="18"/>
          <w:lang w:eastAsia="ja-JP"/>
        </w:rPr>
        <w:t>まずはスキャンするファイルの数を作業開始の前に理解しておく必要があります。</w:t>
      </w:r>
      <w:ins w:id="303" w:author="工内隆" w:date="2017-12-07T16:00:00Z">
        <w:r w:rsidR="00F9047A">
          <w:rPr>
            <w:rFonts w:ascii="メイリオ" w:eastAsia="メイリオ" w:hAnsi="メイリオ" w:cs="メイリオ" w:hint="eastAsia"/>
            <w:sz w:val="18"/>
            <w:szCs w:val="18"/>
            <w:lang w:eastAsia="ja-JP"/>
          </w:rPr>
          <w:t>ただし、追加情報が見積もりの精度を上げてくれ</w:t>
        </w:r>
      </w:ins>
      <w:ins w:id="304" w:author="工内隆" w:date="2017-12-07T16:01:00Z">
        <w:r w:rsidR="009D4818">
          <w:rPr>
            <w:rFonts w:ascii="メイリオ" w:eastAsia="メイリオ" w:hAnsi="メイリオ" w:cs="メイリオ" w:hint="eastAsia"/>
            <w:sz w:val="18"/>
            <w:szCs w:val="18"/>
            <w:lang w:eastAsia="ja-JP"/>
          </w:rPr>
          <w:t>ることもあ</w:t>
        </w:r>
      </w:ins>
      <w:ins w:id="305" w:author="工内隆" w:date="2017-12-07T16:02:00Z">
        <w:r w:rsidR="009D4818">
          <w:rPr>
            <w:rFonts w:ascii="メイリオ" w:eastAsia="メイリオ" w:hAnsi="メイリオ" w:cs="メイリオ" w:hint="eastAsia"/>
            <w:sz w:val="18"/>
            <w:szCs w:val="18"/>
            <w:lang w:eastAsia="ja-JP"/>
          </w:rPr>
          <w:t>り</w:t>
        </w:r>
      </w:ins>
      <w:ins w:id="306" w:author="工内隆" w:date="2017-12-07T16:00:00Z">
        <w:r w:rsidR="00F9047A">
          <w:rPr>
            <w:rFonts w:ascii="メイリオ" w:eastAsia="メイリオ" w:hAnsi="メイリオ" w:cs="メイリオ" w:hint="eastAsia"/>
            <w:sz w:val="18"/>
            <w:szCs w:val="18"/>
            <w:lang w:eastAsia="ja-JP"/>
          </w:rPr>
          <w:t>ます</w:t>
        </w:r>
      </w:ins>
      <w:ins w:id="307" w:author="工内隆" w:date="2017-12-07T16:01:00Z">
        <w:r w:rsidR="00F9047A">
          <w:rPr>
            <w:rFonts w:ascii="メイリオ" w:eastAsia="メイリオ" w:hAnsi="メイリオ" w:cs="メイリオ" w:hint="eastAsia"/>
            <w:sz w:val="18"/>
            <w:szCs w:val="18"/>
            <w:lang w:eastAsia="ja-JP"/>
          </w:rPr>
          <w:t>。</w:t>
        </w:r>
      </w:ins>
      <w:r w:rsidR="00A53A30">
        <w:rPr>
          <w:rFonts w:ascii="メイリオ" w:eastAsia="メイリオ" w:hAnsi="メイリオ" w:cs="メイリオ" w:hint="eastAsia"/>
          <w:sz w:val="18"/>
          <w:szCs w:val="18"/>
          <w:lang w:eastAsia="ja-JP"/>
        </w:rPr>
        <w:t>監査人が作業</w:t>
      </w:r>
      <w:ins w:id="308" w:author="工内隆" w:date="2017-12-07T16:02:00Z">
        <w:r w:rsidR="009D4818">
          <w:rPr>
            <w:rFonts w:ascii="メイリオ" w:eastAsia="メイリオ" w:hAnsi="メイリオ" w:cs="メイリオ" w:hint="eastAsia"/>
            <w:sz w:val="18"/>
            <w:szCs w:val="18"/>
            <w:lang w:eastAsia="ja-JP"/>
          </w:rPr>
          <w:t>スコープ</w:t>
        </w:r>
      </w:ins>
      <w:del w:id="309" w:author="工内隆" w:date="2017-12-07T16:02:00Z">
        <w:r w:rsidR="00A53A30" w:rsidDel="009D4818">
          <w:rPr>
            <w:rFonts w:ascii="メイリオ" w:eastAsia="メイリオ" w:hAnsi="メイリオ" w:cs="メイリオ" w:hint="eastAsia"/>
            <w:sz w:val="18"/>
            <w:szCs w:val="18"/>
            <w:lang w:eastAsia="ja-JP"/>
          </w:rPr>
          <w:delText xml:space="preserve">範囲（Scope </w:delText>
        </w:r>
        <w:r w:rsidR="00A53A30" w:rsidDel="009D4818">
          <w:rPr>
            <w:rFonts w:ascii="メイリオ" w:eastAsia="メイリオ" w:hAnsi="メイリオ" w:cs="メイリオ" w:hint="eastAsia"/>
            <w:sz w:val="18"/>
            <w:szCs w:val="18"/>
            <w:lang w:eastAsia="ja-JP"/>
          </w:rPr>
          <w:lastRenderedPageBreak/>
          <w:delText>of Work</w:delText>
        </w:r>
        <w:r w:rsidDel="009D4818">
          <w:rPr>
            <w:rFonts w:ascii="メイリオ" w:eastAsia="メイリオ" w:hAnsi="メイリオ" w:cs="メイリオ" w:hint="eastAsia"/>
            <w:sz w:val="18"/>
            <w:szCs w:val="18"/>
            <w:lang w:eastAsia="ja-JP"/>
          </w:rPr>
          <w:delText>）</w:delText>
        </w:r>
      </w:del>
      <w:r>
        <w:rPr>
          <w:rFonts w:ascii="メイリオ" w:eastAsia="メイリオ" w:hAnsi="メイリオ" w:cs="メイリオ" w:hint="eastAsia"/>
          <w:sz w:val="18"/>
          <w:szCs w:val="18"/>
          <w:lang w:eastAsia="ja-JP"/>
        </w:rPr>
        <w:t>を理解する上で十分な情報が得られれば</w:t>
      </w:r>
      <w:r w:rsidR="00CA3C6E">
        <w:rPr>
          <w:rFonts w:ascii="メイリオ" w:eastAsia="メイリオ" w:hAnsi="メイリオ" w:cs="メイリオ" w:hint="eastAsia"/>
          <w:sz w:val="18"/>
          <w:szCs w:val="18"/>
          <w:lang w:eastAsia="ja-JP"/>
        </w:rPr>
        <w:t>、</w:t>
      </w:r>
      <w:r>
        <w:rPr>
          <w:rFonts w:ascii="メイリオ" w:eastAsia="メイリオ" w:hAnsi="メイリオ" w:cs="メイリオ" w:hint="eastAsia"/>
          <w:sz w:val="18"/>
          <w:szCs w:val="18"/>
          <w:lang w:eastAsia="ja-JP"/>
        </w:rPr>
        <w:t>彼らは</w:t>
      </w:r>
      <w:r w:rsidR="00CA3C6E">
        <w:rPr>
          <w:rFonts w:ascii="メイリオ" w:eastAsia="メイリオ" w:hAnsi="メイリオ" w:cs="メイリオ" w:hint="eastAsia"/>
          <w:sz w:val="18"/>
          <w:szCs w:val="18"/>
          <w:lang w:eastAsia="ja-JP"/>
        </w:rPr>
        <w:t>緊急性の理解</w:t>
      </w:r>
      <w:r>
        <w:rPr>
          <w:rFonts w:ascii="メイリオ" w:eastAsia="メイリオ" w:hAnsi="メイリオ" w:cs="メイリオ" w:hint="eastAsia"/>
          <w:sz w:val="18"/>
          <w:szCs w:val="18"/>
          <w:lang w:eastAsia="ja-JP"/>
        </w:rPr>
        <w:t>も必要とするでしょう。そ</w:t>
      </w:r>
      <w:r w:rsidR="00CA3C6E">
        <w:rPr>
          <w:rFonts w:ascii="メイリオ" w:eastAsia="メイリオ" w:hAnsi="メイリオ" w:cs="メイリオ" w:hint="eastAsia"/>
          <w:sz w:val="18"/>
          <w:szCs w:val="18"/>
          <w:lang w:eastAsia="ja-JP"/>
        </w:rPr>
        <w:t>れが監査のコストに著しいインパクトを与えることになるからです。</w:t>
      </w:r>
    </w:p>
    <w:p w14:paraId="1E8C010B" w14:textId="061E86F7" w:rsidR="007669CB" w:rsidRPr="000B59EF" w:rsidRDefault="008B1862" w:rsidP="000B59EF">
      <w:pPr>
        <w:pStyle w:val="HeadingIbrahim1"/>
        <w:rPr>
          <w:lang w:eastAsia="ja-JP"/>
        </w:rPr>
      </w:pPr>
      <w:bookmarkStart w:id="310" w:name="_Toc488161386"/>
      <w:bookmarkStart w:id="311" w:name="_Toc488161457"/>
      <w:bookmarkStart w:id="312" w:name="_Toc488161527"/>
      <w:bookmarkStart w:id="313" w:name="_Toc488161951"/>
      <w:bookmarkStart w:id="314" w:name="_Toc488162016"/>
      <w:bookmarkStart w:id="315" w:name="_Toc488162082"/>
      <w:bookmarkStart w:id="316" w:name="_Toc488316255"/>
      <w:bookmarkStart w:id="317" w:name="_Toc492046581"/>
      <w:bookmarkStart w:id="318" w:name="_Toc488161387"/>
      <w:bookmarkStart w:id="319" w:name="_Toc488161458"/>
      <w:bookmarkStart w:id="320" w:name="_Toc488161528"/>
      <w:bookmarkStart w:id="321" w:name="_Toc488161952"/>
      <w:bookmarkStart w:id="322" w:name="_Toc488162017"/>
      <w:bookmarkStart w:id="323" w:name="_Toc488162083"/>
      <w:bookmarkStart w:id="324" w:name="_Toc488316256"/>
      <w:bookmarkStart w:id="325" w:name="_Toc492046582"/>
      <w:bookmarkStart w:id="326" w:name="_ga5vqqw3ovz7" w:colFirst="0" w:colLast="0"/>
      <w:bookmarkStart w:id="327" w:name="_t0bybq44xvpf" w:colFirst="0" w:colLast="0"/>
      <w:bookmarkStart w:id="328" w:name="_dscng153ix2u" w:colFirst="0" w:colLast="0"/>
      <w:bookmarkStart w:id="329" w:name="_fv5afzxndjg" w:colFirst="0" w:colLast="0"/>
      <w:bookmarkStart w:id="330" w:name="_Toc492046561"/>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r w:rsidRPr="002C4D0C">
        <w:rPr>
          <w:lang w:eastAsia="ja-JP"/>
        </w:rPr>
        <w:t xml:space="preserve">5. </w:t>
      </w:r>
      <w:r w:rsidR="00692A9A">
        <w:rPr>
          <w:rFonts w:hint="eastAsia"/>
          <w:lang w:eastAsia="ja-JP"/>
        </w:rPr>
        <w:t>監査手法（</w:t>
      </w:r>
      <w:r w:rsidR="007669CB" w:rsidRPr="002C4D0C">
        <w:rPr>
          <w:lang w:eastAsia="ja-JP"/>
        </w:rPr>
        <w:t>Audit methods</w:t>
      </w:r>
      <w:bookmarkEnd w:id="330"/>
      <w:r w:rsidR="00692A9A">
        <w:rPr>
          <w:rFonts w:hint="eastAsia"/>
          <w:lang w:eastAsia="ja-JP"/>
        </w:rPr>
        <w:t>）</w:t>
      </w:r>
    </w:p>
    <w:p w14:paraId="18EEA9FB" w14:textId="0FFA4701" w:rsidR="00E0749F" w:rsidRDefault="007669CB" w:rsidP="000B59EF">
      <w:pPr>
        <w:pStyle w:val="bodyIbrahim1"/>
        <w:rPr>
          <w:rFonts w:eastAsia="ＭＳ Ｐゴシック"/>
          <w:lang w:eastAsia="ja-JP"/>
        </w:rPr>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5C2C656E" w14:textId="67EDAD44" w:rsidR="00692A9A" w:rsidRPr="00692A9A" w:rsidRDefault="00692A9A" w:rsidP="00692A9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オープンソース監査を実施する際に活用するツールには買収</w:t>
      </w:r>
      <w:ins w:id="331" w:author="工内隆" w:date="2017-12-06T14:55:00Z">
        <w:r w:rsidR="004606ED">
          <w:rPr>
            <w:rFonts w:ascii="メイリオ" w:eastAsia="メイリオ" w:hAnsi="メイリオ" w:cs="メイリオ" w:hint="eastAsia"/>
            <w:sz w:val="18"/>
            <w:szCs w:val="18"/>
            <w:lang w:eastAsia="ja-JP"/>
          </w:rPr>
          <w:t>企業</w:t>
        </w:r>
      </w:ins>
      <w:del w:id="332" w:author="工内隆" w:date="2017-12-06T14:55:00Z">
        <w:r w:rsidDel="004606ED">
          <w:rPr>
            <w:rFonts w:ascii="メイリオ" w:eastAsia="メイリオ" w:hAnsi="メイリオ" w:cs="メイリオ" w:hint="eastAsia"/>
            <w:sz w:val="18"/>
            <w:szCs w:val="18"/>
            <w:lang w:eastAsia="ja-JP"/>
          </w:rPr>
          <w:delText>先</w:delText>
        </w:r>
      </w:del>
      <w:r>
        <w:rPr>
          <w:rFonts w:ascii="メイリオ" w:eastAsia="メイリオ" w:hAnsi="メイリオ" w:cs="メイリオ" w:hint="eastAsia"/>
          <w:sz w:val="18"/>
          <w:szCs w:val="18"/>
          <w:lang w:eastAsia="ja-JP"/>
        </w:rPr>
        <w:t>にとって有意義な価値を提供する機能があります。その中で最も重要な機能は、買収対象企業のプロプライエタリ コードに混入</w:t>
      </w:r>
      <w:r w:rsidR="009964B0">
        <w:rPr>
          <w:rFonts w:ascii="メイリオ" w:eastAsia="メイリオ" w:hAnsi="メイリオ" w:cs="メイリオ" w:hint="eastAsia"/>
          <w:sz w:val="18"/>
          <w:szCs w:val="18"/>
          <w:lang w:eastAsia="ja-JP"/>
        </w:rPr>
        <w:t>（もしくはその逆）</w:t>
      </w:r>
      <w:r>
        <w:rPr>
          <w:rFonts w:ascii="メイリオ" w:eastAsia="メイリオ" w:hAnsi="メイリオ" w:cs="メイリオ" w:hint="eastAsia"/>
          <w:sz w:val="18"/>
          <w:szCs w:val="18"/>
          <w:lang w:eastAsia="ja-JP"/>
        </w:rPr>
        <w:t>してしまった、オープンソースコードのスニペットを検索する機能です。また、検知した結果に対する誤検知</w:t>
      </w:r>
      <w:r w:rsidR="00AC2BE4">
        <w:rPr>
          <w:rFonts w:ascii="メイリオ" w:eastAsia="メイリオ" w:hAnsi="メイリオ" w:cs="メイリオ" w:hint="eastAsia"/>
          <w:sz w:val="18"/>
          <w:szCs w:val="18"/>
          <w:lang w:eastAsia="ja-JP"/>
        </w:rPr>
        <w:t>（False positive）</w:t>
      </w:r>
      <w:r>
        <w:rPr>
          <w:rFonts w:ascii="メイリオ" w:eastAsia="メイリオ" w:hAnsi="メイリオ" w:cs="メイリオ" w:hint="eastAsia"/>
          <w:sz w:val="18"/>
          <w:szCs w:val="18"/>
          <w:lang w:eastAsia="ja-JP"/>
        </w:rPr>
        <w:t>を</w:t>
      </w:r>
      <w:r w:rsidR="00AC2BE4">
        <w:rPr>
          <w:rFonts w:ascii="メイリオ" w:eastAsia="メイリオ" w:hAnsi="メイリオ" w:cs="メイリオ" w:hint="eastAsia"/>
          <w:sz w:val="18"/>
          <w:szCs w:val="18"/>
          <w:lang w:eastAsia="ja-JP"/>
        </w:rPr>
        <w:t>自動的に削除してくれる機能もあり</w:t>
      </w:r>
      <w:del w:id="333" w:author="工内隆" w:date="2017-12-08T17:01:00Z">
        <w:r w:rsidR="00AC2BE4" w:rsidDel="001869EB">
          <w:rPr>
            <w:rFonts w:ascii="メイリオ" w:eastAsia="メイリオ" w:hAnsi="メイリオ" w:cs="メイリオ" w:hint="eastAsia"/>
            <w:sz w:val="18"/>
            <w:szCs w:val="18"/>
            <w:lang w:eastAsia="ja-JP"/>
          </w:rPr>
          <w:delText>ま</w:delText>
        </w:r>
      </w:del>
      <w:del w:id="334" w:author="工内隆" w:date="2017-12-07T16:05:00Z">
        <w:r w:rsidR="00AC2BE4" w:rsidDel="009D4818">
          <w:rPr>
            <w:rFonts w:ascii="メイリオ" w:eastAsia="メイリオ" w:hAnsi="メイリオ" w:cs="メイリオ" w:hint="eastAsia"/>
            <w:sz w:val="18"/>
            <w:szCs w:val="18"/>
            <w:lang w:eastAsia="ja-JP"/>
          </w:rPr>
          <w:delText>す</w:delText>
        </w:r>
      </w:del>
      <w:r w:rsidR="00AC2BE4">
        <w:rPr>
          <w:rFonts w:ascii="メイリオ" w:eastAsia="メイリオ" w:hAnsi="メイリオ" w:cs="メイリオ" w:hint="eastAsia"/>
          <w:sz w:val="18"/>
          <w:szCs w:val="18"/>
          <w:lang w:eastAsia="ja-JP"/>
        </w:rPr>
        <w:t>、これによって</w:t>
      </w:r>
      <w:del w:id="335" w:author="工内隆" w:date="2017-12-07T16:05:00Z">
        <w:r w:rsidR="00AC2BE4" w:rsidDel="009D4818">
          <w:rPr>
            <w:rFonts w:ascii="メイリオ" w:eastAsia="メイリオ" w:hAnsi="メイリオ" w:cs="メイリオ" w:hint="eastAsia"/>
            <w:sz w:val="18"/>
            <w:szCs w:val="18"/>
            <w:lang w:eastAsia="ja-JP"/>
          </w:rPr>
          <w:delText>、</w:delText>
        </w:r>
      </w:del>
      <w:r w:rsidR="00AC2BE4">
        <w:rPr>
          <w:rFonts w:ascii="メイリオ" w:eastAsia="メイリオ" w:hAnsi="メイリオ" w:cs="メイリオ" w:hint="eastAsia"/>
          <w:sz w:val="18"/>
          <w:szCs w:val="18"/>
          <w:lang w:eastAsia="ja-JP"/>
        </w:rPr>
        <w:t>手作業を最小にすることができます。</w:t>
      </w:r>
      <w:r>
        <w:rPr>
          <w:rFonts w:ascii="メイリオ" w:eastAsia="メイリオ" w:hAnsi="メイリオ" w:cs="メイリオ" w:hint="eastAsia"/>
          <w:sz w:val="18"/>
          <w:szCs w:val="18"/>
          <w:lang w:eastAsia="ja-JP"/>
        </w:rPr>
        <w:t xml:space="preserve"> </w:t>
      </w:r>
    </w:p>
    <w:p w14:paraId="625ABB2D" w14:textId="1F838421" w:rsidR="00AD71F3" w:rsidRPr="002C4D0C" w:rsidRDefault="00AD71F3" w:rsidP="000B59EF">
      <w:pPr>
        <w:pStyle w:val="bodyIbrahim1"/>
      </w:pPr>
      <w:r w:rsidRPr="002C4D0C">
        <w:t xml:space="preserve">There are three audit methods: </w:t>
      </w:r>
    </w:p>
    <w:p w14:paraId="3402723C" w14:textId="5933A550"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79880643" w:rsidR="00AD71F3" w:rsidRPr="000B59EF" w:rsidRDefault="00AD71F3" w:rsidP="000B59EF">
      <w:pPr>
        <w:pStyle w:val="ListIbrahimNum1"/>
      </w:pPr>
      <w:r w:rsidRPr="000B59EF">
        <w:t>Blind audit, in which the audit</w:t>
      </w:r>
      <w:r w:rsidR="00703F0B">
        <w:rPr>
          <w:rFonts w:eastAsia="ＭＳ Ｐゴシック" w:hint="eastAsia"/>
          <w:lang w:eastAsia="ja-JP"/>
        </w:rPr>
        <w:t xml:space="preserve"> </w:t>
      </w:r>
      <w:r w:rsidRPr="000B59EF">
        <w:t xml:space="preserve">or does the work remotely </w:t>
      </w:r>
      <w:r w:rsidR="00F2323D" w:rsidRPr="000B59EF">
        <w:t xml:space="preserve">and </w:t>
      </w:r>
      <w:r w:rsidRPr="000B59EF">
        <w:t xml:space="preserve">without ever seeing </w:t>
      </w:r>
      <w:r w:rsidR="00F2323D" w:rsidRPr="000B59EF">
        <w:t xml:space="preserve">the source </w:t>
      </w:r>
      <w:r w:rsidRPr="000B59EF">
        <w:t>code.</w:t>
      </w:r>
    </w:p>
    <w:p w14:paraId="07B3EC81" w14:textId="0F921184" w:rsidR="000B59EF" w:rsidRPr="00AC2BE4" w:rsidRDefault="00AD71F3" w:rsidP="006B6DE7">
      <w:pPr>
        <w:pStyle w:val="ListIbrahimNum1"/>
      </w:pPr>
      <w:r w:rsidRPr="000B59EF">
        <w:t>“Do It Yourself” audit</w:t>
      </w:r>
      <w:r w:rsidR="00D27A43" w:rsidRPr="000B59EF">
        <w:t>,</w:t>
      </w:r>
      <w:r w:rsidRPr="000B59EF">
        <w:t xml:space="preserve"> where the target company or the acquirer performs most of the actual audit work themselves, with the tools, support or even </w:t>
      </w:r>
      <w:r w:rsidR="00F2323D" w:rsidRPr="000B59EF">
        <w:t xml:space="preserve">the </w:t>
      </w:r>
      <w:r w:rsidRPr="000B59EF">
        <w:t>option f</w:t>
      </w:r>
      <w:r w:rsidRPr="002C4D0C">
        <w:t xml:space="preserve">or </w:t>
      </w:r>
      <w:commentRangeStart w:id="336"/>
      <w:r w:rsidRPr="002C4D0C">
        <w:t>an</w:t>
      </w:r>
      <w:commentRangeEnd w:id="336"/>
      <w:r w:rsidR="00703F0B">
        <w:rPr>
          <w:rStyle w:val="af5"/>
          <w:rFonts w:asciiTheme="minorHAnsi" w:eastAsia="ＭＳ 明朝" w:hAnsiTheme="minorHAnsi"/>
          <w:color w:val="7F7F7F" w:themeColor="text1" w:themeTint="80"/>
          <w:lang w:eastAsia="ja-JP"/>
        </w:rPr>
        <w:commentReference w:id="336"/>
      </w:r>
      <w:r w:rsidRPr="002C4D0C">
        <w:t xml:space="preserve"> </w:t>
      </w:r>
      <w:r w:rsidR="00F2323D" w:rsidRPr="002C4D0C">
        <w:t>random verification of results from the auditing company.</w:t>
      </w:r>
    </w:p>
    <w:p w14:paraId="7E9E7C57" w14:textId="0021BB3F" w:rsidR="00AC2BE4" w:rsidRPr="00AC2BE4" w:rsidRDefault="00AC2BE4" w:rsidP="00AC2BE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監査の手法として3つ</w:t>
      </w:r>
      <w:r w:rsidR="00A40268">
        <w:rPr>
          <w:rFonts w:ascii="メイリオ" w:eastAsia="メイリオ" w:hAnsi="メイリオ" w:cs="メイリオ" w:hint="eastAsia"/>
          <w:sz w:val="18"/>
          <w:szCs w:val="18"/>
          <w:lang w:eastAsia="ja-JP"/>
        </w:rPr>
        <w:t>を</w:t>
      </w:r>
      <w:r>
        <w:rPr>
          <w:rFonts w:ascii="メイリオ" w:eastAsia="メイリオ" w:hAnsi="メイリオ" w:cs="メイリオ" w:hint="eastAsia"/>
          <w:sz w:val="18"/>
          <w:szCs w:val="18"/>
          <w:lang w:eastAsia="ja-JP"/>
        </w:rPr>
        <w:t>挙げます。</w:t>
      </w:r>
      <w:r w:rsidRPr="00AC2BE4">
        <w:rPr>
          <w:rFonts w:ascii="メイリオ" w:eastAsia="メイリオ" w:hAnsi="メイリオ" w:cs="メイリオ"/>
          <w:sz w:val="18"/>
          <w:szCs w:val="18"/>
          <w:lang w:eastAsia="ja-JP"/>
        </w:rPr>
        <w:t xml:space="preserve"> </w:t>
      </w:r>
    </w:p>
    <w:p w14:paraId="211522C6" w14:textId="5FCC73DB" w:rsidR="00AC2BE4" w:rsidRPr="0096539F" w:rsidRDefault="00AC2BE4" w:rsidP="00FA421D">
      <w:pPr>
        <w:pStyle w:val="ListIbrahimNum1"/>
        <w:numPr>
          <w:ilvl w:val="0"/>
          <w:numId w:val="7"/>
        </w:numPr>
        <w:spacing w:line="240" w:lineRule="exact"/>
        <w:ind w:left="714" w:hanging="357"/>
        <w:rPr>
          <w:lang w:eastAsia="ja-JP"/>
        </w:rPr>
      </w:pPr>
      <w:r w:rsidRPr="00A53F60">
        <w:rPr>
          <w:rFonts w:ascii="メイリオ" w:eastAsia="メイリオ" w:hAnsi="メイリオ" w:cs="メイリオ" w:hint="eastAsia"/>
          <w:sz w:val="18"/>
          <w:lang w:eastAsia="ja-JP"/>
        </w:rPr>
        <w:t>伝統的な監査。</w:t>
      </w:r>
      <w:r w:rsidR="0096539F" w:rsidRPr="00A53F60">
        <w:rPr>
          <w:rFonts w:ascii="メイリオ" w:eastAsia="メイリオ" w:hAnsi="メイリオ" w:cs="メイリオ" w:hint="eastAsia"/>
          <w:sz w:val="18"/>
          <w:lang w:eastAsia="ja-JP"/>
        </w:rPr>
        <w:t>監査人がすべてのコードへの完全なアクセスを</w:t>
      </w:r>
      <w:ins w:id="337" w:author="工内隆" w:date="2017-12-07T16:06:00Z">
        <w:r w:rsidR="009D4818">
          <w:rPr>
            <w:rFonts w:ascii="メイリオ" w:eastAsia="メイリオ" w:hAnsi="メイリオ" w:cs="メイリオ" w:hint="eastAsia"/>
            <w:sz w:val="18"/>
            <w:lang w:eastAsia="ja-JP"/>
          </w:rPr>
          <w:t>実施し</w:t>
        </w:r>
      </w:ins>
      <w:del w:id="338" w:author="工内隆" w:date="2017-12-07T16:06:00Z">
        <w:r w:rsidR="0096539F" w:rsidRPr="00A53F60" w:rsidDel="009D4818">
          <w:rPr>
            <w:rFonts w:ascii="メイリオ" w:eastAsia="メイリオ" w:hAnsi="メイリオ" w:cs="メイリオ" w:hint="eastAsia"/>
            <w:sz w:val="18"/>
            <w:lang w:eastAsia="ja-JP"/>
          </w:rPr>
          <w:delText>もっていて</w:delText>
        </w:r>
      </w:del>
      <w:r w:rsidR="0096539F" w:rsidRPr="00A53F60">
        <w:rPr>
          <w:rFonts w:ascii="メイリオ" w:eastAsia="メイリオ" w:hAnsi="メイリオ" w:cs="メイリオ" w:hint="eastAsia"/>
          <w:sz w:val="18"/>
          <w:lang w:eastAsia="ja-JP"/>
        </w:rPr>
        <w:t>、実地もしくはリモートで監査を実施します</w:t>
      </w:r>
      <w:r w:rsidR="0096539F" w:rsidRPr="00A53F60">
        <w:rPr>
          <w:rFonts w:ascii="ＭＳ Ｐゴシック" w:eastAsia="ＭＳ Ｐゴシック" w:hAnsi="ＭＳ Ｐゴシック" w:hint="eastAsia"/>
          <w:sz w:val="18"/>
          <w:lang w:eastAsia="ja-JP"/>
        </w:rPr>
        <w:t>。</w:t>
      </w:r>
    </w:p>
    <w:p w14:paraId="6728B1E3" w14:textId="1F89782A" w:rsidR="0096539F" w:rsidRPr="0096539F" w:rsidRDefault="001B2C7F" w:rsidP="00FA421D">
      <w:pPr>
        <w:pStyle w:val="ListIbrahimNum1"/>
        <w:numPr>
          <w:ilvl w:val="0"/>
          <w:numId w:val="7"/>
        </w:numPr>
        <w:spacing w:line="240" w:lineRule="exact"/>
        <w:ind w:left="714" w:hanging="357"/>
        <w:rPr>
          <w:lang w:eastAsia="ja-JP"/>
        </w:rPr>
      </w:pPr>
      <w:r>
        <w:rPr>
          <w:rFonts w:ascii="メイリオ" w:eastAsia="メイリオ" w:hAnsi="メイリオ" w:cs="メイリオ" w:hint="eastAsia"/>
          <w:sz w:val="18"/>
          <w:lang w:eastAsia="ja-JP"/>
        </w:rPr>
        <w:t>ブラインド</w:t>
      </w:r>
      <w:r w:rsidR="0096539F" w:rsidRPr="00A53F60">
        <w:rPr>
          <w:rFonts w:ascii="メイリオ" w:eastAsia="メイリオ" w:hAnsi="メイリオ" w:cs="メイリオ" w:hint="eastAsia"/>
          <w:sz w:val="18"/>
          <w:lang w:eastAsia="ja-JP"/>
        </w:rPr>
        <w:t>監査</w:t>
      </w:r>
      <w:del w:id="339" w:author="工内隆" w:date="2017-12-07T16:06:00Z">
        <w:r w:rsidR="009964B0" w:rsidDel="009D4818">
          <w:rPr>
            <w:rFonts w:ascii="メイリオ" w:eastAsia="メイリオ" w:hAnsi="メイリオ" w:cs="メイリオ" w:hint="eastAsia"/>
            <w:sz w:val="18"/>
            <w:lang w:eastAsia="ja-JP"/>
          </w:rPr>
          <w:delText>（見えない状態の、手探りの監査</w:delText>
        </w:r>
        <w:r w:rsidR="009964B0" w:rsidRPr="00A53F60" w:rsidDel="009D4818">
          <w:rPr>
            <w:rFonts w:ascii="メイリオ" w:eastAsia="メイリオ" w:hAnsi="メイリオ" w:cs="メイリオ" w:hint="eastAsia"/>
            <w:sz w:val="18"/>
            <w:lang w:eastAsia="ja-JP"/>
          </w:rPr>
          <w:delText>）</w:delText>
        </w:r>
      </w:del>
      <w:r w:rsidR="0096539F" w:rsidRPr="00A53F60">
        <w:rPr>
          <w:rFonts w:ascii="メイリオ" w:eastAsia="メイリオ" w:hAnsi="メイリオ" w:cs="メイリオ" w:hint="eastAsia"/>
          <w:sz w:val="18"/>
          <w:lang w:eastAsia="ja-JP"/>
        </w:rPr>
        <w:t>。監査人はソースコードを見ることなく、リモートで作業を行います</w:t>
      </w:r>
    </w:p>
    <w:p w14:paraId="36830E7D" w14:textId="717B8FEC" w:rsidR="00AC2BE4" w:rsidRPr="00AC2BE4" w:rsidRDefault="0096539F" w:rsidP="00AC342D">
      <w:pPr>
        <w:pStyle w:val="ListIbrahimNum1"/>
        <w:spacing w:line="240" w:lineRule="exact"/>
        <w:ind w:left="714" w:hanging="357"/>
        <w:rPr>
          <w:lang w:eastAsia="ja-JP"/>
        </w:rPr>
      </w:pPr>
      <w:commentRangeStart w:id="340"/>
      <w:r w:rsidRPr="00A53F60">
        <w:rPr>
          <w:rFonts w:ascii="メイリオ" w:eastAsia="メイリオ" w:hAnsi="メイリオ" w:cs="メイリオ" w:hint="eastAsia"/>
          <w:sz w:val="18"/>
          <w:lang w:eastAsia="ja-JP"/>
        </w:rPr>
        <w:t>DIY</w:t>
      </w:r>
      <w:r w:rsidR="00703F0B" w:rsidRPr="00A53F60">
        <w:rPr>
          <w:rFonts w:ascii="メイリオ" w:eastAsia="メイリオ" w:hAnsi="メイリオ" w:cs="メイリオ" w:hint="eastAsia"/>
          <w:sz w:val="18"/>
          <w:lang w:eastAsia="ja-JP"/>
        </w:rPr>
        <w:t>（Do It Yourself）</w:t>
      </w:r>
      <w:r w:rsidRPr="00A53F60">
        <w:rPr>
          <w:rFonts w:ascii="メイリオ" w:eastAsia="メイリオ" w:hAnsi="メイリオ" w:cs="メイリオ" w:hint="eastAsia"/>
          <w:sz w:val="18"/>
          <w:lang w:eastAsia="ja-JP"/>
        </w:rPr>
        <w:t>監査。</w:t>
      </w:r>
      <w:del w:id="341" w:author="工内隆" w:date="2017-12-06T14:56:00Z">
        <w:r w:rsidRPr="00A53F60" w:rsidDel="004606ED">
          <w:rPr>
            <w:rFonts w:ascii="メイリオ" w:eastAsia="メイリオ" w:hAnsi="メイリオ" w:cs="メイリオ" w:hint="eastAsia"/>
            <w:sz w:val="18"/>
            <w:lang w:eastAsia="ja-JP"/>
          </w:rPr>
          <w:delText>買収先</w:delText>
        </w:r>
      </w:del>
      <w:ins w:id="342" w:author="工内隆" w:date="2017-12-06T14:56:00Z">
        <w:r w:rsidR="004606ED">
          <w:rPr>
            <w:rFonts w:ascii="メイリオ" w:eastAsia="メイリオ" w:hAnsi="メイリオ" w:cs="メイリオ" w:hint="eastAsia"/>
            <w:sz w:val="18"/>
            <w:lang w:eastAsia="ja-JP"/>
          </w:rPr>
          <w:t>買収対象</w:t>
        </w:r>
      </w:ins>
      <w:r w:rsidRPr="00A53F60">
        <w:rPr>
          <w:rFonts w:ascii="メイリオ" w:eastAsia="メイリオ" w:hAnsi="メイリオ" w:cs="メイリオ" w:hint="eastAsia"/>
          <w:sz w:val="18"/>
          <w:lang w:eastAsia="ja-JP"/>
        </w:rPr>
        <w:t>企業もしくは</w:t>
      </w:r>
      <w:del w:id="343" w:author="工内隆" w:date="2017-12-06T14:49:00Z">
        <w:r w:rsidRPr="00A53F60" w:rsidDel="004606ED">
          <w:rPr>
            <w:rFonts w:ascii="メイリオ" w:eastAsia="メイリオ" w:hAnsi="メイリオ" w:cs="メイリオ" w:hint="eastAsia"/>
            <w:sz w:val="18"/>
            <w:lang w:eastAsia="ja-JP"/>
          </w:rPr>
          <w:delText>買収元</w:delText>
        </w:r>
      </w:del>
      <w:ins w:id="344" w:author="工内隆" w:date="2017-12-06T14:49:00Z">
        <w:r w:rsidR="004606ED">
          <w:rPr>
            <w:rFonts w:ascii="メイリオ" w:eastAsia="メイリオ" w:hAnsi="メイリオ" w:cs="メイリオ" w:hint="eastAsia"/>
            <w:sz w:val="18"/>
            <w:lang w:eastAsia="ja-JP"/>
          </w:rPr>
          <w:t>買収企業</w:t>
        </w:r>
      </w:ins>
      <w:r w:rsidRPr="00A53F60">
        <w:rPr>
          <w:rFonts w:ascii="メイリオ" w:eastAsia="メイリオ" w:hAnsi="メイリオ" w:cs="メイリオ" w:hint="eastAsia"/>
          <w:sz w:val="18"/>
          <w:lang w:eastAsia="ja-JP"/>
        </w:rPr>
        <w:t>が自分自身で大半の監査作業を</w:t>
      </w:r>
      <w:r w:rsidR="00797195">
        <w:rPr>
          <w:rFonts w:ascii="メイリオ" w:eastAsia="メイリオ" w:hAnsi="メイリオ" w:cs="メイリオ" w:hint="eastAsia"/>
          <w:sz w:val="18"/>
          <w:lang w:eastAsia="ja-JP"/>
        </w:rPr>
        <w:t>実際に行います。</w:t>
      </w:r>
      <w:ins w:id="345" w:author="工内隆" w:date="2017-12-07T16:09:00Z">
        <w:r w:rsidR="009D4818">
          <w:rPr>
            <w:rFonts w:ascii="メイリオ" w:eastAsia="メイリオ" w:hAnsi="メイリオ" w:cs="メイリオ" w:hint="eastAsia"/>
            <w:sz w:val="18"/>
            <w:lang w:eastAsia="ja-JP"/>
          </w:rPr>
          <w:t>監査企業から、</w:t>
        </w:r>
      </w:ins>
      <w:del w:id="346" w:author="工内隆" w:date="2017-12-07T16:09:00Z">
        <w:r w:rsidR="00797195" w:rsidDel="009D4818">
          <w:rPr>
            <w:rFonts w:ascii="メイリオ" w:eastAsia="メイリオ" w:hAnsi="メイリオ" w:cs="メイリオ" w:hint="eastAsia"/>
            <w:sz w:val="18"/>
            <w:lang w:eastAsia="ja-JP"/>
          </w:rPr>
          <w:delText>この</w:delText>
        </w:r>
      </w:del>
      <w:r w:rsidR="00797195">
        <w:rPr>
          <w:rFonts w:ascii="メイリオ" w:eastAsia="メイリオ" w:hAnsi="メイリオ" w:cs="メイリオ" w:hint="eastAsia"/>
          <w:sz w:val="18"/>
          <w:lang w:eastAsia="ja-JP"/>
        </w:rPr>
        <w:t>監査</w:t>
      </w:r>
      <w:del w:id="347" w:author="工内隆" w:date="2017-12-07T16:09:00Z">
        <w:r w:rsidR="00797195" w:rsidDel="009D4818">
          <w:rPr>
            <w:rFonts w:ascii="メイリオ" w:eastAsia="メイリオ" w:hAnsi="メイリオ" w:cs="メイリオ" w:hint="eastAsia"/>
            <w:sz w:val="18"/>
            <w:lang w:eastAsia="ja-JP"/>
          </w:rPr>
          <w:delText>で</w:delText>
        </w:r>
      </w:del>
      <w:r w:rsidRPr="00A53F60">
        <w:rPr>
          <w:rFonts w:ascii="メイリオ" w:eastAsia="メイリオ" w:hAnsi="メイリオ" w:cs="メイリオ" w:hint="eastAsia"/>
          <w:sz w:val="18"/>
          <w:lang w:eastAsia="ja-JP"/>
        </w:rPr>
        <w:t>ツール、</w:t>
      </w:r>
      <w:del w:id="348" w:author="工内隆" w:date="2017-12-07T16:09:00Z">
        <w:r w:rsidR="00797195" w:rsidDel="009D4818">
          <w:rPr>
            <w:rFonts w:ascii="メイリオ" w:eastAsia="メイリオ" w:hAnsi="メイリオ" w:cs="メイリオ" w:hint="eastAsia"/>
            <w:sz w:val="18"/>
            <w:lang w:eastAsia="ja-JP"/>
          </w:rPr>
          <w:delText>監査企業</w:delText>
        </w:r>
        <w:r w:rsidR="00A40268" w:rsidDel="009D4818">
          <w:rPr>
            <w:rFonts w:ascii="メイリオ" w:eastAsia="メイリオ" w:hAnsi="メイリオ" w:cs="メイリオ" w:hint="eastAsia"/>
            <w:sz w:val="18"/>
            <w:lang w:eastAsia="ja-JP"/>
          </w:rPr>
          <w:delText>の</w:delText>
        </w:r>
      </w:del>
      <w:r w:rsidR="00797195">
        <w:rPr>
          <w:rFonts w:ascii="メイリオ" w:eastAsia="メイリオ" w:hAnsi="メイリオ" w:cs="メイリオ" w:hint="eastAsia"/>
          <w:sz w:val="18"/>
          <w:lang w:eastAsia="ja-JP"/>
        </w:rPr>
        <w:t>サポート</w:t>
      </w:r>
      <w:ins w:id="349" w:author="工内隆" w:date="2017-12-07T16:10:00Z">
        <w:r w:rsidR="009D4818">
          <w:rPr>
            <w:rFonts w:ascii="メイリオ" w:eastAsia="メイリオ" w:hAnsi="メイリオ" w:cs="メイリオ" w:hint="eastAsia"/>
            <w:sz w:val="18"/>
            <w:lang w:eastAsia="ja-JP"/>
          </w:rPr>
          <w:t>、さらには、</w:t>
        </w:r>
      </w:ins>
      <w:ins w:id="350" w:author="工内隆" w:date="2017-12-07T16:12:00Z">
        <w:r w:rsidR="00FC0BFA">
          <w:rPr>
            <w:rFonts w:ascii="メイリオ" w:eastAsia="メイリオ" w:hAnsi="メイリオ" w:cs="メイリオ" w:hint="eastAsia"/>
            <w:sz w:val="18"/>
            <w:lang w:eastAsia="ja-JP"/>
          </w:rPr>
          <w:t>監査結果に対する</w:t>
        </w:r>
      </w:ins>
      <w:del w:id="351" w:author="工内隆" w:date="2017-12-07T16:12:00Z">
        <w:r w:rsidR="00BA438C" w:rsidDel="00FC0BFA">
          <w:rPr>
            <w:rFonts w:ascii="メイリオ" w:eastAsia="メイリオ" w:hAnsi="メイリオ" w:cs="メイリオ" w:hint="eastAsia"/>
            <w:sz w:val="18"/>
            <w:lang w:eastAsia="ja-JP"/>
          </w:rPr>
          <w:delText>を得られることが</w:delText>
        </w:r>
        <w:r w:rsidR="00A40268" w:rsidDel="00FC0BFA">
          <w:rPr>
            <w:rFonts w:ascii="メイリオ" w:eastAsia="メイリオ" w:hAnsi="メイリオ" w:cs="メイリオ" w:hint="eastAsia"/>
            <w:sz w:val="18"/>
            <w:lang w:eastAsia="ja-JP"/>
          </w:rPr>
          <w:delText>あり、</w:delText>
        </w:r>
      </w:del>
      <w:del w:id="352" w:author="工内隆" w:date="2017-12-07T16:09:00Z">
        <w:r w:rsidR="00A40268" w:rsidDel="009D4818">
          <w:rPr>
            <w:rFonts w:ascii="メイリオ" w:eastAsia="メイリオ" w:hAnsi="メイリオ" w:cs="メイリオ" w:hint="eastAsia"/>
            <w:sz w:val="18"/>
            <w:lang w:eastAsia="ja-JP"/>
          </w:rPr>
          <w:delText>監査企業から</w:delText>
        </w:r>
      </w:del>
      <w:del w:id="353" w:author="工内隆" w:date="2017-12-07T16:12:00Z">
        <w:r w:rsidR="00A40268" w:rsidDel="00FC0BFA">
          <w:rPr>
            <w:rFonts w:ascii="メイリオ" w:eastAsia="メイリオ" w:hAnsi="メイリオ" w:cs="メイリオ" w:hint="eastAsia"/>
            <w:sz w:val="18"/>
            <w:lang w:eastAsia="ja-JP"/>
          </w:rPr>
          <w:delText>の</w:delText>
        </w:r>
      </w:del>
      <w:r w:rsidR="00797195">
        <w:rPr>
          <w:rFonts w:ascii="メイリオ" w:eastAsia="メイリオ" w:hAnsi="メイリオ" w:cs="メイリオ" w:hint="eastAsia"/>
          <w:sz w:val="18"/>
          <w:lang w:eastAsia="ja-JP"/>
        </w:rPr>
        <w:t>無作為的な検証</w:t>
      </w:r>
      <w:del w:id="354" w:author="工内隆" w:date="2017-12-07T16:12:00Z">
        <w:r w:rsidR="00797195" w:rsidDel="00FC0BFA">
          <w:rPr>
            <w:rFonts w:ascii="メイリオ" w:eastAsia="メイリオ" w:hAnsi="メイリオ" w:cs="メイリオ" w:hint="eastAsia"/>
            <w:sz w:val="18"/>
            <w:lang w:eastAsia="ja-JP"/>
          </w:rPr>
          <w:delText>結果</w:delText>
        </w:r>
      </w:del>
      <w:r w:rsidR="00BA438C">
        <w:rPr>
          <w:rFonts w:ascii="メイリオ" w:eastAsia="メイリオ" w:hAnsi="メイリオ" w:cs="メイリオ" w:hint="eastAsia"/>
          <w:sz w:val="18"/>
          <w:lang w:eastAsia="ja-JP"/>
        </w:rPr>
        <w:t>などが提供されることがあります</w:t>
      </w:r>
      <w:commentRangeEnd w:id="340"/>
      <w:r w:rsidR="002C449F">
        <w:rPr>
          <w:rStyle w:val="af5"/>
          <w:rFonts w:asciiTheme="minorHAnsi" w:eastAsia="ＭＳ 明朝" w:hAnsiTheme="minorHAnsi"/>
          <w:color w:val="7F7F7F" w:themeColor="text1" w:themeTint="80"/>
          <w:lang w:eastAsia="ja-JP"/>
        </w:rPr>
        <w:commentReference w:id="340"/>
      </w:r>
    </w:p>
    <w:p w14:paraId="5D6AC508" w14:textId="456752F8" w:rsidR="00AD71F3" w:rsidRPr="00382132" w:rsidRDefault="00E0749F" w:rsidP="00382132">
      <w:pPr>
        <w:pStyle w:val="HeadingIbrahim2"/>
      </w:pPr>
      <w:bookmarkStart w:id="355" w:name="_Toc492046562"/>
      <w:r w:rsidRPr="002C4D0C">
        <w:t>5</w:t>
      </w:r>
      <w:r w:rsidR="00444017" w:rsidRPr="002C4D0C">
        <w:t xml:space="preserve">.1 </w:t>
      </w:r>
      <w:r w:rsidR="00A53F60" w:rsidRPr="00A16688">
        <w:rPr>
          <w:rFonts w:ascii="メイリオ" w:eastAsia="メイリオ" w:hAnsi="メイリオ" w:cs="メイリオ" w:hint="eastAsia"/>
          <w:lang w:eastAsia="ja-JP"/>
        </w:rPr>
        <w:t>伝統的な監査手法（</w:t>
      </w:r>
      <w:r w:rsidR="00AD71F3" w:rsidRPr="002C4D0C">
        <w:t>Traditional audit</w:t>
      </w:r>
      <w:r w:rsidR="00F2323D" w:rsidRPr="002C4D0C">
        <w:t xml:space="preserve"> method</w:t>
      </w:r>
      <w:bookmarkEnd w:id="355"/>
      <w:r w:rsidR="00A53F60" w:rsidRPr="00A16688">
        <w:rPr>
          <w:rFonts w:ascii="メイリオ" w:eastAsia="メイリオ" w:hAnsi="メイリオ" w:cs="メイリオ" w:hint="eastAsia"/>
          <w:lang w:eastAsia="ja-JP"/>
        </w:rPr>
        <w:t>）</w:t>
      </w:r>
    </w:p>
    <w:p w14:paraId="6836BC2C" w14:textId="799D392A" w:rsidR="00F167A2" w:rsidRDefault="008C3AEA" w:rsidP="00382132">
      <w:pPr>
        <w:pStyle w:val="bodyIbrahim1"/>
        <w:rPr>
          <w:rFonts w:eastAsia="ＭＳ Ｐゴシック"/>
          <w:lang w:eastAsia="ja-JP"/>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27E6C58B" w14:textId="2102AEA2" w:rsidR="00A53F60" w:rsidRPr="0016469F" w:rsidRDefault="00A53F60" w:rsidP="0016469F">
      <w:pPr>
        <w:pStyle w:val="bodyIbrahim1"/>
        <w:spacing w:line="240" w:lineRule="exact"/>
        <w:rPr>
          <w:rFonts w:ascii="メイリオ" w:eastAsia="メイリオ" w:hAnsi="メイリオ" w:cs="メイリオ"/>
          <w:sz w:val="18"/>
          <w:szCs w:val="18"/>
          <w:lang w:eastAsia="ja-JP"/>
        </w:rPr>
      </w:pPr>
      <w:r w:rsidRPr="0016469F">
        <w:rPr>
          <w:rFonts w:ascii="メイリオ" w:eastAsia="メイリオ" w:hAnsi="メイリオ" w:cs="メイリオ" w:hint="eastAsia"/>
          <w:sz w:val="18"/>
          <w:szCs w:val="18"/>
          <w:lang w:eastAsia="ja-JP"/>
        </w:rPr>
        <w:t>著者がこの手法を「伝統的（Traditional）」としたのは、これがオープンソース コンプライアンスを目的としたソースコードスキャンの</w:t>
      </w:r>
      <w:r w:rsidR="00A16688" w:rsidRPr="0016469F">
        <w:rPr>
          <w:rFonts w:ascii="メイリオ" w:eastAsia="メイリオ" w:hAnsi="メイリオ" w:cs="メイリオ" w:hint="eastAsia"/>
          <w:sz w:val="18"/>
          <w:szCs w:val="18"/>
          <w:lang w:eastAsia="ja-JP"/>
        </w:rPr>
        <w:t>もともと</w:t>
      </w:r>
      <w:r w:rsidR="00A16688">
        <w:rPr>
          <w:rFonts w:ascii="メイリオ" w:eastAsia="メイリオ" w:hAnsi="メイリオ" w:cs="メイリオ" w:hint="eastAsia"/>
          <w:sz w:val="18"/>
          <w:szCs w:val="18"/>
          <w:lang w:eastAsia="ja-JP"/>
        </w:rPr>
        <w:t>の</w:t>
      </w:r>
      <w:r w:rsidRPr="0016469F">
        <w:rPr>
          <w:rFonts w:ascii="メイリオ" w:eastAsia="メイリオ" w:hAnsi="メイリオ" w:cs="メイリオ" w:hint="eastAsia"/>
          <w:sz w:val="18"/>
          <w:szCs w:val="18"/>
          <w:lang w:eastAsia="ja-JP"/>
        </w:rPr>
        <w:t>手法だったためです。伝統的な監査</w:t>
      </w:r>
      <w:r w:rsidR="0016469F" w:rsidRPr="0016469F">
        <w:rPr>
          <w:rFonts w:ascii="メイリオ" w:eastAsia="メイリオ" w:hAnsi="メイリオ" w:cs="メイリオ" w:hint="eastAsia"/>
          <w:sz w:val="18"/>
          <w:szCs w:val="18"/>
          <w:lang w:eastAsia="ja-JP"/>
        </w:rPr>
        <w:t>では</w:t>
      </w:r>
      <w:r w:rsidRPr="0016469F">
        <w:rPr>
          <w:rFonts w:ascii="メイリオ" w:eastAsia="メイリオ" w:hAnsi="メイリオ" w:cs="メイリオ" w:hint="eastAsia"/>
          <w:sz w:val="18"/>
          <w:szCs w:val="18"/>
          <w:lang w:eastAsia="ja-JP"/>
        </w:rPr>
        <w:t>、サードパーティの監査企業の監査人がソースコードにクラウドシステム</w:t>
      </w:r>
      <w:r w:rsidR="0016469F" w:rsidRPr="0016469F">
        <w:rPr>
          <w:rFonts w:ascii="メイリオ" w:eastAsia="メイリオ" w:hAnsi="メイリオ" w:cs="メイリオ" w:hint="eastAsia"/>
          <w:sz w:val="18"/>
          <w:szCs w:val="18"/>
          <w:lang w:eastAsia="ja-JP"/>
        </w:rPr>
        <w:t>経由で</w:t>
      </w:r>
      <w:r w:rsidRPr="0016469F">
        <w:rPr>
          <w:rFonts w:ascii="メイリオ" w:eastAsia="メイリオ" w:hAnsi="メイリオ" w:cs="メイリオ" w:hint="eastAsia"/>
          <w:sz w:val="18"/>
          <w:szCs w:val="18"/>
          <w:lang w:eastAsia="ja-JP"/>
        </w:rPr>
        <w:t>リモートから</w:t>
      </w:r>
      <w:r w:rsidR="0016469F" w:rsidRPr="0016469F">
        <w:rPr>
          <w:rFonts w:ascii="メイリオ" w:eastAsia="メイリオ" w:hAnsi="メイリオ" w:cs="メイリオ" w:hint="eastAsia"/>
          <w:sz w:val="18"/>
          <w:szCs w:val="18"/>
          <w:lang w:eastAsia="ja-JP"/>
        </w:rPr>
        <w:t>アクセスしたり</w:t>
      </w:r>
      <w:ins w:id="356" w:author="工内隆" w:date="2017-12-07T16:14:00Z">
        <w:r w:rsidR="00FC0BFA">
          <w:rPr>
            <w:rFonts w:ascii="メイリオ" w:eastAsia="メイリオ" w:hAnsi="メイリオ" w:cs="メイリオ" w:hint="eastAsia"/>
            <w:sz w:val="18"/>
            <w:szCs w:val="18"/>
            <w:lang w:eastAsia="ja-JP"/>
          </w:rPr>
          <w:t>、</w:t>
        </w:r>
      </w:ins>
      <w:r w:rsidR="0016469F" w:rsidRPr="0016469F">
        <w:rPr>
          <w:rFonts w:ascii="メイリオ" w:eastAsia="メイリオ" w:hAnsi="メイリオ" w:cs="メイリオ" w:hint="eastAsia"/>
          <w:sz w:val="18"/>
          <w:szCs w:val="18"/>
          <w:lang w:eastAsia="ja-JP"/>
        </w:rPr>
        <w:t>物理的に現地へ足を運んだりしてソースコードを実施します。</w:t>
      </w:r>
    </w:p>
    <w:p w14:paraId="72214FBE" w14:textId="021843F5" w:rsidR="00F2323D" w:rsidRPr="002C4D0C" w:rsidRDefault="009E3316" w:rsidP="00197BB6">
      <w:pPr>
        <w:pStyle w:val="Figure1"/>
      </w:pPr>
      <w:r>
        <w:rPr>
          <w:noProof/>
        </w:rPr>
        <w:lastRenderedPageBreak/>
        <w:drawing>
          <wp:inline distT="0" distB="0" distL="0" distR="0" wp14:anchorId="7E35380F" wp14:editId="383B9F9F">
            <wp:extent cx="6474598" cy="4400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7690" cy="4409448"/>
                    </a:xfrm>
                    <a:prstGeom prst="rect">
                      <a:avLst/>
                    </a:prstGeom>
                    <a:noFill/>
                  </pic:spPr>
                </pic:pic>
              </a:graphicData>
            </a:graphic>
          </wp:inline>
        </w:drawing>
      </w:r>
    </w:p>
    <w:p w14:paraId="34161193" w14:textId="3B563509" w:rsidR="00EE37B1" w:rsidRDefault="00EE37B1" w:rsidP="00197BB6">
      <w:pPr>
        <w:pStyle w:val="FigureCaption"/>
      </w:pPr>
      <w:commentRangeStart w:id="357"/>
      <w:r w:rsidRPr="000438AC">
        <w:t>Figure 6</w:t>
      </w:r>
      <w:commentRangeEnd w:id="357"/>
      <w:r w:rsidR="00EB45E8">
        <w:rPr>
          <w:rStyle w:val="af5"/>
          <w:rFonts w:asciiTheme="minorHAnsi" w:hAnsiTheme="minorHAnsi" w:cstheme="minorBidi"/>
          <w:b w:val="0"/>
          <w:color w:val="7F7F7F" w:themeColor="text1" w:themeTint="80"/>
        </w:rPr>
        <w:commentReference w:id="357"/>
      </w:r>
      <w:r w:rsidRPr="000438AC">
        <w:t>: Illustration of the traditional audit method in M&amp;A transactions</w:t>
      </w:r>
    </w:p>
    <w:p w14:paraId="30188170" w14:textId="63D1DE47" w:rsidR="00B27217" w:rsidRDefault="008A54DB" w:rsidP="00B27217">
      <w:pPr>
        <w:pStyle w:val="Figure1"/>
      </w:pPr>
      <w:r>
        <w:rPr>
          <w:noProof/>
        </w:rPr>
        <w:lastRenderedPageBreak/>
        <w:drawing>
          <wp:inline distT="0" distB="0" distL="0" distR="0" wp14:anchorId="238179EB" wp14:editId="0EB85C1B">
            <wp:extent cx="6021070" cy="5063490"/>
            <wp:effectExtent l="0" t="0" r="0" b="3810"/>
            <wp:docPr id="16" name="図 16" descr="C:\Users\maabou\Desktop\capture3\2017-11-19 11_47_44-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abou\Desktop\capture3\2017-11-19 11_47_44-Figures_M&amp;A_paper_JP.pptx - Microsoft PowerPoi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6795" cy="5135581"/>
                    </a:xfrm>
                    <a:prstGeom prst="rect">
                      <a:avLst/>
                    </a:prstGeom>
                    <a:noFill/>
                    <a:ln>
                      <a:noFill/>
                    </a:ln>
                  </pic:spPr>
                </pic:pic>
              </a:graphicData>
            </a:graphic>
          </wp:inline>
        </w:drawing>
      </w:r>
    </w:p>
    <w:p w14:paraId="08D48F88" w14:textId="4953A4E5" w:rsidR="00B27217" w:rsidRPr="00EB45E8" w:rsidRDefault="00B27217" w:rsidP="00B27217">
      <w:pPr>
        <w:pStyle w:val="FigureCaption"/>
        <w:rPr>
          <w:rFonts w:ascii="メイリオ" w:eastAsia="メイリオ" w:hAnsi="メイリオ" w:cs="メイリオ"/>
          <w:sz w:val="16"/>
        </w:rPr>
      </w:pPr>
      <w:r w:rsidRPr="00EB45E8">
        <w:rPr>
          <w:rFonts w:ascii="メイリオ" w:eastAsia="メイリオ" w:hAnsi="メイリオ" w:cs="メイリオ" w:hint="eastAsia"/>
          <w:sz w:val="16"/>
        </w:rPr>
        <w:t>図6：M&amp;A取引における伝統的な監査</w:t>
      </w:r>
      <w:commentRangeStart w:id="358"/>
      <w:r w:rsidRPr="00EB45E8">
        <w:rPr>
          <w:rFonts w:ascii="メイリオ" w:eastAsia="メイリオ" w:hAnsi="メイリオ" w:cs="メイリオ" w:hint="eastAsia"/>
          <w:sz w:val="16"/>
        </w:rPr>
        <w:t>手法</w:t>
      </w:r>
      <w:commentRangeEnd w:id="358"/>
      <w:r w:rsidR="005762B3">
        <w:rPr>
          <w:rStyle w:val="af5"/>
          <w:rFonts w:asciiTheme="minorHAnsi" w:hAnsiTheme="minorHAnsi" w:cstheme="minorBidi"/>
          <w:b w:val="0"/>
          <w:color w:val="7F7F7F" w:themeColor="text1" w:themeTint="80"/>
        </w:rPr>
        <w:commentReference w:id="358"/>
      </w:r>
    </w:p>
    <w:p w14:paraId="0D34FA3F" w14:textId="2E0FF3B0" w:rsidR="00710442" w:rsidRDefault="005F5C58" w:rsidP="00382132">
      <w:pPr>
        <w:pStyle w:val="bodyIbrahim1"/>
        <w:rPr>
          <w:rFonts w:eastAsia="ＭＳ Ｐゴシック"/>
          <w:lang w:eastAsia="ja-JP"/>
        </w:rPr>
      </w:pPr>
      <w:r w:rsidRPr="002C4D0C">
        <w:t xml:space="preserve">Figure </w:t>
      </w:r>
      <w:r w:rsidRPr="000438AC">
        <w:t xml:space="preserve">6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p>
    <w:p w14:paraId="1195943D" w14:textId="77777777" w:rsidR="00710442"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FA421D">
      <w:pPr>
        <w:pStyle w:val="affb"/>
        <w:numPr>
          <w:ilvl w:val="0"/>
          <w:numId w:val="4"/>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40EC44A1" w:rsidR="008A26C3" w:rsidRPr="00702291" w:rsidRDefault="008A26C3" w:rsidP="00702291">
      <w:pPr>
        <w:pStyle w:val="af2"/>
        <w:ind w:left="1440"/>
        <w:rPr>
          <w:rFonts w:ascii="Calibri" w:hAnsi="Calibri"/>
          <w:sz w:val="22"/>
        </w:rPr>
      </w:pPr>
      <w:r w:rsidRPr="00702291">
        <w:rPr>
          <w:rFonts w:ascii="Calibri" w:hAnsi="Calibri"/>
          <w:sz w:val="22"/>
        </w:rPr>
        <w:t>&lt;Please note that “</w:t>
      </w:r>
      <w:r w:rsidRPr="00702291">
        <w:rPr>
          <w:rFonts w:ascii="Calibri" w:hAnsi="Calibri"/>
          <w:b/>
          <w:sz w:val="22"/>
        </w:rPr>
        <w:t>Start</w:t>
      </w:r>
      <w:r w:rsidRPr="00702291">
        <w:rPr>
          <w:rFonts w:ascii="Calibri" w:hAnsi="Calibri"/>
          <w:sz w:val="22"/>
        </w:rPr>
        <w:t xml:space="preserve">” in Figures </w:t>
      </w:r>
      <w:commentRangeStart w:id="359"/>
      <w:r w:rsidRPr="00702291">
        <w:rPr>
          <w:rFonts w:ascii="Calibri" w:hAnsi="Calibri"/>
          <w:sz w:val="22"/>
        </w:rPr>
        <w:t>7, 8, and 9,</w:t>
      </w:r>
      <w:commentRangeEnd w:id="359"/>
      <w:r w:rsidR="007F350C">
        <w:rPr>
          <w:rStyle w:val="af5"/>
          <w:rFonts w:asciiTheme="minorHAnsi" w:hAnsiTheme="minorHAnsi"/>
          <w:i w:val="0"/>
          <w:iCs w:val="0"/>
          <w:color w:val="7F7F7F" w:themeColor="text1" w:themeTint="80"/>
        </w:rPr>
        <w:commentReference w:id="359"/>
      </w:r>
      <w:r w:rsidRPr="00702291">
        <w:rPr>
          <w:rFonts w:ascii="Calibri" w:hAnsi="Calibri"/>
          <w:sz w:val="22"/>
        </w:rPr>
        <w:t xml:space="preserve">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lastRenderedPageBreak/>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8D5DDD"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53B61A97" w14:textId="3815D4A5" w:rsidR="008D5DDD" w:rsidRPr="008D5DDD" w:rsidRDefault="008D5DDD" w:rsidP="008D5DDD">
      <w:pPr>
        <w:pStyle w:val="bodyIbrahim1"/>
        <w:spacing w:line="240" w:lineRule="exact"/>
        <w:rPr>
          <w:rFonts w:ascii="メイリオ" w:eastAsia="メイリオ" w:hAnsi="メイリオ" w:cs="メイリオ"/>
          <w:sz w:val="18"/>
          <w:szCs w:val="18"/>
          <w:lang w:eastAsia="ja-JP"/>
        </w:rPr>
      </w:pPr>
      <w:r w:rsidRPr="008D5DDD">
        <w:rPr>
          <w:rFonts w:ascii="メイリオ" w:eastAsia="メイリオ" w:hAnsi="メイリオ" w:cs="メイリオ" w:hint="eastAsia"/>
          <w:sz w:val="18"/>
          <w:szCs w:val="18"/>
          <w:lang w:eastAsia="ja-JP"/>
        </w:rPr>
        <w:t>図6では、次に挙げる伝統的な監査手法のプロセスを示しています。このプ</w:t>
      </w:r>
      <w:r w:rsidR="00A16688">
        <w:rPr>
          <w:rFonts w:ascii="メイリオ" w:eastAsia="メイリオ" w:hAnsi="メイリオ" w:cs="メイリオ" w:hint="eastAsia"/>
          <w:sz w:val="18"/>
          <w:szCs w:val="18"/>
          <w:lang w:eastAsia="ja-JP"/>
        </w:rPr>
        <w:t>ロセスは、サービスプロバイダごとに微妙に異なってくるので</w:t>
      </w:r>
      <w:r w:rsidRPr="008D5DDD">
        <w:rPr>
          <w:rFonts w:ascii="メイリオ" w:eastAsia="メイリオ" w:hAnsi="メイリオ" w:cs="メイリオ" w:hint="eastAsia"/>
          <w:sz w:val="18"/>
          <w:szCs w:val="18"/>
          <w:lang w:eastAsia="ja-JP"/>
        </w:rPr>
        <w:t>留意してください。伝統的な監査プロセスの典型的なものとして以下のようなステップがあります。</w:t>
      </w:r>
    </w:p>
    <w:p w14:paraId="508ADE99" w14:textId="1CDE164D" w:rsidR="009C016F" w:rsidRPr="00AA6DA0" w:rsidRDefault="009C016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監査人が、作業内容をよりよく理解するために</w:t>
      </w:r>
      <w:del w:id="360" w:author="工内隆" w:date="2017-12-06T14:56:00Z">
        <w:r w:rsidRPr="00AA6DA0" w:rsidDel="004606ED">
          <w:rPr>
            <w:rFonts w:ascii="メイリオ" w:eastAsia="メイリオ" w:hAnsi="メイリオ" w:cs="メイリオ" w:hint="eastAsia"/>
            <w:color w:val="auto"/>
            <w:sz w:val="18"/>
          </w:rPr>
          <w:delText>買収先</w:delText>
        </w:r>
      </w:del>
      <w:ins w:id="361" w:author="工内隆" w:date="2017-12-06T14:56:00Z">
        <w:r w:rsidR="004606ED">
          <w:rPr>
            <w:rFonts w:ascii="メイリオ" w:eastAsia="メイリオ" w:hAnsi="メイリオ" w:cs="メイリオ" w:hint="eastAsia"/>
            <w:color w:val="auto"/>
            <w:sz w:val="18"/>
          </w:rPr>
          <w:t>買収対象</w:t>
        </w:r>
      </w:ins>
      <w:r w:rsidRPr="00AA6DA0">
        <w:rPr>
          <w:rFonts w:ascii="メイリオ" w:eastAsia="メイリオ" w:hAnsi="メイリオ" w:cs="メイリオ" w:hint="eastAsia"/>
          <w:color w:val="auto"/>
          <w:sz w:val="18"/>
        </w:rPr>
        <w:t>に質問状を送付する</w:t>
      </w:r>
    </w:p>
    <w:p w14:paraId="4AF04D88" w14:textId="74BD434A" w:rsidR="009C016F" w:rsidRPr="00AA6DA0" w:rsidRDefault="009C016F" w:rsidP="00FA421D">
      <w:pPr>
        <w:pStyle w:val="affb"/>
        <w:numPr>
          <w:ilvl w:val="0"/>
          <w:numId w:val="4"/>
        </w:numPr>
        <w:spacing w:line="240" w:lineRule="exact"/>
        <w:ind w:left="714" w:hanging="357"/>
        <w:rPr>
          <w:rFonts w:ascii="メイリオ" w:eastAsia="メイリオ" w:hAnsi="メイリオ" w:cs="メイリオ"/>
          <w:color w:val="auto"/>
        </w:rPr>
      </w:pPr>
      <w:del w:id="362" w:author="工内隆" w:date="2017-12-06T14:56:00Z">
        <w:r w:rsidRPr="00AA6DA0" w:rsidDel="004606ED">
          <w:rPr>
            <w:rFonts w:ascii="メイリオ" w:eastAsia="メイリオ" w:hAnsi="メイリオ" w:cs="メイリオ" w:hint="eastAsia"/>
            <w:color w:val="auto"/>
            <w:sz w:val="18"/>
          </w:rPr>
          <w:delText>買収先</w:delText>
        </w:r>
      </w:del>
      <w:ins w:id="363" w:author="工内隆" w:date="2017-12-06T14:56:00Z">
        <w:r w:rsidR="004606ED">
          <w:rPr>
            <w:rFonts w:ascii="メイリオ" w:eastAsia="メイリオ" w:hAnsi="メイリオ" w:cs="メイリオ" w:hint="eastAsia"/>
            <w:color w:val="auto"/>
            <w:sz w:val="18"/>
          </w:rPr>
          <w:t>買収対象</w:t>
        </w:r>
      </w:ins>
      <w:r w:rsidR="0029469F" w:rsidRPr="00AA6DA0">
        <w:rPr>
          <w:rFonts w:ascii="メイリオ" w:eastAsia="メイリオ" w:hAnsi="メイリオ" w:cs="メイリオ" w:hint="eastAsia"/>
          <w:color w:val="auto"/>
          <w:sz w:val="18"/>
        </w:rPr>
        <w:t>は、監査人が監査スコープとパラメータをよりよく理解できるようこれに答える</w:t>
      </w:r>
    </w:p>
    <w:p w14:paraId="4DEFC26F" w14:textId="7C1841A9" w:rsidR="0029469F" w:rsidRPr="00AA6DA0" w:rsidRDefault="0029469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w:t>
      </w:r>
      <w:r w:rsidR="002C449F">
        <w:rPr>
          <w:rFonts w:ascii="メイリオ" w:eastAsia="メイリオ" w:hAnsi="メイリオ" w:cs="メイリオ" w:hint="eastAsia"/>
          <w:color w:val="auto"/>
          <w:sz w:val="18"/>
        </w:rPr>
        <w:t>が</w:t>
      </w:r>
      <w:r w:rsidRPr="00AA6DA0">
        <w:rPr>
          <w:rFonts w:ascii="メイリオ" w:eastAsia="メイリオ" w:hAnsi="メイリオ" w:cs="メイリオ" w:hint="eastAsia"/>
          <w:color w:val="auto"/>
          <w:sz w:val="18"/>
        </w:rPr>
        <w:t>、この応答をもとに見積もりを提供する</w:t>
      </w:r>
    </w:p>
    <w:p w14:paraId="702D991F" w14:textId="4887BE06" w:rsidR="0029469F" w:rsidRPr="009C016F" w:rsidRDefault="0029469F" w:rsidP="00FA421D">
      <w:pPr>
        <w:pStyle w:val="affb"/>
        <w:numPr>
          <w:ilvl w:val="0"/>
          <w:numId w:val="4"/>
        </w:numPr>
        <w:spacing w:line="240" w:lineRule="exact"/>
        <w:ind w:left="714" w:hanging="357"/>
        <w:rPr>
          <w:rFonts w:ascii="Calibri" w:eastAsia="Times New Roman" w:hAnsi="Calibri" w:cs="Arial"/>
          <w:color w:val="auto"/>
        </w:rPr>
      </w:pPr>
      <w:r w:rsidRPr="00AA6DA0">
        <w:rPr>
          <w:rFonts w:ascii="メイリオ" w:eastAsia="メイリオ" w:hAnsi="メイリオ" w:cs="メイリオ" w:hint="eastAsia"/>
          <w:color w:val="auto"/>
          <w:sz w:val="18"/>
        </w:rPr>
        <w:t>見積もりについて合意され、サービス契約書、作業明細書、守秘義務契約書（NDA）などに</w:t>
      </w:r>
      <w:r w:rsidR="00AA6DA0" w:rsidRPr="00AA6DA0">
        <w:rPr>
          <w:rFonts w:ascii="メイリオ" w:eastAsia="メイリオ" w:hAnsi="メイリオ" w:cs="メイリオ" w:hint="eastAsia"/>
          <w:color w:val="auto"/>
          <w:sz w:val="18"/>
        </w:rPr>
        <w:t>サイン</w:t>
      </w:r>
      <w:r w:rsidRPr="00AA6DA0">
        <w:rPr>
          <w:rFonts w:ascii="メイリオ" w:eastAsia="メイリオ" w:hAnsi="メイリオ" w:cs="メイリオ" w:hint="eastAsia"/>
          <w:color w:val="auto"/>
          <w:sz w:val="18"/>
        </w:rPr>
        <w:t>される</w:t>
      </w:r>
    </w:p>
    <w:p w14:paraId="62A065A1" w14:textId="5665D9C0" w:rsidR="009C016F" w:rsidRPr="00702291" w:rsidRDefault="00AA6DA0" w:rsidP="00AA6DA0">
      <w:pPr>
        <w:pStyle w:val="af2"/>
        <w:spacing w:line="240" w:lineRule="exact"/>
        <w:ind w:left="1440" w:right="607"/>
        <w:rPr>
          <w:rFonts w:ascii="Calibri" w:hAnsi="Calibri"/>
          <w:sz w:val="22"/>
        </w:rPr>
      </w:pPr>
      <w:r w:rsidRPr="00AA6DA0">
        <w:rPr>
          <w:rFonts w:ascii="メイリオ" w:eastAsia="メイリオ" w:hAnsi="メイリオ" w:cs="メイリオ" w:hint="eastAsia"/>
          <w:sz w:val="21"/>
        </w:rPr>
        <w:t>＜</w:t>
      </w:r>
      <w:r>
        <w:rPr>
          <w:rFonts w:ascii="メイリオ" w:eastAsia="メイリオ" w:hAnsi="メイリオ" w:cs="メイリオ" w:hint="eastAsia"/>
          <w:sz w:val="21"/>
        </w:rPr>
        <w:t>注</w:t>
      </w:r>
      <w:r w:rsidRPr="00AA6DA0">
        <w:rPr>
          <w:rFonts w:ascii="メイリオ" w:eastAsia="メイリオ" w:hAnsi="メイリオ" w:cs="メイリオ" w:hint="eastAsia"/>
          <w:sz w:val="21"/>
        </w:rPr>
        <w:t>：</w:t>
      </w:r>
      <w:r w:rsidR="0029469F" w:rsidRPr="00AA6DA0">
        <w:rPr>
          <w:rFonts w:ascii="メイリオ" w:eastAsia="メイリオ" w:hAnsi="メイリオ" w:cs="メイリオ" w:hint="eastAsia"/>
          <w:sz w:val="21"/>
        </w:rPr>
        <w:t>図</w:t>
      </w:r>
      <w:r w:rsidR="002C449F">
        <w:rPr>
          <w:rFonts w:ascii="メイリオ" w:eastAsia="メイリオ" w:hAnsi="メイリオ" w:cs="メイリオ" w:hint="eastAsia"/>
          <w:sz w:val="21"/>
        </w:rPr>
        <w:t>６</w:t>
      </w:r>
      <w:r w:rsidRPr="00AA6DA0">
        <w:rPr>
          <w:rFonts w:ascii="メイリオ" w:eastAsia="メイリオ" w:hAnsi="メイリオ" w:cs="メイリオ" w:hint="eastAsia"/>
          <w:sz w:val="21"/>
        </w:rPr>
        <w:t>、</w:t>
      </w:r>
      <w:r w:rsidR="002C449F">
        <w:rPr>
          <w:rFonts w:ascii="メイリオ" w:eastAsia="メイリオ" w:hAnsi="メイリオ" w:cs="メイリオ" w:hint="eastAsia"/>
          <w:sz w:val="21"/>
        </w:rPr>
        <w:t>７</w:t>
      </w:r>
      <w:r w:rsidRPr="00AA6DA0">
        <w:rPr>
          <w:rFonts w:ascii="メイリオ" w:eastAsia="メイリオ" w:hAnsi="メイリオ" w:cs="メイリオ" w:hint="eastAsia"/>
          <w:sz w:val="21"/>
        </w:rPr>
        <w:t>、</w:t>
      </w:r>
      <w:r w:rsidR="002C449F">
        <w:rPr>
          <w:rFonts w:ascii="メイリオ" w:eastAsia="メイリオ" w:hAnsi="メイリオ" w:cs="メイリオ" w:hint="eastAsia"/>
          <w:sz w:val="21"/>
        </w:rPr>
        <w:t>８</w:t>
      </w:r>
      <w:r w:rsidRPr="00AA6DA0">
        <w:rPr>
          <w:rFonts w:ascii="メイリオ" w:eastAsia="メイリオ" w:hAnsi="メイリオ" w:cs="メイリオ" w:hint="eastAsia"/>
          <w:sz w:val="21"/>
        </w:rPr>
        <w:t>にある「</w:t>
      </w:r>
      <w:r w:rsidRPr="00AA6DA0">
        <w:rPr>
          <w:rFonts w:ascii="メイリオ" w:eastAsia="メイリオ" w:hAnsi="メイリオ" w:cs="メイリオ" w:hint="eastAsia"/>
          <w:b/>
          <w:sz w:val="21"/>
        </w:rPr>
        <w:t>開始</w:t>
      </w:r>
      <w:r w:rsidRPr="00AA6DA0">
        <w:rPr>
          <w:rFonts w:ascii="メイリオ" w:eastAsia="メイリオ" w:hAnsi="メイリオ" w:cs="メイリオ" w:hint="eastAsia"/>
          <w:sz w:val="21"/>
        </w:rPr>
        <w:t>」は合意文書すべてにサインされた後の実際の監査プロセス</w:t>
      </w:r>
      <w:ins w:id="364" w:author="工内隆" w:date="2017-12-07T16:40:00Z">
        <w:r w:rsidR="005762B3">
          <w:rPr>
            <w:rFonts w:ascii="メイリオ" w:eastAsia="メイリオ" w:hAnsi="メイリオ" w:cs="メイリオ" w:hint="eastAsia"/>
            <w:sz w:val="21"/>
          </w:rPr>
          <w:t>の</w:t>
        </w:r>
      </w:ins>
      <w:ins w:id="365" w:author="工内隆" w:date="2017-12-07T16:41:00Z">
        <w:r w:rsidR="005762B3">
          <w:rPr>
            <w:rFonts w:ascii="メイリオ" w:eastAsia="メイリオ" w:hAnsi="メイリオ" w:cs="メイリオ" w:hint="eastAsia"/>
            <w:sz w:val="21"/>
          </w:rPr>
          <w:t>開始</w:t>
        </w:r>
      </w:ins>
      <w:r w:rsidRPr="00AA6DA0">
        <w:rPr>
          <w:rFonts w:ascii="メイリオ" w:eastAsia="メイリオ" w:hAnsi="メイリオ" w:cs="メイリオ" w:hint="eastAsia"/>
          <w:sz w:val="21"/>
        </w:rPr>
        <w:t>を想定しています。＞</w:t>
      </w:r>
    </w:p>
    <w:p w14:paraId="3DCD7F8F" w14:textId="4F0D4D0D" w:rsidR="00AA6DA0" w:rsidRPr="002C449F" w:rsidRDefault="00334A37"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w:t>
      </w:r>
      <w:r w:rsidR="002C449F" w:rsidRPr="00EB70F8">
        <w:rPr>
          <w:rFonts w:ascii="メイリオ" w:eastAsia="メイリオ" w:hAnsi="メイリオ" w:cs="メイリオ" w:hint="eastAsia"/>
          <w:color w:val="auto"/>
          <w:sz w:val="18"/>
        </w:rPr>
        <w:t>が</w:t>
      </w:r>
      <w:r w:rsidRPr="00EB70F8">
        <w:rPr>
          <w:rFonts w:ascii="メイリオ" w:eastAsia="メイリオ" w:hAnsi="メイリオ" w:cs="メイリオ" w:hint="eastAsia"/>
          <w:color w:val="auto"/>
          <w:sz w:val="18"/>
        </w:rPr>
        <w:t>、</w:t>
      </w:r>
      <w:r w:rsidR="002C449F" w:rsidRPr="00EB70F8">
        <w:rPr>
          <w:rFonts w:ascii="メイリオ" w:eastAsia="メイリオ" w:hAnsi="メイリオ" w:cs="メイリオ" w:hint="eastAsia"/>
          <w:color w:val="auto"/>
          <w:sz w:val="18"/>
        </w:rPr>
        <w:t>対象企業のコードをクラウドへのセキュアなアップロード、もしくは実地訪問により査定する</w:t>
      </w:r>
    </w:p>
    <w:p w14:paraId="2127ECB1" w14:textId="7CA7129E" w:rsidR="002C449F" w:rsidRPr="002C449F"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監査人が、対象企業のソースコードをスキャンし、誤検知分を処理し、結果を評価する</w:t>
      </w:r>
    </w:p>
    <w:p w14:paraId="6EBF0701" w14:textId="148ECD7F" w:rsidR="002C449F" w:rsidRPr="002C449F"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監査人が、レポートを生成し依頼主に送付する</w:t>
      </w:r>
    </w:p>
    <w:p w14:paraId="0EFE7AB5" w14:textId="232FA247" w:rsidR="008D5DDD" w:rsidRPr="00EB70F8"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電話会議、もしくはフェイス ツー フェイスのミーティングによって、</w:t>
      </w:r>
      <w:ins w:id="366" w:author="工内隆" w:date="2017-12-07T16:43:00Z">
        <w:r w:rsidR="00BB5139">
          <w:rPr>
            <w:rFonts w:ascii="メイリオ" w:eastAsia="メイリオ" w:hAnsi="メイリオ" w:cs="メイリオ" w:hint="eastAsia"/>
            <w:color w:val="auto"/>
            <w:sz w:val="18"/>
          </w:rPr>
          <w:t>監査人とともに</w:t>
        </w:r>
      </w:ins>
      <w:r w:rsidRPr="00EB70F8">
        <w:rPr>
          <w:rFonts w:ascii="メイリオ" w:eastAsia="メイリオ" w:hAnsi="メイリオ" w:cs="メイリオ" w:hint="eastAsia"/>
          <w:color w:val="auto"/>
          <w:sz w:val="18"/>
        </w:rPr>
        <w:t>結果をレビューし、質疑のやり取りを実施する</w:t>
      </w:r>
    </w:p>
    <w:p w14:paraId="11EA03EF" w14:textId="77777777" w:rsidR="00FD21CE" w:rsidRDefault="00FD21CE" w:rsidP="00382132">
      <w:pPr>
        <w:pStyle w:val="bodyIbrahim1"/>
        <w:rPr>
          <w:rFonts w:eastAsia="ＭＳ Ｐゴシック" w:cstheme="minorHAnsi"/>
          <w:lang w:eastAsia="ja-JP"/>
        </w:rPr>
      </w:pPr>
      <w:r w:rsidRPr="002C4D0C">
        <w:rPr>
          <w:lang w:eastAsia="en-GB"/>
        </w:rPr>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68504BC0" w14:textId="6CD5F3EC" w:rsidR="00EB70F8" w:rsidRPr="00AC342D" w:rsidRDefault="00AC342D" w:rsidP="00AC342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この手法は、ほとんどの監査サービスプロバイダで一般的なものです。そのため、同じ監査業務に対して</w:t>
      </w:r>
      <w:del w:id="367" w:author="工内隆" w:date="2017-12-07T16:43:00Z">
        <w:r w:rsidDel="00BB5139">
          <w:rPr>
            <w:rFonts w:ascii="メイリオ" w:eastAsia="メイリオ" w:hAnsi="メイリオ" w:cs="メイリオ" w:hint="eastAsia"/>
            <w:sz w:val="18"/>
            <w:szCs w:val="18"/>
            <w:lang w:eastAsia="ja-JP"/>
          </w:rPr>
          <w:delText>は、</w:delText>
        </w:r>
      </w:del>
      <w:r>
        <w:rPr>
          <w:rFonts w:ascii="メイリオ" w:eastAsia="メイリオ" w:hAnsi="メイリオ" w:cs="メイリオ" w:hint="eastAsia"/>
          <w:sz w:val="18"/>
          <w:szCs w:val="18"/>
          <w:lang w:eastAsia="ja-JP"/>
        </w:rPr>
        <w:t>複数企業からの入札</w:t>
      </w:r>
      <w:ins w:id="368" w:author="工内隆" w:date="2017-12-07T16:44:00Z">
        <w:r w:rsidR="00BB5139">
          <w:rPr>
            <w:rFonts w:ascii="メイリオ" w:eastAsia="メイリオ" w:hAnsi="メイリオ" w:cs="メイリオ" w:hint="eastAsia"/>
            <w:sz w:val="18"/>
            <w:szCs w:val="18"/>
            <w:lang w:eastAsia="ja-JP"/>
          </w:rPr>
          <w:t>を</w:t>
        </w:r>
      </w:ins>
      <w:r>
        <w:rPr>
          <w:rFonts w:ascii="メイリオ" w:eastAsia="メイリオ" w:hAnsi="メイリオ" w:cs="メイリオ" w:hint="eastAsia"/>
          <w:sz w:val="18"/>
          <w:szCs w:val="18"/>
          <w:lang w:eastAsia="ja-JP"/>
        </w:rPr>
        <w:t>集め、要求に合った最良の入札者を選択することもできます。このモデルで</w:t>
      </w:r>
      <w:ins w:id="369" w:author="工内隆" w:date="2017-12-07T16:45:00Z">
        <w:r w:rsidR="00BB5139">
          <w:rPr>
            <w:rFonts w:ascii="メイリオ" w:eastAsia="メイリオ" w:hAnsi="メイリオ" w:cs="メイリオ" w:hint="eastAsia"/>
            <w:sz w:val="18"/>
            <w:szCs w:val="18"/>
            <w:lang w:eastAsia="ja-JP"/>
          </w:rPr>
          <w:t>、</w:t>
        </w:r>
      </w:ins>
      <w:del w:id="370" w:author="工内隆" w:date="2017-12-07T16:45:00Z">
        <w:r w:rsidDel="00BB5139">
          <w:rPr>
            <w:rFonts w:ascii="メイリオ" w:eastAsia="メイリオ" w:hAnsi="メイリオ" w:cs="メイリオ" w:hint="eastAsia"/>
            <w:sz w:val="18"/>
            <w:szCs w:val="18"/>
            <w:lang w:eastAsia="ja-JP"/>
          </w:rPr>
          <w:delText>あれば</w:delText>
        </w:r>
      </w:del>
      <w:r>
        <w:rPr>
          <w:rFonts w:ascii="メイリオ" w:eastAsia="メイリオ" w:hAnsi="メイリオ" w:cs="メイリオ" w:hint="eastAsia"/>
          <w:sz w:val="18"/>
          <w:szCs w:val="18"/>
          <w:lang w:eastAsia="ja-JP"/>
        </w:rPr>
        <w:t>買収対象</w:t>
      </w:r>
      <w:del w:id="371" w:author="工内隆" w:date="2017-12-07T16:45:00Z">
        <w:r w:rsidDel="00BB5139">
          <w:rPr>
            <w:rFonts w:ascii="メイリオ" w:eastAsia="メイリオ" w:hAnsi="メイリオ" w:cs="メイリオ" w:hint="eastAsia"/>
            <w:sz w:val="18"/>
            <w:szCs w:val="18"/>
            <w:lang w:eastAsia="ja-JP"/>
          </w:rPr>
          <w:delText>の</w:delText>
        </w:r>
      </w:del>
      <w:r>
        <w:rPr>
          <w:rFonts w:ascii="メイリオ" w:eastAsia="メイリオ" w:hAnsi="メイリオ" w:cs="メイリオ" w:hint="eastAsia"/>
          <w:sz w:val="18"/>
          <w:szCs w:val="18"/>
          <w:lang w:eastAsia="ja-JP"/>
        </w:rPr>
        <w:t>企業</w:t>
      </w:r>
      <w:ins w:id="372" w:author="工内隆" w:date="2017-12-07T16:45:00Z">
        <w:r w:rsidR="00BB5139">
          <w:rPr>
            <w:rFonts w:ascii="メイリオ" w:eastAsia="メイリオ" w:hAnsi="メイリオ" w:cs="メイリオ" w:hint="eastAsia"/>
            <w:sz w:val="18"/>
            <w:szCs w:val="18"/>
            <w:lang w:eastAsia="ja-JP"/>
          </w:rPr>
          <w:t>は</w:t>
        </w:r>
      </w:ins>
      <w:del w:id="373" w:author="工内隆" w:date="2017-12-07T16:45:00Z">
        <w:r w:rsidDel="00BB5139">
          <w:rPr>
            <w:rFonts w:ascii="メイリオ" w:eastAsia="メイリオ" w:hAnsi="メイリオ" w:cs="メイリオ" w:hint="eastAsia"/>
            <w:sz w:val="18"/>
            <w:szCs w:val="18"/>
            <w:lang w:eastAsia="ja-JP"/>
          </w:rPr>
          <w:delText>としても</w:delText>
        </w:r>
      </w:del>
      <w:r>
        <w:rPr>
          <w:rFonts w:ascii="メイリオ" w:eastAsia="メイリオ" w:hAnsi="メイリオ" w:cs="メイリオ" w:hint="eastAsia"/>
          <w:sz w:val="18"/>
          <w:szCs w:val="18"/>
          <w:lang w:eastAsia="ja-JP"/>
        </w:rPr>
        <w:t>コードを監査人へ送付したり、監査人が実地に訪れたりすること</w:t>
      </w:r>
      <w:ins w:id="374" w:author="工内隆" w:date="2017-12-07T16:45:00Z">
        <w:r w:rsidR="00BB5139">
          <w:rPr>
            <w:rFonts w:ascii="メイリオ" w:eastAsia="メイリオ" w:hAnsi="メイリオ" w:cs="メイリオ" w:hint="eastAsia"/>
            <w:sz w:val="18"/>
            <w:szCs w:val="18"/>
            <w:lang w:eastAsia="ja-JP"/>
          </w:rPr>
          <w:t>に協力</w:t>
        </w:r>
      </w:ins>
      <w:ins w:id="375" w:author="工内隆" w:date="2017-12-07T16:46:00Z">
        <w:r w:rsidR="00BB5139">
          <w:rPr>
            <w:rFonts w:ascii="メイリオ" w:eastAsia="メイリオ" w:hAnsi="メイリオ" w:cs="メイリオ" w:hint="eastAsia"/>
            <w:sz w:val="18"/>
            <w:szCs w:val="18"/>
            <w:lang w:eastAsia="ja-JP"/>
          </w:rPr>
          <w:t>的でなければなりません</w:t>
        </w:r>
      </w:ins>
      <w:del w:id="376" w:author="工内隆" w:date="2017-12-07T16:46:00Z">
        <w:r w:rsidDel="00BB5139">
          <w:rPr>
            <w:rFonts w:ascii="メイリオ" w:eastAsia="メイリオ" w:hAnsi="メイリオ" w:cs="メイリオ" w:hint="eastAsia"/>
            <w:sz w:val="18"/>
            <w:szCs w:val="18"/>
            <w:lang w:eastAsia="ja-JP"/>
          </w:rPr>
          <w:delText>もいとわないでしょう</w:delText>
        </w:r>
      </w:del>
      <w:r>
        <w:rPr>
          <w:rFonts w:ascii="メイリオ" w:eastAsia="メイリオ" w:hAnsi="メイリオ" w:cs="メイリオ" w:hint="eastAsia"/>
          <w:sz w:val="18"/>
          <w:szCs w:val="18"/>
          <w:lang w:eastAsia="ja-JP"/>
        </w:rPr>
        <w:t>。</w:t>
      </w:r>
    </w:p>
    <w:p w14:paraId="42529808" w14:textId="455200DF" w:rsidR="00597D3F" w:rsidRPr="002C4D0C" w:rsidRDefault="00D101D2" w:rsidP="00382132">
      <w:pPr>
        <w:pStyle w:val="HeadingIbrahim2"/>
      </w:pPr>
      <w:bookmarkStart w:id="377" w:name="_Toc492046563"/>
      <w:r w:rsidRPr="002C4D0C">
        <w:t>5</w:t>
      </w:r>
      <w:r w:rsidR="00444017" w:rsidRPr="002C4D0C">
        <w:t xml:space="preserve">.2 </w:t>
      </w:r>
      <w:r w:rsidR="00483436">
        <w:rPr>
          <w:rFonts w:hint="eastAsia"/>
          <w:lang w:eastAsia="ja-JP"/>
        </w:rPr>
        <w:t>ブラインド監査（</w:t>
      </w:r>
      <w:r w:rsidR="004C6B67" w:rsidRPr="002C4D0C">
        <w:t>Blind audit</w:t>
      </w:r>
      <w:bookmarkEnd w:id="377"/>
      <w:r w:rsidR="00483436">
        <w:rPr>
          <w:rFonts w:hint="eastAsia"/>
          <w:lang w:eastAsia="ja-JP"/>
        </w:rPr>
        <w:t>）</w:t>
      </w:r>
    </w:p>
    <w:p w14:paraId="66FFC501" w14:textId="70EFB0BB" w:rsidR="007669CB" w:rsidRDefault="00273069" w:rsidP="00382132">
      <w:pPr>
        <w:pStyle w:val="bodyIbrahim1"/>
        <w:rPr>
          <w:rFonts w:eastAsia="ＭＳ Ｐゴシック"/>
          <w:lang w:eastAsia="ja-JP"/>
        </w:rPr>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1"/>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576A7CFD" w14:textId="1AE5C92D" w:rsidR="009A21D2" w:rsidRPr="00C91292" w:rsidRDefault="009A21D2" w:rsidP="00C91292">
      <w:pPr>
        <w:pStyle w:val="bodyIbrahim1"/>
        <w:spacing w:line="240" w:lineRule="exact"/>
        <w:rPr>
          <w:rFonts w:ascii="メイリオ" w:eastAsia="メイリオ" w:hAnsi="メイリオ" w:cs="メイリオ"/>
          <w:sz w:val="18"/>
          <w:szCs w:val="18"/>
          <w:lang w:eastAsia="ja-JP"/>
        </w:rPr>
      </w:pPr>
      <w:r w:rsidRPr="00C91292">
        <w:rPr>
          <w:rFonts w:ascii="メイリオ" w:eastAsia="メイリオ" w:hAnsi="メイリオ" w:cs="メイリオ" w:hint="eastAsia"/>
          <w:sz w:val="18"/>
          <w:szCs w:val="18"/>
          <w:lang w:eastAsia="ja-JP"/>
        </w:rPr>
        <w:t>ブラインド監査は、</w:t>
      </w:r>
      <w:r w:rsidR="00801561" w:rsidRPr="00C91292">
        <w:rPr>
          <w:rFonts w:ascii="メイリオ" w:eastAsia="メイリオ" w:hAnsi="メイリオ" w:cs="メイリオ" w:hint="eastAsia"/>
          <w:sz w:val="18"/>
          <w:szCs w:val="18"/>
          <w:lang w:eastAsia="ja-JP"/>
        </w:rPr>
        <w:t>ストックホルムを拠点とした</w:t>
      </w:r>
      <w:r w:rsidRPr="00C91292">
        <w:rPr>
          <w:rFonts w:ascii="メイリオ" w:eastAsia="メイリオ" w:hAnsi="メイリオ" w:cs="メイリオ" w:hint="eastAsia"/>
          <w:sz w:val="18"/>
          <w:szCs w:val="18"/>
          <w:lang w:eastAsia="ja-JP"/>
        </w:rPr>
        <w:t>FOSSID AB社</w:t>
      </w:r>
      <w:r w:rsidRPr="00C91292">
        <w:rPr>
          <w:rFonts w:ascii="メイリオ" w:eastAsia="メイリオ" w:hAnsi="メイリオ" w:cs="メイリオ"/>
          <w:sz w:val="18"/>
          <w:szCs w:val="18"/>
        </w:rPr>
        <w:footnoteReference w:id="2"/>
      </w:r>
      <w:r w:rsidRPr="00C91292">
        <w:rPr>
          <w:rFonts w:ascii="メイリオ" w:eastAsia="メイリオ" w:hAnsi="メイリオ" w:cs="メイリオ" w:hint="eastAsia"/>
          <w:sz w:val="18"/>
          <w:szCs w:val="18"/>
          <w:lang w:eastAsia="ja-JP"/>
        </w:rPr>
        <w:t>によって</w:t>
      </w:r>
      <w:r w:rsidR="00801561" w:rsidRPr="00C91292">
        <w:rPr>
          <w:rFonts w:ascii="メイリオ" w:eastAsia="メイリオ" w:hAnsi="メイリオ" w:cs="メイリオ" w:hint="eastAsia"/>
          <w:sz w:val="18"/>
          <w:szCs w:val="18"/>
          <w:lang w:eastAsia="ja-JP"/>
        </w:rPr>
        <w:t>開発された</w:t>
      </w:r>
      <w:r w:rsidR="006F7995" w:rsidRPr="00C91292">
        <w:rPr>
          <w:rFonts w:ascii="メイリオ" w:eastAsia="メイリオ" w:hAnsi="メイリオ" w:cs="メイリオ" w:hint="eastAsia"/>
          <w:sz w:val="18"/>
          <w:szCs w:val="18"/>
          <w:lang w:eastAsia="ja-JP"/>
        </w:rPr>
        <w:t>、M&amp;A取引における守秘義務要求に</w:t>
      </w:r>
      <w:r w:rsidR="00BA438C">
        <w:rPr>
          <w:rFonts w:ascii="メイリオ" w:eastAsia="メイリオ" w:hAnsi="メイリオ" w:cs="メイリオ" w:hint="eastAsia"/>
          <w:sz w:val="18"/>
          <w:szCs w:val="18"/>
          <w:lang w:eastAsia="ja-JP"/>
        </w:rPr>
        <w:t>対応した</w:t>
      </w:r>
      <w:r w:rsidR="006F7995" w:rsidRPr="00C91292">
        <w:rPr>
          <w:rFonts w:ascii="メイリオ" w:eastAsia="メイリオ" w:hAnsi="メイリオ" w:cs="メイリオ" w:hint="eastAsia"/>
          <w:sz w:val="18"/>
          <w:szCs w:val="18"/>
          <w:lang w:eastAsia="ja-JP"/>
        </w:rPr>
        <w:t>手法です。</w:t>
      </w:r>
    </w:p>
    <w:p w14:paraId="01CABA5B" w14:textId="68DE61AE" w:rsidR="00B20084" w:rsidRPr="002C4D0C" w:rsidRDefault="00D60F66" w:rsidP="00197BB6">
      <w:pPr>
        <w:pStyle w:val="Figure1"/>
      </w:pPr>
      <w:r>
        <w:rPr>
          <w:noProof/>
        </w:rPr>
        <w:lastRenderedPageBreak/>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p>
    <w:p w14:paraId="0F7BE0E8" w14:textId="6640EEEC" w:rsidR="003713C0" w:rsidRDefault="003713C0" w:rsidP="00197BB6">
      <w:pPr>
        <w:pStyle w:val="FigureCaption"/>
      </w:pPr>
      <w:r w:rsidRPr="002C4D0C">
        <w:t xml:space="preserve">Figure </w:t>
      </w:r>
      <w:r w:rsidR="00EE37B1" w:rsidRPr="000438AC">
        <w:t>7</w:t>
      </w:r>
      <w:r w:rsidRPr="002C4D0C">
        <w:t>: Illustration of a bl</w:t>
      </w:r>
      <w:r w:rsidR="00482AE1" w:rsidRPr="002C4D0C">
        <w:t>ind audit process using FOSSID</w:t>
      </w:r>
      <w:r w:rsidR="00EE37B1" w:rsidRPr="000438AC">
        <w:t xml:space="preserve"> targeted for M&amp;A transactions</w:t>
      </w:r>
    </w:p>
    <w:p w14:paraId="4E50FAF8" w14:textId="3A900B59" w:rsidR="00BF4259" w:rsidRDefault="008A54DB" w:rsidP="00BF4259">
      <w:pPr>
        <w:pStyle w:val="Figure1"/>
      </w:pPr>
      <w:r>
        <w:rPr>
          <w:noProof/>
        </w:rPr>
        <w:lastRenderedPageBreak/>
        <w:drawing>
          <wp:inline distT="0" distB="0" distL="0" distR="0" wp14:anchorId="0CC77293" wp14:editId="414DEF4F">
            <wp:extent cx="6455880" cy="4382280"/>
            <wp:effectExtent l="0" t="0" r="2540" b="0"/>
            <wp:docPr id="15" name="図 15" descr="C:\Users\maabou\Desktop\capture3\2017-11-19 11_46_4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11_46_41-Figures_M&amp;A_paper_JP.pptx - Microsoft PowerPoi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5880" cy="4382280"/>
                    </a:xfrm>
                    <a:prstGeom prst="rect">
                      <a:avLst/>
                    </a:prstGeom>
                    <a:noFill/>
                    <a:ln>
                      <a:noFill/>
                    </a:ln>
                  </pic:spPr>
                </pic:pic>
              </a:graphicData>
            </a:graphic>
          </wp:inline>
        </w:drawing>
      </w:r>
    </w:p>
    <w:p w14:paraId="0DBFDCE1" w14:textId="2F0E16FF" w:rsidR="00BF4259" w:rsidRPr="00BF4259" w:rsidRDefault="00BF4259" w:rsidP="00BF4259">
      <w:pPr>
        <w:pStyle w:val="FigureCaption"/>
        <w:rPr>
          <w:rFonts w:ascii="メイリオ" w:eastAsia="メイリオ" w:hAnsi="メイリオ" w:cs="メイリオ"/>
          <w:sz w:val="16"/>
        </w:rPr>
      </w:pPr>
      <w:r>
        <w:rPr>
          <w:rFonts w:ascii="メイリオ" w:eastAsia="メイリオ" w:hAnsi="メイリオ" w:cs="メイリオ" w:hint="eastAsia"/>
          <w:sz w:val="16"/>
        </w:rPr>
        <w:t>図</w:t>
      </w:r>
      <w:r w:rsidRPr="00BF4259">
        <w:rPr>
          <w:rFonts w:ascii="メイリオ" w:eastAsia="メイリオ" w:hAnsi="メイリオ" w:cs="メイリオ"/>
          <w:sz w:val="16"/>
        </w:rPr>
        <w:t xml:space="preserve"> 7: </w:t>
      </w:r>
      <w:r>
        <w:rPr>
          <w:rFonts w:ascii="メイリオ" w:eastAsia="メイリオ" w:hAnsi="メイリオ" w:cs="メイリオ" w:hint="eastAsia"/>
          <w:sz w:val="16"/>
        </w:rPr>
        <w:t>M&amp;A取引を想定したFOSSIDを用いたブラインド</w:t>
      </w:r>
      <w:commentRangeStart w:id="378"/>
      <w:r>
        <w:rPr>
          <w:rFonts w:ascii="メイリオ" w:eastAsia="メイリオ" w:hAnsi="メイリオ" w:cs="メイリオ" w:hint="eastAsia"/>
          <w:sz w:val="16"/>
        </w:rPr>
        <w:t>監査</w:t>
      </w:r>
      <w:commentRangeEnd w:id="378"/>
      <w:r w:rsidR="00BB5139">
        <w:rPr>
          <w:rStyle w:val="af5"/>
          <w:rFonts w:asciiTheme="minorHAnsi" w:hAnsiTheme="minorHAnsi" w:cstheme="minorBidi"/>
          <w:b w:val="0"/>
          <w:color w:val="7F7F7F" w:themeColor="text1" w:themeTint="80"/>
        </w:rPr>
        <w:commentReference w:id="378"/>
      </w:r>
    </w:p>
    <w:p w14:paraId="4D0E3ABA" w14:textId="35337485" w:rsidR="007669CB" w:rsidRDefault="008A26C3" w:rsidP="00382132">
      <w:pPr>
        <w:pStyle w:val="bodyIbrahim1"/>
        <w:rPr>
          <w:rFonts w:eastAsia="ＭＳ Ｐゴシック"/>
          <w:lang w:eastAsia="ja-JP"/>
        </w:rPr>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F5C58" w:rsidRPr="000438AC">
        <w:t>igure 7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6DBFA16F" w14:textId="23C6CD26" w:rsidR="00BF4259" w:rsidRPr="00C91292" w:rsidRDefault="0076129B" w:rsidP="00C91292">
      <w:pPr>
        <w:pStyle w:val="bodyIbrahim1"/>
        <w:spacing w:line="240" w:lineRule="exact"/>
        <w:rPr>
          <w:rFonts w:ascii="メイリオ" w:eastAsia="メイリオ" w:hAnsi="メイリオ" w:cs="メイリオ"/>
          <w:sz w:val="18"/>
          <w:szCs w:val="18"/>
          <w:lang w:eastAsia="ja-JP"/>
        </w:rPr>
      </w:pPr>
      <w:ins w:id="379" w:author="工内隆" w:date="2017-12-07T16:54:00Z">
        <w:r>
          <w:rPr>
            <w:rFonts w:ascii="メイリオ" w:eastAsia="メイリオ" w:hAnsi="メイリオ" w:cs="メイリオ" w:hint="eastAsia"/>
            <w:sz w:val="18"/>
            <w:szCs w:val="18"/>
            <w:lang w:eastAsia="ja-JP"/>
          </w:rPr>
          <w:t>F</w:t>
        </w:r>
        <w:r>
          <w:rPr>
            <w:rFonts w:ascii="メイリオ" w:eastAsia="メイリオ" w:hAnsi="メイリオ" w:cs="メイリオ"/>
            <w:sz w:val="18"/>
            <w:szCs w:val="18"/>
            <w:lang w:eastAsia="ja-JP"/>
          </w:rPr>
          <w:t>OSSID AB</w:t>
        </w:r>
        <w:r>
          <w:rPr>
            <w:rFonts w:ascii="メイリオ" w:eastAsia="メイリオ" w:hAnsi="メイリオ" w:cs="メイリオ" w:hint="eastAsia"/>
            <w:sz w:val="18"/>
            <w:szCs w:val="18"/>
            <w:lang w:eastAsia="ja-JP"/>
          </w:rPr>
          <w:t>社</w:t>
        </w:r>
      </w:ins>
      <w:ins w:id="380" w:author="工内隆" w:date="2017-12-07T16:55:00Z">
        <w:r>
          <w:rPr>
            <w:rFonts w:ascii="メイリオ" w:eastAsia="メイリオ" w:hAnsi="メイリオ" w:cs="メイリオ" w:hint="eastAsia"/>
            <w:sz w:val="18"/>
            <w:szCs w:val="18"/>
            <w:lang w:eastAsia="ja-JP"/>
          </w:rPr>
          <w:t>の</w:t>
        </w:r>
      </w:ins>
      <w:del w:id="381" w:author="工内隆" w:date="2017-12-07T16:55:00Z">
        <w:r w:rsidR="00C91292" w:rsidDel="0076129B">
          <w:rPr>
            <w:rFonts w:ascii="メイリオ" w:eastAsia="メイリオ" w:hAnsi="メイリオ" w:cs="メイリオ" w:hint="eastAsia"/>
            <w:sz w:val="18"/>
            <w:szCs w:val="18"/>
            <w:lang w:eastAsia="ja-JP"/>
          </w:rPr>
          <w:delText>彼らは</w:delText>
        </w:r>
      </w:del>
      <w:r w:rsidR="00C91292">
        <w:rPr>
          <w:rFonts w:ascii="メイリオ" w:eastAsia="メイリオ" w:hAnsi="メイリオ" w:cs="メイリオ" w:hint="eastAsia"/>
          <w:sz w:val="18"/>
          <w:szCs w:val="18"/>
          <w:lang w:eastAsia="ja-JP"/>
        </w:rPr>
        <w:t>プロプライエタリな技術を用いて、ソースコードを</w:t>
      </w:r>
      <w:r w:rsidR="00D91049">
        <w:rPr>
          <w:rFonts w:ascii="メイリオ" w:eastAsia="メイリオ" w:hAnsi="メイリオ" w:cs="メイリオ" w:hint="eastAsia"/>
          <w:sz w:val="18"/>
          <w:szCs w:val="18"/>
          <w:lang w:eastAsia="ja-JP"/>
        </w:rPr>
        <w:t>見ることなく監査を実施し、レポートを生成することを可能にして</w:t>
      </w:r>
      <w:r w:rsidR="00C91292">
        <w:rPr>
          <w:rFonts w:ascii="メイリオ" w:eastAsia="メイリオ" w:hAnsi="メイリオ" w:cs="メイリオ" w:hint="eastAsia"/>
          <w:sz w:val="18"/>
          <w:szCs w:val="18"/>
          <w:lang w:eastAsia="ja-JP"/>
        </w:rPr>
        <w:t>います。図7に、FOSSID AB</w:t>
      </w:r>
      <w:ins w:id="382" w:author="工内隆" w:date="2017-12-07T17:00:00Z">
        <w:r>
          <w:rPr>
            <w:rFonts w:ascii="メイリオ" w:eastAsia="メイリオ" w:hAnsi="メイリオ" w:cs="メイリオ" w:hint="eastAsia"/>
            <w:sz w:val="18"/>
            <w:szCs w:val="18"/>
            <w:lang w:eastAsia="ja-JP"/>
          </w:rPr>
          <w:t>社が</w:t>
        </w:r>
      </w:ins>
      <w:del w:id="383" w:author="工内隆" w:date="2017-12-07T17:00:00Z">
        <w:r w:rsidR="00C91292" w:rsidDel="0076129B">
          <w:rPr>
            <w:rFonts w:ascii="メイリオ" w:eastAsia="メイリオ" w:hAnsi="メイリオ" w:cs="メイリオ" w:hint="eastAsia"/>
            <w:sz w:val="18"/>
            <w:szCs w:val="18"/>
            <w:lang w:eastAsia="ja-JP"/>
          </w:rPr>
          <w:delText>を</w:delText>
        </w:r>
      </w:del>
      <w:r w:rsidR="00C91292">
        <w:rPr>
          <w:rFonts w:ascii="メイリオ" w:eastAsia="メイリオ" w:hAnsi="メイリオ" w:cs="メイリオ" w:hint="eastAsia"/>
          <w:sz w:val="18"/>
          <w:szCs w:val="18"/>
          <w:lang w:eastAsia="ja-JP"/>
        </w:rPr>
        <w:t>用い</w:t>
      </w:r>
      <w:ins w:id="384" w:author="工内隆" w:date="2017-12-07T17:00:00Z">
        <w:r>
          <w:rPr>
            <w:rFonts w:ascii="メイリオ" w:eastAsia="メイリオ" w:hAnsi="メイリオ" w:cs="メイリオ" w:hint="eastAsia"/>
            <w:sz w:val="18"/>
            <w:szCs w:val="18"/>
            <w:lang w:eastAsia="ja-JP"/>
          </w:rPr>
          <w:t>る</w:t>
        </w:r>
      </w:ins>
      <w:r w:rsidR="00CD7F8A">
        <w:rPr>
          <w:rFonts w:ascii="メイリオ" w:eastAsia="メイリオ" w:hAnsi="メイリオ" w:cs="メイリオ" w:hint="eastAsia"/>
          <w:sz w:val="18"/>
          <w:szCs w:val="18"/>
          <w:lang w:eastAsia="ja-JP"/>
        </w:rPr>
        <w:t>、M&amp;A取引にお</w:t>
      </w:r>
      <w:ins w:id="385" w:author="工内隆" w:date="2017-12-07T17:00:00Z">
        <w:r>
          <w:rPr>
            <w:rFonts w:ascii="メイリオ" w:eastAsia="メイリオ" w:hAnsi="メイリオ" w:cs="メイリオ" w:hint="eastAsia"/>
            <w:sz w:val="18"/>
            <w:szCs w:val="18"/>
            <w:lang w:eastAsia="ja-JP"/>
          </w:rPr>
          <w:t>いて</w:t>
        </w:r>
      </w:ins>
      <w:del w:id="386" w:author="工内隆" w:date="2017-12-07T17:00:00Z">
        <w:r w:rsidR="00CD7F8A" w:rsidDel="0076129B">
          <w:rPr>
            <w:rFonts w:ascii="メイリオ" w:eastAsia="メイリオ" w:hAnsi="メイリオ" w:cs="メイリオ" w:hint="eastAsia"/>
            <w:sz w:val="18"/>
            <w:szCs w:val="18"/>
            <w:lang w:eastAsia="ja-JP"/>
          </w:rPr>
          <w:delText>ける</w:delText>
        </w:r>
      </w:del>
      <w:r w:rsidR="00CD7F8A">
        <w:rPr>
          <w:rFonts w:ascii="メイリオ" w:eastAsia="メイリオ" w:hAnsi="メイリオ" w:cs="メイリオ" w:hint="eastAsia"/>
          <w:sz w:val="18"/>
          <w:szCs w:val="18"/>
          <w:lang w:eastAsia="ja-JP"/>
        </w:rPr>
        <w:t>ソースコード</w:t>
      </w:r>
      <w:ins w:id="387" w:author="工内隆" w:date="2017-12-07T17:01:00Z">
        <w:r>
          <w:rPr>
            <w:rFonts w:ascii="メイリオ" w:eastAsia="メイリオ" w:hAnsi="メイリオ" w:cs="メイリオ" w:hint="eastAsia"/>
            <w:sz w:val="18"/>
            <w:szCs w:val="18"/>
            <w:lang w:eastAsia="ja-JP"/>
          </w:rPr>
          <w:t>の</w:t>
        </w:r>
      </w:ins>
      <w:del w:id="388" w:author="工内隆" w:date="2017-12-07T17:01:00Z">
        <w:r w:rsidR="00CD7F8A" w:rsidDel="0076129B">
          <w:rPr>
            <w:rFonts w:ascii="メイリオ" w:eastAsia="メイリオ" w:hAnsi="メイリオ" w:cs="メイリオ" w:hint="eastAsia"/>
            <w:sz w:val="18"/>
            <w:szCs w:val="18"/>
            <w:lang w:eastAsia="ja-JP"/>
          </w:rPr>
          <w:delText>を</w:delText>
        </w:r>
      </w:del>
      <w:r w:rsidR="00CD7F8A">
        <w:rPr>
          <w:rFonts w:ascii="メイリオ" w:eastAsia="メイリオ" w:hAnsi="メイリオ" w:cs="メイリオ" w:hint="eastAsia"/>
          <w:sz w:val="18"/>
          <w:szCs w:val="18"/>
          <w:lang w:eastAsia="ja-JP"/>
        </w:rPr>
        <w:t>機密</w:t>
      </w:r>
      <w:ins w:id="389" w:author="工内隆" w:date="2017-12-07T17:01:00Z">
        <w:r>
          <w:rPr>
            <w:rFonts w:ascii="メイリオ" w:eastAsia="メイリオ" w:hAnsi="メイリオ" w:cs="メイリオ" w:hint="eastAsia"/>
            <w:sz w:val="18"/>
            <w:szCs w:val="18"/>
            <w:lang w:eastAsia="ja-JP"/>
          </w:rPr>
          <w:t>を保つ</w:t>
        </w:r>
      </w:ins>
      <w:del w:id="390" w:author="工内隆" w:date="2017-12-07T17:01:00Z">
        <w:r w:rsidR="00CD7F8A" w:rsidDel="0076129B">
          <w:rPr>
            <w:rFonts w:ascii="メイリオ" w:eastAsia="メイリオ" w:hAnsi="メイリオ" w:cs="メイリオ" w:hint="eastAsia"/>
            <w:sz w:val="18"/>
            <w:szCs w:val="18"/>
            <w:lang w:eastAsia="ja-JP"/>
          </w:rPr>
          <w:delText>に</w:delText>
        </w:r>
      </w:del>
      <w:r w:rsidR="00CD7F8A">
        <w:rPr>
          <w:rFonts w:ascii="メイリオ" w:eastAsia="メイリオ" w:hAnsi="メイリオ" w:cs="メイリオ" w:hint="eastAsia"/>
          <w:sz w:val="18"/>
          <w:szCs w:val="18"/>
          <w:lang w:eastAsia="ja-JP"/>
        </w:rPr>
        <w:t>するようデザインされたブラインド監査のプロセスを例示しました。ブラインド監査の一つの大きなメリットはソースコードへアクセスせずに監査人がレビューを完了できる点にあります。さらに</w:t>
      </w:r>
      <w:del w:id="391" w:author="工内隆" w:date="2017-12-06T14:49:00Z">
        <w:r w:rsidR="00CD7F8A" w:rsidDel="004606ED">
          <w:rPr>
            <w:rFonts w:ascii="メイリオ" w:eastAsia="メイリオ" w:hAnsi="メイリオ" w:cs="メイリオ" w:hint="eastAsia"/>
            <w:sz w:val="18"/>
            <w:szCs w:val="18"/>
            <w:lang w:eastAsia="ja-JP"/>
          </w:rPr>
          <w:delText>買収元</w:delText>
        </w:r>
      </w:del>
      <w:ins w:id="392" w:author="工内隆" w:date="2017-12-06T14:49:00Z">
        <w:r w:rsidR="004606ED">
          <w:rPr>
            <w:rFonts w:ascii="メイリオ" w:eastAsia="メイリオ" w:hAnsi="メイリオ" w:cs="メイリオ" w:hint="eastAsia"/>
            <w:sz w:val="18"/>
            <w:szCs w:val="18"/>
            <w:lang w:eastAsia="ja-JP"/>
          </w:rPr>
          <w:t>買収企業</w:t>
        </w:r>
      </w:ins>
      <w:r w:rsidR="004E6994">
        <w:rPr>
          <w:rFonts w:ascii="メイリオ" w:eastAsia="メイリオ" w:hAnsi="メイリオ" w:cs="メイリオ" w:hint="eastAsia"/>
          <w:sz w:val="18"/>
          <w:szCs w:val="18"/>
          <w:lang w:eastAsia="ja-JP"/>
        </w:rPr>
        <w:t>が</w:t>
      </w:r>
      <w:r w:rsidR="00CD7F8A">
        <w:rPr>
          <w:rFonts w:ascii="メイリオ" w:eastAsia="メイリオ" w:hAnsi="メイリオ" w:cs="メイリオ" w:hint="eastAsia"/>
          <w:sz w:val="18"/>
          <w:szCs w:val="18"/>
          <w:lang w:eastAsia="ja-JP"/>
        </w:rPr>
        <w:t>事前</w:t>
      </w:r>
      <w:r w:rsidR="004E6994">
        <w:rPr>
          <w:rFonts w:ascii="メイリオ" w:eastAsia="メイリオ" w:hAnsi="メイリオ" w:cs="メイリオ" w:hint="eastAsia"/>
          <w:sz w:val="18"/>
          <w:szCs w:val="18"/>
          <w:lang w:eastAsia="ja-JP"/>
        </w:rPr>
        <w:t>に十分配慮</w:t>
      </w:r>
      <w:ins w:id="393" w:author="工内隆" w:date="2017-12-07T17:02:00Z">
        <w:r>
          <w:rPr>
            <w:rFonts w:ascii="メイリオ" w:eastAsia="メイリオ" w:hAnsi="メイリオ" w:cs="メイリオ" w:hint="eastAsia"/>
            <w:sz w:val="18"/>
            <w:szCs w:val="18"/>
            <w:lang w:eastAsia="ja-JP"/>
          </w:rPr>
          <w:t>すれば、</w:t>
        </w:r>
      </w:ins>
      <w:del w:id="394" w:author="工内隆" w:date="2017-12-07T17:02:00Z">
        <w:r w:rsidR="004E6994" w:rsidDel="0076129B">
          <w:rPr>
            <w:rFonts w:ascii="メイリオ" w:eastAsia="メイリオ" w:hAnsi="メイリオ" w:cs="メイリオ" w:hint="eastAsia"/>
            <w:sz w:val="18"/>
            <w:szCs w:val="18"/>
            <w:lang w:eastAsia="ja-JP"/>
          </w:rPr>
          <w:delText>し</w:delText>
        </w:r>
      </w:del>
      <w:r w:rsidR="00CD7F8A">
        <w:rPr>
          <w:rFonts w:ascii="メイリオ" w:eastAsia="メイリオ" w:hAnsi="メイリオ" w:cs="メイリオ" w:hint="eastAsia"/>
          <w:sz w:val="18"/>
          <w:szCs w:val="18"/>
          <w:lang w:eastAsia="ja-JP"/>
        </w:rPr>
        <w:t>監査人</w:t>
      </w:r>
      <w:r w:rsidR="00D91049">
        <w:rPr>
          <w:rFonts w:ascii="メイリオ" w:eastAsia="メイリオ" w:hAnsi="メイリオ" w:cs="メイリオ" w:hint="eastAsia"/>
          <w:sz w:val="18"/>
          <w:szCs w:val="18"/>
          <w:lang w:eastAsia="ja-JP"/>
        </w:rPr>
        <w:t>にも</w:t>
      </w:r>
      <w:del w:id="395" w:author="工内隆" w:date="2017-12-06T14:56:00Z">
        <w:r w:rsidR="00D91049" w:rsidDel="004606ED">
          <w:rPr>
            <w:rFonts w:ascii="メイリオ" w:eastAsia="メイリオ" w:hAnsi="メイリオ" w:cs="メイリオ" w:hint="eastAsia"/>
            <w:sz w:val="18"/>
            <w:szCs w:val="18"/>
            <w:lang w:eastAsia="ja-JP"/>
          </w:rPr>
          <w:delText>買収先</w:delText>
        </w:r>
      </w:del>
      <w:ins w:id="396" w:author="工内隆" w:date="2017-12-06T14:56:00Z">
        <w:r w:rsidR="004606ED">
          <w:rPr>
            <w:rFonts w:ascii="メイリオ" w:eastAsia="メイリオ" w:hAnsi="メイリオ" w:cs="メイリオ" w:hint="eastAsia"/>
            <w:sz w:val="18"/>
            <w:szCs w:val="18"/>
            <w:lang w:eastAsia="ja-JP"/>
          </w:rPr>
          <w:t>買収対象</w:t>
        </w:r>
      </w:ins>
      <w:r w:rsidR="00D91049">
        <w:rPr>
          <w:rFonts w:ascii="メイリオ" w:eastAsia="メイリオ" w:hAnsi="メイリオ" w:cs="メイリオ" w:hint="eastAsia"/>
          <w:sz w:val="18"/>
          <w:szCs w:val="18"/>
          <w:lang w:eastAsia="ja-JP"/>
        </w:rPr>
        <w:t>を知ることをさせ</w:t>
      </w:r>
      <w:r w:rsidR="004E6994">
        <w:rPr>
          <w:rFonts w:ascii="メイリオ" w:eastAsia="メイリオ" w:hAnsi="メイリオ" w:cs="メイリオ" w:hint="eastAsia"/>
          <w:sz w:val="18"/>
          <w:szCs w:val="18"/>
          <w:lang w:eastAsia="ja-JP"/>
        </w:rPr>
        <w:t>ない</w:t>
      </w:r>
      <w:r w:rsidR="00D91049">
        <w:rPr>
          <w:rFonts w:ascii="メイリオ" w:eastAsia="メイリオ" w:hAnsi="メイリオ" w:cs="メイリオ" w:hint="eastAsia"/>
          <w:sz w:val="18"/>
          <w:szCs w:val="18"/>
          <w:lang w:eastAsia="ja-JP"/>
        </w:rPr>
        <w:t>、といったハイレベルの機密性を提供することができます。私が認識している範囲では</w:t>
      </w:r>
      <w:r w:rsidR="004E6994">
        <w:rPr>
          <w:rFonts w:ascii="メイリオ" w:eastAsia="メイリオ" w:hAnsi="メイリオ" w:cs="メイリオ" w:hint="eastAsia"/>
          <w:sz w:val="18"/>
          <w:szCs w:val="18"/>
          <w:lang w:eastAsia="ja-JP"/>
        </w:rPr>
        <w:t>、オープンソース コンプライアンス サービスの</w:t>
      </w:r>
      <w:r w:rsidR="00D91049">
        <w:rPr>
          <w:rFonts w:ascii="メイリオ" w:eastAsia="メイリオ" w:hAnsi="メイリオ" w:cs="メイリオ" w:hint="eastAsia"/>
          <w:sz w:val="18"/>
          <w:szCs w:val="18"/>
          <w:lang w:eastAsia="ja-JP"/>
        </w:rPr>
        <w:t>提供企業でこういった手法をとれるところは他にはないようです</w:t>
      </w:r>
      <w:r w:rsidR="004E6994">
        <w:rPr>
          <w:rFonts w:ascii="メイリオ" w:eastAsia="メイリオ" w:hAnsi="メイリオ" w:cs="メイリオ" w:hint="eastAsia"/>
          <w:sz w:val="18"/>
          <w:szCs w:val="18"/>
          <w:lang w:eastAsia="ja-JP"/>
        </w:rPr>
        <w:t>。</w:t>
      </w:r>
    </w:p>
    <w:p w14:paraId="7A9B9F5D" w14:textId="0A58E4E0" w:rsidR="00597D3F" w:rsidRPr="002C4D0C" w:rsidRDefault="00D101D2" w:rsidP="00382132">
      <w:pPr>
        <w:pStyle w:val="HeadingIbrahim2"/>
        <w:rPr>
          <w:lang w:eastAsia="ja-JP"/>
        </w:rPr>
      </w:pPr>
      <w:bookmarkStart w:id="397" w:name="_Toc492046622"/>
      <w:r w:rsidRPr="002C4D0C">
        <w:rPr>
          <w:lang w:eastAsia="ja-JP"/>
        </w:rPr>
        <w:t>5</w:t>
      </w:r>
      <w:r w:rsidR="00444017" w:rsidRPr="002C4D0C">
        <w:rPr>
          <w:lang w:eastAsia="ja-JP"/>
        </w:rPr>
        <w:t xml:space="preserve">.3 </w:t>
      </w:r>
      <w:r w:rsidR="004E6994">
        <w:rPr>
          <w:rFonts w:hint="eastAsia"/>
          <w:lang w:eastAsia="ja-JP"/>
        </w:rPr>
        <w:t>DIY</w:t>
      </w:r>
      <w:r w:rsidR="004E6994">
        <w:rPr>
          <w:rFonts w:hint="eastAsia"/>
          <w:lang w:eastAsia="ja-JP"/>
        </w:rPr>
        <w:t>監査（</w:t>
      </w:r>
      <w:r w:rsidR="00444017" w:rsidRPr="002C4D0C">
        <w:rPr>
          <w:lang w:eastAsia="ja-JP"/>
        </w:rPr>
        <w:t>D</w:t>
      </w:r>
      <w:r w:rsidR="004C6B67" w:rsidRPr="002C4D0C">
        <w:rPr>
          <w:lang w:eastAsia="ja-JP"/>
        </w:rPr>
        <w:t>IY audit</w:t>
      </w:r>
      <w:bookmarkEnd w:id="397"/>
      <w:r w:rsidR="004E6994">
        <w:rPr>
          <w:rFonts w:hint="eastAsia"/>
          <w:lang w:eastAsia="ja-JP"/>
        </w:rPr>
        <w:t>）</w:t>
      </w:r>
    </w:p>
    <w:p w14:paraId="162DB967" w14:textId="3A7A111C" w:rsidR="004813E1" w:rsidRDefault="00AD71F3" w:rsidP="00382132">
      <w:pPr>
        <w:pStyle w:val="bodyIbrahim1"/>
        <w:rPr>
          <w:rFonts w:eastAsia="ＭＳ Ｐゴシック"/>
          <w:lang w:eastAsia="ja-JP"/>
        </w:rPr>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w:t>
      </w:r>
      <w:r w:rsidR="002A6E10" w:rsidRPr="002C4D0C">
        <w:lastRenderedPageBreak/>
        <w:t xml:space="preserve">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0F511E79" w14:textId="0A602B85" w:rsidR="004E6994" w:rsidRPr="004E6994" w:rsidRDefault="004E6994" w:rsidP="004E6994">
      <w:pPr>
        <w:pStyle w:val="bodyIbrahim1"/>
        <w:spacing w:line="240" w:lineRule="exact"/>
        <w:rPr>
          <w:rFonts w:ascii="メイリオ" w:eastAsia="メイリオ" w:hAnsi="メイリオ" w:cs="メイリオ"/>
          <w:sz w:val="18"/>
          <w:szCs w:val="18"/>
          <w:lang w:eastAsia="ja-JP"/>
        </w:rPr>
      </w:pPr>
      <w:r w:rsidRPr="004E6994">
        <w:rPr>
          <w:rFonts w:ascii="メイリオ" w:eastAsia="メイリオ" w:hAnsi="メイリオ" w:cs="メイリオ" w:hint="eastAsia"/>
          <w:sz w:val="18"/>
          <w:szCs w:val="18"/>
          <w:lang w:eastAsia="ja-JP"/>
        </w:rPr>
        <w:t>Do-It-Yourself</w:t>
      </w:r>
      <w:r w:rsidR="00B11315">
        <w:rPr>
          <w:rFonts w:ascii="メイリオ" w:eastAsia="メイリオ" w:hAnsi="メイリオ" w:cs="メイリオ" w:hint="eastAsia"/>
          <w:sz w:val="18"/>
          <w:szCs w:val="18"/>
          <w:lang w:eastAsia="ja-JP"/>
        </w:rPr>
        <w:t>監査は</w:t>
      </w:r>
      <w:del w:id="398" w:author="工内隆" w:date="2017-12-06T14:49:00Z">
        <w:r w:rsidR="00B11315" w:rsidDel="004606ED">
          <w:rPr>
            <w:rFonts w:ascii="メイリオ" w:eastAsia="メイリオ" w:hAnsi="メイリオ" w:cs="メイリオ" w:hint="eastAsia"/>
            <w:sz w:val="18"/>
            <w:szCs w:val="18"/>
            <w:lang w:eastAsia="ja-JP"/>
          </w:rPr>
          <w:delText>買収元</w:delText>
        </w:r>
      </w:del>
      <w:ins w:id="399" w:author="工内隆" w:date="2017-12-06T14:49:00Z">
        <w:r w:rsidR="004606ED">
          <w:rPr>
            <w:rFonts w:ascii="メイリオ" w:eastAsia="メイリオ" w:hAnsi="メイリオ" w:cs="メイリオ" w:hint="eastAsia"/>
            <w:sz w:val="18"/>
            <w:szCs w:val="18"/>
            <w:lang w:eastAsia="ja-JP"/>
          </w:rPr>
          <w:t>買収企業</w:t>
        </w:r>
      </w:ins>
      <w:r w:rsidR="00B11315">
        <w:rPr>
          <w:rFonts w:ascii="メイリオ" w:eastAsia="メイリオ" w:hAnsi="メイリオ" w:cs="メイリオ" w:hint="eastAsia"/>
          <w:sz w:val="18"/>
          <w:szCs w:val="18"/>
          <w:lang w:eastAsia="ja-JP"/>
        </w:rPr>
        <w:t>もしくは</w:t>
      </w:r>
      <w:del w:id="400" w:author="工内隆" w:date="2017-12-06T14:56:00Z">
        <w:r w:rsidR="00B11315" w:rsidDel="004606ED">
          <w:rPr>
            <w:rFonts w:ascii="メイリオ" w:eastAsia="メイリオ" w:hAnsi="メイリオ" w:cs="メイリオ" w:hint="eastAsia"/>
            <w:sz w:val="18"/>
            <w:szCs w:val="18"/>
            <w:lang w:eastAsia="ja-JP"/>
          </w:rPr>
          <w:delText>買収先</w:delText>
        </w:r>
      </w:del>
      <w:ins w:id="401" w:author="工内隆" w:date="2017-12-06T14:56:00Z">
        <w:r w:rsidR="004606ED">
          <w:rPr>
            <w:rFonts w:ascii="メイリオ" w:eastAsia="メイリオ" w:hAnsi="メイリオ" w:cs="メイリオ" w:hint="eastAsia"/>
            <w:sz w:val="18"/>
            <w:szCs w:val="18"/>
            <w:lang w:eastAsia="ja-JP"/>
          </w:rPr>
          <w:t>買収対象</w:t>
        </w:r>
      </w:ins>
      <w:r w:rsidR="00B11315">
        <w:rPr>
          <w:rFonts w:ascii="メイリオ" w:eastAsia="メイリオ" w:hAnsi="メイリオ" w:cs="メイリオ" w:hint="eastAsia"/>
          <w:sz w:val="18"/>
          <w:szCs w:val="18"/>
          <w:lang w:eastAsia="ja-JP"/>
        </w:rPr>
        <w:t>が自らスキャンが実施できるよう</w:t>
      </w:r>
      <w:r>
        <w:rPr>
          <w:rFonts w:ascii="メイリオ" w:eastAsia="メイリオ" w:hAnsi="メイリオ" w:cs="メイリオ" w:hint="eastAsia"/>
          <w:sz w:val="18"/>
          <w:szCs w:val="18"/>
          <w:lang w:eastAsia="ja-JP"/>
        </w:rPr>
        <w:t>、時間限定</w:t>
      </w:r>
      <w:r w:rsidR="00B11315">
        <w:rPr>
          <w:rFonts w:ascii="メイリオ" w:eastAsia="メイリオ" w:hAnsi="メイリオ" w:cs="メイリオ" w:hint="eastAsia"/>
          <w:sz w:val="18"/>
          <w:szCs w:val="18"/>
          <w:lang w:eastAsia="ja-JP"/>
        </w:rPr>
        <w:t>でクラウドのコンプライアンス ツールへ</w:t>
      </w:r>
      <w:r w:rsidR="002502FB">
        <w:rPr>
          <w:rFonts w:ascii="メイリオ" w:eastAsia="メイリオ" w:hAnsi="メイリオ" w:cs="メイリオ" w:hint="eastAsia"/>
          <w:sz w:val="18"/>
          <w:szCs w:val="18"/>
          <w:lang w:eastAsia="ja-JP"/>
        </w:rPr>
        <w:t>アクセス</w:t>
      </w:r>
      <w:r w:rsidR="00B11315">
        <w:rPr>
          <w:rFonts w:ascii="メイリオ" w:eastAsia="メイリオ" w:hAnsi="メイリオ" w:cs="メイリオ" w:hint="eastAsia"/>
          <w:sz w:val="18"/>
          <w:szCs w:val="18"/>
          <w:lang w:eastAsia="ja-JP"/>
        </w:rPr>
        <w:t>できるようにします。</w:t>
      </w:r>
      <w:ins w:id="402" w:author="工内隆" w:date="2017-12-07T17:07:00Z">
        <w:r w:rsidR="007E215D">
          <w:rPr>
            <w:rFonts w:ascii="メイリオ" w:eastAsia="メイリオ" w:hAnsi="メイリオ" w:cs="メイリオ" w:hint="eastAsia"/>
            <w:sz w:val="18"/>
            <w:szCs w:val="18"/>
            <w:lang w:eastAsia="ja-JP"/>
          </w:rPr>
          <w:t>その後、</w:t>
        </w:r>
      </w:ins>
      <w:r w:rsidR="00B11315">
        <w:rPr>
          <w:rFonts w:ascii="メイリオ" w:eastAsia="メイリオ" w:hAnsi="メイリオ" w:cs="メイリオ" w:hint="eastAsia"/>
          <w:sz w:val="18"/>
          <w:szCs w:val="18"/>
          <w:lang w:eastAsia="ja-JP"/>
        </w:rPr>
        <w:t>ナレッジベースや</w:t>
      </w:r>
      <w:ins w:id="403" w:author="工内隆" w:date="2017-12-07T17:08:00Z">
        <w:r w:rsidR="007E215D">
          <w:rPr>
            <w:rFonts w:ascii="メイリオ" w:eastAsia="メイリオ" w:hAnsi="メイリオ" w:cs="メイリオ" w:hint="eastAsia"/>
            <w:sz w:val="18"/>
            <w:szCs w:val="18"/>
            <w:lang w:eastAsia="ja-JP"/>
          </w:rPr>
          <w:t>すべての</w:t>
        </w:r>
      </w:ins>
      <w:r w:rsidR="00B11315">
        <w:rPr>
          <w:rFonts w:ascii="メイリオ" w:eastAsia="メイリオ" w:hAnsi="メイリオ" w:cs="メイリオ" w:hint="eastAsia"/>
          <w:sz w:val="18"/>
          <w:szCs w:val="18"/>
          <w:lang w:eastAsia="ja-JP"/>
        </w:rPr>
        <w:t>レポート機能</w:t>
      </w:r>
      <w:ins w:id="404" w:author="工内隆" w:date="2017-12-07T17:08:00Z">
        <w:r w:rsidR="007E215D">
          <w:rPr>
            <w:rFonts w:ascii="メイリオ" w:eastAsia="メイリオ" w:hAnsi="メイリオ" w:cs="メイリオ" w:hint="eastAsia"/>
            <w:sz w:val="18"/>
            <w:szCs w:val="18"/>
            <w:lang w:eastAsia="ja-JP"/>
          </w:rPr>
          <w:t>を用いて</w:t>
        </w:r>
      </w:ins>
      <w:del w:id="405" w:author="工内隆" w:date="2017-12-07T17:08:00Z">
        <w:r w:rsidR="00B11315" w:rsidDel="007E215D">
          <w:rPr>
            <w:rFonts w:ascii="メイリオ" w:eastAsia="メイリオ" w:hAnsi="メイリオ" w:cs="メイリオ" w:hint="eastAsia"/>
            <w:sz w:val="18"/>
            <w:szCs w:val="18"/>
            <w:lang w:eastAsia="ja-JP"/>
          </w:rPr>
          <w:delText>への網羅的なアクセスによって</w:delText>
        </w:r>
      </w:del>
      <w:r w:rsidR="00B11315">
        <w:rPr>
          <w:rFonts w:ascii="メイリオ" w:eastAsia="メイリオ" w:hAnsi="メイリオ" w:cs="メイリオ" w:hint="eastAsia"/>
          <w:sz w:val="18"/>
          <w:szCs w:val="18"/>
          <w:lang w:eastAsia="ja-JP"/>
        </w:rPr>
        <w:t>内部監査が実施できるようになります。このアプローチは、スキャン結果を解釈しその</w:t>
      </w:r>
      <w:ins w:id="406" w:author="工内隆" w:date="2017-12-08T17:05:00Z">
        <w:r w:rsidR="001869EB">
          <w:rPr>
            <w:rFonts w:ascii="メイリオ" w:eastAsia="メイリオ" w:hAnsi="メイリオ" w:cs="メイリオ" w:hint="eastAsia"/>
            <w:sz w:val="18"/>
            <w:szCs w:val="18"/>
            <w:lang w:eastAsia="ja-JP"/>
          </w:rPr>
          <w:t>是正</w:t>
        </w:r>
      </w:ins>
      <w:del w:id="407" w:author="工内隆" w:date="2017-12-08T17:05:00Z">
        <w:r w:rsidR="00B11315" w:rsidDel="001869EB">
          <w:rPr>
            <w:rFonts w:ascii="メイリオ" w:eastAsia="メイリオ" w:hAnsi="メイリオ" w:cs="メイリオ" w:hint="eastAsia"/>
            <w:sz w:val="18"/>
            <w:szCs w:val="18"/>
            <w:lang w:eastAsia="ja-JP"/>
          </w:rPr>
          <w:delText>改善</w:delText>
        </w:r>
      </w:del>
      <w:r w:rsidR="00B11315">
        <w:rPr>
          <w:rFonts w:ascii="メイリオ" w:eastAsia="メイリオ" w:hAnsi="メイリオ" w:cs="メイリオ" w:hint="eastAsia"/>
          <w:sz w:val="18"/>
          <w:szCs w:val="18"/>
          <w:lang w:eastAsia="ja-JP"/>
        </w:rPr>
        <w:t>手続きを提案するための十分な知見がある社員がいる企業にとって特に興味深いものとなります。M&amp;Aプロセスを年間数回は実施するような企業</w:t>
      </w:r>
      <w:del w:id="408" w:author="工内隆" w:date="2017-12-08T09:29:00Z">
        <w:r w:rsidR="00B11315" w:rsidDel="00BF139D">
          <w:rPr>
            <w:rFonts w:ascii="メイリオ" w:eastAsia="メイリオ" w:hAnsi="メイリオ" w:cs="メイリオ" w:hint="eastAsia"/>
            <w:sz w:val="18"/>
            <w:szCs w:val="18"/>
            <w:lang w:eastAsia="ja-JP"/>
          </w:rPr>
          <w:delText>に</w:delText>
        </w:r>
      </w:del>
      <w:del w:id="409" w:author="工内隆" w:date="2017-12-07T17:10:00Z">
        <w:r w:rsidR="00B11315" w:rsidDel="007E215D">
          <w:rPr>
            <w:rFonts w:ascii="メイリオ" w:eastAsia="メイリオ" w:hAnsi="メイリオ" w:cs="メイリオ" w:hint="eastAsia"/>
            <w:sz w:val="18"/>
            <w:szCs w:val="18"/>
            <w:lang w:eastAsia="ja-JP"/>
          </w:rPr>
          <w:delText>とって</w:delText>
        </w:r>
      </w:del>
      <w:r w:rsidR="00B11315">
        <w:rPr>
          <w:rFonts w:ascii="メイリオ" w:eastAsia="メイリオ" w:hAnsi="メイリオ" w:cs="メイリオ" w:hint="eastAsia"/>
          <w:sz w:val="18"/>
          <w:szCs w:val="18"/>
          <w:lang w:eastAsia="ja-JP"/>
        </w:rPr>
        <w:t>はこの手法はより費用効率を</w:t>
      </w:r>
      <w:ins w:id="410" w:author="工内隆" w:date="2017-12-07T17:10:00Z">
        <w:r w:rsidR="007E215D">
          <w:rPr>
            <w:rFonts w:ascii="メイリオ" w:eastAsia="メイリオ" w:hAnsi="メイリオ" w:cs="メイリオ" w:hint="eastAsia"/>
            <w:sz w:val="18"/>
            <w:szCs w:val="18"/>
            <w:lang w:eastAsia="ja-JP"/>
          </w:rPr>
          <w:t>上げる</w:t>
        </w:r>
      </w:ins>
      <w:del w:id="411" w:author="工内隆" w:date="2017-12-07T17:10:00Z">
        <w:r w:rsidR="00B11315" w:rsidDel="007E215D">
          <w:rPr>
            <w:rFonts w:ascii="メイリオ" w:eastAsia="メイリオ" w:hAnsi="メイリオ" w:cs="メイリオ" w:hint="eastAsia"/>
            <w:sz w:val="18"/>
            <w:szCs w:val="18"/>
            <w:lang w:eastAsia="ja-JP"/>
          </w:rPr>
          <w:delText>素早く改善する</w:delText>
        </w:r>
      </w:del>
      <w:r w:rsidR="00B11315">
        <w:rPr>
          <w:rFonts w:ascii="メイリオ" w:eastAsia="メイリオ" w:hAnsi="メイリオ" w:cs="メイリオ" w:hint="eastAsia"/>
          <w:sz w:val="18"/>
          <w:szCs w:val="18"/>
          <w:lang w:eastAsia="ja-JP"/>
        </w:rPr>
        <w:t>ことができます。</w:t>
      </w:r>
      <w:del w:id="412" w:author="工内隆" w:date="2017-12-07T17:11:00Z">
        <w:r w:rsidR="00B11315" w:rsidDel="007E215D">
          <w:rPr>
            <w:rFonts w:ascii="メイリオ" w:eastAsia="メイリオ" w:hAnsi="メイリオ" w:cs="メイリオ" w:hint="eastAsia"/>
            <w:sz w:val="18"/>
            <w:szCs w:val="18"/>
            <w:lang w:eastAsia="ja-JP"/>
          </w:rPr>
          <w:delText>発見</w:delText>
        </w:r>
        <w:r w:rsidR="00871A1A" w:rsidDel="007E215D">
          <w:rPr>
            <w:rFonts w:ascii="メイリオ" w:eastAsia="メイリオ" w:hAnsi="メイリオ" w:cs="メイリオ" w:hint="eastAsia"/>
            <w:sz w:val="18"/>
            <w:szCs w:val="18"/>
            <w:lang w:eastAsia="ja-JP"/>
          </w:rPr>
          <w:delText>事項の検証のため、</w:delText>
        </w:r>
      </w:del>
      <w:r w:rsidR="00871A1A">
        <w:rPr>
          <w:rFonts w:ascii="メイリオ" w:eastAsia="メイリオ" w:hAnsi="メイリオ" w:cs="メイリオ" w:hint="eastAsia"/>
          <w:sz w:val="18"/>
          <w:szCs w:val="18"/>
          <w:lang w:eastAsia="ja-JP"/>
        </w:rPr>
        <w:t>さらなる監査の完全性確保</w:t>
      </w:r>
      <w:ins w:id="413" w:author="工内隆" w:date="2017-12-07T17:11:00Z">
        <w:r w:rsidR="007E215D">
          <w:rPr>
            <w:rFonts w:ascii="メイリオ" w:eastAsia="メイリオ" w:hAnsi="メイリオ" w:cs="メイリオ" w:hint="eastAsia"/>
            <w:sz w:val="18"/>
            <w:szCs w:val="18"/>
            <w:lang w:eastAsia="ja-JP"/>
          </w:rPr>
          <w:t>を目的として</w:t>
        </w:r>
      </w:ins>
      <w:ins w:id="414" w:author="工内隆" w:date="2017-12-08T17:06:00Z">
        <w:r w:rsidR="001869EB">
          <w:rPr>
            <w:rFonts w:ascii="メイリオ" w:eastAsia="メイリオ" w:hAnsi="メイリオ" w:cs="メイリオ" w:hint="eastAsia"/>
            <w:sz w:val="18"/>
            <w:szCs w:val="18"/>
            <w:lang w:eastAsia="ja-JP"/>
          </w:rPr>
          <w:t>、</w:t>
        </w:r>
      </w:ins>
      <w:ins w:id="415" w:author="工内隆" w:date="2017-12-07T17:12:00Z">
        <w:r w:rsidR="007E215D">
          <w:rPr>
            <w:rFonts w:ascii="メイリオ" w:eastAsia="メイリオ" w:hAnsi="メイリオ" w:cs="メイリオ" w:hint="eastAsia"/>
            <w:sz w:val="18"/>
            <w:szCs w:val="18"/>
            <w:lang w:eastAsia="ja-JP"/>
          </w:rPr>
          <w:t>発見事項の検証</w:t>
        </w:r>
      </w:ins>
      <w:r w:rsidR="00871A1A">
        <w:rPr>
          <w:rFonts w:ascii="メイリオ" w:eastAsia="メイリオ" w:hAnsi="メイリオ" w:cs="メイリオ" w:hint="eastAsia"/>
          <w:sz w:val="18"/>
          <w:szCs w:val="18"/>
          <w:lang w:eastAsia="ja-JP"/>
        </w:rPr>
        <w:t>の</w:t>
      </w:r>
      <w:r w:rsidR="008156F2">
        <w:rPr>
          <w:rFonts w:ascii="メイリオ" w:eastAsia="メイリオ" w:hAnsi="メイリオ" w:cs="メイリオ" w:hint="eastAsia"/>
          <w:sz w:val="18"/>
          <w:szCs w:val="18"/>
          <w:lang w:eastAsia="ja-JP"/>
        </w:rPr>
        <w:t>ために</w:t>
      </w:r>
      <w:r w:rsidR="00B11315">
        <w:rPr>
          <w:rFonts w:ascii="メイリオ" w:eastAsia="メイリオ" w:hAnsi="メイリオ" w:cs="メイリオ" w:hint="eastAsia"/>
          <w:sz w:val="18"/>
          <w:szCs w:val="18"/>
          <w:lang w:eastAsia="ja-JP"/>
        </w:rPr>
        <w:t>独立した</w:t>
      </w:r>
      <w:r w:rsidR="00BC53B5">
        <w:rPr>
          <w:rFonts w:ascii="メイリオ" w:eastAsia="メイリオ" w:hAnsi="メイリオ" w:cs="メイリオ" w:hint="eastAsia"/>
          <w:sz w:val="18"/>
          <w:szCs w:val="18"/>
          <w:lang w:eastAsia="ja-JP"/>
        </w:rPr>
        <w:t>形で認定を行う手法もあります</w:t>
      </w:r>
      <w:r w:rsidR="008156F2">
        <w:rPr>
          <w:rFonts w:ascii="メイリオ" w:eastAsia="メイリオ" w:hAnsi="メイリオ" w:cs="メイリオ" w:hint="eastAsia"/>
          <w:sz w:val="18"/>
          <w:szCs w:val="18"/>
          <w:lang w:eastAsia="ja-JP"/>
        </w:rPr>
        <w:t>。</w:t>
      </w:r>
    </w:p>
    <w:p w14:paraId="5BC00BC3" w14:textId="4F859BC5" w:rsidR="00AD71F3" w:rsidRPr="002C4D0C" w:rsidRDefault="000C6CAA" w:rsidP="00197BB6">
      <w:pPr>
        <w:pStyle w:val="Figure1"/>
      </w:pPr>
      <w:r>
        <w:rPr>
          <w:noProof/>
        </w:rPr>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4FBE477F" w:rsidR="00B20084" w:rsidRDefault="00EE37B1" w:rsidP="00197BB6">
      <w:pPr>
        <w:pStyle w:val="FigureCaption"/>
      </w:pPr>
      <w:r w:rsidRPr="000438AC">
        <w:t>Figure 8: Illustration of a DIY audit process using FOSSID targeted for M&amp;A transactions</w:t>
      </w:r>
    </w:p>
    <w:p w14:paraId="1BAE43B1" w14:textId="362B143A" w:rsidR="00E325AA" w:rsidRDefault="00E325AA" w:rsidP="00E325AA">
      <w:pPr>
        <w:pStyle w:val="Figure1"/>
      </w:pPr>
      <w:r>
        <w:rPr>
          <w:noProof/>
        </w:rPr>
        <w:lastRenderedPageBreak/>
        <w:drawing>
          <wp:inline distT="0" distB="0" distL="0" distR="0" wp14:anchorId="1B2DA0A3" wp14:editId="2A614E27">
            <wp:extent cx="6479640" cy="4534560"/>
            <wp:effectExtent l="0" t="0" r="0" b="0"/>
            <wp:docPr id="14" name="図 14" descr="C:\Users\maabou\Desktop\capture3\2017-11-19 11_28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abou\Desktop\capture3\2017-11-19 11_28_36-Figures_M&amp;A_paper_JP.pptx - Microsoft PowerPoi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9640" cy="4534560"/>
                    </a:xfrm>
                    <a:prstGeom prst="rect">
                      <a:avLst/>
                    </a:prstGeom>
                    <a:noFill/>
                    <a:ln>
                      <a:noFill/>
                    </a:ln>
                  </pic:spPr>
                </pic:pic>
              </a:graphicData>
            </a:graphic>
          </wp:inline>
        </w:drawing>
      </w:r>
    </w:p>
    <w:p w14:paraId="71FFF9EB" w14:textId="7E796294" w:rsidR="00E325AA" w:rsidRPr="00E325AA" w:rsidRDefault="00E325AA" w:rsidP="00BE62FF">
      <w:pPr>
        <w:pStyle w:val="FigureCaption"/>
      </w:pPr>
      <w:r>
        <w:rPr>
          <w:rFonts w:ascii="メイリオ" w:eastAsia="メイリオ" w:hAnsi="メイリオ" w:cs="メイリオ" w:hint="eastAsia"/>
          <w:sz w:val="16"/>
        </w:rPr>
        <w:t>図</w:t>
      </w:r>
      <w:r w:rsidRPr="00E325AA">
        <w:rPr>
          <w:rFonts w:ascii="メイリオ" w:eastAsia="メイリオ" w:hAnsi="メイリオ" w:cs="メイリオ"/>
          <w:sz w:val="16"/>
        </w:rPr>
        <w:t xml:space="preserve"> 8: </w:t>
      </w:r>
      <w:r w:rsidR="00BE62FF">
        <w:rPr>
          <w:rFonts w:ascii="メイリオ" w:eastAsia="メイリオ" w:hAnsi="メイリオ" w:cs="メイリオ" w:hint="eastAsia"/>
          <w:sz w:val="16"/>
        </w:rPr>
        <w:t>M&amp;A取引を想定したFOSSIDを用いるDIY監査プロセス</w:t>
      </w:r>
    </w:p>
    <w:p w14:paraId="120802C3" w14:textId="5E1BE873" w:rsidR="000438AC" w:rsidRDefault="005F5C58" w:rsidP="00382132">
      <w:pPr>
        <w:pStyle w:val="bodyIbrahim1"/>
        <w:rPr>
          <w:rFonts w:eastAsia="ＭＳ Ｐゴシック" w:cs="Segoe Print"/>
          <w:bCs/>
          <w:lang w:eastAsia="ja-JP"/>
        </w:rPr>
      </w:pPr>
      <w:r w:rsidRPr="000438AC">
        <w:t xml:space="preserve">Figure 8 provides an illustration of this audit method </w:t>
      </w:r>
      <w:r>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4C91825C" w14:textId="2AE5C41B" w:rsidR="00B50A4D" w:rsidRPr="00B50A4D" w:rsidRDefault="00B50A4D" w:rsidP="00B50A4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図8はFOSSID AB社のツールを用いた監査手法を例示しています。このアプローチにはいくつかメリットがあります。社内リソースを使用するのでサード</w:t>
      </w:r>
      <w:r w:rsidR="00404B30">
        <w:rPr>
          <w:rFonts w:ascii="メイリオ" w:eastAsia="メイリオ" w:hAnsi="メイリオ" w:cs="メイリオ" w:hint="eastAsia"/>
          <w:sz w:val="18"/>
          <w:szCs w:val="18"/>
          <w:lang w:eastAsia="ja-JP"/>
        </w:rPr>
        <w:t>パーティの監査人の対応可能状況に依存せず</w:t>
      </w:r>
      <w:r>
        <w:rPr>
          <w:rFonts w:ascii="メイリオ" w:eastAsia="メイリオ" w:hAnsi="メイリオ" w:cs="メイリオ" w:hint="eastAsia"/>
          <w:sz w:val="18"/>
          <w:szCs w:val="18"/>
          <w:lang w:eastAsia="ja-JP"/>
        </w:rPr>
        <w:t>必要な時にすぐに監査を開始できる点や、</w:t>
      </w:r>
      <w:del w:id="416" w:author="工内隆" w:date="2017-12-07T17:15:00Z">
        <w:r w:rsidDel="00243C23">
          <w:rPr>
            <w:rFonts w:ascii="メイリオ" w:eastAsia="メイリオ" w:hAnsi="メイリオ" w:cs="メイリオ" w:hint="eastAsia"/>
            <w:sz w:val="18"/>
            <w:szCs w:val="18"/>
            <w:lang w:eastAsia="ja-JP"/>
          </w:rPr>
          <w:delText>将来的な</w:delText>
        </w:r>
      </w:del>
      <w:r>
        <w:rPr>
          <w:rFonts w:ascii="メイリオ" w:eastAsia="メイリオ" w:hAnsi="メイリオ" w:cs="メイリオ" w:hint="eastAsia"/>
          <w:sz w:val="18"/>
          <w:szCs w:val="18"/>
          <w:lang w:eastAsia="ja-JP"/>
        </w:rPr>
        <w:t>時間の短縮</w:t>
      </w:r>
      <w:ins w:id="417" w:author="工内隆" w:date="2017-12-07T17:15:00Z">
        <w:r w:rsidR="00243C23">
          <w:rPr>
            <w:rFonts w:ascii="メイリオ" w:eastAsia="メイリオ" w:hAnsi="メイリオ" w:cs="メイリオ" w:hint="eastAsia"/>
            <w:sz w:val="18"/>
            <w:szCs w:val="18"/>
            <w:lang w:eastAsia="ja-JP"/>
          </w:rPr>
          <w:t>の可能性</w:t>
        </w:r>
      </w:ins>
      <w:r>
        <w:rPr>
          <w:rFonts w:ascii="メイリオ" w:eastAsia="メイリオ" w:hAnsi="メイリオ" w:cs="メイリオ" w:hint="eastAsia"/>
          <w:sz w:val="18"/>
          <w:szCs w:val="18"/>
          <w:lang w:eastAsia="ja-JP"/>
        </w:rPr>
        <w:t>、社外のコ</w:t>
      </w:r>
      <w:r w:rsidR="00404B30">
        <w:rPr>
          <w:rFonts w:ascii="メイリオ" w:eastAsia="メイリオ" w:hAnsi="メイリオ" w:cs="メイリオ" w:hint="eastAsia"/>
          <w:sz w:val="18"/>
          <w:szCs w:val="18"/>
          <w:lang w:eastAsia="ja-JP"/>
        </w:rPr>
        <w:t>スト</w:t>
      </w:r>
      <w:del w:id="418" w:author="工内隆" w:date="2017-12-08T09:29:00Z">
        <w:r w:rsidR="00404B30" w:rsidDel="00BF139D">
          <w:rPr>
            <w:rFonts w:ascii="メイリオ" w:eastAsia="メイリオ" w:hAnsi="メイリオ" w:cs="メイリオ" w:hint="eastAsia"/>
            <w:sz w:val="18"/>
            <w:szCs w:val="18"/>
            <w:lang w:eastAsia="ja-JP"/>
          </w:rPr>
          <w:delText>発生</w:delText>
        </w:r>
      </w:del>
      <w:del w:id="419" w:author="工内隆" w:date="2017-12-07T17:15:00Z">
        <w:r w:rsidR="00404B30" w:rsidDel="00243C23">
          <w:rPr>
            <w:rFonts w:ascii="メイリオ" w:eastAsia="メイリオ" w:hAnsi="メイリオ" w:cs="メイリオ" w:hint="eastAsia"/>
            <w:sz w:val="18"/>
            <w:szCs w:val="18"/>
            <w:lang w:eastAsia="ja-JP"/>
          </w:rPr>
          <w:delText>源</w:delText>
        </w:r>
      </w:del>
      <w:r w:rsidR="00404B30">
        <w:rPr>
          <w:rFonts w:ascii="メイリオ" w:eastAsia="メイリオ" w:hAnsi="メイリオ" w:cs="メイリオ" w:hint="eastAsia"/>
          <w:sz w:val="18"/>
          <w:szCs w:val="18"/>
          <w:lang w:eastAsia="ja-JP"/>
        </w:rPr>
        <w:t>の削減といったことがあります。コンプライアンスの問題がどんなものでも</w:t>
      </w:r>
      <w:r w:rsidR="00742319">
        <w:rPr>
          <w:rFonts w:ascii="メイリオ" w:eastAsia="メイリオ" w:hAnsi="メイリオ" w:cs="メイリオ" w:hint="eastAsia"/>
          <w:sz w:val="18"/>
          <w:szCs w:val="18"/>
          <w:lang w:eastAsia="ja-JP"/>
        </w:rPr>
        <w:t>、</w:t>
      </w:r>
      <w:r w:rsidR="00404B30">
        <w:rPr>
          <w:rFonts w:ascii="メイリオ" w:eastAsia="メイリオ" w:hAnsi="メイリオ" w:cs="メイリオ" w:hint="eastAsia"/>
          <w:sz w:val="18"/>
          <w:szCs w:val="18"/>
          <w:lang w:eastAsia="ja-JP"/>
        </w:rPr>
        <w:t>直接</w:t>
      </w:r>
      <w:ins w:id="420" w:author="工内隆" w:date="2017-12-07T17:16:00Z">
        <w:r w:rsidR="00243C23">
          <w:rPr>
            <w:rFonts w:ascii="メイリオ" w:eastAsia="メイリオ" w:hAnsi="メイリオ" w:cs="メイリオ" w:hint="eastAsia"/>
            <w:sz w:val="18"/>
            <w:szCs w:val="18"/>
            <w:lang w:eastAsia="ja-JP"/>
          </w:rPr>
          <w:t>コードに</w:t>
        </w:r>
      </w:ins>
      <w:r w:rsidR="00404B30">
        <w:rPr>
          <w:rFonts w:ascii="メイリオ" w:eastAsia="メイリオ" w:hAnsi="メイリオ" w:cs="メイリオ" w:hint="eastAsia"/>
          <w:sz w:val="18"/>
          <w:szCs w:val="18"/>
          <w:lang w:eastAsia="ja-JP"/>
        </w:rPr>
        <w:t>アクセス</w:t>
      </w:r>
      <w:ins w:id="421" w:author="工内隆" w:date="2017-12-07T17:16:00Z">
        <w:r w:rsidR="00243C23">
          <w:rPr>
            <w:rFonts w:ascii="メイリオ" w:eastAsia="メイリオ" w:hAnsi="メイリオ" w:cs="メイリオ" w:hint="eastAsia"/>
            <w:sz w:val="18"/>
            <w:szCs w:val="18"/>
            <w:lang w:eastAsia="ja-JP"/>
          </w:rPr>
          <w:t>し、</w:t>
        </w:r>
      </w:ins>
      <w:del w:id="422" w:author="工内隆" w:date="2017-12-07T17:16:00Z">
        <w:r w:rsidR="00404B30" w:rsidDel="00243C23">
          <w:rPr>
            <w:rFonts w:ascii="メイリオ" w:eastAsia="メイリオ" w:hAnsi="メイリオ" w:cs="メイリオ" w:hint="eastAsia"/>
            <w:sz w:val="18"/>
            <w:szCs w:val="18"/>
            <w:lang w:eastAsia="ja-JP"/>
          </w:rPr>
          <w:delText>・</w:delText>
        </w:r>
      </w:del>
      <w:r>
        <w:rPr>
          <w:rFonts w:ascii="メイリオ" w:eastAsia="メイリオ" w:hAnsi="メイリオ" w:cs="メイリオ" w:hint="eastAsia"/>
          <w:sz w:val="18"/>
          <w:szCs w:val="18"/>
          <w:lang w:eastAsia="ja-JP"/>
        </w:rPr>
        <w:t>解決できる人によって</w:t>
      </w:r>
      <w:r w:rsidR="00404B30">
        <w:rPr>
          <w:rFonts w:ascii="メイリオ" w:eastAsia="メイリオ" w:hAnsi="メイリオ" w:cs="メイリオ" w:hint="eastAsia"/>
          <w:sz w:val="18"/>
          <w:szCs w:val="18"/>
          <w:lang w:eastAsia="ja-JP"/>
        </w:rPr>
        <w:t>実施されるので</w:t>
      </w:r>
      <w:r w:rsidR="00742319">
        <w:rPr>
          <w:rFonts w:ascii="メイリオ" w:eastAsia="メイリオ" w:hAnsi="メイリオ" w:cs="メイリオ" w:hint="eastAsia"/>
          <w:sz w:val="18"/>
          <w:szCs w:val="18"/>
          <w:lang w:eastAsia="ja-JP"/>
        </w:rPr>
        <w:t>、</w:t>
      </w:r>
      <w:r>
        <w:rPr>
          <w:rFonts w:ascii="メイリオ" w:eastAsia="メイリオ" w:hAnsi="メイリオ" w:cs="メイリオ" w:hint="eastAsia"/>
          <w:sz w:val="18"/>
          <w:szCs w:val="18"/>
          <w:lang w:eastAsia="ja-JP"/>
        </w:rPr>
        <w:t>すぐに取り組</w:t>
      </w:r>
      <w:r w:rsidR="00404B30">
        <w:rPr>
          <w:rFonts w:ascii="メイリオ" w:eastAsia="メイリオ" w:hAnsi="メイリオ" w:cs="メイリオ" w:hint="eastAsia"/>
          <w:sz w:val="18"/>
          <w:szCs w:val="18"/>
          <w:lang w:eastAsia="ja-JP"/>
        </w:rPr>
        <w:t>むことができます。また最終的にこの監査における正確性や網羅性を確保</w:t>
      </w:r>
      <w:r w:rsidR="00742319">
        <w:rPr>
          <w:rFonts w:ascii="メイリオ" w:eastAsia="メイリオ" w:hAnsi="メイリオ" w:cs="メイリオ" w:hint="eastAsia"/>
          <w:sz w:val="18"/>
          <w:szCs w:val="18"/>
          <w:lang w:eastAsia="ja-JP"/>
        </w:rPr>
        <w:t>するため、監査ツール提供者によって検証することもできます。</w:t>
      </w:r>
      <w:del w:id="423" w:author="工内隆" w:date="2017-12-07T17:18:00Z">
        <w:r w:rsidR="00404B30" w:rsidDel="00243C23">
          <w:rPr>
            <w:rFonts w:ascii="メイリオ" w:eastAsia="メイリオ" w:hAnsi="メイリオ" w:cs="メイリオ" w:hint="eastAsia"/>
            <w:sz w:val="18"/>
            <w:szCs w:val="18"/>
            <w:lang w:eastAsia="ja-JP"/>
          </w:rPr>
          <w:delText>たとえば</w:delText>
        </w:r>
      </w:del>
      <w:r w:rsidR="00742319">
        <w:rPr>
          <w:rFonts w:ascii="メイリオ" w:eastAsia="メイリオ" w:hAnsi="メイリオ" w:cs="メイリオ" w:hint="eastAsia"/>
          <w:sz w:val="18"/>
          <w:szCs w:val="18"/>
          <w:lang w:eastAsia="ja-JP"/>
        </w:rPr>
        <w:t>FOSSID</w:t>
      </w:r>
      <w:ins w:id="424" w:author="工内隆" w:date="2017-12-07T17:17:00Z">
        <w:r w:rsidR="00243C23">
          <w:rPr>
            <w:rFonts w:ascii="メイリオ" w:eastAsia="メイリオ" w:hAnsi="メイリオ" w:cs="メイリオ"/>
            <w:sz w:val="18"/>
            <w:szCs w:val="18"/>
            <w:lang w:eastAsia="ja-JP"/>
          </w:rPr>
          <w:t xml:space="preserve"> AB</w:t>
        </w:r>
        <w:r w:rsidR="00243C23">
          <w:rPr>
            <w:rFonts w:ascii="メイリオ" w:eastAsia="メイリオ" w:hAnsi="メイリオ" w:cs="メイリオ" w:hint="eastAsia"/>
            <w:sz w:val="18"/>
            <w:szCs w:val="18"/>
            <w:lang w:eastAsia="ja-JP"/>
          </w:rPr>
          <w:t>社</w:t>
        </w:r>
      </w:ins>
      <w:r w:rsidR="00742319">
        <w:rPr>
          <w:rFonts w:ascii="メイリオ" w:eastAsia="メイリオ" w:hAnsi="メイリオ" w:cs="メイリオ" w:hint="eastAsia"/>
          <w:sz w:val="18"/>
          <w:szCs w:val="18"/>
          <w:lang w:eastAsia="ja-JP"/>
        </w:rPr>
        <w:t>におけるDIYサービス</w:t>
      </w:r>
      <w:del w:id="425" w:author="工内隆" w:date="2017-12-08T09:30:00Z">
        <w:r w:rsidR="00742319" w:rsidDel="00BF139D">
          <w:rPr>
            <w:rFonts w:ascii="メイリオ" w:eastAsia="メイリオ" w:hAnsi="メイリオ" w:cs="メイリオ" w:hint="eastAsia"/>
            <w:sz w:val="18"/>
            <w:szCs w:val="18"/>
            <w:lang w:eastAsia="ja-JP"/>
          </w:rPr>
          <w:delText>として</w:delText>
        </w:r>
      </w:del>
      <w:r w:rsidR="00742319">
        <w:rPr>
          <w:rFonts w:ascii="メイリオ" w:eastAsia="メイリオ" w:hAnsi="メイリオ" w:cs="メイリオ" w:hint="eastAsia"/>
          <w:sz w:val="18"/>
          <w:szCs w:val="18"/>
          <w:lang w:eastAsia="ja-JP"/>
        </w:rPr>
        <w:t>の一部として、対象企業</w:t>
      </w:r>
      <w:ins w:id="426" w:author="工内隆" w:date="2017-12-07T17:18:00Z">
        <w:r w:rsidR="00243C23">
          <w:rPr>
            <w:rFonts w:ascii="メイリオ" w:eastAsia="メイリオ" w:hAnsi="メイリオ" w:cs="メイリオ" w:hint="eastAsia"/>
            <w:sz w:val="18"/>
            <w:szCs w:val="18"/>
            <w:lang w:eastAsia="ja-JP"/>
          </w:rPr>
          <w:t>で</w:t>
        </w:r>
      </w:ins>
      <w:del w:id="427" w:author="工内隆" w:date="2017-12-07T17:18:00Z">
        <w:r w:rsidR="00742319" w:rsidDel="00243C23">
          <w:rPr>
            <w:rFonts w:ascii="メイリオ" w:eastAsia="メイリオ" w:hAnsi="メイリオ" w:cs="メイリオ" w:hint="eastAsia"/>
            <w:sz w:val="18"/>
            <w:szCs w:val="18"/>
            <w:lang w:eastAsia="ja-JP"/>
          </w:rPr>
          <w:delText>に</w:delText>
        </w:r>
      </w:del>
      <w:r w:rsidR="00742319">
        <w:rPr>
          <w:rFonts w:ascii="メイリオ" w:eastAsia="メイリオ" w:hAnsi="メイリオ" w:cs="メイリオ" w:hint="eastAsia"/>
          <w:sz w:val="18"/>
          <w:szCs w:val="18"/>
          <w:lang w:eastAsia="ja-JP"/>
        </w:rPr>
        <w:t>監査される</w:t>
      </w:r>
      <w:ins w:id="428" w:author="工内隆" w:date="2017-12-07T17:18:00Z">
        <w:r w:rsidR="00243C23">
          <w:rPr>
            <w:rFonts w:ascii="メイリオ" w:eastAsia="メイリオ" w:hAnsi="メイリオ" w:cs="メイリオ" w:hint="eastAsia"/>
            <w:sz w:val="18"/>
            <w:szCs w:val="18"/>
            <w:lang w:eastAsia="ja-JP"/>
          </w:rPr>
          <w:t>べき</w:t>
        </w:r>
      </w:ins>
      <w:r w:rsidR="00742319">
        <w:rPr>
          <w:rFonts w:ascii="メイリオ" w:eastAsia="メイリオ" w:hAnsi="メイリオ" w:cs="メイリオ" w:hint="eastAsia"/>
          <w:sz w:val="18"/>
          <w:szCs w:val="18"/>
          <w:lang w:eastAsia="ja-JP"/>
        </w:rPr>
        <w:t>ものと示されたファイルの1%に対し無作為検証が提供されています。</w:t>
      </w:r>
    </w:p>
    <w:p w14:paraId="3DA47D78" w14:textId="176990EF" w:rsidR="00367A81" w:rsidRPr="002C4D0C" w:rsidRDefault="00D101D2" w:rsidP="00382132">
      <w:pPr>
        <w:pStyle w:val="HeadingIbrahim1"/>
        <w:rPr>
          <w:lang w:val="en"/>
        </w:rPr>
      </w:pPr>
      <w:r>
        <w:rPr>
          <w:lang w:val="en"/>
        </w:rPr>
        <w:lastRenderedPageBreak/>
        <w:t>6</w:t>
      </w:r>
      <w:r w:rsidR="004813E1" w:rsidRPr="002C4D0C">
        <w:rPr>
          <w:lang w:val="en"/>
        </w:rPr>
        <w:t xml:space="preserve">. </w:t>
      </w:r>
      <w:r w:rsidR="00794E5E">
        <w:rPr>
          <w:rFonts w:hint="eastAsia"/>
          <w:lang w:val="en" w:eastAsia="ja-JP"/>
        </w:rPr>
        <w:t>最終レポートおける注記（</w:t>
      </w:r>
      <w:r w:rsidR="00367A81" w:rsidRPr="002C4D0C">
        <w:rPr>
          <w:lang w:val="en"/>
        </w:rPr>
        <w:t>Note on the final report</w:t>
      </w:r>
      <w:r w:rsidR="00794E5E">
        <w:rPr>
          <w:rFonts w:hint="eastAsia"/>
          <w:lang w:val="en" w:eastAsia="ja-JP"/>
        </w:rPr>
        <w:t>）</w:t>
      </w:r>
    </w:p>
    <w:p w14:paraId="1F881689" w14:textId="2D183AB5" w:rsidR="00367A81" w:rsidRDefault="00367A81" w:rsidP="00382132">
      <w:pPr>
        <w:pStyle w:val="bodyIbrahim1"/>
        <w:rPr>
          <w:lang w:val="en"/>
        </w:rPr>
      </w:pPr>
      <w:r w:rsidRPr="000438AC">
        <w:rPr>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Default="00D437A0" w:rsidP="00382132">
      <w:pPr>
        <w:pStyle w:val="bodyIbrahim1"/>
        <w:rPr>
          <w:rFonts w:eastAsia="ＭＳ Ｐゴシック"/>
          <w:lang w:val="en" w:eastAsia="ja-JP"/>
        </w:rPr>
      </w:pPr>
      <w:r>
        <w:rPr>
          <w:lang w:val="en"/>
        </w:rPr>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47E9E8C1" w14:textId="4F215505" w:rsidR="00794E5E" w:rsidRDefault="00794E5E" w:rsidP="00794E5E">
      <w:pPr>
        <w:pStyle w:val="bodyIbrahim1"/>
        <w:spacing w:line="240" w:lineRule="exact"/>
        <w:rPr>
          <w:ins w:id="429" w:author="工内隆" w:date="2017-12-08T09:30:00Z"/>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多くの監査ツールは、</w:t>
      </w:r>
      <w:ins w:id="430" w:author="工内隆" w:date="2017-12-08T09:31:00Z">
        <w:r w:rsidR="00BF139D">
          <w:rPr>
            <w:rFonts w:ascii="メイリオ" w:eastAsia="メイリオ" w:hAnsi="メイリオ" w:cs="メイリオ" w:hint="eastAsia"/>
            <w:sz w:val="18"/>
            <w:szCs w:val="18"/>
            <w:lang w:eastAsia="ja-JP"/>
          </w:rPr>
          <w:t>存在する可能性のあ</w:t>
        </w:r>
      </w:ins>
      <w:del w:id="431" w:author="工内隆" w:date="2017-12-08T09:31:00Z">
        <w:r w:rsidDel="00BF139D">
          <w:rPr>
            <w:rFonts w:ascii="メイリオ" w:eastAsia="メイリオ" w:hAnsi="メイリオ" w:cs="メイリオ" w:hint="eastAsia"/>
            <w:sz w:val="18"/>
            <w:szCs w:val="18"/>
            <w:lang w:eastAsia="ja-JP"/>
          </w:rPr>
          <w:delText>潜在的に存在す</w:delText>
        </w:r>
      </w:del>
      <w:r>
        <w:rPr>
          <w:rFonts w:ascii="メイリオ" w:eastAsia="メイリオ" w:hAnsi="メイリオ" w:cs="メイリオ" w:hint="eastAsia"/>
          <w:sz w:val="18"/>
          <w:szCs w:val="18"/>
          <w:lang w:eastAsia="ja-JP"/>
        </w:rPr>
        <w:t>る</w:t>
      </w:r>
      <w:r w:rsidR="00C42AB9">
        <w:rPr>
          <w:rFonts w:ascii="メイリオ" w:eastAsia="メイリオ" w:hAnsi="メイリオ" w:cs="メイリオ" w:hint="eastAsia"/>
          <w:sz w:val="18"/>
          <w:szCs w:val="18"/>
          <w:lang w:eastAsia="ja-JP"/>
        </w:rPr>
        <w:t>問題</w:t>
      </w:r>
      <w:r w:rsidR="00404B30">
        <w:rPr>
          <w:rFonts w:ascii="メイリオ" w:eastAsia="メイリオ" w:hAnsi="メイリオ" w:cs="メイリオ" w:hint="eastAsia"/>
          <w:sz w:val="18"/>
          <w:szCs w:val="18"/>
          <w:lang w:eastAsia="ja-JP"/>
        </w:rPr>
        <w:t>へ焦点を当て</w:t>
      </w:r>
      <w:r>
        <w:rPr>
          <w:rFonts w:ascii="メイリオ" w:eastAsia="メイリオ" w:hAnsi="メイリオ" w:cs="メイリオ" w:hint="eastAsia"/>
          <w:sz w:val="18"/>
          <w:szCs w:val="18"/>
          <w:lang w:eastAsia="ja-JP"/>
        </w:rPr>
        <w:t>るようチューニングすることができます。結果を入念にレビューしてみると、多くが</w:t>
      </w:r>
      <w:ins w:id="432" w:author="工内隆" w:date="2017-12-08T09:32:00Z">
        <w:r w:rsidR="00BF139D">
          <w:rPr>
            <w:rFonts w:ascii="メイリオ" w:eastAsia="メイリオ" w:hAnsi="メイリオ" w:cs="メイリオ" w:hint="eastAsia"/>
            <w:sz w:val="18"/>
            <w:szCs w:val="18"/>
            <w:lang w:eastAsia="ja-JP"/>
          </w:rPr>
          <w:t>問</w:t>
        </w:r>
      </w:ins>
      <w:del w:id="433" w:author="工内隆" w:date="2017-12-08T09:32:00Z">
        <w:r w:rsidDel="00BF139D">
          <w:rPr>
            <w:rFonts w:ascii="メイリオ" w:eastAsia="メイリオ" w:hAnsi="メイリオ" w:cs="メイリオ" w:hint="eastAsia"/>
            <w:sz w:val="18"/>
            <w:szCs w:val="18"/>
            <w:lang w:eastAsia="ja-JP"/>
          </w:rPr>
          <w:delText>課</w:delText>
        </w:r>
      </w:del>
      <w:r>
        <w:rPr>
          <w:rFonts w:ascii="メイリオ" w:eastAsia="メイリオ" w:hAnsi="メイリオ" w:cs="メイリオ" w:hint="eastAsia"/>
          <w:sz w:val="18"/>
          <w:szCs w:val="18"/>
          <w:lang w:eastAsia="ja-JP"/>
        </w:rPr>
        <w:t>題ではなかったということがあります。</w:t>
      </w:r>
      <w:r w:rsidR="00E933A6">
        <w:rPr>
          <w:rFonts w:ascii="メイリオ" w:eastAsia="メイリオ" w:hAnsi="メイリオ" w:cs="メイリオ" w:hint="eastAsia"/>
          <w:sz w:val="18"/>
          <w:szCs w:val="18"/>
          <w:lang w:eastAsia="ja-JP"/>
        </w:rPr>
        <w:t>こういったノイズとして出てくるものに対しては事前に対応すべきです。ノイズ</w:t>
      </w:r>
      <w:r w:rsidR="00C42AB9">
        <w:rPr>
          <w:rFonts w:ascii="メイリオ" w:eastAsia="メイリオ" w:hAnsi="メイリオ" w:cs="メイリオ" w:hint="eastAsia"/>
          <w:sz w:val="18"/>
          <w:szCs w:val="18"/>
          <w:lang w:eastAsia="ja-JP"/>
        </w:rPr>
        <w:t>に</w:t>
      </w:r>
      <w:r w:rsidR="00E933A6">
        <w:rPr>
          <w:rFonts w:ascii="メイリオ" w:eastAsia="メイリオ" w:hAnsi="メイリオ" w:cs="メイリオ" w:hint="eastAsia"/>
          <w:sz w:val="18"/>
          <w:szCs w:val="18"/>
          <w:lang w:eastAsia="ja-JP"/>
        </w:rPr>
        <w:t>は、コードツリーの中</w:t>
      </w:r>
      <w:r w:rsidR="00404B30">
        <w:rPr>
          <w:rFonts w:ascii="メイリオ" w:eastAsia="メイリオ" w:hAnsi="メイリオ" w:cs="メイリオ" w:hint="eastAsia"/>
          <w:sz w:val="18"/>
          <w:szCs w:val="18"/>
          <w:lang w:eastAsia="ja-JP"/>
        </w:rPr>
        <w:t>で使われない残存コードのようなものなどがあります。このためレポートでは</w:t>
      </w:r>
      <w:r w:rsidR="00C42AB9">
        <w:rPr>
          <w:rFonts w:ascii="メイリオ" w:eastAsia="メイリオ" w:hAnsi="メイリオ" w:cs="メイリオ" w:hint="eastAsia"/>
          <w:sz w:val="18"/>
          <w:szCs w:val="18"/>
          <w:lang w:eastAsia="ja-JP"/>
        </w:rPr>
        <w:t>最初に長くフィルターがかかっていない状態で</w:t>
      </w:r>
      <w:r w:rsidR="00404B30">
        <w:rPr>
          <w:rFonts w:ascii="メイリオ" w:eastAsia="メイリオ" w:hAnsi="メイリオ" w:cs="メイリオ" w:hint="eastAsia"/>
          <w:sz w:val="18"/>
          <w:szCs w:val="18"/>
          <w:lang w:eastAsia="ja-JP"/>
        </w:rPr>
        <w:t>結果が</w:t>
      </w:r>
      <w:r w:rsidR="00C42AB9">
        <w:rPr>
          <w:rFonts w:ascii="メイリオ" w:eastAsia="メイリオ" w:hAnsi="メイリオ" w:cs="メイリオ" w:hint="eastAsia"/>
          <w:sz w:val="18"/>
          <w:szCs w:val="18"/>
          <w:lang w:eastAsia="ja-JP"/>
        </w:rPr>
        <w:t>でてくる場合があるので、</w:t>
      </w:r>
      <w:del w:id="434" w:author="工内隆" w:date="2017-12-08T09:33:00Z">
        <w:r w:rsidR="00404B30" w:rsidDel="00887B98">
          <w:rPr>
            <w:rFonts w:ascii="メイリオ" w:eastAsia="メイリオ" w:hAnsi="メイリオ" w:cs="メイリオ" w:hint="eastAsia"/>
            <w:sz w:val="18"/>
            <w:szCs w:val="18"/>
            <w:lang w:eastAsia="ja-JP"/>
          </w:rPr>
          <w:delText>そのためこういったものに対し</w:delText>
        </w:r>
      </w:del>
      <w:del w:id="435" w:author="工内隆" w:date="2017-12-08T09:34:00Z">
        <w:r w:rsidR="00404B30" w:rsidDel="00887B98">
          <w:rPr>
            <w:rFonts w:ascii="メイリオ" w:eastAsia="メイリオ" w:hAnsi="メイリオ" w:cs="メイリオ" w:hint="eastAsia"/>
            <w:sz w:val="18"/>
            <w:szCs w:val="18"/>
            <w:lang w:eastAsia="ja-JP"/>
          </w:rPr>
          <w:delText>、</w:delText>
        </w:r>
      </w:del>
      <w:r w:rsidR="00404B30">
        <w:rPr>
          <w:rFonts w:ascii="メイリオ" w:eastAsia="メイリオ" w:hAnsi="メイリオ" w:cs="メイリオ" w:hint="eastAsia"/>
          <w:sz w:val="18"/>
          <w:szCs w:val="18"/>
          <w:lang w:eastAsia="ja-JP"/>
        </w:rPr>
        <w:t>時間をかけてでも事前に準備して真の問題が発見できるようフィルターを用意しておく</w:t>
      </w:r>
      <w:r w:rsidR="00C42AB9">
        <w:rPr>
          <w:rFonts w:ascii="メイリオ" w:eastAsia="メイリオ" w:hAnsi="メイリオ" w:cs="メイリオ" w:hint="eastAsia"/>
          <w:sz w:val="18"/>
          <w:szCs w:val="18"/>
          <w:lang w:eastAsia="ja-JP"/>
        </w:rPr>
        <w:t>べき</w:t>
      </w:r>
      <w:r w:rsidR="00404B30">
        <w:rPr>
          <w:rFonts w:ascii="メイリオ" w:eastAsia="メイリオ" w:hAnsi="メイリオ" w:cs="メイリオ" w:hint="eastAsia"/>
          <w:sz w:val="18"/>
          <w:szCs w:val="18"/>
          <w:lang w:eastAsia="ja-JP"/>
        </w:rPr>
        <w:t>なのです</w:t>
      </w:r>
      <w:r w:rsidR="00C42AB9">
        <w:rPr>
          <w:rFonts w:ascii="メイリオ" w:eastAsia="メイリオ" w:hAnsi="メイリオ" w:cs="メイリオ" w:hint="eastAsia"/>
          <w:sz w:val="18"/>
          <w:szCs w:val="18"/>
          <w:lang w:eastAsia="ja-JP"/>
        </w:rPr>
        <w:t>。</w:t>
      </w:r>
    </w:p>
    <w:p w14:paraId="3407DE80" w14:textId="702CED5B" w:rsidR="00BF139D" w:rsidRPr="00794E5E" w:rsidRDefault="00BF139D" w:rsidP="00794E5E">
      <w:pPr>
        <w:pStyle w:val="bodyIbrahim1"/>
        <w:spacing w:line="240" w:lineRule="exact"/>
        <w:rPr>
          <w:rFonts w:ascii="メイリオ" w:eastAsia="メイリオ" w:hAnsi="メイリオ" w:cs="メイリオ" w:hint="eastAsia"/>
          <w:sz w:val="18"/>
          <w:szCs w:val="18"/>
          <w:lang w:eastAsia="ja-JP"/>
        </w:rPr>
      </w:pPr>
      <w:ins w:id="436" w:author="工内隆" w:date="2017-12-08T09:31:00Z">
        <w:r>
          <w:rPr>
            <w:rFonts w:ascii="メイリオ" w:eastAsia="メイリオ" w:hAnsi="メイリオ" w:cs="メイリオ" w:hint="eastAsia"/>
            <w:sz w:val="18"/>
            <w:szCs w:val="18"/>
            <w:lang w:eastAsia="ja-JP"/>
          </w:rPr>
          <w:t>S</w:t>
        </w:r>
        <w:r>
          <w:rPr>
            <w:rFonts w:ascii="メイリオ" w:eastAsia="メイリオ" w:hAnsi="メイリオ" w:cs="メイリオ"/>
            <w:sz w:val="18"/>
            <w:szCs w:val="18"/>
            <w:lang w:eastAsia="ja-JP"/>
          </w:rPr>
          <w:t>PDX</w:t>
        </w:r>
        <w:r>
          <w:rPr>
            <w:rFonts w:ascii="メイリオ" w:eastAsia="メイリオ" w:hAnsi="メイリオ" w:cs="メイリオ" w:hint="eastAsia"/>
            <w:sz w:val="18"/>
            <w:szCs w:val="18"/>
            <w:lang w:eastAsia="ja-JP"/>
          </w:rPr>
          <w:t>について言うと、3つの図（図６～8）で言及されていますが、通常S</w:t>
        </w:r>
        <w:r>
          <w:rPr>
            <w:rFonts w:ascii="メイリオ" w:eastAsia="メイリオ" w:hAnsi="メイリオ" w:cs="メイリオ"/>
            <w:sz w:val="18"/>
            <w:szCs w:val="18"/>
            <w:lang w:eastAsia="ja-JP"/>
          </w:rPr>
          <w:t>PDX</w:t>
        </w:r>
        <w:r>
          <w:rPr>
            <w:rFonts w:ascii="メイリオ" w:eastAsia="メイリオ" w:hAnsi="メイリオ" w:cs="メイリオ" w:hint="eastAsia"/>
            <w:sz w:val="18"/>
            <w:szCs w:val="18"/>
            <w:lang w:eastAsia="ja-JP"/>
          </w:rPr>
          <w:t>準拠レポートは要求に応じて提供されます。したがって、監査サービス提供者にそのようなレポートを用意してもらいたい時には、それを事前に要求することが必要です。</w:t>
        </w:r>
      </w:ins>
    </w:p>
    <w:p w14:paraId="3E8F5412" w14:textId="698FAB46" w:rsidR="00597D3F" w:rsidRPr="002C4D0C" w:rsidRDefault="00D101D2" w:rsidP="00382132">
      <w:pPr>
        <w:pStyle w:val="HeadingIbrahim1"/>
      </w:pPr>
      <w:bookmarkStart w:id="437" w:name="_Toc492046588"/>
      <w:bookmarkStart w:id="438" w:name="_Toc488161394"/>
      <w:bookmarkStart w:id="439" w:name="_Toc488161464"/>
      <w:bookmarkStart w:id="440" w:name="_Toc488161534"/>
      <w:bookmarkStart w:id="441" w:name="_Toc488161958"/>
      <w:bookmarkStart w:id="442" w:name="_Toc488162023"/>
      <w:bookmarkStart w:id="443" w:name="_Toc488162089"/>
      <w:bookmarkStart w:id="444" w:name="_Toc488316262"/>
      <w:bookmarkStart w:id="445" w:name="_Toc492046589"/>
      <w:bookmarkStart w:id="446" w:name="_Toc492046623"/>
      <w:bookmarkEnd w:id="437"/>
      <w:bookmarkEnd w:id="438"/>
      <w:bookmarkEnd w:id="439"/>
      <w:bookmarkEnd w:id="440"/>
      <w:bookmarkEnd w:id="441"/>
      <w:bookmarkEnd w:id="442"/>
      <w:bookmarkEnd w:id="443"/>
      <w:bookmarkEnd w:id="444"/>
      <w:bookmarkEnd w:id="445"/>
      <w:r w:rsidRPr="002C4D0C">
        <w:t>7</w:t>
      </w:r>
      <w:r w:rsidR="004813E1" w:rsidRPr="002C4D0C">
        <w:t xml:space="preserve">. </w:t>
      </w:r>
      <w:r w:rsidR="00C42AB9">
        <w:rPr>
          <w:rFonts w:hint="eastAsia"/>
          <w:lang w:eastAsia="ja-JP"/>
        </w:rPr>
        <w:t>セキュリティとバージョン管理（</w:t>
      </w:r>
      <w:r w:rsidR="004813E1" w:rsidRPr="002C4D0C">
        <w:t>S</w:t>
      </w:r>
      <w:r w:rsidR="004C6B67" w:rsidRPr="002C4D0C">
        <w:t>ecurity and version control</w:t>
      </w:r>
      <w:bookmarkEnd w:id="446"/>
      <w:r w:rsidR="00C42AB9">
        <w:rPr>
          <w:rFonts w:hint="eastAsia"/>
          <w:lang w:eastAsia="ja-JP"/>
        </w:rPr>
        <w:t>）</w:t>
      </w:r>
    </w:p>
    <w:p w14:paraId="3395F4A3" w14:textId="3F50E87A" w:rsidR="00597D3F" w:rsidRDefault="00B605F1" w:rsidP="00382132">
      <w:pPr>
        <w:pStyle w:val="bodyIbrahim1"/>
        <w:rPr>
          <w:rFonts w:eastAsia="ＭＳ Ｐゴシック"/>
          <w:lang w:eastAsia="ja-JP"/>
        </w:rPr>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59833A37" w14:textId="58B42517" w:rsidR="007754E7" w:rsidRPr="008A057B" w:rsidRDefault="0069693D" w:rsidP="008A057B">
      <w:pPr>
        <w:pStyle w:val="bodyIbrahim1"/>
        <w:spacing w:line="240" w:lineRule="exact"/>
        <w:rPr>
          <w:rFonts w:ascii="メイリオ" w:eastAsia="メイリオ" w:hAnsi="メイリオ" w:cs="メイリオ"/>
          <w:sz w:val="18"/>
          <w:szCs w:val="18"/>
          <w:lang w:eastAsia="ja-JP"/>
        </w:rPr>
      </w:pPr>
      <w:r w:rsidRPr="008A057B">
        <w:rPr>
          <w:rFonts w:ascii="メイリオ" w:eastAsia="メイリオ" w:hAnsi="メイリオ" w:cs="メイリオ" w:hint="eastAsia"/>
          <w:sz w:val="18"/>
          <w:szCs w:val="18"/>
          <w:lang w:eastAsia="ja-JP"/>
        </w:rPr>
        <w:t>ソフトウェアはワインのようなものでなく、牛乳のように</w:t>
      </w:r>
      <w:r w:rsidR="007754E7" w:rsidRPr="008A057B">
        <w:rPr>
          <w:rFonts w:ascii="メイリオ" w:eastAsia="メイリオ" w:hAnsi="メイリオ" w:cs="メイリオ" w:hint="eastAsia"/>
          <w:sz w:val="18"/>
          <w:szCs w:val="18"/>
          <w:lang w:eastAsia="ja-JP"/>
        </w:rPr>
        <w:t>時間の経過ともに劣化する</w:t>
      </w:r>
      <w:r w:rsidRPr="008A057B">
        <w:rPr>
          <w:rFonts w:ascii="メイリオ" w:eastAsia="メイリオ" w:hAnsi="メイリオ" w:cs="メイリオ" w:hint="eastAsia"/>
          <w:sz w:val="18"/>
          <w:szCs w:val="18"/>
          <w:lang w:eastAsia="ja-JP"/>
        </w:rPr>
        <w:t>もの、ということは一般的に受け入れら</w:t>
      </w:r>
      <w:r w:rsidR="008A057B">
        <w:rPr>
          <w:rFonts w:ascii="メイリオ" w:eastAsia="メイリオ" w:hAnsi="メイリオ" w:cs="メイリオ" w:hint="eastAsia"/>
          <w:sz w:val="18"/>
          <w:szCs w:val="18"/>
          <w:lang w:eastAsia="ja-JP"/>
        </w:rPr>
        <w:t>れ</w:t>
      </w:r>
      <w:r w:rsidR="00404B30">
        <w:rPr>
          <w:rFonts w:ascii="メイリオ" w:eastAsia="メイリオ" w:hAnsi="メイリオ" w:cs="メイリオ" w:hint="eastAsia"/>
          <w:sz w:val="18"/>
          <w:szCs w:val="18"/>
          <w:lang w:eastAsia="ja-JP"/>
        </w:rPr>
        <w:t>ていること</w:t>
      </w:r>
      <w:r w:rsidRPr="008A057B">
        <w:rPr>
          <w:rFonts w:ascii="メイリオ" w:eastAsia="メイリオ" w:hAnsi="メイリオ" w:cs="メイリオ" w:hint="eastAsia"/>
          <w:sz w:val="18"/>
          <w:szCs w:val="18"/>
          <w:lang w:eastAsia="ja-JP"/>
        </w:rPr>
        <w:t>です。</w:t>
      </w:r>
      <w:ins w:id="447" w:author="工内隆" w:date="2017-12-07T17:35:00Z">
        <w:r w:rsidR="007919F0">
          <w:rPr>
            <w:rFonts w:ascii="メイリオ" w:eastAsia="メイリオ" w:hAnsi="メイリオ" w:cs="メイリオ" w:hint="eastAsia"/>
            <w:sz w:val="18"/>
            <w:szCs w:val="18"/>
            <w:lang w:eastAsia="ja-JP"/>
          </w:rPr>
          <w:t>ソフトウェア</w:t>
        </w:r>
      </w:ins>
      <w:del w:id="448" w:author="工内隆" w:date="2017-12-07T17:35:00Z">
        <w:r w:rsidR="00583B00" w:rsidRPr="008A057B" w:rsidDel="007919F0">
          <w:rPr>
            <w:rFonts w:ascii="メイリオ" w:eastAsia="メイリオ" w:hAnsi="メイリオ" w:cs="メイリオ" w:hint="eastAsia"/>
            <w:sz w:val="18"/>
            <w:szCs w:val="18"/>
            <w:lang w:eastAsia="ja-JP"/>
          </w:rPr>
          <w:delText>それ</w:delText>
        </w:r>
      </w:del>
      <w:r w:rsidR="00583B00" w:rsidRPr="008A057B">
        <w:rPr>
          <w:rFonts w:ascii="メイリオ" w:eastAsia="メイリオ" w:hAnsi="メイリオ" w:cs="メイリオ" w:hint="eastAsia"/>
          <w:sz w:val="18"/>
          <w:szCs w:val="18"/>
          <w:lang w:eastAsia="ja-JP"/>
        </w:rPr>
        <w:t>がオープンソースかどうかによらず、コードにはセキュリティの脆弱性がついて回ります。</w:t>
      </w:r>
      <w:r w:rsidR="004B554E" w:rsidRPr="008A057B">
        <w:rPr>
          <w:rFonts w:ascii="メイリオ" w:eastAsia="メイリオ" w:hAnsi="メイリオ" w:cs="メイリオ" w:hint="eastAsia"/>
          <w:sz w:val="18"/>
          <w:szCs w:val="18"/>
          <w:lang w:eastAsia="ja-JP"/>
        </w:rPr>
        <w:t>しかし、オープンソースのプロジェクトにおいて</w:t>
      </w:r>
      <w:ins w:id="449" w:author="工内隆" w:date="2017-12-07T17:36:00Z">
        <w:r w:rsidR="007919F0">
          <w:rPr>
            <w:rFonts w:ascii="メイリオ" w:eastAsia="メイリオ" w:hAnsi="メイリオ" w:cs="メイリオ" w:hint="eastAsia"/>
            <w:sz w:val="18"/>
            <w:szCs w:val="18"/>
            <w:lang w:eastAsia="ja-JP"/>
          </w:rPr>
          <w:t>は</w:t>
        </w:r>
      </w:ins>
      <w:r w:rsidR="004B554E" w:rsidRPr="008A057B">
        <w:rPr>
          <w:rFonts w:ascii="メイリオ" w:eastAsia="メイリオ" w:hAnsi="メイリオ" w:cs="メイリオ" w:hint="eastAsia"/>
          <w:sz w:val="18"/>
          <w:szCs w:val="18"/>
          <w:lang w:eastAsia="ja-JP"/>
        </w:rPr>
        <w:t>、こういった脆弱性はその解決プロセスと同じように公衆の面前にさらされ</w:t>
      </w:r>
      <w:del w:id="450" w:author="工内隆" w:date="2017-12-07T17:37:00Z">
        <w:r w:rsidR="004B554E" w:rsidRPr="008A057B" w:rsidDel="007919F0">
          <w:rPr>
            <w:rFonts w:ascii="メイリオ" w:eastAsia="メイリオ" w:hAnsi="メイリオ" w:cs="メイリオ" w:hint="eastAsia"/>
            <w:sz w:val="18"/>
            <w:szCs w:val="18"/>
            <w:lang w:eastAsia="ja-JP"/>
          </w:rPr>
          <w:delText>るという点では違</w:delText>
        </w:r>
        <w:r w:rsidR="00404B30" w:rsidDel="007919F0">
          <w:rPr>
            <w:rFonts w:ascii="メイリオ" w:eastAsia="メイリオ" w:hAnsi="メイリオ" w:cs="メイリオ" w:hint="eastAsia"/>
            <w:sz w:val="18"/>
            <w:szCs w:val="18"/>
            <w:lang w:eastAsia="ja-JP"/>
          </w:rPr>
          <w:delText>っ</w:delText>
        </w:r>
      </w:del>
      <w:del w:id="451" w:author="工内隆" w:date="2017-12-08T17:09:00Z">
        <w:r w:rsidR="00404B30" w:rsidDel="001869EB">
          <w:rPr>
            <w:rFonts w:ascii="メイリオ" w:eastAsia="メイリオ" w:hAnsi="メイリオ" w:cs="メイリオ" w:hint="eastAsia"/>
            <w:sz w:val="18"/>
            <w:szCs w:val="18"/>
            <w:lang w:eastAsia="ja-JP"/>
          </w:rPr>
          <w:delText>てい</w:delText>
        </w:r>
      </w:del>
      <w:r w:rsidR="00404B30">
        <w:rPr>
          <w:rFonts w:ascii="メイリオ" w:eastAsia="メイリオ" w:hAnsi="メイリオ" w:cs="メイリオ" w:hint="eastAsia"/>
          <w:sz w:val="18"/>
          <w:szCs w:val="18"/>
          <w:lang w:eastAsia="ja-JP"/>
        </w:rPr>
        <w:t>ます。</w:t>
      </w:r>
      <w:ins w:id="452" w:author="工内隆" w:date="2017-12-08T09:36:00Z">
        <w:r w:rsidR="00887B98">
          <w:rPr>
            <w:rFonts w:ascii="メイリオ" w:eastAsia="メイリオ" w:hAnsi="メイリオ" w:cs="メイリオ" w:hint="eastAsia"/>
            <w:sz w:val="18"/>
            <w:szCs w:val="18"/>
            <w:lang w:eastAsia="ja-JP"/>
          </w:rPr>
          <w:t>脆弱性</w:t>
        </w:r>
      </w:ins>
      <w:del w:id="453" w:author="工内隆" w:date="2017-12-08T09:36:00Z">
        <w:r w:rsidR="00404B30" w:rsidDel="00887B98">
          <w:rPr>
            <w:rFonts w:ascii="メイリオ" w:eastAsia="メイリオ" w:hAnsi="メイリオ" w:cs="メイリオ" w:hint="eastAsia"/>
            <w:sz w:val="18"/>
            <w:szCs w:val="18"/>
            <w:lang w:eastAsia="ja-JP"/>
          </w:rPr>
          <w:delText>こういった</w:delText>
        </w:r>
      </w:del>
      <w:r w:rsidR="00404B30">
        <w:rPr>
          <w:rFonts w:ascii="メイリオ" w:eastAsia="メイリオ" w:hAnsi="メイリオ" w:cs="メイリオ" w:hint="eastAsia"/>
          <w:sz w:val="18"/>
          <w:szCs w:val="18"/>
          <w:lang w:eastAsia="ja-JP"/>
        </w:rPr>
        <w:t>情報が公開されるのは改修策が実装される前と</w:t>
      </w:r>
      <w:r w:rsidR="004B554E" w:rsidRPr="008A057B">
        <w:rPr>
          <w:rFonts w:ascii="メイリオ" w:eastAsia="メイリオ" w:hAnsi="メイリオ" w:cs="メイリオ" w:hint="eastAsia"/>
          <w:sz w:val="18"/>
          <w:szCs w:val="18"/>
          <w:lang w:eastAsia="ja-JP"/>
        </w:rPr>
        <w:t>後</w:t>
      </w:r>
      <w:r w:rsidR="00404B30">
        <w:rPr>
          <w:rFonts w:ascii="メイリオ" w:eastAsia="メイリオ" w:hAnsi="メイリオ" w:cs="メイリオ" w:hint="eastAsia"/>
          <w:sz w:val="18"/>
          <w:szCs w:val="18"/>
          <w:lang w:eastAsia="ja-JP"/>
        </w:rPr>
        <w:t>、</w:t>
      </w:r>
      <w:r w:rsidR="004B554E" w:rsidRPr="008A057B">
        <w:rPr>
          <w:rFonts w:ascii="メイリオ" w:eastAsia="メイリオ" w:hAnsi="メイリオ" w:cs="メイリオ" w:hint="eastAsia"/>
          <w:sz w:val="18"/>
          <w:szCs w:val="18"/>
          <w:lang w:eastAsia="ja-JP"/>
        </w:rPr>
        <w:t>両方のケースがあります</w:t>
      </w:r>
      <w:r w:rsidR="000F5D0B" w:rsidRPr="008A057B">
        <w:rPr>
          <w:rFonts w:ascii="メイリオ" w:eastAsia="メイリオ" w:hAnsi="メイリオ" w:cs="メイリオ" w:hint="eastAsia"/>
          <w:sz w:val="18"/>
          <w:szCs w:val="18"/>
          <w:lang w:eastAsia="ja-JP"/>
        </w:rPr>
        <w:t>が、</w:t>
      </w:r>
      <w:r w:rsidR="004B554E" w:rsidRPr="008A057B">
        <w:rPr>
          <w:rFonts w:ascii="メイリオ" w:eastAsia="メイリオ" w:hAnsi="メイリオ" w:cs="メイリオ" w:hint="eastAsia"/>
          <w:sz w:val="18"/>
          <w:szCs w:val="18"/>
          <w:lang w:eastAsia="ja-JP"/>
        </w:rPr>
        <w:t>更新されなくなった</w:t>
      </w:r>
      <w:r w:rsidR="000F5D0B" w:rsidRPr="008A057B">
        <w:rPr>
          <w:rFonts w:ascii="メイリオ" w:eastAsia="メイリオ" w:hAnsi="メイリオ" w:cs="メイリオ" w:hint="eastAsia"/>
          <w:sz w:val="18"/>
          <w:szCs w:val="18"/>
          <w:lang w:eastAsia="ja-JP"/>
        </w:rPr>
        <w:t>ような</w:t>
      </w:r>
      <w:r w:rsidR="004B554E" w:rsidRPr="008A057B">
        <w:rPr>
          <w:rFonts w:ascii="メイリオ" w:eastAsia="メイリオ" w:hAnsi="メイリオ" w:cs="メイリオ" w:hint="eastAsia"/>
          <w:sz w:val="18"/>
          <w:szCs w:val="18"/>
          <w:lang w:eastAsia="ja-JP"/>
        </w:rPr>
        <w:t>オープンソースのコード</w:t>
      </w:r>
      <w:del w:id="454" w:author="工内隆" w:date="2017-12-08T09:36:00Z">
        <w:r w:rsidR="000F5D0B" w:rsidRPr="008A057B" w:rsidDel="00887B98">
          <w:rPr>
            <w:rFonts w:ascii="メイリオ" w:eastAsia="メイリオ" w:hAnsi="メイリオ" w:cs="メイリオ" w:hint="eastAsia"/>
            <w:sz w:val="18"/>
            <w:szCs w:val="18"/>
            <w:lang w:eastAsia="ja-JP"/>
          </w:rPr>
          <w:delText>について</w:delText>
        </w:r>
      </w:del>
      <w:r w:rsidR="000F5D0B" w:rsidRPr="008A057B">
        <w:rPr>
          <w:rFonts w:ascii="メイリオ" w:eastAsia="メイリオ" w:hAnsi="メイリオ" w:cs="メイリオ" w:hint="eastAsia"/>
          <w:sz w:val="18"/>
          <w:szCs w:val="18"/>
          <w:lang w:eastAsia="ja-JP"/>
        </w:rPr>
        <w:t>は</w:t>
      </w:r>
      <w:r w:rsidR="004B554E" w:rsidRPr="008A057B">
        <w:rPr>
          <w:rFonts w:ascii="メイリオ" w:eastAsia="メイリオ" w:hAnsi="メイリオ" w:cs="メイリオ" w:hint="eastAsia"/>
          <w:sz w:val="18"/>
          <w:szCs w:val="18"/>
          <w:lang w:eastAsia="ja-JP"/>
        </w:rPr>
        <w:t>、世界中から</w:t>
      </w:r>
      <w:r w:rsidR="000F5D0B" w:rsidRPr="008A057B">
        <w:rPr>
          <w:rFonts w:ascii="メイリオ" w:eastAsia="メイリオ" w:hAnsi="メイリオ" w:cs="メイリオ" w:hint="eastAsia"/>
          <w:sz w:val="18"/>
          <w:szCs w:val="18"/>
          <w:lang w:eastAsia="ja-JP"/>
        </w:rPr>
        <w:t>の</w:t>
      </w:r>
      <w:r w:rsidR="004B554E" w:rsidRPr="008A057B">
        <w:rPr>
          <w:rFonts w:ascii="メイリオ" w:eastAsia="メイリオ" w:hAnsi="メイリオ" w:cs="メイリオ" w:hint="eastAsia"/>
          <w:sz w:val="18"/>
          <w:szCs w:val="18"/>
          <w:lang w:eastAsia="ja-JP"/>
        </w:rPr>
        <w:t>攻撃</w:t>
      </w:r>
      <w:r w:rsidR="000F5D0B" w:rsidRPr="008A057B">
        <w:rPr>
          <w:rFonts w:ascii="メイリオ" w:eastAsia="メイリオ" w:hAnsi="メイリオ" w:cs="メイリオ" w:hint="eastAsia"/>
          <w:sz w:val="18"/>
          <w:szCs w:val="18"/>
          <w:lang w:eastAsia="ja-JP"/>
        </w:rPr>
        <w:t>を受けやすい</w:t>
      </w:r>
      <w:r w:rsidR="004B554E" w:rsidRPr="008A057B">
        <w:rPr>
          <w:rFonts w:ascii="メイリオ" w:eastAsia="メイリオ" w:hAnsi="メイリオ" w:cs="メイリオ" w:hint="eastAsia"/>
          <w:sz w:val="18"/>
          <w:szCs w:val="18"/>
          <w:lang w:eastAsia="ja-JP"/>
        </w:rPr>
        <w:t>脆弱性を</w:t>
      </w:r>
      <w:r w:rsidR="00404B30">
        <w:rPr>
          <w:rFonts w:ascii="メイリオ" w:eastAsia="メイリオ" w:hAnsi="メイリオ" w:cs="メイリオ" w:hint="eastAsia"/>
          <w:sz w:val="18"/>
          <w:szCs w:val="18"/>
          <w:lang w:eastAsia="ja-JP"/>
        </w:rPr>
        <w:t>潜在的に含みやすいものでもあると</w:t>
      </w:r>
      <w:del w:id="455" w:author="工内隆" w:date="2017-12-08T09:37:00Z">
        <w:r w:rsidR="00404B30" w:rsidDel="00887B98">
          <w:rPr>
            <w:rFonts w:ascii="メイリオ" w:eastAsia="メイリオ" w:hAnsi="メイリオ" w:cs="メイリオ" w:hint="eastAsia"/>
            <w:sz w:val="18"/>
            <w:szCs w:val="18"/>
            <w:lang w:eastAsia="ja-JP"/>
          </w:rPr>
          <w:delText>も</w:delText>
        </w:r>
      </w:del>
      <w:r w:rsidR="00404B30">
        <w:rPr>
          <w:rFonts w:ascii="メイリオ" w:eastAsia="メイリオ" w:hAnsi="メイリオ" w:cs="メイリオ" w:hint="eastAsia"/>
          <w:sz w:val="18"/>
          <w:szCs w:val="18"/>
          <w:lang w:eastAsia="ja-JP"/>
        </w:rPr>
        <w:t>いえます</w:t>
      </w:r>
      <w:r w:rsidR="000F5D0B" w:rsidRPr="008A057B">
        <w:rPr>
          <w:rFonts w:ascii="メイリオ" w:eastAsia="メイリオ" w:hAnsi="メイリオ" w:cs="メイリオ" w:hint="eastAsia"/>
          <w:sz w:val="18"/>
          <w:szCs w:val="18"/>
          <w:lang w:eastAsia="ja-JP"/>
        </w:rPr>
        <w:t>。セキュリティとバージョン管理は、オープンソース コンプライアンスのデューデリジェンス</w:t>
      </w:r>
      <w:del w:id="456" w:author="工内隆" w:date="2017-12-08T09:37:00Z">
        <w:r w:rsidR="000F5D0B" w:rsidRPr="008A057B" w:rsidDel="00887B98">
          <w:rPr>
            <w:rFonts w:ascii="メイリオ" w:eastAsia="メイリオ" w:hAnsi="メイリオ" w:cs="メイリオ" w:hint="eastAsia"/>
            <w:sz w:val="18"/>
            <w:szCs w:val="18"/>
            <w:lang w:eastAsia="ja-JP"/>
          </w:rPr>
          <w:delText>として</w:delText>
        </w:r>
      </w:del>
      <w:r w:rsidR="000F5D0B" w:rsidRPr="008A057B">
        <w:rPr>
          <w:rFonts w:ascii="メイリオ" w:eastAsia="メイリオ" w:hAnsi="メイリオ" w:cs="メイリオ" w:hint="eastAsia"/>
          <w:sz w:val="18"/>
          <w:szCs w:val="18"/>
          <w:lang w:eastAsia="ja-JP"/>
        </w:rPr>
        <w:t>の範疇では</w:t>
      </w:r>
      <w:ins w:id="457" w:author="工内隆" w:date="2017-12-08T09:37:00Z">
        <w:r w:rsidR="00887B98">
          <w:rPr>
            <w:rFonts w:ascii="メイリオ" w:eastAsia="メイリオ" w:hAnsi="メイリオ" w:cs="メイリオ" w:hint="eastAsia"/>
            <w:sz w:val="18"/>
            <w:szCs w:val="18"/>
            <w:lang w:eastAsia="ja-JP"/>
          </w:rPr>
          <w:t>ありません</w:t>
        </w:r>
      </w:ins>
      <w:del w:id="458" w:author="工内隆" w:date="2017-12-08T09:37:00Z">
        <w:r w:rsidR="000F5D0B" w:rsidRPr="008A057B" w:rsidDel="00887B98">
          <w:rPr>
            <w:rFonts w:ascii="メイリオ" w:eastAsia="メイリオ" w:hAnsi="メイリオ" w:cs="メイリオ" w:hint="eastAsia"/>
            <w:sz w:val="18"/>
            <w:szCs w:val="18"/>
            <w:lang w:eastAsia="ja-JP"/>
          </w:rPr>
          <w:delText>ないです</w:delText>
        </w:r>
      </w:del>
      <w:r w:rsidR="000F5D0B" w:rsidRPr="008A057B">
        <w:rPr>
          <w:rFonts w:ascii="メイリオ" w:eastAsia="メイリオ" w:hAnsi="メイリオ" w:cs="メイリオ" w:hint="eastAsia"/>
          <w:sz w:val="18"/>
          <w:szCs w:val="18"/>
          <w:lang w:eastAsia="ja-JP"/>
        </w:rPr>
        <w:t>が、ソースコード スキャンのサービスを提供する企業</w:t>
      </w:r>
      <w:ins w:id="459" w:author="工内隆" w:date="2017-12-08T09:38:00Z">
        <w:r w:rsidR="00887B98">
          <w:rPr>
            <w:rFonts w:ascii="メイリオ" w:eastAsia="メイリオ" w:hAnsi="メイリオ" w:cs="メイリオ" w:hint="eastAsia"/>
            <w:sz w:val="18"/>
            <w:szCs w:val="18"/>
            <w:lang w:eastAsia="ja-JP"/>
          </w:rPr>
          <w:t>には</w:t>
        </w:r>
      </w:ins>
      <w:del w:id="460" w:author="工内隆" w:date="2017-12-08T09:38:00Z">
        <w:r w:rsidR="000F5D0B" w:rsidRPr="008A057B" w:rsidDel="00887B98">
          <w:rPr>
            <w:rFonts w:ascii="メイリオ" w:eastAsia="メイリオ" w:hAnsi="メイリオ" w:cs="メイリオ" w:hint="eastAsia"/>
            <w:sz w:val="18"/>
            <w:szCs w:val="18"/>
            <w:lang w:eastAsia="ja-JP"/>
          </w:rPr>
          <w:delText>として</w:delText>
        </w:r>
      </w:del>
      <w:r w:rsidR="000F5D0B" w:rsidRPr="008A057B">
        <w:rPr>
          <w:rFonts w:ascii="メイリオ" w:eastAsia="メイリオ" w:hAnsi="メイリオ" w:cs="メイリオ" w:hint="eastAsia"/>
          <w:sz w:val="18"/>
          <w:szCs w:val="18"/>
          <w:lang w:eastAsia="ja-JP"/>
        </w:rPr>
        <w:t>、特定したオープンソースのコンポーネントを既知のオープンソースのセキュリティ脆</w:t>
      </w:r>
      <w:r w:rsidR="00404B30">
        <w:rPr>
          <w:rFonts w:ascii="メイリオ" w:eastAsia="メイリオ" w:hAnsi="メイリオ" w:cs="メイリオ" w:hint="eastAsia"/>
          <w:sz w:val="18"/>
          <w:szCs w:val="18"/>
          <w:lang w:eastAsia="ja-JP"/>
        </w:rPr>
        <w:t>弱性と照らし合わせてマッピングするようなサービスを併せて提供</w:t>
      </w:r>
      <w:ins w:id="461" w:author="工内隆" w:date="2017-12-08T09:38:00Z">
        <w:r w:rsidR="00887B98">
          <w:rPr>
            <w:rFonts w:ascii="メイリオ" w:eastAsia="メイリオ" w:hAnsi="メイリオ" w:cs="メイリオ" w:hint="eastAsia"/>
            <w:sz w:val="18"/>
            <w:szCs w:val="18"/>
            <w:lang w:eastAsia="ja-JP"/>
          </w:rPr>
          <w:t>す</w:t>
        </w:r>
      </w:ins>
      <w:del w:id="462" w:author="工内隆" w:date="2017-12-08T09:38:00Z">
        <w:r w:rsidR="00404B30" w:rsidDel="00887B98">
          <w:rPr>
            <w:rFonts w:ascii="メイリオ" w:eastAsia="メイリオ" w:hAnsi="メイリオ" w:cs="メイリオ" w:hint="eastAsia"/>
            <w:sz w:val="18"/>
            <w:szCs w:val="18"/>
            <w:lang w:eastAsia="ja-JP"/>
          </w:rPr>
          <w:delText>され</w:delText>
        </w:r>
      </w:del>
      <w:r w:rsidR="00404B30">
        <w:rPr>
          <w:rFonts w:ascii="メイリオ" w:eastAsia="メイリオ" w:hAnsi="メイリオ" w:cs="メイリオ" w:hint="eastAsia"/>
          <w:sz w:val="18"/>
          <w:szCs w:val="18"/>
          <w:lang w:eastAsia="ja-JP"/>
        </w:rPr>
        <w:t>る場合が</w:t>
      </w:r>
      <w:r w:rsidR="000F5D0B" w:rsidRPr="008A057B">
        <w:rPr>
          <w:rFonts w:ascii="メイリオ" w:eastAsia="メイリオ" w:hAnsi="メイリオ" w:cs="メイリオ" w:hint="eastAsia"/>
          <w:sz w:val="18"/>
          <w:szCs w:val="18"/>
          <w:lang w:eastAsia="ja-JP"/>
        </w:rPr>
        <w:t>あります。</w:t>
      </w:r>
    </w:p>
    <w:p w14:paraId="1AD6D7E0" w14:textId="640E6732" w:rsidR="00597D3F" w:rsidRPr="002C4D0C" w:rsidRDefault="00D101D2" w:rsidP="00382132">
      <w:pPr>
        <w:pStyle w:val="HeadingIbrahim1"/>
      </w:pPr>
      <w:bookmarkStart w:id="463" w:name="_Toc492046624"/>
      <w:r w:rsidRPr="002C4D0C">
        <w:t>8</w:t>
      </w:r>
      <w:r w:rsidR="004813E1" w:rsidRPr="002C4D0C">
        <w:t xml:space="preserve">. </w:t>
      </w:r>
      <w:r w:rsidR="008A057B">
        <w:rPr>
          <w:rFonts w:hint="eastAsia"/>
          <w:lang w:eastAsia="ja-JP"/>
        </w:rPr>
        <w:t>買収前、買収後の改善（</w:t>
      </w:r>
      <w:r w:rsidR="004C6B67" w:rsidRPr="002C4D0C">
        <w:t>Pre- and post-acquisition remediation</w:t>
      </w:r>
      <w:bookmarkEnd w:id="463"/>
      <w:r w:rsidR="008A057B">
        <w:rPr>
          <w:rFonts w:hint="eastAsia"/>
          <w:lang w:eastAsia="ja-JP"/>
        </w:rPr>
        <w:t>）</w:t>
      </w:r>
    </w:p>
    <w:p w14:paraId="3D3C4B28" w14:textId="0E3D23C1" w:rsidR="00395A36" w:rsidRDefault="00804BEC" w:rsidP="00382132">
      <w:pPr>
        <w:pStyle w:val="bodyIbrahim1"/>
        <w:rPr>
          <w:rFonts w:eastAsia="ＭＳ Ｐゴシック"/>
          <w:lang w:eastAsia="ja-JP"/>
        </w:rPr>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be possible to eliminate it entirely. Another option is</w:t>
      </w:r>
      <w:commentRangeStart w:id="464"/>
      <w:r w:rsidR="004C6B67" w:rsidRPr="002C4D0C">
        <w:t xml:space="preserve"> to design</w:t>
      </w:r>
      <w:commentRangeEnd w:id="464"/>
      <w:r w:rsidR="009F49A3">
        <w:rPr>
          <w:rStyle w:val="af5"/>
          <w:rFonts w:asciiTheme="minorHAnsi" w:eastAsia="ＭＳ 明朝" w:hAnsiTheme="minorHAnsi"/>
          <w:color w:val="7F7F7F" w:themeColor="text1" w:themeTint="80"/>
          <w:lang w:eastAsia="ja-JP"/>
        </w:rPr>
        <w:commentReference w:id="464"/>
      </w:r>
      <w:r w:rsidR="004C6B67" w:rsidRPr="002C4D0C">
        <w:t xml:space="preserve">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determining the valuation of the target. Whatever option is chosen, it's crucial to identify the 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6C4BA6F8" w14:textId="2525DCD3" w:rsidR="00DC789D" w:rsidRPr="009F49A3" w:rsidRDefault="008A057B" w:rsidP="008A057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lastRenderedPageBreak/>
        <w:t>この</w:t>
      </w:r>
      <w:r w:rsidR="001D2C2A">
        <w:rPr>
          <w:rFonts w:ascii="メイリオ" w:eastAsia="メイリオ" w:hAnsi="メイリオ" w:cs="メイリオ" w:hint="eastAsia"/>
          <w:sz w:val="18"/>
          <w:szCs w:val="18"/>
          <w:lang w:eastAsia="ja-JP"/>
        </w:rPr>
        <w:t>段階で</w:t>
      </w:r>
      <w:r>
        <w:rPr>
          <w:rFonts w:ascii="メイリオ" w:eastAsia="メイリオ" w:hAnsi="メイリオ" w:cs="メイリオ" w:hint="eastAsia"/>
          <w:sz w:val="18"/>
          <w:szCs w:val="18"/>
          <w:lang w:eastAsia="ja-JP"/>
        </w:rPr>
        <w:t>買収</w:t>
      </w:r>
      <w:del w:id="465" w:author="工内隆" w:date="2017-12-06T14:50:00Z">
        <w:r w:rsidDel="004606ED">
          <w:rPr>
            <w:rFonts w:ascii="メイリオ" w:eastAsia="メイリオ" w:hAnsi="メイリオ" w:cs="メイリオ" w:hint="eastAsia"/>
            <w:sz w:val="18"/>
            <w:szCs w:val="18"/>
            <w:lang w:eastAsia="ja-JP"/>
          </w:rPr>
          <w:delText>元</w:delText>
        </w:r>
      </w:del>
      <w:r>
        <w:rPr>
          <w:rFonts w:ascii="メイリオ" w:eastAsia="メイリオ" w:hAnsi="メイリオ" w:cs="メイリオ" w:hint="eastAsia"/>
          <w:sz w:val="18"/>
          <w:szCs w:val="18"/>
          <w:lang w:eastAsia="ja-JP"/>
        </w:rPr>
        <w:t>企業は、買収</w:t>
      </w:r>
      <w:r w:rsidR="00DC789D">
        <w:rPr>
          <w:rFonts w:ascii="メイリオ" w:eastAsia="メイリオ" w:hAnsi="メイリオ" w:cs="メイリオ" w:hint="eastAsia"/>
          <w:sz w:val="18"/>
          <w:szCs w:val="18"/>
          <w:lang w:eastAsia="ja-JP"/>
        </w:rPr>
        <w:t>対象が</w:t>
      </w:r>
      <w:r>
        <w:rPr>
          <w:rFonts w:ascii="メイリオ" w:eastAsia="メイリオ" w:hAnsi="メイリオ" w:cs="メイリオ" w:hint="eastAsia"/>
          <w:sz w:val="18"/>
          <w:szCs w:val="18"/>
          <w:lang w:eastAsia="ja-JP"/>
        </w:rPr>
        <w:t>どのようにオープンソースを使用し管理しているか</w:t>
      </w:r>
      <w:r w:rsidR="00DC789D">
        <w:rPr>
          <w:rFonts w:ascii="メイリオ" w:eastAsia="メイリオ" w:hAnsi="メイリオ" w:cs="メイリオ" w:hint="eastAsia"/>
          <w:sz w:val="18"/>
          <w:szCs w:val="18"/>
          <w:lang w:eastAsia="ja-JP"/>
        </w:rPr>
        <w:t>、オープンソースのライセンスの義務の履行についてうまくやってきたか、といった点で明確な情報を持っていなければなりません。この情報は、さまざまなコンプライアンス上の問題に対する</w:t>
      </w:r>
      <w:ins w:id="466" w:author="工内隆" w:date="2017-12-08T10:05:00Z">
        <w:r w:rsidR="008A02BA">
          <w:rPr>
            <w:rFonts w:ascii="メイリオ" w:eastAsia="メイリオ" w:hAnsi="メイリオ" w:cs="メイリオ" w:hint="eastAsia"/>
            <w:sz w:val="18"/>
            <w:szCs w:val="18"/>
            <w:lang w:eastAsia="ja-JP"/>
          </w:rPr>
          <w:t>是正</w:t>
        </w:r>
      </w:ins>
      <w:del w:id="467" w:author="工内隆" w:date="2017-12-08T10:05:00Z">
        <w:r w:rsidR="00DC789D" w:rsidDel="008A02BA">
          <w:rPr>
            <w:rFonts w:ascii="メイリオ" w:eastAsia="メイリオ" w:hAnsi="メイリオ" w:cs="メイリオ" w:hint="eastAsia"/>
            <w:sz w:val="18"/>
            <w:szCs w:val="18"/>
            <w:lang w:eastAsia="ja-JP"/>
          </w:rPr>
          <w:delText>改善</w:delText>
        </w:r>
      </w:del>
      <w:r w:rsidR="00DC789D">
        <w:rPr>
          <w:rFonts w:ascii="メイリオ" w:eastAsia="メイリオ" w:hAnsi="メイリオ" w:cs="メイリオ" w:hint="eastAsia"/>
          <w:sz w:val="18"/>
          <w:szCs w:val="18"/>
          <w:lang w:eastAsia="ja-JP"/>
        </w:rPr>
        <w:t>策を両社で協議するために用</w:t>
      </w:r>
      <w:r w:rsidR="00D46A28">
        <w:rPr>
          <w:rFonts w:ascii="メイリオ" w:eastAsia="メイリオ" w:hAnsi="メイリオ" w:cs="メイリオ" w:hint="eastAsia"/>
          <w:sz w:val="18"/>
          <w:szCs w:val="18"/>
          <w:lang w:eastAsia="ja-JP"/>
        </w:rPr>
        <w:t>い</w:t>
      </w:r>
      <w:r w:rsidR="00DC789D">
        <w:rPr>
          <w:rFonts w:ascii="メイリオ" w:eastAsia="メイリオ" w:hAnsi="メイリオ" w:cs="メイリオ" w:hint="eastAsia"/>
          <w:sz w:val="18"/>
          <w:szCs w:val="18"/>
          <w:lang w:eastAsia="ja-JP"/>
        </w:rPr>
        <w:t>られるべきものとなります。監査</w:t>
      </w:r>
      <w:r w:rsidR="00D46A28">
        <w:rPr>
          <w:rFonts w:ascii="メイリオ" w:eastAsia="メイリオ" w:hAnsi="メイリオ" w:cs="メイリオ" w:hint="eastAsia"/>
          <w:sz w:val="18"/>
          <w:szCs w:val="18"/>
          <w:lang w:eastAsia="ja-JP"/>
        </w:rPr>
        <w:t>において</w:t>
      </w:r>
      <w:r w:rsidR="00DC789D">
        <w:rPr>
          <w:rFonts w:ascii="メイリオ" w:eastAsia="メイリオ" w:hAnsi="メイリオ" w:cs="メイリオ" w:hint="eastAsia"/>
          <w:sz w:val="18"/>
          <w:szCs w:val="18"/>
          <w:lang w:eastAsia="ja-JP"/>
        </w:rPr>
        <w:t>問題が明らかになった</w:t>
      </w:r>
      <w:r w:rsidR="00D46A28">
        <w:rPr>
          <w:rFonts w:ascii="メイリオ" w:eastAsia="メイリオ" w:hAnsi="メイリオ" w:cs="メイリオ" w:hint="eastAsia"/>
          <w:sz w:val="18"/>
          <w:szCs w:val="18"/>
          <w:lang w:eastAsia="ja-JP"/>
        </w:rPr>
        <w:t>場合、目下の取引の一部としてそれらを解決するためには選択肢がいくつかあ</w:t>
      </w:r>
      <w:ins w:id="468" w:author="工内隆" w:date="2017-12-08T09:42:00Z">
        <w:r w:rsidR="00887B98">
          <w:rPr>
            <w:rFonts w:ascii="メイリオ" w:eastAsia="メイリオ" w:hAnsi="メイリオ" w:cs="メイリオ" w:hint="eastAsia"/>
            <w:sz w:val="18"/>
            <w:szCs w:val="18"/>
            <w:lang w:eastAsia="ja-JP"/>
          </w:rPr>
          <w:t>るもので</w:t>
        </w:r>
      </w:ins>
      <w:del w:id="469" w:author="工内隆" w:date="2017-12-08T09:42:00Z">
        <w:r w:rsidR="00D46A28" w:rsidDel="00887B98">
          <w:rPr>
            <w:rFonts w:ascii="メイリオ" w:eastAsia="メイリオ" w:hAnsi="メイリオ" w:cs="メイリオ" w:hint="eastAsia"/>
            <w:sz w:val="18"/>
            <w:szCs w:val="18"/>
            <w:lang w:eastAsia="ja-JP"/>
          </w:rPr>
          <w:delText>りま</w:delText>
        </w:r>
      </w:del>
      <w:r w:rsidR="00D46A28">
        <w:rPr>
          <w:rFonts w:ascii="メイリオ" w:eastAsia="メイリオ" w:hAnsi="メイリオ" w:cs="メイリオ" w:hint="eastAsia"/>
          <w:sz w:val="18"/>
          <w:szCs w:val="18"/>
          <w:lang w:eastAsia="ja-JP"/>
        </w:rPr>
        <w:t>す。最初の</w:t>
      </w:r>
      <w:r w:rsidR="00430361">
        <w:rPr>
          <w:rFonts w:ascii="メイリオ" w:eastAsia="メイリオ" w:hAnsi="メイリオ" w:cs="メイリオ" w:hint="eastAsia"/>
          <w:sz w:val="18"/>
          <w:szCs w:val="18"/>
          <w:lang w:eastAsia="ja-JP"/>
        </w:rPr>
        <w:t>選択肢は問題を引き起こすコードすべてを単純に削除することです。</w:t>
      </w:r>
      <w:r w:rsidR="00AE3E71">
        <w:rPr>
          <w:rFonts w:ascii="メイリオ" w:eastAsia="メイリオ" w:hAnsi="メイリオ" w:cs="メイリオ" w:hint="eastAsia"/>
          <w:sz w:val="18"/>
          <w:szCs w:val="18"/>
          <w:lang w:eastAsia="ja-JP"/>
        </w:rPr>
        <w:t>そのオープンソース ソフトウェアが単にプロプライエタリのコード</w:t>
      </w:r>
      <w:del w:id="470" w:author="工内隆" w:date="2017-12-08T09:54:00Z">
        <w:r w:rsidR="00AE3E71" w:rsidDel="00E9167A">
          <w:rPr>
            <w:rFonts w:ascii="メイリオ" w:eastAsia="メイリオ" w:hAnsi="メイリオ" w:cs="メイリオ" w:hint="eastAsia"/>
            <w:sz w:val="18"/>
            <w:szCs w:val="18"/>
            <w:lang w:eastAsia="ja-JP"/>
          </w:rPr>
          <w:delText>の不足</w:delText>
        </w:r>
      </w:del>
      <w:r w:rsidR="00AE3E71">
        <w:rPr>
          <w:rFonts w:ascii="メイリオ" w:eastAsia="メイリオ" w:hAnsi="メイリオ" w:cs="メイリオ" w:hint="eastAsia"/>
          <w:sz w:val="18"/>
          <w:szCs w:val="18"/>
          <w:lang w:eastAsia="ja-JP"/>
        </w:rPr>
        <w:t>を補っているだけというのであれば、完全に削除できるものかもしれません。もう一つの選択肢</w:t>
      </w:r>
      <w:r w:rsidR="008441CF">
        <w:rPr>
          <w:rFonts w:ascii="メイリオ" w:eastAsia="メイリオ" w:hAnsi="メイリオ" w:cs="メイリオ" w:hint="eastAsia"/>
          <w:sz w:val="18"/>
          <w:szCs w:val="18"/>
          <w:lang w:eastAsia="ja-JP"/>
        </w:rPr>
        <w:t>は、問題となっているコンポーネント周辺をくまなく設計するか、またはクリーンルーム方式（</w:t>
      </w:r>
      <w:r w:rsidR="008441CF" w:rsidRPr="008441CF">
        <w:rPr>
          <w:rFonts w:ascii="メイリオ" w:eastAsia="メイリオ" w:hAnsi="メイリオ" w:cs="メイリオ" w:hint="eastAsia"/>
          <w:sz w:val="18"/>
          <w:szCs w:val="18"/>
          <w:lang w:eastAsia="ja-JP"/>
        </w:rPr>
        <w:t>他社の著作権やトレードシークレットを侵すことなく独自開発する手法</w:t>
      </w:r>
      <w:r w:rsidR="008441CF">
        <w:rPr>
          <w:rFonts w:ascii="メイリオ" w:eastAsia="メイリオ" w:hAnsi="メイリオ" w:cs="メイリオ" w:hint="eastAsia"/>
          <w:sz w:val="18"/>
          <w:szCs w:val="18"/>
          <w:lang w:eastAsia="ja-JP"/>
        </w:rPr>
        <w:t>）ですべてのコードを書き直すことです。</w:t>
      </w:r>
      <w:ins w:id="471" w:author="工内隆" w:date="2017-12-08T09:57:00Z">
        <w:r w:rsidR="00EA7AAC">
          <w:rPr>
            <w:rFonts w:ascii="メイリオ" w:eastAsia="メイリオ" w:hAnsi="メイリオ" w:cs="メイリオ" w:hint="eastAsia"/>
            <w:sz w:val="18"/>
            <w:szCs w:val="18"/>
            <w:lang w:eastAsia="ja-JP"/>
          </w:rPr>
          <w:t>当該コード</w:t>
        </w:r>
      </w:ins>
      <w:ins w:id="472" w:author="工内隆" w:date="2017-12-08T17:11:00Z">
        <w:r w:rsidR="00216FB3">
          <w:rPr>
            <w:rFonts w:ascii="メイリオ" w:eastAsia="メイリオ" w:hAnsi="メイリオ" w:cs="メイリオ" w:hint="eastAsia"/>
            <w:sz w:val="18"/>
            <w:szCs w:val="18"/>
            <w:lang w:eastAsia="ja-JP"/>
          </w:rPr>
          <w:t>が</w:t>
        </w:r>
      </w:ins>
      <w:ins w:id="473" w:author="工内隆" w:date="2017-12-08T09:57:00Z">
        <w:r w:rsidR="00EA7AAC">
          <w:rPr>
            <w:rFonts w:ascii="メイリオ" w:eastAsia="メイリオ" w:hAnsi="メイリオ" w:cs="メイリオ" w:hint="eastAsia"/>
            <w:sz w:val="18"/>
            <w:szCs w:val="18"/>
            <w:lang w:eastAsia="ja-JP"/>
          </w:rPr>
          <w:t>必須のものだったり、以前に頒布されていたりした</w:t>
        </w:r>
      </w:ins>
      <w:ins w:id="474" w:author="工内隆" w:date="2017-12-08T09:58:00Z">
        <w:r w:rsidR="00EA7AAC">
          <w:rPr>
            <w:rFonts w:ascii="メイリオ" w:eastAsia="メイリオ" w:hAnsi="メイリオ" w:cs="メイリオ" w:hint="eastAsia"/>
            <w:sz w:val="18"/>
            <w:szCs w:val="18"/>
            <w:lang w:eastAsia="ja-JP"/>
          </w:rPr>
          <w:t>場合、そのコードをコンプライアンス</w:t>
        </w:r>
      </w:ins>
      <w:ins w:id="475" w:author="工内隆" w:date="2017-12-08T09:59:00Z">
        <w:r w:rsidR="00EA7AAC">
          <w:rPr>
            <w:rFonts w:ascii="メイリオ" w:eastAsia="メイリオ" w:hAnsi="メイリオ" w:cs="メイリオ" w:hint="eastAsia"/>
            <w:sz w:val="18"/>
            <w:szCs w:val="18"/>
            <w:lang w:eastAsia="ja-JP"/>
          </w:rPr>
          <w:t>状態にして行くことしか</w:t>
        </w:r>
      </w:ins>
      <w:ins w:id="476" w:author="工内隆" w:date="2017-12-08T10:00:00Z">
        <w:r w:rsidR="00EA7AAC">
          <w:rPr>
            <w:rFonts w:ascii="メイリオ" w:eastAsia="メイリオ" w:hAnsi="メイリオ" w:cs="メイリオ" w:hint="eastAsia"/>
            <w:sz w:val="18"/>
            <w:szCs w:val="18"/>
            <w:lang w:eastAsia="ja-JP"/>
          </w:rPr>
          <w:t>選択肢は</w:t>
        </w:r>
      </w:ins>
      <w:ins w:id="477" w:author="工内隆" w:date="2017-12-08T09:59:00Z">
        <w:r w:rsidR="00EA7AAC">
          <w:rPr>
            <w:rFonts w:ascii="メイリオ" w:eastAsia="メイリオ" w:hAnsi="メイリオ" w:cs="メイリオ" w:hint="eastAsia"/>
            <w:sz w:val="18"/>
            <w:szCs w:val="18"/>
            <w:lang w:eastAsia="ja-JP"/>
          </w:rPr>
          <w:t>あ</w:t>
        </w:r>
      </w:ins>
      <w:ins w:id="478" w:author="工内隆" w:date="2017-12-08T10:00:00Z">
        <w:r w:rsidR="00EA7AAC">
          <w:rPr>
            <w:rFonts w:ascii="メイリオ" w:eastAsia="メイリオ" w:hAnsi="メイリオ" w:cs="メイリオ" w:hint="eastAsia"/>
            <w:sz w:val="18"/>
            <w:szCs w:val="18"/>
            <w:lang w:eastAsia="ja-JP"/>
          </w:rPr>
          <w:t>りません。</w:t>
        </w:r>
      </w:ins>
      <w:r w:rsidR="008441CF">
        <w:rPr>
          <w:rFonts w:ascii="メイリオ" w:eastAsia="メイリオ" w:hAnsi="メイリオ" w:cs="メイリオ" w:hint="eastAsia"/>
          <w:sz w:val="18"/>
          <w:szCs w:val="18"/>
          <w:lang w:eastAsia="ja-JP"/>
        </w:rPr>
        <w:t>それぞれの選択肢で係るコスト</w:t>
      </w:r>
      <w:r w:rsidR="009F49A3">
        <w:rPr>
          <w:rFonts w:ascii="メイリオ" w:eastAsia="メイリオ" w:hAnsi="メイリオ" w:cs="メイリオ" w:hint="eastAsia"/>
          <w:sz w:val="18"/>
          <w:szCs w:val="18"/>
          <w:lang w:eastAsia="ja-JP"/>
        </w:rPr>
        <w:t>の値</w:t>
      </w:r>
      <w:r w:rsidR="008441CF">
        <w:rPr>
          <w:rFonts w:ascii="メイリオ" w:eastAsia="メイリオ" w:hAnsi="メイリオ" w:cs="メイリオ" w:hint="eastAsia"/>
          <w:sz w:val="18"/>
          <w:szCs w:val="18"/>
          <w:lang w:eastAsia="ja-JP"/>
        </w:rPr>
        <w:t>は</w:t>
      </w:r>
      <w:r w:rsidR="009F49A3">
        <w:rPr>
          <w:rFonts w:ascii="メイリオ" w:eastAsia="メイリオ" w:hAnsi="メイリオ" w:cs="メイリオ" w:hint="eastAsia"/>
          <w:sz w:val="18"/>
          <w:szCs w:val="18"/>
          <w:lang w:eastAsia="ja-JP"/>
        </w:rPr>
        <w:t>対象</w:t>
      </w:r>
      <w:ins w:id="479" w:author="工内隆" w:date="2017-12-08T10:02:00Z">
        <w:r w:rsidR="00EA7AAC">
          <w:rPr>
            <w:rFonts w:ascii="メイリオ" w:eastAsia="メイリオ" w:hAnsi="メイリオ" w:cs="メイリオ" w:hint="eastAsia"/>
            <w:sz w:val="18"/>
            <w:szCs w:val="18"/>
            <w:lang w:eastAsia="ja-JP"/>
          </w:rPr>
          <w:t>企業</w:t>
        </w:r>
      </w:ins>
      <w:r w:rsidR="009F49A3">
        <w:rPr>
          <w:rFonts w:ascii="メイリオ" w:eastAsia="メイリオ" w:hAnsi="メイリオ" w:cs="メイリオ" w:hint="eastAsia"/>
          <w:sz w:val="18"/>
          <w:szCs w:val="18"/>
          <w:lang w:eastAsia="ja-JP"/>
        </w:rPr>
        <w:t>の買収価格を決定する際に</w:t>
      </w:r>
      <w:ins w:id="480" w:author="工内隆" w:date="2017-12-08T10:02:00Z">
        <w:r w:rsidR="00EA7AAC">
          <w:rPr>
            <w:rFonts w:ascii="メイリオ" w:eastAsia="メイリオ" w:hAnsi="メイリオ" w:cs="メイリオ" w:hint="eastAsia"/>
            <w:sz w:val="18"/>
            <w:szCs w:val="18"/>
            <w:lang w:eastAsia="ja-JP"/>
          </w:rPr>
          <w:t>考慮</w:t>
        </w:r>
      </w:ins>
      <w:del w:id="481" w:author="工内隆" w:date="2017-12-08T10:02:00Z">
        <w:r w:rsidR="009F49A3" w:rsidDel="00EA7AAC">
          <w:rPr>
            <w:rFonts w:ascii="メイリオ" w:eastAsia="メイリオ" w:hAnsi="メイリオ" w:cs="メイリオ" w:hint="eastAsia"/>
            <w:sz w:val="18"/>
            <w:szCs w:val="18"/>
            <w:lang w:eastAsia="ja-JP"/>
          </w:rPr>
          <w:delText>適用</w:delText>
        </w:r>
      </w:del>
      <w:r w:rsidR="009F49A3">
        <w:rPr>
          <w:rFonts w:ascii="メイリオ" w:eastAsia="メイリオ" w:hAnsi="メイリオ" w:cs="メイリオ" w:hint="eastAsia"/>
          <w:sz w:val="18"/>
          <w:szCs w:val="18"/>
          <w:lang w:eastAsia="ja-JP"/>
        </w:rPr>
        <w:t>されうるものとなりえます。いずれを選択するのであっても、オープンソースのコードを</w:t>
      </w:r>
      <w:ins w:id="482" w:author="工内隆" w:date="2017-12-08T10:03:00Z">
        <w:r w:rsidR="00EA7AAC">
          <w:rPr>
            <w:rFonts w:ascii="メイリオ" w:eastAsia="メイリオ" w:hAnsi="メイリオ" w:cs="メイリオ" w:hint="eastAsia"/>
            <w:sz w:val="18"/>
            <w:szCs w:val="18"/>
            <w:lang w:eastAsia="ja-JP"/>
          </w:rPr>
          <w:t>取り込む</w:t>
        </w:r>
      </w:ins>
      <w:del w:id="483" w:author="工内隆" w:date="2017-12-08T10:03:00Z">
        <w:r w:rsidR="009F49A3" w:rsidDel="00EA7AAC">
          <w:rPr>
            <w:rFonts w:ascii="メイリオ" w:eastAsia="メイリオ" w:hAnsi="メイリオ" w:cs="メイリオ" w:hint="eastAsia"/>
            <w:sz w:val="18"/>
            <w:szCs w:val="18"/>
            <w:lang w:eastAsia="ja-JP"/>
          </w:rPr>
          <w:delText>組み入れる</w:delText>
        </w:r>
      </w:del>
      <w:r w:rsidR="009F49A3">
        <w:rPr>
          <w:rFonts w:ascii="メイリオ" w:eastAsia="メイリオ" w:hAnsi="メイリオ" w:cs="メイリオ" w:hint="eastAsia"/>
          <w:sz w:val="18"/>
          <w:szCs w:val="18"/>
          <w:lang w:eastAsia="ja-JP"/>
        </w:rPr>
        <w:t>のに誰が関わったのかを特定し、その人たちに</w:t>
      </w:r>
      <w:ins w:id="484" w:author="工内隆" w:date="2017-12-08T10:06:00Z">
        <w:r w:rsidR="008A02BA">
          <w:rPr>
            <w:rFonts w:ascii="メイリオ" w:eastAsia="メイリオ" w:hAnsi="メイリオ" w:cs="メイリオ" w:hint="eastAsia"/>
            <w:sz w:val="18"/>
            <w:szCs w:val="18"/>
            <w:lang w:eastAsia="ja-JP"/>
          </w:rPr>
          <w:t>是正作業</w:t>
        </w:r>
      </w:ins>
      <w:del w:id="485" w:author="工内隆" w:date="2017-12-08T10:06:00Z">
        <w:r w:rsidR="009F49A3" w:rsidDel="008A02BA">
          <w:rPr>
            <w:rFonts w:ascii="メイリオ" w:eastAsia="メイリオ" w:hAnsi="メイリオ" w:cs="メイリオ" w:hint="eastAsia"/>
            <w:sz w:val="18"/>
            <w:szCs w:val="18"/>
            <w:lang w:eastAsia="ja-JP"/>
          </w:rPr>
          <w:delText>改善対応</w:delText>
        </w:r>
      </w:del>
      <w:ins w:id="486" w:author="工内隆" w:date="2017-12-08T10:06:00Z">
        <w:r w:rsidR="008A02BA">
          <w:rPr>
            <w:rFonts w:ascii="メイリオ" w:eastAsia="メイリオ" w:hAnsi="メイリオ" w:cs="メイリオ" w:hint="eastAsia"/>
            <w:sz w:val="18"/>
            <w:szCs w:val="18"/>
            <w:lang w:eastAsia="ja-JP"/>
          </w:rPr>
          <w:t>に参加</w:t>
        </w:r>
      </w:ins>
      <w:del w:id="487" w:author="工内隆" w:date="2017-12-08T10:06:00Z">
        <w:r w:rsidR="009F49A3" w:rsidDel="008A02BA">
          <w:rPr>
            <w:rFonts w:ascii="メイリオ" w:eastAsia="メイリオ" w:hAnsi="メイリオ" w:cs="メイリオ" w:hint="eastAsia"/>
            <w:sz w:val="18"/>
            <w:szCs w:val="18"/>
            <w:lang w:eastAsia="ja-JP"/>
          </w:rPr>
          <w:delText>へ協力</w:delText>
        </w:r>
      </w:del>
      <w:r w:rsidR="009F49A3">
        <w:rPr>
          <w:rFonts w:ascii="メイリオ" w:eastAsia="メイリオ" w:hAnsi="メイリオ" w:cs="メイリオ" w:hint="eastAsia"/>
          <w:sz w:val="18"/>
          <w:szCs w:val="18"/>
          <w:lang w:eastAsia="ja-JP"/>
        </w:rPr>
        <w:t>してもらうことは非常に大事なことになります。問題を解決するのに有益な</w:t>
      </w:r>
      <w:ins w:id="488" w:author="工内隆" w:date="2017-12-08T10:07:00Z">
        <w:r w:rsidR="008A02BA">
          <w:rPr>
            <w:rFonts w:ascii="メイリオ" w:eastAsia="メイリオ" w:hAnsi="メイリオ" w:cs="メイリオ" w:hint="eastAsia"/>
            <w:sz w:val="18"/>
            <w:szCs w:val="18"/>
            <w:lang w:eastAsia="ja-JP"/>
          </w:rPr>
          <w:t>資料</w:t>
        </w:r>
      </w:ins>
      <w:del w:id="489" w:author="工内隆" w:date="2017-12-08T10:07:00Z">
        <w:r w:rsidR="009F49A3" w:rsidDel="008A02BA">
          <w:rPr>
            <w:rFonts w:ascii="メイリオ" w:eastAsia="メイリオ" w:hAnsi="メイリオ" w:cs="メイリオ" w:hint="eastAsia"/>
            <w:sz w:val="18"/>
            <w:szCs w:val="18"/>
            <w:lang w:eastAsia="ja-JP"/>
          </w:rPr>
          <w:delText>文書</w:delText>
        </w:r>
      </w:del>
      <w:r w:rsidR="009F49A3">
        <w:rPr>
          <w:rFonts w:ascii="メイリオ" w:eastAsia="メイリオ" w:hAnsi="メイリオ" w:cs="メイリオ" w:hint="eastAsia"/>
          <w:sz w:val="18"/>
          <w:szCs w:val="18"/>
          <w:lang w:eastAsia="ja-JP"/>
        </w:rPr>
        <w:t>や知識を彼らが持っている可能性があるからです。</w:t>
      </w:r>
    </w:p>
    <w:p w14:paraId="045E2C31" w14:textId="3640F922" w:rsidR="00597D3F" w:rsidRPr="002C4D0C" w:rsidRDefault="00D101D2" w:rsidP="00382132">
      <w:pPr>
        <w:pStyle w:val="HeadingIbrahim1"/>
      </w:pPr>
      <w:bookmarkStart w:id="490" w:name="_Toc492046625"/>
      <w:r>
        <w:t>9</w:t>
      </w:r>
      <w:r w:rsidR="004813E1" w:rsidRPr="002C4D0C">
        <w:t xml:space="preserve">. </w:t>
      </w:r>
      <w:r w:rsidR="006371F1">
        <w:rPr>
          <w:rFonts w:hint="eastAsia"/>
          <w:lang w:eastAsia="ja-JP"/>
        </w:rPr>
        <w:t>買収対象</w:t>
      </w:r>
      <w:ins w:id="491" w:author="工内隆" w:date="2017-12-08T10:08:00Z">
        <w:r w:rsidR="008A02BA">
          <w:rPr>
            <w:rFonts w:hint="eastAsia"/>
            <w:lang w:eastAsia="ja-JP"/>
          </w:rPr>
          <w:t>企業</w:t>
        </w:r>
      </w:ins>
      <w:r w:rsidR="006371F1">
        <w:rPr>
          <w:rFonts w:hint="eastAsia"/>
          <w:lang w:eastAsia="ja-JP"/>
        </w:rPr>
        <w:t>として</w:t>
      </w:r>
      <w:del w:id="492" w:author="工内隆" w:date="2017-12-08T10:08:00Z">
        <w:r w:rsidR="006371F1" w:rsidDel="008A02BA">
          <w:rPr>
            <w:rFonts w:hint="eastAsia"/>
            <w:lang w:eastAsia="ja-JP"/>
          </w:rPr>
          <w:delText>の</w:delText>
        </w:r>
      </w:del>
      <w:r w:rsidR="006371F1">
        <w:rPr>
          <w:rFonts w:hint="eastAsia"/>
          <w:lang w:eastAsia="ja-JP"/>
        </w:rPr>
        <w:t>監査</w:t>
      </w:r>
      <w:ins w:id="493" w:author="工内隆" w:date="2017-12-08T10:08:00Z">
        <w:r w:rsidR="008A02BA">
          <w:rPr>
            <w:rFonts w:hint="eastAsia"/>
            <w:lang w:eastAsia="ja-JP"/>
          </w:rPr>
          <w:t>に備える</w:t>
        </w:r>
      </w:ins>
      <w:del w:id="494" w:author="工内隆" w:date="2017-12-08T10:08:00Z">
        <w:r w:rsidR="006371F1" w:rsidDel="008A02BA">
          <w:rPr>
            <w:rFonts w:hint="eastAsia"/>
            <w:lang w:eastAsia="ja-JP"/>
          </w:rPr>
          <w:delText>準備</w:delText>
        </w:r>
      </w:del>
      <w:r w:rsidR="006371F1">
        <w:rPr>
          <w:rFonts w:hint="eastAsia"/>
          <w:lang w:eastAsia="ja-JP"/>
        </w:rPr>
        <w:t>（</w:t>
      </w:r>
      <w:r w:rsidR="004813E1" w:rsidRPr="002C4D0C">
        <w:t>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490"/>
      <w:r w:rsidR="006371F1">
        <w:rPr>
          <w:rFonts w:hint="eastAsia"/>
          <w:lang w:eastAsia="ja-JP"/>
        </w:rPr>
        <w:t>）</w:t>
      </w:r>
    </w:p>
    <w:p w14:paraId="2BD20302" w14:textId="5BD00D44" w:rsidR="00597D3F" w:rsidRDefault="00D4167D" w:rsidP="00382132">
      <w:pPr>
        <w:pStyle w:val="bodyIbrahim1"/>
        <w:rPr>
          <w:rFonts w:eastAsia="ＭＳ Ｐゴシック"/>
          <w:lang w:eastAsia="ja-JP"/>
        </w:rPr>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21876C26" w14:textId="52112D61" w:rsidR="006371F1" w:rsidRPr="006371F1" w:rsidRDefault="006371F1" w:rsidP="00E06D9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オープンソース監査を通過することは、</w:t>
      </w:r>
      <w:r w:rsidR="008B2010">
        <w:rPr>
          <w:rFonts w:ascii="メイリオ" w:eastAsia="メイリオ" w:hAnsi="メイリオ" w:cs="メイリオ" w:hint="eastAsia"/>
          <w:sz w:val="18"/>
          <w:szCs w:val="18"/>
          <w:lang w:eastAsia="ja-JP"/>
        </w:rPr>
        <w:t>きちんと備え</w:t>
      </w:r>
      <w:r>
        <w:rPr>
          <w:rFonts w:ascii="メイリオ" w:eastAsia="メイリオ" w:hAnsi="メイリオ" w:cs="メイリオ" w:hint="eastAsia"/>
          <w:sz w:val="18"/>
          <w:szCs w:val="18"/>
          <w:lang w:eastAsia="ja-JP"/>
        </w:rPr>
        <w:t>ていればそう大変なことではありません。しかし買収</w:t>
      </w:r>
      <w:ins w:id="495" w:author="工内隆" w:date="2017-12-06T14:57:00Z">
        <w:r w:rsidR="004606ED">
          <w:rPr>
            <w:rFonts w:ascii="メイリオ" w:eastAsia="メイリオ" w:hAnsi="メイリオ" w:cs="メイリオ" w:hint="eastAsia"/>
            <w:sz w:val="18"/>
            <w:szCs w:val="18"/>
            <w:lang w:eastAsia="ja-JP"/>
          </w:rPr>
          <w:t>企業</w:t>
        </w:r>
      </w:ins>
      <w:del w:id="496" w:author="工内隆" w:date="2017-12-06T14:57:00Z">
        <w:r w:rsidDel="004606ED">
          <w:rPr>
            <w:rFonts w:ascii="メイリオ" w:eastAsia="メイリオ" w:hAnsi="メイリオ" w:cs="メイリオ" w:hint="eastAsia"/>
            <w:sz w:val="18"/>
            <w:szCs w:val="18"/>
            <w:lang w:eastAsia="ja-JP"/>
          </w:rPr>
          <w:delText>先</w:delText>
        </w:r>
      </w:del>
      <w:r>
        <w:rPr>
          <w:rFonts w:ascii="メイリオ" w:eastAsia="メイリオ" w:hAnsi="メイリオ" w:cs="メイリオ" w:hint="eastAsia"/>
          <w:sz w:val="18"/>
          <w:szCs w:val="18"/>
          <w:lang w:eastAsia="ja-JP"/>
        </w:rPr>
        <w:t>が関心を見せたとき</w:t>
      </w:r>
      <w:ins w:id="497" w:author="工内隆" w:date="2017-12-08T10:11:00Z">
        <w:r w:rsidR="008A02BA">
          <w:rPr>
            <w:rFonts w:ascii="メイリオ" w:eastAsia="メイリオ" w:hAnsi="メイリオ" w:cs="メイリオ" w:hint="eastAsia"/>
            <w:sz w:val="18"/>
            <w:szCs w:val="18"/>
            <w:lang w:eastAsia="ja-JP"/>
          </w:rPr>
          <w:t>に</w:t>
        </w:r>
      </w:ins>
      <w:r>
        <w:rPr>
          <w:rFonts w:ascii="メイリオ" w:eastAsia="メイリオ" w:hAnsi="メイリオ" w:cs="メイリオ" w:hint="eastAsia"/>
          <w:sz w:val="18"/>
          <w:szCs w:val="18"/>
          <w:lang w:eastAsia="ja-JP"/>
        </w:rPr>
        <w:t>初めてその準備を始める、といったことだとすると話はまったく違ってきます。</w:t>
      </w:r>
      <w:r w:rsidR="00F47D7E">
        <w:rPr>
          <w:rFonts w:ascii="メイリオ" w:eastAsia="メイリオ" w:hAnsi="メイリオ" w:cs="メイリオ" w:hint="eastAsia"/>
          <w:sz w:val="18"/>
          <w:szCs w:val="18"/>
          <w:lang w:eastAsia="ja-JP"/>
        </w:rPr>
        <w:t>ここで示す</w:t>
      </w:r>
      <w:del w:id="498" w:author="工内隆" w:date="2017-12-08T10:12:00Z">
        <w:r w:rsidR="00E06D90" w:rsidDel="008A02BA">
          <w:rPr>
            <w:rFonts w:ascii="メイリオ" w:eastAsia="メイリオ" w:hAnsi="メイリオ" w:cs="メイリオ" w:hint="eastAsia"/>
            <w:sz w:val="18"/>
            <w:szCs w:val="18"/>
            <w:lang w:eastAsia="ja-JP"/>
          </w:rPr>
          <w:delText>（監査を通るための）</w:delText>
        </w:r>
      </w:del>
      <w:r>
        <w:rPr>
          <w:rFonts w:ascii="メイリオ" w:eastAsia="メイリオ" w:hAnsi="メイリオ" w:cs="メイリオ" w:hint="eastAsia"/>
          <w:sz w:val="18"/>
          <w:szCs w:val="18"/>
          <w:lang w:eastAsia="ja-JP"/>
        </w:rPr>
        <w:t>活動</w:t>
      </w:r>
      <w:r w:rsidR="00E06D90">
        <w:rPr>
          <w:rFonts w:ascii="メイリオ" w:eastAsia="メイリオ" w:hAnsi="メイリオ" w:cs="メイリオ" w:hint="eastAsia"/>
          <w:sz w:val="18"/>
          <w:szCs w:val="18"/>
          <w:lang w:eastAsia="ja-JP"/>
        </w:rPr>
        <w:t>は</w:t>
      </w:r>
      <w:ins w:id="499" w:author="工内隆" w:date="2017-12-08T10:12:00Z">
        <w:r w:rsidR="008A02BA">
          <w:rPr>
            <w:rFonts w:ascii="メイリオ" w:eastAsia="メイリオ" w:hAnsi="メイリオ" w:cs="メイリオ" w:hint="eastAsia"/>
            <w:sz w:val="18"/>
            <w:szCs w:val="18"/>
            <w:lang w:eastAsia="ja-JP"/>
          </w:rPr>
          <w:t>、</w:t>
        </w:r>
      </w:ins>
      <w:r>
        <w:rPr>
          <w:rFonts w:ascii="メイリオ" w:eastAsia="メイリオ" w:hAnsi="メイリオ" w:cs="メイリオ" w:hint="eastAsia"/>
          <w:sz w:val="18"/>
          <w:szCs w:val="18"/>
          <w:lang w:eastAsia="ja-JP"/>
        </w:rPr>
        <w:t>日常のビジネスや開発と密接に関係</w:t>
      </w:r>
      <w:r w:rsidR="00E06D90">
        <w:rPr>
          <w:rFonts w:ascii="メイリオ" w:eastAsia="メイリオ" w:hAnsi="メイリオ" w:cs="メイリオ" w:hint="eastAsia"/>
          <w:sz w:val="18"/>
          <w:szCs w:val="18"/>
          <w:lang w:eastAsia="ja-JP"/>
        </w:rPr>
        <w:t>しており、その目的がすべてのオープンソース コンポーネントを追跡し、自分たちが使っているオープンソース コンポーネントから生じるオープンソース ライセンスの義務を尊重することを企業に対し確かなものにしていくことにあるからです。</w:t>
      </w:r>
      <w:del w:id="500" w:author="工内隆" w:date="2017-12-08T10:15:00Z">
        <w:r w:rsidR="00F47D7E" w:rsidDel="00D83B4C">
          <w:rPr>
            <w:rFonts w:ascii="メイリオ" w:eastAsia="メイリオ" w:hAnsi="メイリオ" w:cs="メイリオ" w:hint="eastAsia"/>
            <w:sz w:val="18"/>
            <w:szCs w:val="18"/>
            <w:lang w:eastAsia="ja-JP"/>
          </w:rPr>
          <w:delText>これらと同じ方策は、</w:delText>
        </w:r>
      </w:del>
      <w:r w:rsidR="00F47D7E">
        <w:rPr>
          <w:rFonts w:ascii="メイリオ" w:eastAsia="メイリオ" w:hAnsi="メイリオ" w:cs="メイリオ" w:hint="eastAsia"/>
          <w:sz w:val="18"/>
          <w:szCs w:val="18"/>
          <w:lang w:eastAsia="ja-JP"/>
        </w:rPr>
        <w:t>その</w:t>
      </w:r>
      <w:r w:rsidR="008B2010">
        <w:rPr>
          <w:rFonts w:ascii="メイリオ" w:eastAsia="メイリオ" w:hAnsi="メイリオ" w:cs="メイリオ" w:hint="eastAsia"/>
          <w:sz w:val="18"/>
          <w:szCs w:val="18"/>
          <w:lang w:eastAsia="ja-JP"/>
        </w:rPr>
        <w:t>企業が企業取引の</w:t>
      </w:r>
      <w:ins w:id="501" w:author="工内隆" w:date="2017-12-08T10:14:00Z">
        <w:r w:rsidR="00D83B4C">
          <w:rPr>
            <w:rFonts w:ascii="メイリオ" w:eastAsia="メイリオ" w:hAnsi="メイリオ" w:cs="メイリオ" w:hint="eastAsia"/>
            <w:sz w:val="18"/>
            <w:szCs w:val="18"/>
            <w:lang w:eastAsia="ja-JP"/>
          </w:rPr>
          <w:t>対象</w:t>
        </w:r>
      </w:ins>
      <w:del w:id="502" w:author="工内隆" w:date="2017-12-08T10:14:00Z">
        <w:r w:rsidR="008B2010" w:rsidDel="00D83B4C">
          <w:rPr>
            <w:rFonts w:ascii="メイリオ" w:eastAsia="メイリオ" w:hAnsi="メイリオ" w:cs="メイリオ" w:hint="eastAsia"/>
            <w:sz w:val="18"/>
            <w:szCs w:val="18"/>
            <w:lang w:eastAsia="ja-JP"/>
          </w:rPr>
          <w:delText>ターゲット</w:delText>
        </w:r>
      </w:del>
      <w:r w:rsidR="008B2010">
        <w:rPr>
          <w:rFonts w:ascii="メイリオ" w:eastAsia="メイリオ" w:hAnsi="メイリオ" w:cs="メイリオ" w:hint="eastAsia"/>
          <w:sz w:val="18"/>
          <w:szCs w:val="18"/>
          <w:lang w:eastAsia="ja-JP"/>
        </w:rPr>
        <w:t>にな</w:t>
      </w:r>
      <w:ins w:id="503" w:author="工内隆" w:date="2017-12-08T10:15:00Z">
        <w:r w:rsidR="00D83B4C">
          <w:rPr>
            <w:rFonts w:ascii="メイリオ" w:eastAsia="メイリオ" w:hAnsi="メイリオ" w:cs="メイリオ" w:hint="eastAsia"/>
            <w:sz w:val="18"/>
            <w:szCs w:val="18"/>
            <w:lang w:eastAsia="ja-JP"/>
          </w:rPr>
          <w:t>った</w:t>
        </w:r>
      </w:ins>
      <w:del w:id="504" w:author="工内隆" w:date="2017-12-08T10:15:00Z">
        <w:r w:rsidR="008B2010" w:rsidDel="00D83B4C">
          <w:rPr>
            <w:rFonts w:ascii="メイリオ" w:eastAsia="メイリオ" w:hAnsi="メイリオ" w:cs="メイリオ" w:hint="eastAsia"/>
            <w:sz w:val="18"/>
            <w:szCs w:val="18"/>
            <w:lang w:eastAsia="ja-JP"/>
          </w:rPr>
          <w:delText>る</w:delText>
        </w:r>
      </w:del>
      <w:r w:rsidR="008B2010">
        <w:rPr>
          <w:rFonts w:ascii="メイリオ" w:eastAsia="メイリオ" w:hAnsi="メイリオ" w:cs="メイリオ" w:hint="eastAsia"/>
          <w:sz w:val="18"/>
          <w:szCs w:val="18"/>
          <w:lang w:eastAsia="ja-JP"/>
        </w:rPr>
        <w:t>ときに、</w:t>
      </w:r>
      <w:ins w:id="505" w:author="工内隆" w:date="2017-12-08T10:15:00Z">
        <w:r w:rsidR="00D83B4C">
          <w:rPr>
            <w:rFonts w:ascii="メイリオ" w:eastAsia="メイリオ" w:hAnsi="メイリオ" w:cs="メイリオ" w:hint="eastAsia"/>
            <w:sz w:val="18"/>
            <w:szCs w:val="18"/>
            <w:lang w:eastAsia="ja-JP"/>
          </w:rPr>
          <w:t>これら</w:t>
        </w:r>
      </w:ins>
      <w:ins w:id="506" w:author="工内隆" w:date="2017-12-08T10:16:00Z">
        <w:r w:rsidR="00D83B4C">
          <w:rPr>
            <w:rFonts w:ascii="メイリオ" w:eastAsia="メイリオ" w:hAnsi="メイリオ" w:cs="メイリオ" w:hint="eastAsia"/>
            <w:sz w:val="18"/>
            <w:szCs w:val="18"/>
            <w:lang w:eastAsia="ja-JP"/>
          </w:rPr>
          <w:t>の活動</w:t>
        </w:r>
      </w:ins>
      <w:ins w:id="507" w:author="工内隆" w:date="2017-12-08T10:15:00Z">
        <w:r w:rsidR="00D83B4C">
          <w:rPr>
            <w:rFonts w:ascii="メイリオ" w:eastAsia="メイリオ" w:hAnsi="メイリオ" w:cs="メイリオ" w:hint="eastAsia"/>
            <w:sz w:val="18"/>
            <w:szCs w:val="18"/>
            <w:lang w:eastAsia="ja-JP"/>
          </w:rPr>
          <w:t>は、</w:t>
        </w:r>
      </w:ins>
      <w:ins w:id="508" w:author="工内隆" w:date="2017-12-08T10:16:00Z">
        <w:r w:rsidR="00D83B4C">
          <w:rPr>
            <w:rFonts w:ascii="メイリオ" w:eastAsia="メイリオ" w:hAnsi="メイリオ" w:cs="メイリオ" w:hint="eastAsia"/>
            <w:sz w:val="18"/>
            <w:szCs w:val="18"/>
            <w:lang w:eastAsia="ja-JP"/>
          </w:rPr>
          <w:t>不愉快な</w:t>
        </w:r>
      </w:ins>
      <w:r w:rsidR="008B2010">
        <w:rPr>
          <w:rFonts w:ascii="メイリオ" w:eastAsia="メイリオ" w:hAnsi="メイリオ" w:cs="メイリオ" w:hint="eastAsia"/>
          <w:sz w:val="18"/>
          <w:szCs w:val="18"/>
          <w:lang w:eastAsia="ja-JP"/>
        </w:rPr>
        <w:t>サプライズのリスクを</w:t>
      </w:r>
      <w:r w:rsidR="00F47D7E">
        <w:rPr>
          <w:rFonts w:ascii="メイリオ" w:eastAsia="メイリオ" w:hAnsi="メイリオ" w:cs="メイリオ" w:hint="eastAsia"/>
          <w:sz w:val="18"/>
          <w:szCs w:val="18"/>
          <w:lang w:eastAsia="ja-JP"/>
        </w:rPr>
        <w:t>最小にしてくれる点で</w:t>
      </w:r>
      <w:del w:id="509" w:author="工内隆" w:date="2017-12-08T10:16:00Z">
        <w:r w:rsidR="00F47D7E" w:rsidDel="00D83B4C">
          <w:rPr>
            <w:rFonts w:ascii="メイリオ" w:eastAsia="メイリオ" w:hAnsi="メイリオ" w:cs="メイリオ" w:hint="eastAsia"/>
            <w:sz w:val="18"/>
            <w:szCs w:val="18"/>
            <w:lang w:eastAsia="ja-JP"/>
          </w:rPr>
          <w:delText>も、</w:delText>
        </w:r>
      </w:del>
      <w:r w:rsidR="00F47D7E">
        <w:rPr>
          <w:rFonts w:ascii="メイリオ" w:eastAsia="メイリオ" w:hAnsi="メイリオ" w:cs="メイリオ" w:hint="eastAsia"/>
          <w:sz w:val="18"/>
          <w:szCs w:val="18"/>
          <w:lang w:eastAsia="ja-JP"/>
        </w:rPr>
        <w:t>大きな助けとなってくれます。</w:t>
      </w:r>
    </w:p>
    <w:p w14:paraId="32CA27D6" w14:textId="610AE798" w:rsidR="00597D3F" w:rsidRPr="002C4D0C" w:rsidRDefault="00D101D2" w:rsidP="00382132">
      <w:pPr>
        <w:pStyle w:val="HeadingIbrahim2"/>
        <w:rPr>
          <w:lang w:eastAsia="ja-JP"/>
        </w:rPr>
      </w:pPr>
      <w:bookmarkStart w:id="510" w:name="_Toc492046626"/>
      <w:r w:rsidRPr="002C4D0C">
        <w:rPr>
          <w:lang w:eastAsia="ja-JP"/>
        </w:rPr>
        <w:t>9</w:t>
      </w:r>
      <w:r w:rsidR="00444017" w:rsidRPr="002C4D0C">
        <w:rPr>
          <w:lang w:eastAsia="ja-JP"/>
        </w:rPr>
        <w:t xml:space="preserve">.1 </w:t>
      </w:r>
      <w:r w:rsidR="00033E0E">
        <w:rPr>
          <w:rFonts w:hint="eastAsia"/>
          <w:lang w:eastAsia="ja-JP"/>
        </w:rPr>
        <w:t>コードの中身を知る（</w:t>
      </w:r>
      <w:r w:rsidR="004C6B67" w:rsidRPr="002C4D0C">
        <w:rPr>
          <w:lang w:eastAsia="ja-JP"/>
        </w:rPr>
        <w:t>Know what’s in your code</w:t>
      </w:r>
      <w:bookmarkEnd w:id="510"/>
      <w:r w:rsidR="00033E0E">
        <w:rPr>
          <w:rFonts w:hint="eastAsia"/>
          <w:lang w:eastAsia="ja-JP"/>
        </w:rPr>
        <w:t>）</w:t>
      </w:r>
    </w:p>
    <w:p w14:paraId="06A1F012" w14:textId="72E49297" w:rsidR="00597D3F" w:rsidRDefault="004C6B67" w:rsidP="00382132">
      <w:pPr>
        <w:pStyle w:val="bodyIbrahim1"/>
        <w:rPr>
          <w:rFonts w:eastAsia="ＭＳ Ｐゴシック"/>
          <w:lang w:eastAsia="ja-JP"/>
        </w:rPr>
      </w:pPr>
      <w:r w:rsidRPr="002C4D0C">
        <w:t>This is the golden rule</w:t>
      </w:r>
      <w:r w:rsidR="00361C20" w:rsidRPr="002C4D0C">
        <w:t xml:space="preserve"> of compliance</w:t>
      </w:r>
      <w:r w:rsidRPr="002C4D0C">
        <w:t xml:space="preserve">. You need to maintain a complete software inventory for all software components including </w:t>
      </w:r>
      <w:commentRangeStart w:id="511"/>
      <w:r w:rsidRPr="002C4D0C">
        <w:t xml:space="preserve">with </w:t>
      </w:r>
      <w:commentRangeEnd w:id="511"/>
      <w:r w:rsidR="00403B4E">
        <w:rPr>
          <w:rStyle w:val="af5"/>
          <w:rFonts w:asciiTheme="minorHAnsi" w:eastAsia="ＭＳ 明朝" w:hAnsiTheme="minorHAnsi"/>
          <w:color w:val="7F7F7F" w:themeColor="text1" w:themeTint="80"/>
          <w:lang w:eastAsia="ja-JP"/>
        </w:rPr>
        <w:commentReference w:id="511"/>
      </w:r>
      <w:r w:rsidRPr="002C4D0C">
        <w:t xml:space="preserve">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7A638DEE" w14:textId="60D54519" w:rsidR="00033E0E" w:rsidRPr="00033E0E" w:rsidRDefault="00033E0E" w:rsidP="00033E0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コードの中に何があるのかを知ることはコンプライアンスにおける黄金律（Golden rule）です。</w:t>
      </w:r>
      <w:del w:id="512" w:author="工内隆" w:date="2017-12-08T10:19:00Z">
        <w:r w:rsidR="00403B4E" w:rsidDel="00D83B4C">
          <w:rPr>
            <w:rFonts w:ascii="メイリオ" w:eastAsia="メイリオ" w:hAnsi="メイリオ" w:cs="メイリオ" w:hint="eastAsia"/>
            <w:sz w:val="18"/>
            <w:szCs w:val="18"/>
            <w:lang w:eastAsia="ja-JP"/>
          </w:rPr>
          <w:delText>起源やライセンス情報を含む</w:delText>
        </w:r>
      </w:del>
      <w:r>
        <w:rPr>
          <w:rFonts w:ascii="メイリオ" w:eastAsia="メイリオ" w:hAnsi="メイリオ" w:cs="メイリオ" w:hint="eastAsia"/>
          <w:sz w:val="18"/>
          <w:szCs w:val="18"/>
          <w:lang w:eastAsia="ja-JP"/>
        </w:rPr>
        <w:t>すべてのソフトウェア コンポーネント</w:t>
      </w:r>
      <w:r w:rsidR="00403B4E">
        <w:rPr>
          <w:rFonts w:ascii="メイリオ" w:eastAsia="メイリオ" w:hAnsi="メイリオ" w:cs="メイリオ" w:hint="eastAsia"/>
          <w:sz w:val="18"/>
          <w:szCs w:val="18"/>
          <w:lang w:eastAsia="ja-JP"/>
        </w:rPr>
        <w:t>に</w:t>
      </w:r>
      <w:ins w:id="513" w:author="工内隆" w:date="2017-12-08T10:20:00Z">
        <w:r w:rsidR="00D83B4C">
          <w:rPr>
            <w:rFonts w:ascii="メイリオ" w:eastAsia="メイリオ" w:hAnsi="メイリオ" w:cs="メイリオ" w:hint="eastAsia"/>
            <w:sz w:val="18"/>
            <w:szCs w:val="18"/>
            <w:lang w:eastAsia="ja-JP"/>
          </w:rPr>
          <w:t>ついて</w:t>
        </w:r>
      </w:ins>
      <w:del w:id="514" w:author="工内隆" w:date="2017-12-08T10:20:00Z">
        <w:r w:rsidR="00403B4E" w:rsidDel="00D83B4C">
          <w:rPr>
            <w:rFonts w:ascii="メイリオ" w:eastAsia="メイリオ" w:hAnsi="メイリオ" w:cs="メイリオ" w:hint="eastAsia"/>
            <w:sz w:val="18"/>
            <w:szCs w:val="18"/>
            <w:lang w:eastAsia="ja-JP"/>
          </w:rPr>
          <w:delText>対し</w:delText>
        </w:r>
      </w:del>
      <w:r w:rsidR="00403B4E">
        <w:rPr>
          <w:rFonts w:ascii="メイリオ" w:eastAsia="メイリオ" w:hAnsi="メイリオ" w:cs="メイリオ" w:hint="eastAsia"/>
          <w:sz w:val="18"/>
          <w:szCs w:val="18"/>
          <w:lang w:eastAsia="ja-JP"/>
        </w:rPr>
        <w:t>、</w:t>
      </w:r>
      <w:ins w:id="515" w:author="工内隆" w:date="2017-12-08T10:19:00Z">
        <w:r w:rsidR="00D83B4C">
          <w:rPr>
            <w:rFonts w:ascii="メイリオ" w:eastAsia="メイリオ" w:hAnsi="メイリオ" w:cs="メイリオ" w:hint="eastAsia"/>
            <w:sz w:val="18"/>
            <w:szCs w:val="18"/>
            <w:lang w:eastAsia="ja-JP"/>
          </w:rPr>
          <w:t>起源やライセンス情報などを伴</w:t>
        </w:r>
      </w:ins>
      <w:ins w:id="516" w:author="工内隆" w:date="2017-12-08T10:20:00Z">
        <w:r w:rsidR="00D83B4C">
          <w:rPr>
            <w:rFonts w:ascii="メイリオ" w:eastAsia="メイリオ" w:hAnsi="メイリオ" w:cs="メイリオ" w:hint="eastAsia"/>
            <w:sz w:val="18"/>
            <w:szCs w:val="18"/>
            <w:lang w:eastAsia="ja-JP"/>
          </w:rPr>
          <w:t>いつつ</w:t>
        </w:r>
      </w:ins>
      <w:r w:rsidR="00403B4E">
        <w:rPr>
          <w:rFonts w:ascii="メイリオ" w:eastAsia="メイリオ" w:hAnsi="メイリオ" w:cs="メイリオ" w:hint="eastAsia"/>
          <w:sz w:val="18"/>
          <w:szCs w:val="18"/>
          <w:lang w:eastAsia="ja-JP"/>
        </w:rPr>
        <w:t>それらを網羅した目録を保持していく必要があります。</w:t>
      </w:r>
      <w:ins w:id="517" w:author="工内隆" w:date="2017-12-08T10:21:00Z">
        <w:r w:rsidR="00D83B4C">
          <w:rPr>
            <w:rFonts w:ascii="メイリオ" w:eastAsia="メイリオ" w:hAnsi="メイリオ" w:cs="メイリオ" w:hint="eastAsia"/>
            <w:sz w:val="18"/>
            <w:szCs w:val="18"/>
            <w:lang w:eastAsia="ja-JP"/>
          </w:rPr>
          <w:t>目録</w:t>
        </w:r>
      </w:ins>
      <w:del w:id="518" w:author="工内隆" w:date="2017-12-08T10:21:00Z">
        <w:r w:rsidR="00403B4E" w:rsidDel="00D83B4C">
          <w:rPr>
            <w:rFonts w:ascii="メイリオ" w:eastAsia="メイリオ" w:hAnsi="メイリオ" w:cs="メイリオ" w:hint="eastAsia"/>
            <w:sz w:val="18"/>
            <w:szCs w:val="18"/>
            <w:lang w:eastAsia="ja-JP"/>
          </w:rPr>
          <w:delText>そこ</w:delText>
        </w:r>
      </w:del>
      <w:r w:rsidR="00403B4E">
        <w:rPr>
          <w:rFonts w:ascii="メイリオ" w:eastAsia="メイリオ" w:hAnsi="メイリオ" w:cs="メイリオ" w:hint="eastAsia"/>
          <w:sz w:val="18"/>
          <w:szCs w:val="18"/>
          <w:lang w:eastAsia="ja-JP"/>
        </w:rPr>
        <w:t>では、自身の組織で作成されたコンポーネントやオープンソース コンポーネント、そしてサードパーティを起源とした</w:t>
      </w:r>
      <w:r w:rsidR="00583C48">
        <w:rPr>
          <w:rFonts w:ascii="メイリオ" w:eastAsia="メイリオ" w:hAnsi="メイリオ" w:cs="メイリオ" w:hint="eastAsia"/>
          <w:sz w:val="18"/>
          <w:szCs w:val="18"/>
          <w:lang w:eastAsia="ja-JP"/>
        </w:rPr>
        <w:t>コンポーネント</w:t>
      </w:r>
      <w:ins w:id="519" w:author="工内隆" w:date="2017-12-08T10:21:00Z">
        <w:r w:rsidR="00D83B4C">
          <w:rPr>
            <w:rFonts w:ascii="メイリオ" w:eastAsia="メイリオ" w:hAnsi="メイリオ" w:cs="メイリオ" w:hint="eastAsia"/>
            <w:sz w:val="18"/>
            <w:szCs w:val="18"/>
            <w:lang w:eastAsia="ja-JP"/>
          </w:rPr>
          <w:t>を記載</w:t>
        </w:r>
      </w:ins>
      <w:ins w:id="520" w:author="工内隆" w:date="2017-12-08T10:22:00Z">
        <w:r w:rsidR="00D83B4C">
          <w:rPr>
            <w:rFonts w:ascii="メイリオ" w:eastAsia="メイリオ" w:hAnsi="メイリオ" w:cs="メイリオ" w:hint="eastAsia"/>
            <w:sz w:val="18"/>
            <w:szCs w:val="18"/>
            <w:lang w:eastAsia="ja-JP"/>
          </w:rPr>
          <w:t>し</w:t>
        </w:r>
      </w:ins>
      <w:del w:id="521" w:author="工内隆" w:date="2017-12-08T10:22:00Z">
        <w:r w:rsidR="00583C48" w:rsidDel="00D83B4C">
          <w:rPr>
            <w:rFonts w:ascii="メイリオ" w:eastAsia="メイリオ" w:hAnsi="メイリオ" w:cs="メイリオ" w:hint="eastAsia"/>
            <w:sz w:val="18"/>
            <w:szCs w:val="18"/>
            <w:lang w:eastAsia="ja-JP"/>
          </w:rPr>
          <w:delText>がカバーされてい</w:delText>
        </w:r>
      </w:del>
      <w:r w:rsidR="00583C48">
        <w:rPr>
          <w:rFonts w:ascii="メイリオ" w:eastAsia="メイリオ" w:hAnsi="メイリオ" w:cs="メイリオ" w:hint="eastAsia"/>
          <w:sz w:val="18"/>
          <w:szCs w:val="18"/>
          <w:lang w:eastAsia="ja-JP"/>
        </w:rPr>
        <w:t>ます。ここで一番大事なのは、オープンソースのコンポーネントを特定し、追跡していくプロセスをもつことにあります。必ずしも複雑なコンプライアンス プログラムが求められるわけではないのですが、「ポリシー」、「プロセス」、「スタッフ」、「トレーニング」、「ツール」の5つの基本要素は具備しておくべきでしょう</w:t>
      </w:r>
      <w:r w:rsidR="00A86A80">
        <w:rPr>
          <w:rFonts w:ascii="メイリオ" w:eastAsia="メイリオ" w:hAnsi="メイリオ" w:cs="メイリオ" w:hint="eastAsia"/>
          <w:sz w:val="18"/>
          <w:szCs w:val="18"/>
          <w:lang w:eastAsia="ja-JP"/>
        </w:rPr>
        <w:t>。</w:t>
      </w:r>
    </w:p>
    <w:p w14:paraId="0D83A561" w14:textId="4C35CDFD" w:rsidR="00597D3F" w:rsidRPr="002C4D0C" w:rsidRDefault="00D101D2" w:rsidP="00656CC4">
      <w:pPr>
        <w:pStyle w:val="HeadingIbrahim3"/>
      </w:pPr>
      <w:r w:rsidRPr="002C4D0C">
        <w:t>9</w:t>
      </w:r>
      <w:r w:rsidR="00907CF2" w:rsidRPr="002C4D0C">
        <w:t xml:space="preserve">.1.1 </w:t>
      </w:r>
      <w:r w:rsidR="00583C48">
        <w:rPr>
          <w:rFonts w:hint="eastAsia"/>
          <w:lang w:eastAsia="ja-JP"/>
        </w:rPr>
        <w:t>ポリシーとプロセス（</w:t>
      </w:r>
      <w:r w:rsidR="004C6B67" w:rsidRPr="002C4D0C">
        <w:t>Policy and process</w:t>
      </w:r>
      <w:r w:rsidR="00583C48">
        <w:rPr>
          <w:rFonts w:hint="eastAsia"/>
          <w:lang w:eastAsia="ja-JP"/>
        </w:rPr>
        <w:t>）</w:t>
      </w:r>
    </w:p>
    <w:p w14:paraId="0E6C2E9E" w14:textId="30ABD17E" w:rsidR="00597D3F" w:rsidRDefault="004C6B67" w:rsidP="00382132">
      <w:pPr>
        <w:pStyle w:val="bodyIbrahim1"/>
        <w:rPr>
          <w:rFonts w:eastAsia="ＭＳ Ｐゴシック"/>
          <w:lang w:eastAsia="ja-JP"/>
        </w:rPr>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w:t>
      </w:r>
      <w:r w:rsidRPr="002C4D0C">
        <w:lastRenderedPageBreak/>
        <w:t xml:space="preserve">Compliance policies and processes govern various aspects of using, contributing, auditing, and distribution of open source software. </w:t>
      </w:r>
    </w:p>
    <w:p w14:paraId="352C0575" w14:textId="6F51A522" w:rsidR="00324E02" w:rsidRPr="00324E02" w:rsidRDefault="00324E02" w:rsidP="00324E0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コンプライアンス</w:t>
      </w:r>
      <w:r w:rsidR="008B2010">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ポリシーは、オープンソース ソフトウェアの管理（使用とコントリビューションの両方）を統制する一連のルール</w:t>
      </w:r>
      <w:r w:rsidR="001E6258">
        <w:rPr>
          <w:rFonts w:ascii="メイリオ" w:eastAsia="メイリオ" w:hAnsi="メイリオ" w:cs="メイリオ" w:hint="eastAsia"/>
          <w:sz w:val="18"/>
          <w:szCs w:val="18"/>
          <w:lang w:eastAsia="ja-JP"/>
        </w:rPr>
        <w:t>で</w:t>
      </w:r>
      <w:r>
        <w:rPr>
          <w:rFonts w:ascii="メイリオ" w:eastAsia="メイリオ" w:hAnsi="メイリオ" w:cs="メイリオ" w:hint="eastAsia"/>
          <w:sz w:val="18"/>
          <w:szCs w:val="18"/>
          <w:lang w:eastAsia="ja-JP"/>
        </w:rPr>
        <w:t>す。</w:t>
      </w:r>
      <w:r w:rsidR="001E6258">
        <w:rPr>
          <w:rFonts w:ascii="メイリオ" w:eastAsia="メイリオ" w:hAnsi="メイリオ" w:cs="メイリオ" w:hint="eastAsia"/>
          <w:sz w:val="18"/>
          <w:szCs w:val="18"/>
          <w:lang w:eastAsia="ja-JP"/>
        </w:rPr>
        <w:t>プロセスは、企業が</w:t>
      </w:r>
      <w:r w:rsidR="008B2010">
        <w:rPr>
          <w:rFonts w:ascii="メイリオ" w:eastAsia="メイリオ" w:hAnsi="メイリオ" w:cs="メイリオ" w:hint="eastAsia"/>
          <w:sz w:val="18"/>
          <w:szCs w:val="18"/>
          <w:lang w:eastAsia="ja-JP"/>
        </w:rPr>
        <w:t>これらのルールを日常ベースで実践していく方法に関する具体的な仕様</w:t>
      </w:r>
      <w:r w:rsidR="001E6258">
        <w:rPr>
          <w:rFonts w:ascii="メイリオ" w:eastAsia="メイリオ" w:hAnsi="メイリオ" w:cs="メイリオ" w:hint="eastAsia"/>
          <w:sz w:val="18"/>
          <w:szCs w:val="18"/>
          <w:lang w:eastAsia="ja-JP"/>
        </w:rPr>
        <w:t>のことをいいます。コンプライアンス ポリシーとプロセス</w:t>
      </w:r>
      <w:r w:rsidR="00395EB2">
        <w:rPr>
          <w:rFonts w:ascii="メイリオ" w:eastAsia="メイリオ" w:hAnsi="メイリオ" w:cs="メイリオ" w:hint="eastAsia"/>
          <w:sz w:val="18"/>
          <w:szCs w:val="18"/>
          <w:lang w:eastAsia="ja-JP"/>
        </w:rPr>
        <w:t>が</w:t>
      </w:r>
      <w:ins w:id="522" w:author="工内隆" w:date="2017-12-08T10:23:00Z">
        <w:r w:rsidR="00D83B4C">
          <w:rPr>
            <w:rFonts w:ascii="メイリオ" w:eastAsia="メイリオ" w:hAnsi="メイリオ" w:cs="メイリオ" w:hint="eastAsia"/>
            <w:sz w:val="18"/>
            <w:szCs w:val="18"/>
            <w:lang w:eastAsia="ja-JP"/>
          </w:rPr>
          <w:t>、</w:t>
        </w:r>
      </w:ins>
      <w:r w:rsidR="001E6258">
        <w:rPr>
          <w:rFonts w:ascii="メイリオ" w:eastAsia="メイリオ" w:hAnsi="メイリオ" w:cs="メイリオ" w:hint="eastAsia"/>
          <w:sz w:val="18"/>
          <w:szCs w:val="18"/>
          <w:lang w:eastAsia="ja-JP"/>
        </w:rPr>
        <w:t>オープンソース ソフトウェアの</w:t>
      </w:r>
      <w:del w:id="523" w:author="工内隆" w:date="2017-12-08T10:23:00Z">
        <w:r w:rsidR="00395EB2" w:rsidDel="00D83B4C">
          <w:rPr>
            <w:rFonts w:ascii="メイリオ" w:eastAsia="メイリオ" w:hAnsi="メイリオ" w:cs="メイリオ" w:hint="eastAsia"/>
            <w:sz w:val="18"/>
            <w:szCs w:val="18"/>
            <w:lang w:eastAsia="ja-JP"/>
          </w:rPr>
          <w:delText>、</w:delText>
        </w:r>
      </w:del>
      <w:r w:rsidR="001E6258">
        <w:rPr>
          <w:rFonts w:ascii="メイリオ" w:eastAsia="メイリオ" w:hAnsi="メイリオ" w:cs="メイリオ" w:hint="eastAsia"/>
          <w:sz w:val="18"/>
          <w:szCs w:val="18"/>
          <w:lang w:eastAsia="ja-JP"/>
        </w:rPr>
        <w:t>使用、コントリビューション、監査</w:t>
      </w:r>
      <w:ins w:id="524" w:author="工内隆" w:date="2017-12-08T10:23:00Z">
        <w:r w:rsidR="00D83B4C">
          <w:rPr>
            <w:rFonts w:ascii="メイリオ" w:eastAsia="メイリオ" w:hAnsi="メイリオ" w:cs="メイリオ" w:hint="eastAsia"/>
            <w:sz w:val="18"/>
            <w:szCs w:val="18"/>
            <w:lang w:eastAsia="ja-JP"/>
          </w:rPr>
          <w:t>、</w:t>
        </w:r>
      </w:ins>
      <w:del w:id="525" w:author="工内隆" w:date="2017-12-08T10:24:00Z">
        <w:r w:rsidR="001E6258" w:rsidDel="00D83B4C">
          <w:rPr>
            <w:rFonts w:ascii="メイリオ" w:eastAsia="メイリオ" w:hAnsi="メイリオ" w:cs="メイリオ" w:hint="eastAsia"/>
            <w:sz w:val="18"/>
            <w:szCs w:val="18"/>
            <w:lang w:eastAsia="ja-JP"/>
          </w:rPr>
          <w:delText>や</w:delText>
        </w:r>
      </w:del>
      <w:r w:rsidR="001E6258">
        <w:rPr>
          <w:rFonts w:ascii="メイリオ" w:eastAsia="メイリオ" w:hAnsi="メイリオ" w:cs="メイリオ" w:hint="eastAsia"/>
          <w:sz w:val="18"/>
          <w:szCs w:val="18"/>
          <w:lang w:eastAsia="ja-JP"/>
        </w:rPr>
        <w:t>頒布といったさまざまな側面</w:t>
      </w:r>
      <w:ins w:id="526" w:author="工内隆" w:date="2017-12-08T10:23:00Z">
        <w:r w:rsidR="00D83B4C">
          <w:rPr>
            <w:rFonts w:ascii="メイリオ" w:eastAsia="メイリオ" w:hAnsi="メイリオ" w:cs="メイリオ" w:hint="eastAsia"/>
            <w:sz w:val="18"/>
            <w:szCs w:val="18"/>
            <w:lang w:eastAsia="ja-JP"/>
          </w:rPr>
          <w:t>を</w:t>
        </w:r>
      </w:ins>
      <w:del w:id="527" w:author="工内隆" w:date="2017-12-08T10:23:00Z">
        <w:r w:rsidR="00395EB2" w:rsidDel="00D83B4C">
          <w:rPr>
            <w:rFonts w:ascii="メイリオ" w:eastAsia="メイリオ" w:hAnsi="メイリオ" w:cs="メイリオ" w:hint="eastAsia"/>
            <w:sz w:val="18"/>
            <w:szCs w:val="18"/>
            <w:lang w:eastAsia="ja-JP"/>
          </w:rPr>
          <w:delText>で</w:delText>
        </w:r>
      </w:del>
      <w:r w:rsidR="001E6258">
        <w:rPr>
          <w:rFonts w:ascii="メイリオ" w:eastAsia="メイリオ" w:hAnsi="メイリオ" w:cs="メイリオ" w:hint="eastAsia"/>
          <w:sz w:val="18"/>
          <w:szCs w:val="18"/>
          <w:lang w:eastAsia="ja-JP"/>
        </w:rPr>
        <w:t>統制していくことになります。</w:t>
      </w:r>
    </w:p>
    <w:p w14:paraId="3582D822" w14:textId="2FC95548" w:rsidR="002569DB" w:rsidRPr="002C4D0C" w:rsidRDefault="008D05E8" w:rsidP="00197BB6">
      <w:pPr>
        <w:pStyle w:val="Figure1"/>
      </w:pPr>
      <w:r>
        <w:rPr>
          <w:noProof/>
        </w:rPr>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268B0FC9" w:rsidR="00597D3F" w:rsidRDefault="004C6B67" w:rsidP="00197BB6">
      <w:pPr>
        <w:pStyle w:val="FigureCaption"/>
      </w:pPr>
      <w:r w:rsidRPr="002C4D0C">
        <w:t xml:space="preserve">Figure </w:t>
      </w:r>
      <w:r w:rsidR="00EE37B1" w:rsidRPr="000438AC">
        <w:t>9</w:t>
      </w:r>
      <w:r w:rsidRPr="002C4D0C">
        <w:t xml:space="preserve">: Sample </w:t>
      </w:r>
      <w:r w:rsidR="00EE37B1" w:rsidRPr="000438AC">
        <w:t xml:space="preserve">end-to-end </w:t>
      </w:r>
      <w:r w:rsidRPr="002C4D0C">
        <w:t>open source compliance process</w:t>
      </w:r>
    </w:p>
    <w:p w14:paraId="1388F6CD" w14:textId="637C196A" w:rsidR="0044168A" w:rsidRDefault="0044168A" w:rsidP="0044168A">
      <w:pPr>
        <w:pStyle w:val="Figure1"/>
      </w:pPr>
      <w:r>
        <w:rPr>
          <w:noProof/>
        </w:rPr>
        <w:drawing>
          <wp:inline distT="0" distB="0" distL="0" distR="0" wp14:anchorId="7F600F6E" wp14:editId="692D7A03">
            <wp:extent cx="6485760" cy="2388960"/>
            <wp:effectExtent l="0" t="0" r="0" b="0"/>
            <wp:docPr id="4" name="図 4" descr="C:\Users\maabou\Desktop\capture3\2017-11-23 17_49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abou\Desktop\capture3\2017-11-23 17_49_36-Figures_M&amp;A_paper_JP.pptx - Microsoft PowerPoi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5760" cy="2388960"/>
                    </a:xfrm>
                    <a:prstGeom prst="rect">
                      <a:avLst/>
                    </a:prstGeom>
                    <a:noFill/>
                    <a:ln>
                      <a:noFill/>
                    </a:ln>
                  </pic:spPr>
                </pic:pic>
              </a:graphicData>
            </a:graphic>
          </wp:inline>
        </w:drawing>
      </w:r>
    </w:p>
    <w:p w14:paraId="62B2981C" w14:textId="4F336DC9" w:rsidR="0044168A" w:rsidRPr="00395EB2" w:rsidRDefault="00395EB2" w:rsidP="0044168A">
      <w:pPr>
        <w:pStyle w:val="FigureCaption"/>
        <w:rPr>
          <w:rFonts w:ascii="メイリオ" w:eastAsia="メイリオ" w:hAnsi="メイリオ" w:cs="メイリオ"/>
          <w:sz w:val="16"/>
        </w:rPr>
      </w:pPr>
      <w:r w:rsidRPr="00395EB2">
        <w:rPr>
          <w:rFonts w:ascii="メイリオ" w:eastAsia="メイリオ" w:hAnsi="メイリオ" w:cs="メイリオ" w:hint="eastAsia"/>
          <w:sz w:val="16"/>
        </w:rPr>
        <w:t>図9：オープンソース コンプライアンス</w:t>
      </w:r>
      <w:r>
        <w:rPr>
          <w:rFonts w:ascii="メイリオ" w:eastAsia="メイリオ" w:hAnsi="メイリオ" w:cs="メイリオ" w:hint="eastAsia"/>
          <w:sz w:val="16"/>
        </w:rPr>
        <w:t xml:space="preserve"> </w:t>
      </w:r>
      <w:r w:rsidRPr="00395EB2">
        <w:rPr>
          <w:rFonts w:ascii="メイリオ" w:eastAsia="メイリオ" w:hAnsi="メイリオ" w:cs="メイリオ" w:hint="eastAsia"/>
          <w:sz w:val="16"/>
        </w:rPr>
        <w:t>プロセス</w:t>
      </w:r>
      <w:r>
        <w:rPr>
          <w:rFonts w:ascii="メイリオ" w:eastAsia="メイリオ" w:hAnsi="メイリオ" w:cs="メイリオ" w:hint="eastAsia"/>
          <w:sz w:val="16"/>
        </w:rPr>
        <w:t>の</w:t>
      </w:r>
      <w:r w:rsidRPr="00395EB2">
        <w:rPr>
          <w:rFonts w:ascii="メイリオ" w:eastAsia="メイリオ" w:hAnsi="メイリオ" w:cs="メイリオ" w:hint="eastAsia"/>
          <w:sz w:val="16"/>
        </w:rPr>
        <w:t>開始からから</w:t>
      </w:r>
      <w:r>
        <w:rPr>
          <w:rFonts w:ascii="メイリオ" w:eastAsia="メイリオ" w:hAnsi="メイリオ" w:cs="メイリオ" w:hint="eastAsia"/>
          <w:sz w:val="16"/>
        </w:rPr>
        <w:t>終了</w:t>
      </w:r>
      <w:r w:rsidRPr="00395EB2">
        <w:rPr>
          <w:rFonts w:ascii="メイリオ" w:eastAsia="メイリオ" w:hAnsi="メイリオ" w:cs="メイリオ" w:hint="eastAsia"/>
          <w:sz w:val="16"/>
        </w:rPr>
        <w:t>まで</w:t>
      </w:r>
      <w:r>
        <w:rPr>
          <w:rFonts w:ascii="メイリオ" w:eastAsia="メイリオ" w:hAnsi="メイリオ" w:cs="メイリオ" w:hint="eastAsia"/>
          <w:sz w:val="16"/>
        </w:rPr>
        <w:t>（サンプル）</w:t>
      </w:r>
    </w:p>
    <w:p w14:paraId="76F45A86" w14:textId="3FE948F1" w:rsidR="00597D3F" w:rsidRPr="002C4D0C" w:rsidRDefault="00907CF2" w:rsidP="00382132">
      <w:pPr>
        <w:pStyle w:val="bodyIbrahim1"/>
        <w:rPr>
          <w:rFonts w:cs="ProximaNova-Regular"/>
          <w:color w:val="000000"/>
        </w:rPr>
      </w:pPr>
      <w:r w:rsidRPr="002C4D0C">
        <w:rPr>
          <w:color w:val="auto"/>
        </w:rPr>
        <w:t>Figure</w:t>
      </w:r>
      <w:r w:rsidR="00EE37B1" w:rsidRPr="002C4D0C">
        <w:rPr>
          <w:color w:val="auto"/>
        </w:rPr>
        <w:t xml:space="preserve"> </w:t>
      </w:r>
      <w:r w:rsidR="00EE37B1" w:rsidRPr="000438AC">
        <w:rPr>
          <w:color w:val="auto"/>
        </w:rPr>
        <w:t>9</w:t>
      </w:r>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lastRenderedPageBreak/>
        <w:t>Resolve any issues uncovered by the audit</w:t>
      </w:r>
    </w:p>
    <w:p w14:paraId="12D5C077"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Register open source in the software inventory</w:t>
      </w:r>
    </w:p>
    <w:p w14:paraId="31D76CA4"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Perform verification to all steps previous to distribution</w:t>
      </w:r>
    </w:p>
    <w:p w14:paraId="44E61503"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Default="00597D3F">
      <w:pPr>
        <w:spacing w:after="0" w:line="240" w:lineRule="auto"/>
        <w:rPr>
          <w:rFonts w:ascii="Calibri" w:hAnsi="Calibri" w:cs="ProximaNova-Regular"/>
          <w:color w:val="000000"/>
        </w:rPr>
      </w:pPr>
    </w:p>
    <w:p w14:paraId="2AB7C0F2" w14:textId="11EA9B82" w:rsidR="00395EB2" w:rsidRPr="00395EB2" w:rsidRDefault="00395EB2" w:rsidP="00395EB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図9</w:t>
      </w:r>
      <w:r w:rsidR="001F23DD">
        <w:rPr>
          <w:rFonts w:ascii="メイリオ" w:eastAsia="メイリオ" w:hAnsi="メイリオ" w:cs="メイリオ" w:hint="eastAsia"/>
          <w:sz w:val="18"/>
          <w:szCs w:val="18"/>
          <w:lang w:eastAsia="ja-JP"/>
        </w:rPr>
        <w:t>では</w:t>
      </w:r>
      <w:r>
        <w:rPr>
          <w:rFonts w:ascii="メイリオ" w:eastAsia="メイリオ" w:hAnsi="メイリオ" w:cs="メイリオ" w:hint="eastAsia"/>
          <w:sz w:val="18"/>
          <w:szCs w:val="18"/>
          <w:lang w:eastAsia="ja-JP"/>
        </w:rPr>
        <w:t>サンプルとしてのコンプライアンスを例示しています。企業が製品やソフトウェア スタックを開発する際に、各ソフトウェア コンポーネントはデューデリジェンスの一部としてこれらのさまざまなステップを経ることになります。</w:t>
      </w:r>
    </w:p>
    <w:p w14:paraId="6671BA89" w14:textId="2FEF9700"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外部から入ってくるすべてソースコードを特定する</w:t>
      </w:r>
    </w:p>
    <w:p w14:paraId="340E0392" w14:textId="6579D18B"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ソースコードを監査する</w:t>
      </w:r>
    </w:p>
    <w:p w14:paraId="18ABBDCD" w14:textId="1FF34A74"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監査で明らかにされたあらゆる問題を解決する</w:t>
      </w:r>
    </w:p>
    <w:p w14:paraId="0F9D1913" w14:textId="231E3EAD"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適切</w:t>
      </w:r>
      <w:ins w:id="528" w:author="工内隆" w:date="2017-12-08T10:27:00Z">
        <w:r w:rsidR="00F37E36">
          <w:rPr>
            <w:rFonts w:ascii="メイリオ" w:eastAsia="メイリオ" w:hAnsi="メイリオ" w:cs="メイリオ" w:hint="eastAsia"/>
            <w:color w:val="000000"/>
            <w:sz w:val="18"/>
          </w:rPr>
          <w:t>な</w:t>
        </w:r>
      </w:ins>
      <w:del w:id="529" w:author="工内隆" w:date="2017-12-08T10:27:00Z">
        <w:r w:rsidRPr="001F23DD" w:rsidDel="00F37E36">
          <w:rPr>
            <w:rFonts w:ascii="メイリオ" w:eastAsia="メイリオ" w:hAnsi="メイリオ" w:cs="メイリオ" w:hint="eastAsia"/>
            <w:color w:val="000000"/>
            <w:sz w:val="18"/>
          </w:rPr>
          <w:delText>に</w:delText>
        </w:r>
      </w:del>
      <w:r w:rsidRPr="001F23DD">
        <w:rPr>
          <w:rFonts w:ascii="メイリオ" w:eastAsia="メイリオ" w:hAnsi="メイリオ" w:cs="メイリオ" w:hint="eastAsia"/>
          <w:color w:val="000000"/>
          <w:sz w:val="18"/>
        </w:rPr>
        <w:t>レビューを</w:t>
      </w:r>
      <w:del w:id="530" w:author="工内隆" w:date="2017-12-08T10:27:00Z">
        <w:r w:rsidRPr="001F23DD" w:rsidDel="00F37E36">
          <w:rPr>
            <w:rFonts w:ascii="メイリオ" w:eastAsia="メイリオ" w:hAnsi="メイリオ" w:cs="メイリオ" w:hint="eastAsia"/>
            <w:color w:val="000000"/>
            <w:sz w:val="18"/>
          </w:rPr>
          <w:delText>実施し、</w:delText>
        </w:r>
      </w:del>
      <w:r w:rsidRPr="001F23DD">
        <w:rPr>
          <w:rFonts w:ascii="メイリオ" w:eastAsia="メイリオ" w:hAnsi="メイリオ" w:cs="メイリオ" w:hint="eastAsia"/>
          <w:color w:val="000000"/>
          <w:sz w:val="18"/>
        </w:rPr>
        <w:t>完遂する</w:t>
      </w:r>
    </w:p>
    <w:p w14:paraId="18D798D7" w14:textId="4A7023F3"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オープンソースの使用についての内部承認を得る</w:t>
      </w:r>
    </w:p>
    <w:p w14:paraId="220F26A8" w14:textId="27D92084"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ソフトウェア目録</w:t>
      </w:r>
      <w:ins w:id="531" w:author="工内隆" w:date="2017-12-08T10:29:00Z">
        <w:r w:rsidR="00F37E36">
          <w:rPr>
            <w:rFonts w:ascii="メイリオ" w:eastAsia="メイリオ" w:hAnsi="メイリオ" w:cs="メイリオ" w:hint="eastAsia"/>
            <w:color w:val="000000"/>
            <w:sz w:val="18"/>
          </w:rPr>
          <w:t>に</w:t>
        </w:r>
      </w:ins>
      <w:del w:id="532" w:author="工内隆" w:date="2017-12-08T10:29:00Z">
        <w:r w:rsidRPr="001F23DD" w:rsidDel="00F37E36">
          <w:rPr>
            <w:rFonts w:ascii="メイリオ" w:eastAsia="メイリオ" w:hAnsi="メイリオ" w:cs="メイリオ" w:hint="eastAsia"/>
            <w:color w:val="000000"/>
            <w:sz w:val="18"/>
          </w:rPr>
          <w:delText>へ</w:delText>
        </w:r>
      </w:del>
      <w:r w:rsidRPr="001F23DD">
        <w:rPr>
          <w:rFonts w:ascii="メイリオ" w:eastAsia="メイリオ" w:hAnsi="メイリオ" w:cs="メイリオ" w:hint="eastAsia"/>
          <w:color w:val="000000"/>
          <w:sz w:val="18"/>
        </w:rPr>
        <w:t>オープンソースのものを登録する</w:t>
      </w:r>
    </w:p>
    <w:p w14:paraId="3A4AB780" w14:textId="514EF998"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製品の関連文書にオープンソースの使用状況を反映する</w:t>
      </w:r>
    </w:p>
    <w:p w14:paraId="5F6E7361" w14:textId="28FF2110"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頒布に先立ちすべてのステップに対する検証を行う</w:t>
      </w:r>
    </w:p>
    <w:p w14:paraId="2B4D2DD3" w14:textId="5EA42858"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ソースコードを頒布し、頒布に関連した最終検証を行う</w:t>
      </w:r>
    </w:p>
    <w:p w14:paraId="58B92405" w14:textId="77777777" w:rsidR="00395EB2" w:rsidRPr="002C4D0C" w:rsidRDefault="00395EB2">
      <w:pPr>
        <w:spacing w:after="0" w:line="240" w:lineRule="auto"/>
        <w:rPr>
          <w:rFonts w:ascii="Calibri" w:hAnsi="Calibri" w:cs="ProximaNova-Regular"/>
          <w:color w:val="000000"/>
        </w:rPr>
      </w:pPr>
    </w:p>
    <w:p w14:paraId="086C2109" w14:textId="27A8B79C" w:rsidR="00597D3F" w:rsidRDefault="004C6B67" w:rsidP="00382132">
      <w:pPr>
        <w:pStyle w:val="bodyIbrahim1"/>
        <w:rPr>
          <w:rFonts w:eastAsia="ＭＳ Ｐゴシック"/>
          <w:lang w:eastAsia="ja-JP"/>
        </w:rPr>
      </w:pPr>
      <w:r w:rsidRPr="002C4D0C">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23" w:history="1">
        <w:r w:rsidR="005F5C58" w:rsidRPr="005F5C58">
          <w:rPr>
            <w:rStyle w:val="affd"/>
          </w:rPr>
          <w:t>download</w:t>
        </w:r>
      </w:hyperlink>
      <w:r w:rsidR="005F5C58">
        <w:t xml:space="preserve"> the free e-book “Open Source Compliance in the Enterprise”, published by the Linux Foundation. </w:t>
      </w:r>
    </w:p>
    <w:p w14:paraId="02D88E57" w14:textId="7DCC6E4E" w:rsidR="001F23DD" w:rsidRPr="001F23DD" w:rsidRDefault="00D8670A" w:rsidP="001F23D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このプロセスからのアウトプット</w:t>
      </w:r>
      <w:r w:rsidR="001F23DD">
        <w:rPr>
          <w:rFonts w:ascii="メイリオ" w:eastAsia="メイリオ" w:hAnsi="メイリオ" w:cs="メイリオ" w:hint="eastAsia"/>
          <w:sz w:val="18"/>
          <w:szCs w:val="18"/>
          <w:lang w:eastAsia="ja-JP"/>
        </w:rPr>
        <w:t>は、公開可能なオープンソースの部品表（BoM：Bill of Materials）</w:t>
      </w:r>
      <w:ins w:id="533" w:author="工内隆" w:date="2017-12-08T10:37:00Z">
        <w:r w:rsidR="003A64FD">
          <w:rPr>
            <w:rFonts w:ascii="メイリオ" w:eastAsia="メイリオ" w:hAnsi="メイリオ" w:cs="メイリオ" w:hint="eastAsia"/>
            <w:sz w:val="18"/>
            <w:szCs w:val="18"/>
            <w:lang w:eastAsia="ja-JP"/>
          </w:rPr>
          <w:t>ですが</w:t>
        </w:r>
      </w:ins>
      <w:r w:rsidR="001F23DD">
        <w:rPr>
          <w:rFonts w:ascii="メイリオ" w:eastAsia="メイリオ" w:hAnsi="メイリオ" w:cs="メイリオ" w:hint="eastAsia"/>
          <w:sz w:val="18"/>
          <w:szCs w:val="18"/>
          <w:lang w:eastAsia="ja-JP"/>
        </w:rPr>
        <w:t>、</w:t>
      </w:r>
      <w:ins w:id="534" w:author="工内隆" w:date="2017-12-08T10:37:00Z">
        <w:r w:rsidR="003A64FD">
          <w:rPr>
            <w:rFonts w:ascii="メイリオ" w:eastAsia="メイリオ" w:hAnsi="メイリオ" w:cs="メイリオ" w:hint="eastAsia"/>
            <w:sz w:val="18"/>
            <w:szCs w:val="18"/>
            <w:lang w:eastAsia="ja-JP"/>
          </w:rPr>
          <w:t>それに</w:t>
        </w:r>
      </w:ins>
      <w:r w:rsidR="001F23DD">
        <w:rPr>
          <w:rFonts w:ascii="メイリオ" w:eastAsia="メイリオ" w:hAnsi="メイリオ" w:cs="メイリオ" w:hint="eastAsia"/>
          <w:sz w:val="18"/>
          <w:szCs w:val="18"/>
          <w:lang w:eastAsia="ja-JP"/>
        </w:rPr>
        <w:t>書面による申し入れ（Written offer）、著作権、ライセンス、帰属表示</w:t>
      </w:r>
      <w:ins w:id="535" w:author="工内隆" w:date="2017-12-08T10:38:00Z">
        <w:r w:rsidR="003A64FD">
          <w:rPr>
            <w:rFonts w:ascii="メイリオ" w:eastAsia="メイリオ" w:hAnsi="メイリオ" w:cs="メイリオ" w:hint="eastAsia"/>
            <w:sz w:val="18"/>
            <w:szCs w:val="18"/>
            <w:lang w:eastAsia="ja-JP"/>
          </w:rPr>
          <w:t>の告知文</w:t>
        </w:r>
      </w:ins>
      <w:r w:rsidR="001F23DD">
        <w:rPr>
          <w:rFonts w:ascii="メイリオ" w:eastAsia="メイリオ" w:hAnsi="メイリオ" w:cs="メイリオ" w:hint="eastAsia"/>
          <w:sz w:val="18"/>
          <w:szCs w:val="18"/>
          <w:lang w:eastAsia="ja-JP"/>
        </w:rPr>
        <w:t>など</w:t>
      </w:r>
      <w:r w:rsidR="008B2010">
        <w:rPr>
          <w:rFonts w:ascii="メイリオ" w:eastAsia="メイリオ" w:hAnsi="メイリオ" w:cs="メイリオ" w:hint="eastAsia"/>
          <w:sz w:val="18"/>
          <w:szCs w:val="18"/>
          <w:lang w:eastAsia="ja-JP"/>
        </w:rPr>
        <w:t>、</w:t>
      </w:r>
      <w:r w:rsidR="001F23DD">
        <w:rPr>
          <w:rFonts w:ascii="メイリオ" w:eastAsia="メイリオ" w:hAnsi="メイリオ" w:cs="メイリオ" w:hint="eastAsia"/>
          <w:sz w:val="18"/>
          <w:szCs w:val="18"/>
          <w:lang w:eastAsia="ja-JP"/>
        </w:rPr>
        <w:t>部品表にあるコンポーネント</w:t>
      </w:r>
      <w:r w:rsidR="00106C52">
        <w:rPr>
          <w:rFonts w:ascii="メイリオ" w:eastAsia="メイリオ" w:hAnsi="メイリオ" w:cs="メイリオ" w:hint="eastAsia"/>
          <w:sz w:val="18"/>
          <w:szCs w:val="18"/>
          <w:lang w:eastAsia="ja-JP"/>
        </w:rPr>
        <w:t>の法的</w:t>
      </w:r>
      <w:r w:rsidR="001F23DD">
        <w:rPr>
          <w:rFonts w:ascii="メイリオ" w:eastAsia="メイリオ" w:hAnsi="メイリオ" w:cs="メイリオ" w:hint="eastAsia"/>
          <w:sz w:val="18"/>
          <w:szCs w:val="18"/>
          <w:lang w:eastAsia="ja-JP"/>
        </w:rPr>
        <w:t>義務</w:t>
      </w:r>
      <w:r w:rsidR="00106C52">
        <w:rPr>
          <w:rFonts w:ascii="メイリオ" w:eastAsia="メイリオ" w:hAnsi="メイリオ" w:cs="メイリオ" w:hint="eastAsia"/>
          <w:sz w:val="18"/>
          <w:szCs w:val="18"/>
          <w:lang w:eastAsia="ja-JP"/>
        </w:rPr>
        <w:t>を履行していることを示すもの</w:t>
      </w:r>
      <w:ins w:id="536" w:author="工内隆" w:date="2017-12-08T10:39:00Z">
        <w:r w:rsidR="003A64FD">
          <w:rPr>
            <w:rFonts w:ascii="メイリオ" w:eastAsia="メイリオ" w:hAnsi="メイリオ" w:cs="メイリオ" w:hint="eastAsia"/>
            <w:sz w:val="18"/>
            <w:szCs w:val="18"/>
            <w:lang w:eastAsia="ja-JP"/>
          </w:rPr>
          <w:t>を伴い</w:t>
        </w:r>
      </w:ins>
      <w:del w:id="537" w:author="工内隆" w:date="2017-12-08T10:39:00Z">
        <w:r w:rsidR="00106C52" w:rsidDel="003A64FD">
          <w:rPr>
            <w:rFonts w:ascii="メイリオ" w:eastAsia="メイリオ" w:hAnsi="メイリオ" w:cs="メイリオ" w:hint="eastAsia"/>
            <w:sz w:val="18"/>
            <w:szCs w:val="18"/>
            <w:lang w:eastAsia="ja-JP"/>
          </w:rPr>
          <w:delText>となり</w:delText>
        </w:r>
      </w:del>
      <w:r w:rsidR="00106C52">
        <w:rPr>
          <w:rFonts w:ascii="メイリオ" w:eastAsia="メイリオ" w:hAnsi="メイリオ" w:cs="メイリオ" w:hint="eastAsia"/>
          <w:sz w:val="18"/>
          <w:szCs w:val="18"/>
          <w:lang w:eastAsia="ja-JP"/>
        </w:rPr>
        <w:t>ます。オープンソース コンプライアンス プロセスの詳細については、The Linux Foundationから公開されているフリーの電子書籍「</w:t>
      </w:r>
      <w:hyperlink r:id="rId24" w:history="1">
        <w:r w:rsidR="00106C52" w:rsidRPr="00106C52">
          <w:rPr>
            <w:rStyle w:val="affd"/>
            <w:rFonts w:ascii="メイリオ" w:eastAsia="メイリオ" w:hAnsi="メイリオ" w:cs="メイリオ" w:hint="eastAsia"/>
            <w:sz w:val="18"/>
            <w:szCs w:val="18"/>
            <w:lang w:eastAsia="ja-JP"/>
          </w:rPr>
          <w:t>Open Source Compliance in the Enterprise</w:t>
        </w:r>
      </w:hyperlink>
      <w:r w:rsidR="00106C52">
        <w:rPr>
          <w:rFonts w:ascii="メイリオ" w:eastAsia="メイリオ" w:hAnsi="メイリオ" w:cs="メイリオ" w:hint="eastAsia"/>
          <w:sz w:val="18"/>
          <w:szCs w:val="18"/>
          <w:lang w:eastAsia="ja-JP"/>
        </w:rPr>
        <w:t>」を参考にしてみてください。</w:t>
      </w:r>
    </w:p>
    <w:p w14:paraId="2686728D" w14:textId="4CCBF385" w:rsidR="00382132" w:rsidRPr="00B567B1" w:rsidRDefault="00D101D2" w:rsidP="00B567B1">
      <w:pPr>
        <w:pStyle w:val="HeadingIbrahim3"/>
        <w:rPr>
          <w:lang w:eastAsia="ja-JP"/>
        </w:rPr>
      </w:pPr>
      <w:r w:rsidRPr="00B567B1">
        <w:rPr>
          <w:lang w:eastAsia="ja-JP"/>
        </w:rPr>
        <w:t>9</w:t>
      </w:r>
      <w:r w:rsidR="00907CF2" w:rsidRPr="00B567B1">
        <w:rPr>
          <w:lang w:eastAsia="ja-JP"/>
        </w:rPr>
        <w:t xml:space="preserve">.1.2 </w:t>
      </w:r>
      <w:r w:rsidR="00206098">
        <w:rPr>
          <w:rFonts w:hint="eastAsia"/>
          <w:lang w:eastAsia="ja-JP"/>
        </w:rPr>
        <w:t>スタッフ（</w:t>
      </w:r>
      <w:r w:rsidR="004C6B67" w:rsidRPr="00B567B1">
        <w:rPr>
          <w:lang w:eastAsia="ja-JP"/>
        </w:rPr>
        <w:t>Sta</w:t>
      </w:r>
      <w:r w:rsidR="00B567B1">
        <w:rPr>
          <w:lang w:eastAsia="ja-JP"/>
        </w:rPr>
        <w:t>ff</w:t>
      </w:r>
      <w:r w:rsidR="00206098">
        <w:rPr>
          <w:rFonts w:hint="eastAsia"/>
          <w:lang w:eastAsia="ja-JP"/>
        </w:rPr>
        <w:t>）</w:t>
      </w:r>
    </w:p>
    <w:p w14:paraId="1983EA0F" w14:textId="25A12EE7" w:rsidR="00597D3F" w:rsidRDefault="004C6B67" w:rsidP="00B567B1">
      <w:pPr>
        <w:pStyle w:val="bodyIbrahim1"/>
        <w:rPr>
          <w:rFonts w:eastAsia="ＭＳ Ｐゴシック"/>
          <w:lang w:eastAsia="ja-JP"/>
        </w:rPr>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consists of representatives from engineering and product teams, one or more legal counsel, and </w:t>
      </w:r>
      <w:r w:rsidR="00361C20" w:rsidRPr="002C4D0C">
        <w:t>a c</w:t>
      </w:r>
      <w:r w:rsidRPr="002C4D0C">
        <w:t xml:space="preserve">ompliance </w:t>
      </w:r>
      <w:r w:rsidR="00361C20" w:rsidRPr="002C4D0C">
        <w:t>o</w:t>
      </w:r>
      <w:r w:rsidRPr="002C4D0C">
        <w:t xml:space="preserve">fficer. The extended team consists of various individuals across multiple departments that contribute on an ongoing basis to the compliance efforts: Documentation, Supply Chain, Corporate Development, IT, and Localization. However, in smaller companies or startups, this can be as simple as an engineering manager supported with a legal counsel. </w:t>
      </w:r>
      <w:r w:rsidRPr="002C4D0C">
        <w:rPr>
          <w:lang w:eastAsia="ja-JP"/>
        </w:rPr>
        <w:t>Every company is different.</w:t>
      </w:r>
    </w:p>
    <w:p w14:paraId="779D2248" w14:textId="025B0BA3" w:rsidR="00D120C2" w:rsidRPr="00E653F0" w:rsidRDefault="00D120C2" w:rsidP="00D120C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大企業にお</w:t>
      </w:r>
      <w:r w:rsidR="00A0559A">
        <w:rPr>
          <w:rFonts w:ascii="メイリオ" w:eastAsia="メイリオ" w:hAnsi="メイリオ" w:cs="メイリオ" w:hint="eastAsia"/>
          <w:sz w:val="18"/>
          <w:szCs w:val="18"/>
          <w:lang w:eastAsia="ja-JP"/>
        </w:rPr>
        <w:t>けるオープンソース コンプライアンスチームは</w:t>
      </w:r>
      <w:r>
        <w:rPr>
          <w:rFonts w:ascii="メイリオ" w:eastAsia="メイリオ" w:hAnsi="メイリオ" w:cs="メイリオ" w:hint="eastAsia"/>
          <w:sz w:val="18"/>
          <w:szCs w:val="18"/>
          <w:lang w:eastAsia="ja-JP"/>
        </w:rPr>
        <w:t>、オープンソース コンプライアンス</w:t>
      </w:r>
      <w:r w:rsidR="00A0559A">
        <w:rPr>
          <w:rFonts w:ascii="メイリオ" w:eastAsia="メイリオ" w:hAnsi="メイリオ" w:cs="メイリオ" w:hint="eastAsia"/>
          <w:sz w:val="18"/>
          <w:szCs w:val="18"/>
          <w:lang w:eastAsia="ja-JP"/>
        </w:rPr>
        <w:t>を確実にするという目標をもつ、さまざまな個人で構成される分野横断的なグループとなります。</w:t>
      </w:r>
      <w:r w:rsidR="00C248FF">
        <w:rPr>
          <w:rFonts w:ascii="メイリオ" w:eastAsia="メイリオ" w:hAnsi="メイリオ" w:cs="メイリオ" w:hint="eastAsia"/>
          <w:sz w:val="18"/>
          <w:szCs w:val="18"/>
          <w:lang w:eastAsia="ja-JP"/>
        </w:rPr>
        <w:t>中核となる</w:t>
      </w:r>
      <w:r w:rsidR="00E653F0">
        <w:rPr>
          <w:rFonts w:ascii="メイリオ" w:eastAsia="メイリオ" w:hAnsi="メイリオ" w:cs="メイリオ" w:hint="eastAsia"/>
          <w:sz w:val="18"/>
          <w:szCs w:val="18"/>
          <w:lang w:eastAsia="ja-JP"/>
        </w:rPr>
        <w:t>チーム</w:t>
      </w:r>
      <w:r w:rsidR="00C248FF">
        <w:rPr>
          <w:rFonts w:ascii="メイリオ" w:eastAsia="メイリオ" w:hAnsi="メイリオ" w:cs="メイリオ" w:hint="eastAsia"/>
          <w:sz w:val="18"/>
          <w:szCs w:val="18"/>
          <w:lang w:eastAsia="ja-JP"/>
        </w:rPr>
        <w:t>（Core team）</w:t>
      </w:r>
      <w:r w:rsidR="00E653F0">
        <w:rPr>
          <w:rFonts w:ascii="メイリオ" w:eastAsia="メイリオ" w:hAnsi="メイリオ" w:cs="メイリオ" w:hint="eastAsia"/>
          <w:sz w:val="18"/>
          <w:szCs w:val="18"/>
          <w:lang w:eastAsia="ja-JP"/>
        </w:rPr>
        <w:t>はしばしば「オープンソース レビューボード（Open Source Review Board: OSRB）」と呼ばれ、エンジニアリングや製品チームからの代表者</w:t>
      </w:r>
      <w:ins w:id="538" w:author="工内隆" w:date="2017-12-08T10:41:00Z">
        <w:r w:rsidR="003A64FD">
          <w:rPr>
            <w:rFonts w:ascii="メイリオ" w:eastAsia="メイリオ" w:hAnsi="メイリオ" w:cs="メイリオ" w:hint="eastAsia"/>
            <w:sz w:val="18"/>
            <w:szCs w:val="18"/>
            <w:lang w:eastAsia="ja-JP"/>
          </w:rPr>
          <w:t>、</w:t>
        </w:r>
      </w:ins>
      <w:del w:id="539" w:author="工内隆" w:date="2017-12-08T10:41:00Z">
        <w:r w:rsidR="00E653F0" w:rsidDel="003A64FD">
          <w:rPr>
            <w:rFonts w:ascii="メイリオ" w:eastAsia="メイリオ" w:hAnsi="メイリオ" w:cs="メイリオ" w:hint="eastAsia"/>
            <w:sz w:val="18"/>
            <w:szCs w:val="18"/>
            <w:lang w:eastAsia="ja-JP"/>
          </w:rPr>
          <w:delText>と</w:delText>
        </w:r>
      </w:del>
      <w:r w:rsidR="00E653F0">
        <w:rPr>
          <w:rFonts w:ascii="メイリオ" w:eastAsia="メイリオ" w:hAnsi="メイリオ" w:cs="メイリオ" w:hint="eastAsia"/>
          <w:sz w:val="18"/>
          <w:szCs w:val="18"/>
          <w:lang w:eastAsia="ja-JP"/>
        </w:rPr>
        <w:t>一人</w:t>
      </w:r>
      <w:del w:id="540" w:author="工内隆" w:date="2017-12-08T10:41:00Z">
        <w:r w:rsidR="00E653F0" w:rsidDel="003A64FD">
          <w:rPr>
            <w:rFonts w:ascii="メイリオ" w:eastAsia="メイリオ" w:hAnsi="メイリオ" w:cs="メイリオ" w:hint="eastAsia"/>
            <w:sz w:val="18"/>
            <w:szCs w:val="18"/>
            <w:lang w:eastAsia="ja-JP"/>
          </w:rPr>
          <w:delText>、それ</w:delText>
        </w:r>
      </w:del>
      <w:r w:rsidR="00E653F0">
        <w:rPr>
          <w:rFonts w:ascii="メイリオ" w:eastAsia="メイリオ" w:hAnsi="メイリオ" w:cs="メイリオ" w:hint="eastAsia"/>
          <w:sz w:val="18"/>
          <w:szCs w:val="18"/>
          <w:lang w:eastAsia="ja-JP"/>
        </w:rPr>
        <w:t>以上の</w:t>
      </w:r>
      <w:r w:rsidR="00EE7999">
        <w:rPr>
          <w:rFonts w:ascii="メイリオ" w:eastAsia="メイリオ" w:hAnsi="メイリオ" w:cs="メイリオ" w:hint="eastAsia"/>
          <w:sz w:val="18"/>
          <w:szCs w:val="18"/>
          <w:lang w:eastAsia="ja-JP"/>
        </w:rPr>
        <w:t>法律の専門家</w:t>
      </w:r>
      <w:ins w:id="541" w:author="工内隆" w:date="2017-12-08T10:41:00Z">
        <w:r w:rsidR="003A64FD">
          <w:rPr>
            <w:rFonts w:ascii="メイリオ" w:eastAsia="メイリオ" w:hAnsi="メイリオ" w:cs="メイリオ" w:hint="eastAsia"/>
            <w:sz w:val="18"/>
            <w:szCs w:val="18"/>
            <w:lang w:eastAsia="ja-JP"/>
          </w:rPr>
          <w:t>、および</w:t>
        </w:r>
      </w:ins>
      <w:del w:id="542" w:author="工内隆" w:date="2017-12-08T10:41:00Z">
        <w:r w:rsidR="00E653F0" w:rsidDel="003A64FD">
          <w:rPr>
            <w:rFonts w:ascii="メイリオ" w:eastAsia="メイリオ" w:hAnsi="メイリオ" w:cs="メイリオ" w:hint="eastAsia"/>
            <w:sz w:val="18"/>
            <w:szCs w:val="18"/>
            <w:lang w:eastAsia="ja-JP"/>
          </w:rPr>
          <w:delText>や</w:delText>
        </w:r>
      </w:del>
      <w:r w:rsidR="00E653F0">
        <w:rPr>
          <w:rFonts w:ascii="メイリオ" w:eastAsia="メイリオ" w:hAnsi="メイリオ" w:cs="メイリオ" w:hint="eastAsia"/>
          <w:sz w:val="18"/>
          <w:szCs w:val="18"/>
          <w:lang w:eastAsia="ja-JP"/>
        </w:rPr>
        <w:t>コンプライアンス オフィサーで構成されます。また</w:t>
      </w:r>
      <w:r w:rsidR="00C248FF">
        <w:rPr>
          <w:rFonts w:ascii="メイリオ" w:eastAsia="メイリオ" w:hAnsi="メイリオ" w:cs="メイリオ" w:hint="eastAsia"/>
          <w:sz w:val="18"/>
          <w:szCs w:val="18"/>
          <w:lang w:eastAsia="ja-JP"/>
        </w:rPr>
        <w:t>、ドキュメント、サプライチェーン、経営企画、情報システム、</w:t>
      </w:r>
      <w:ins w:id="543" w:author="工内隆" w:date="2017-12-08T10:43:00Z">
        <w:r w:rsidR="003A64FD">
          <w:rPr>
            <w:rFonts w:ascii="メイリオ" w:eastAsia="メイリオ" w:hAnsi="メイリオ" w:cs="メイリオ" w:hint="eastAsia"/>
            <w:sz w:val="18"/>
            <w:szCs w:val="18"/>
            <w:lang w:eastAsia="ja-JP"/>
          </w:rPr>
          <w:t>ローカリゼーションなど、</w:t>
        </w:r>
      </w:ins>
      <w:del w:id="544" w:author="工内隆" w:date="2017-12-08T10:43:00Z">
        <w:r w:rsidR="00C248FF" w:rsidDel="003A64FD">
          <w:rPr>
            <w:rFonts w:ascii="メイリオ" w:eastAsia="メイリオ" w:hAnsi="メイリオ" w:cs="メイリオ" w:hint="eastAsia"/>
            <w:sz w:val="18"/>
            <w:szCs w:val="18"/>
            <w:lang w:eastAsia="ja-JP"/>
          </w:rPr>
          <w:delText>地域対応といった継続的に</w:delText>
        </w:r>
      </w:del>
      <w:r w:rsidR="00C248FF">
        <w:rPr>
          <w:rFonts w:ascii="メイリオ" w:eastAsia="メイリオ" w:hAnsi="メイリオ" w:cs="メイリオ" w:hint="eastAsia"/>
          <w:sz w:val="18"/>
          <w:szCs w:val="18"/>
          <w:lang w:eastAsia="ja-JP"/>
        </w:rPr>
        <w:t>コンプライアンスの取り組みに</w:t>
      </w:r>
      <w:ins w:id="545" w:author="工内隆" w:date="2017-12-08T10:59:00Z">
        <w:r w:rsidR="00C52543">
          <w:rPr>
            <w:rFonts w:ascii="メイリオ" w:eastAsia="メイリオ" w:hAnsi="メイリオ" w:cs="メイリオ" w:hint="eastAsia"/>
            <w:sz w:val="18"/>
            <w:szCs w:val="18"/>
            <w:lang w:eastAsia="ja-JP"/>
          </w:rPr>
          <w:t>常々</w:t>
        </w:r>
      </w:ins>
      <w:r w:rsidR="00C248FF">
        <w:rPr>
          <w:rFonts w:ascii="メイリオ" w:eastAsia="メイリオ" w:hAnsi="メイリオ" w:cs="メイリオ" w:hint="eastAsia"/>
          <w:sz w:val="18"/>
          <w:szCs w:val="18"/>
          <w:lang w:eastAsia="ja-JP"/>
        </w:rPr>
        <w:t>貢献する複数の部門に亘るさまざまな個人によって拡張チーム（Extended team）が形成されます。</w:t>
      </w:r>
      <w:ins w:id="546" w:author="工内隆" w:date="2017-12-08T10:50:00Z">
        <w:r w:rsidR="003D3D35">
          <w:rPr>
            <w:rFonts w:ascii="メイリオ" w:eastAsia="メイリオ" w:hAnsi="メイリオ" w:cs="メイリオ" w:hint="eastAsia"/>
            <w:sz w:val="18"/>
            <w:szCs w:val="18"/>
            <w:lang w:eastAsia="ja-JP"/>
          </w:rPr>
          <w:t>しかし</w:t>
        </w:r>
      </w:ins>
      <w:del w:id="547" w:author="工内隆" w:date="2017-12-08T10:49:00Z">
        <w:r w:rsidR="00C248FF" w:rsidDel="003D3D35">
          <w:rPr>
            <w:rFonts w:ascii="メイリオ" w:eastAsia="メイリオ" w:hAnsi="メイリオ" w:cs="メイリオ" w:hint="eastAsia"/>
            <w:sz w:val="18"/>
            <w:szCs w:val="18"/>
            <w:lang w:eastAsia="ja-JP"/>
          </w:rPr>
          <w:delText>ただ</w:delText>
        </w:r>
      </w:del>
      <w:r w:rsidR="00C248FF">
        <w:rPr>
          <w:rFonts w:ascii="メイリオ" w:eastAsia="メイリオ" w:hAnsi="メイリオ" w:cs="メイリオ" w:hint="eastAsia"/>
          <w:sz w:val="18"/>
          <w:szCs w:val="18"/>
          <w:lang w:eastAsia="ja-JP"/>
        </w:rPr>
        <w:t>、小規模</w:t>
      </w:r>
      <w:del w:id="548" w:author="工内隆" w:date="2017-12-08T10:50:00Z">
        <w:r w:rsidR="00C248FF" w:rsidDel="003D3D35">
          <w:rPr>
            <w:rFonts w:ascii="メイリオ" w:eastAsia="メイリオ" w:hAnsi="メイリオ" w:cs="メイリオ" w:hint="eastAsia"/>
            <w:sz w:val="18"/>
            <w:szCs w:val="18"/>
            <w:lang w:eastAsia="ja-JP"/>
          </w:rPr>
          <w:delText>の</w:delText>
        </w:r>
      </w:del>
      <w:r w:rsidR="00C248FF">
        <w:rPr>
          <w:rFonts w:ascii="メイリオ" w:eastAsia="メイリオ" w:hAnsi="メイリオ" w:cs="メイリオ" w:hint="eastAsia"/>
          <w:sz w:val="18"/>
          <w:szCs w:val="18"/>
          <w:lang w:eastAsia="ja-JP"/>
        </w:rPr>
        <w:t>企業やスタートアップにおいては</w:t>
      </w:r>
      <w:r w:rsidR="00EE7999">
        <w:rPr>
          <w:rFonts w:ascii="メイリオ" w:eastAsia="メイリオ" w:hAnsi="メイリオ" w:cs="メイリオ" w:hint="eastAsia"/>
          <w:sz w:val="18"/>
          <w:szCs w:val="18"/>
          <w:lang w:eastAsia="ja-JP"/>
        </w:rPr>
        <w:t>、一人のエンジニアリング マネージャと</w:t>
      </w:r>
      <w:r w:rsidR="008B2010">
        <w:rPr>
          <w:rFonts w:ascii="メイリオ" w:eastAsia="メイリオ" w:hAnsi="メイリオ" w:cs="メイリオ" w:hint="eastAsia"/>
          <w:sz w:val="18"/>
          <w:szCs w:val="18"/>
          <w:lang w:eastAsia="ja-JP"/>
        </w:rPr>
        <w:t>一人の法律専門家というシンプルな構成もありえるでしょう。どういった</w:t>
      </w:r>
      <w:r w:rsidR="00EE7999">
        <w:rPr>
          <w:rFonts w:ascii="メイリオ" w:eastAsia="メイリオ" w:hAnsi="メイリオ" w:cs="メイリオ" w:hint="eastAsia"/>
          <w:sz w:val="18"/>
          <w:szCs w:val="18"/>
          <w:lang w:eastAsia="ja-JP"/>
        </w:rPr>
        <w:t>構成になるかは</w:t>
      </w:r>
      <w:ins w:id="549" w:author="工内隆" w:date="2017-12-08T10:50:00Z">
        <w:r w:rsidR="003D3D35">
          <w:rPr>
            <w:rFonts w:ascii="メイリオ" w:eastAsia="メイリオ" w:hAnsi="メイリオ" w:cs="メイリオ" w:hint="eastAsia"/>
            <w:sz w:val="18"/>
            <w:szCs w:val="18"/>
            <w:lang w:eastAsia="ja-JP"/>
          </w:rPr>
          <w:t>それぞれ</w:t>
        </w:r>
      </w:ins>
      <w:del w:id="550" w:author="工内隆" w:date="2017-12-08T10:50:00Z">
        <w:r w:rsidR="00EE7999" w:rsidDel="003D3D35">
          <w:rPr>
            <w:rFonts w:ascii="メイリオ" w:eastAsia="メイリオ" w:hAnsi="メイリオ" w:cs="メイリオ" w:hint="eastAsia"/>
            <w:sz w:val="18"/>
            <w:szCs w:val="18"/>
            <w:lang w:eastAsia="ja-JP"/>
          </w:rPr>
          <w:delText>すべて</w:delText>
        </w:r>
      </w:del>
      <w:r w:rsidR="00EE7999">
        <w:rPr>
          <w:rFonts w:ascii="メイリオ" w:eastAsia="メイリオ" w:hAnsi="メイリオ" w:cs="メイリオ" w:hint="eastAsia"/>
          <w:sz w:val="18"/>
          <w:szCs w:val="18"/>
          <w:lang w:eastAsia="ja-JP"/>
        </w:rPr>
        <w:t>の会社で違って</w:t>
      </w:r>
      <w:r w:rsidR="009E5DFC">
        <w:rPr>
          <w:rFonts w:ascii="メイリオ" w:eastAsia="メイリオ" w:hAnsi="メイリオ" w:cs="メイリオ" w:hint="eastAsia"/>
          <w:sz w:val="18"/>
          <w:szCs w:val="18"/>
          <w:lang w:eastAsia="ja-JP"/>
        </w:rPr>
        <w:t>きます。</w:t>
      </w:r>
    </w:p>
    <w:p w14:paraId="74B6F6F2" w14:textId="679BB1E0" w:rsidR="00597D3F" w:rsidRPr="002C4D0C" w:rsidRDefault="00D101D2" w:rsidP="00B567B1">
      <w:pPr>
        <w:pStyle w:val="HeadingIbrahim3"/>
        <w:rPr>
          <w:lang w:eastAsia="ja-JP"/>
        </w:rPr>
      </w:pPr>
      <w:r w:rsidRPr="002C4D0C">
        <w:rPr>
          <w:lang w:eastAsia="ja-JP"/>
        </w:rPr>
        <w:lastRenderedPageBreak/>
        <w:t>9</w:t>
      </w:r>
      <w:r w:rsidR="00907CF2" w:rsidRPr="002C4D0C">
        <w:rPr>
          <w:lang w:eastAsia="ja-JP"/>
        </w:rPr>
        <w:t xml:space="preserve">.1.3 </w:t>
      </w:r>
      <w:r w:rsidR="009E5DFC">
        <w:rPr>
          <w:rFonts w:hint="eastAsia"/>
          <w:lang w:eastAsia="ja-JP"/>
        </w:rPr>
        <w:t>トレーニング（</w:t>
      </w:r>
      <w:r w:rsidR="004C6B67" w:rsidRPr="002C4D0C">
        <w:rPr>
          <w:lang w:eastAsia="ja-JP"/>
        </w:rPr>
        <w:t>Training</w:t>
      </w:r>
      <w:r w:rsidR="009E5DFC">
        <w:rPr>
          <w:rFonts w:hint="eastAsia"/>
          <w:lang w:eastAsia="ja-JP"/>
        </w:rPr>
        <w:t>）</w:t>
      </w:r>
    </w:p>
    <w:p w14:paraId="2A2C9648" w14:textId="2C7D5E1A" w:rsidR="00597D3F" w:rsidRDefault="004C6B67" w:rsidP="00B567B1">
      <w:pPr>
        <w:pStyle w:val="bodyIbrahim1"/>
        <w:rPr>
          <w:rFonts w:eastAsia="ＭＳ Ｐゴシック"/>
          <w:lang w:eastAsia="ja-JP"/>
        </w:rPr>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the issues and facts of open source licensing</w:t>
      </w:r>
      <w:r w:rsidR="00361C20" w:rsidRPr="002C4D0C">
        <w:t xml:space="preserve">. </w:t>
      </w:r>
      <w:commentRangeStart w:id="551"/>
      <w:r w:rsidR="00361C20" w:rsidRPr="002C4D0C">
        <w:t xml:space="preserve"> It</w:t>
      </w:r>
      <w:commentRangeEnd w:id="551"/>
      <w:r w:rsidR="00A477E0">
        <w:rPr>
          <w:rStyle w:val="af5"/>
          <w:rFonts w:asciiTheme="minorHAnsi" w:eastAsia="ＭＳ 明朝" w:hAnsiTheme="minorHAnsi"/>
          <w:color w:val="7F7F7F" w:themeColor="text1" w:themeTint="80"/>
          <w:lang w:eastAsia="ja-JP"/>
        </w:rPr>
        <w:commentReference w:id="551"/>
      </w:r>
      <w:r w:rsidR="00361C20" w:rsidRPr="002C4D0C">
        <w:t xml:space="preserve"> should also cover</w:t>
      </w:r>
      <w:r w:rsidRPr="002C4D0C">
        <w:t xml:space="preserve"> the business and legal risks of incorporating open source software in products and/or software portfolios.</w:t>
      </w:r>
    </w:p>
    <w:p w14:paraId="6859B567" w14:textId="0DDD563D" w:rsidR="009E5DFC" w:rsidRPr="009E5DFC" w:rsidRDefault="009E5DFC" w:rsidP="009E5DFC">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教育は、コンプライアンス プログラムで本質的に重要な構成要素となります。教育によって従業員に対しオープンソース ソフトウェアの使用を統制しているポリシーについてきちんとした理解をもつことを</w:t>
      </w:r>
      <w:ins w:id="552" w:author="工内隆" w:date="2017-12-08T10:51:00Z">
        <w:r w:rsidR="003D3D35">
          <w:rPr>
            <w:rFonts w:ascii="メイリオ" w:eastAsia="メイリオ" w:hAnsi="メイリオ" w:cs="メイリオ" w:hint="eastAsia"/>
            <w:sz w:val="18"/>
            <w:szCs w:val="18"/>
            <w:lang w:eastAsia="ja-JP"/>
          </w:rPr>
          <w:t>確実にする</w:t>
        </w:r>
      </w:ins>
      <w:del w:id="553" w:author="工内隆" w:date="2017-12-08T10:51:00Z">
        <w:r w:rsidDel="003D3D35">
          <w:rPr>
            <w:rFonts w:ascii="メイリオ" w:eastAsia="メイリオ" w:hAnsi="メイリオ" w:cs="メイリオ" w:hint="eastAsia"/>
            <w:sz w:val="18"/>
            <w:szCs w:val="18"/>
            <w:lang w:eastAsia="ja-JP"/>
          </w:rPr>
          <w:delText>促進していく</w:delText>
        </w:r>
      </w:del>
      <w:r>
        <w:rPr>
          <w:rFonts w:ascii="メイリオ" w:eastAsia="メイリオ" w:hAnsi="メイリオ" w:cs="メイリオ" w:hint="eastAsia"/>
          <w:sz w:val="18"/>
          <w:szCs w:val="18"/>
          <w:lang w:eastAsia="ja-JP"/>
        </w:rPr>
        <w:t>ことができます。オープンソースとコンプライアンスのトレーニングを提供すること</w:t>
      </w:r>
      <w:r w:rsidR="00A477E0">
        <w:rPr>
          <w:rFonts w:ascii="メイリオ" w:eastAsia="メイリオ" w:hAnsi="メイリオ" w:cs="メイリオ" w:hint="eastAsia"/>
          <w:sz w:val="18"/>
          <w:szCs w:val="18"/>
          <w:lang w:eastAsia="ja-JP"/>
        </w:rPr>
        <w:t>のゴールは</w:t>
      </w:r>
      <w:r>
        <w:rPr>
          <w:rFonts w:ascii="メイリオ" w:eastAsia="メイリオ" w:hAnsi="メイリオ" w:cs="メイリオ" w:hint="eastAsia"/>
          <w:sz w:val="18"/>
          <w:szCs w:val="18"/>
          <w:lang w:eastAsia="ja-JP"/>
        </w:rPr>
        <w:t>、オープンソース</w:t>
      </w:r>
      <w:r w:rsidR="008B2010">
        <w:rPr>
          <w:rFonts w:ascii="メイリオ" w:eastAsia="メイリオ" w:hAnsi="メイリオ" w:cs="メイリオ" w:hint="eastAsia"/>
          <w:sz w:val="18"/>
          <w:szCs w:val="18"/>
          <w:lang w:eastAsia="ja-JP"/>
        </w:rPr>
        <w:t>に関する</w:t>
      </w:r>
      <w:r>
        <w:rPr>
          <w:rFonts w:ascii="メイリオ" w:eastAsia="メイリオ" w:hAnsi="メイリオ" w:cs="メイリオ" w:hint="eastAsia"/>
          <w:sz w:val="18"/>
          <w:szCs w:val="18"/>
          <w:lang w:eastAsia="ja-JP"/>
        </w:rPr>
        <w:t>ポリシーと戦略への理解を底上げし、オープンソースのライセンスについての事実と課題について共通した理解を構築する</w:t>
      </w:r>
      <w:r w:rsidR="00A477E0">
        <w:rPr>
          <w:rFonts w:ascii="メイリオ" w:eastAsia="メイリオ" w:hAnsi="メイリオ" w:cs="メイリオ" w:hint="eastAsia"/>
          <w:sz w:val="18"/>
          <w:szCs w:val="18"/>
          <w:lang w:eastAsia="ja-JP"/>
        </w:rPr>
        <w:t>ことにあるのです。また</w:t>
      </w:r>
      <w:ins w:id="554" w:author="工内隆" w:date="2017-12-08T10:52:00Z">
        <w:r w:rsidR="003D3D35">
          <w:rPr>
            <w:rFonts w:ascii="メイリオ" w:eastAsia="メイリオ" w:hAnsi="メイリオ" w:cs="メイリオ" w:hint="eastAsia"/>
            <w:sz w:val="18"/>
            <w:szCs w:val="18"/>
            <w:lang w:eastAsia="ja-JP"/>
          </w:rPr>
          <w:t>、トレーニングは</w:t>
        </w:r>
      </w:ins>
      <w:ins w:id="555" w:author="工内隆" w:date="2017-12-08T10:54:00Z">
        <w:r w:rsidR="003D3D35">
          <w:rPr>
            <w:rFonts w:ascii="メイリオ" w:eastAsia="メイリオ" w:hAnsi="メイリオ" w:cs="メイリオ" w:hint="eastAsia"/>
            <w:sz w:val="18"/>
            <w:szCs w:val="18"/>
            <w:lang w:eastAsia="ja-JP"/>
          </w:rPr>
          <w:t>製品</w:t>
        </w:r>
      </w:ins>
      <w:del w:id="556" w:author="工内隆" w:date="2017-12-08T10:54:00Z">
        <w:r w:rsidR="00A477E0" w:rsidDel="003D3D35">
          <w:rPr>
            <w:rFonts w:ascii="メイリオ" w:eastAsia="メイリオ" w:hAnsi="メイリオ" w:cs="メイリオ" w:hint="eastAsia"/>
            <w:sz w:val="18"/>
            <w:szCs w:val="18"/>
            <w:lang w:eastAsia="ja-JP"/>
          </w:rPr>
          <w:delText>プロダクト</w:delText>
        </w:r>
      </w:del>
      <w:r w:rsidR="00A477E0">
        <w:rPr>
          <w:rFonts w:ascii="メイリオ" w:eastAsia="メイリオ" w:hAnsi="メイリオ" w:cs="メイリオ" w:hint="eastAsia"/>
          <w:sz w:val="18"/>
          <w:szCs w:val="18"/>
          <w:lang w:eastAsia="ja-JP"/>
        </w:rPr>
        <w:t>やソフトウェア</w:t>
      </w:r>
      <w:ins w:id="557" w:author="工内隆" w:date="2017-12-08T10:53:00Z">
        <w:r w:rsidR="003D3D35">
          <w:rPr>
            <w:rFonts w:ascii="メイリオ" w:eastAsia="メイリオ" w:hAnsi="メイリオ" w:cs="メイリオ" w:hint="eastAsia"/>
            <w:sz w:val="18"/>
            <w:szCs w:val="18"/>
            <w:lang w:eastAsia="ja-JP"/>
          </w:rPr>
          <w:t xml:space="preserve"> </w:t>
        </w:r>
      </w:ins>
      <w:del w:id="558" w:author="工内隆" w:date="2017-12-08T10:53:00Z">
        <w:r w:rsidR="00A477E0" w:rsidDel="003D3D35">
          <w:rPr>
            <w:rFonts w:ascii="メイリオ" w:eastAsia="メイリオ" w:hAnsi="メイリオ" w:cs="メイリオ" w:hint="eastAsia"/>
            <w:sz w:val="18"/>
            <w:szCs w:val="18"/>
            <w:lang w:eastAsia="ja-JP"/>
          </w:rPr>
          <w:delText>の</w:delText>
        </w:r>
      </w:del>
      <w:r w:rsidR="00A477E0">
        <w:rPr>
          <w:rFonts w:ascii="メイリオ" w:eastAsia="メイリオ" w:hAnsi="メイリオ" w:cs="メイリオ" w:hint="eastAsia"/>
          <w:sz w:val="18"/>
          <w:szCs w:val="18"/>
          <w:lang w:eastAsia="ja-JP"/>
        </w:rPr>
        <w:t>ポートフォリオ</w:t>
      </w:r>
      <w:del w:id="559" w:author="工内隆" w:date="2017-12-08T10:53:00Z">
        <w:r w:rsidR="00A477E0" w:rsidDel="003D3D35">
          <w:rPr>
            <w:rFonts w:ascii="メイリオ" w:eastAsia="メイリオ" w:hAnsi="メイリオ" w:cs="メイリオ" w:hint="eastAsia"/>
            <w:sz w:val="18"/>
            <w:szCs w:val="18"/>
            <w:lang w:eastAsia="ja-JP"/>
          </w:rPr>
          <w:delText>や製品</w:delText>
        </w:r>
      </w:del>
      <w:r w:rsidR="00A477E0">
        <w:rPr>
          <w:rFonts w:ascii="メイリオ" w:eastAsia="メイリオ" w:hAnsi="メイリオ" w:cs="メイリオ" w:hint="eastAsia"/>
          <w:sz w:val="18"/>
          <w:szCs w:val="18"/>
          <w:lang w:eastAsia="ja-JP"/>
        </w:rPr>
        <w:t>にオープンソース ソフトウェアを</w:t>
      </w:r>
      <w:ins w:id="560" w:author="工内隆" w:date="2017-12-08T10:54:00Z">
        <w:r w:rsidR="003D3D35">
          <w:rPr>
            <w:rFonts w:ascii="メイリオ" w:eastAsia="メイリオ" w:hAnsi="メイリオ" w:cs="メイリオ" w:hint="eastAsia"/>
            <w:sz w:val="18"/>
            <w:szCs w:val="18"/>
            <w:lang w:eastAsia="ja-JP"/>
          </w:rPr>
          <w:t>取り込む</w:t>
        </w:r>
      </w:ins>
      <w:del w:id="561" w:author="工内隆" w:date="2017-12-08T10:54:00Z">
        <w:r w:rsidR="00A477E0" w:rsidDel="003D3D35">
          <w:rPr>
            <w:rFonts w:ascii="メイリオ" w:eastAsia="メイリオ" w:hAnsi="メイリオ" w:cs="メイリオ" w:hint="eastAsia"/>
            <w:sz w:val="18"/>
            <w:szCs w:val="18"/>
            <w:lang w:eastAsia="ja-JP"/>
          </w:rPr>
          <w:delText>組みこむ</w:delText>
        </w:r>
      </w:del>
      <w:r w:rsidR="00A477E0">
        <w:rPr>
          <w:rFonts w:ascii="メイリオ" w:eastAsia="メイリオ" w:hAnsi="メイリオ" w:cs="メイリオ" w:hint="eastAsia"/>
          <w:sz w:val="18"/>
          <w:szCs w:val="18"/>
          <w:lang w:eastAsia="ja-JP"/>
        </w:rPr>
        <w:t>ことのビジネス上、</w:t>
      </w:r>
      <w:ins w:id="562" w:author="工内隆" w:date="2017-12-08T10:54:00Z">
        <w:r w:rsidR="003D3D35">
          <w:rPr>
            <w:rFonts w:ascii="メイリオ" w:eastAsia="メイリオ" w:hAnsi="メイリオ" w:cs="メイリオ" w:hint="eastAsia"/>
            <w:sz w:val="18"/>
            <w:szCs w:val="18"/>
            <w:lang w:eastAsia="ja-JP"/>
          </w:rPr>
          <w:t>法務</w:t>
        </w:r>
      </w:ins>
      <w:del w:id="563" w:author="工内隆" w:date="2017-12-08T10:55:00Z">
        <w:r w:rsidR="00A477E0" w:rsidDel="003D3D35">
          <w:rPr>
            <w:rFonts w:ascii="メイリオ" w:eastAsia="メイリオ" w:hAnsi="メイリオ" w:cs="メイリオ" w:hint="eastAsia"/>
            <w:sz w:val="18"/>
            <w:szCs w:val="18"/>
            <w:lang w:eastAsia="ja-JP"/>
          </w:rPr>
          <w:delText>法令</w:delText>
        </w:r>
      </w:del>
      <w:r w:rsidR="00A477E0">
        <w:rPr>
          <w:rFonts w:ascii="メイリオ" w:eastAsia="メイリオ" w:hAnsi="メイリオ" w:cs="メイリオ" w:hint="eastAsia"/>
          <w:sz w:val="18"/>
          <w:szCs w:val="18"/>
          <w:lang w:eastAsia="ja-JP"/>
        </w:rPr>
        <w:t>上のリスクについても</w:t>
      </w:r>
      <w:ins w:id="564" w:author="工内隆" w:date="2017-12-08T10:55:00Z">
        <w:r w:rsidR="003D3D35">
          <w:rPr>
            <w:rFonts w:ascii="メイリオ" w:eastAsia="メイリオ" w:hAnsi="メイリオ" w:cs="メイリオ" w:hint="eastAsia"/>
            <w:sz w:val="18"/>
            <w:szCs w:val="18"/>
            <w:lang w:eastAsia="ja-JP"/>
          </w:rPr>
          <w:t>カバーす</w:t>
        </w:r>
      </w:ins>
      <w:del w:id="565" w:author="工内隆" w:date="2017-12-08T10:55:00Z">
        <w:r w:rsidR="00A477E0" w:rsidDel="003D3D35">
          <w:rPr>
            <w:rFonts w:ascii="メイリオ" w:eastAsia="メイリオ" w:hAnsi="メイリオ" w:cs="メイリオ" w:hint="eastAsia"/>
            <w:sz w:val="18"/>
            <w:szCs w:val="18"/>
            <w:lang w:eastAsia="ja-JP"/>
          </w:rPr>
          <w:delText>その理解がおよぶ</w:delText>
        </w:r>
      </w:del>
      <w:r w:rsidR="00A477E0">
        <w:rPr>
          <w:rFonts w:ascii="メイリオ" w:eastAsia="メイリオ" w:hAnsi="メイリオ" w:cs="メイリオ" w:hint="eastAsia"/>
          <w:sz w:val="18"/>
          <w:szCs w:val="18"/>
          <w:lang w:eastAsia="ja-JP"/>
        </w:rPr>
        <w:t>べきでしょう。</w:t>
      </w:r>
    </w:p>
    <w:p w14:paraId="617F8193" w14:textId="0CE8B249" w:rsidR="00597D3F" w:rsidRPr="002C4D0C" w:rsidRDefault="00D101D2" w:rsidP="00B567B1">
      <w:pPr>
        <w:pStyle w:val="HeadingIbrahim3"/>
        <w:rPr>
          <w:lang w:eastAsia="ja-JP"/>
        </w:rPr>
      </w:pPr>
      <w:r w:rsidRPr="002C4D0C">
        <w:rPr>
          <w:lang w:eastAsia="ja-JP"/>
        </w:rPr>
        <w:t>9</w:t>
      </w:r>
      <w:r w:rsidR="00907CF2" w:rsidRPr="002C4D0C">
        <w:rPr>
          <w:lang w:eastAsia="ja-JP"/>
        </w:rPr>
        <w:t xml:space="preserve">.1.4 </w:t>
      </w:r>
      <w:r w:rsidR="006F0FDB">
        <w:rPr>
          <w:rFonts w:hint="eastAsia"/>
          <w:lang w:eastAsia="ja-JP"/>
        </w:rPr>
        <w:t>ツールの活用（</w:t>
      </w:r>
      <w:r w:rsidR="00907CF2" w:rsidRPr="002C4D0C">
        <w:rPr>
          <w:lang w:eastAsia="ja-JP"/>
        </w:rPr>
        <w:t>T</w:t>
      </w:r>
      <w:r w:rsidR="004C6B67" w:rsidRPr="002C4D0C">
        <w:rPr>
          <w:lang w:eastAsia="ja-JP"/>
        </w:rPr>
        <w:t>ooling</w:t>
      </w:r>
      <w:r w:rsidR="006F0FDB">
        <w:rPr>
          <w:rFonts w:hint="eastAsia"/>
          <w:lang w:eastAsia="ja-JP"/>
        </w:rPr>
        <w:t>）</w:t>
      </w:r>
    </w:p>
    <w:p w14:paraId="739AC009" w14:textId="7FA95278" w:rsidR="00597D3F" w:rsidRDefault="004C6B67" w:rsidP="00B567B1">
      <w:pPr>
        <w:pStyle w:val="bodyIbrahim1"/>
        <w:rPr>
          <w:rFonts w:eastAsia="ＭＳ Ｐゴシック"/>
          <w:lang w:eastAsia="ja-JP"/>
        </w:rPr>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p>
    <w:p w14:paraId="693D38C5" w14:textId="41042AD0" w:rsidR="005C4F50" w:rsidRPr="005C4F50" w:rsidRDefault="005C4F50" w:rsidP="005C4F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コンプライアンス チームは、ソースコードの監査の自動化、オープンソース コードの発見、そのライセンスの特定のためにツールを頻繁に用います。これらのツールとしては、コンプライアンス プロジェクト管理のためのもの、ソフトウェア</w:t>
      </w:r>
      <w:ins w:id="566" w:author="工内隆" w:date="2017-12-08T10:56:00Z">
        <w:r w:rsidR="003D3D35">
          <w:rPr>
            <w:rFonts w:ascii="メイリオ" w:eastAsia="メイリオ" w:hAnsi="メイリオ" w:cs="メイリオ" w:hint="eastAsia"/>
            <w:sz w:val="18"/>
            <w:szCs w:val="18"/>
            <w:lang w:eastAsia="ja-JP"/>
          </w:rPr>
          <w:t>目録</w:t>
        </w:r>
      </w:ins>
      <w:del w:id="567" w:author="工内隆" w:date="2017-12-08T10:56:00Z">
        <w:r w:rsidDel="003D3D35">
          <w:rPr>
            <w:rFonts w:ascii="メイリオ" w:eastAsia="メイリオ" w:hAnsi="メイリオ" w:cs="メイリオ" w:hint="eastAsia"/>
            <w:sz w:val="18"/>
            <w:szCs w:val="18"/>
            <w:lang w:eastAsia="ja-JP"/>
          </w:rPr>
          <w:delText xml:space="preserve"> インベントリ</w:delText>
        </w:r>
      </w:del>
      <w:r>
        <w:rPr>
          <w:rFonts w:ascii="メイリオ" w:eastAsia="メイリオ" w:hAnsi="メイリオ" w:cs="メイリオ" w:hint="eastAsia"/>
          <w:sz w:val="18"/>
          <w:szCs w:val="18"/>
          <w:lang w:eastAsia="ja-JP"/>
        </w:rPr>
        <w:t>のためのものやソースコードやライセンスを特定するためものなどが挙げられます。</w:t>
      </w:r>
    </w:p>
    <w:p w14:paraId="12C61F18" w14:textId="6FD85728" w:rsidR="00597D3F" w:rsidRPr="002C4D0C" w:rsidRDefault="00D101D2" w:rsidP="00284F11">
      <w:pPr>
        <w:pStyle w:val="HeadingIbrahim2"/>
        <w:rPr>
          <w:lang w:eastAsia="ja-JP"/>
        </w:rPr>
      </w:pPr>
      <w:bookmarkStart w:id="568" w:name="_Toc492046627"/>
      <w:r w:rsidRPr="002C4D0C">
        <w:rPr>
          <w:lang w:eastAsia="ja-JP"/>
        </w:rPr>
        <w:t>9</w:t>
      </w:r>
      <w:r w:rsidR="00444017" w:rsidRPr="002C4D0C">
        <w:rPr>
          <w:lang w:eastAsia="ja-JP"/>
        </w:rPr>
        <w:t xml:space="preserve">.2 </w:t>
      </w:r>
      <w:r w:rsidR="00EA08A6">
        <w:rPr>
          <w:rFonts w:hint="eastAsia"/>
          <w:lang w:eastAsia="ja-JP"/>
        </w:rPr>
        <w:t>「</w:t>
      </w:r>
      <w:r w:rsidR="00F848AB">
        <w:rPr>
          <w:rFonts w:hint="eastAsia"/>
          <w:lang w:eastAsia="ja-JP"/>
        </w:rPr>
        <w:t>コンプライ</w:t>
      </w:r>
      <w:r w:rsidR="00855B91">
        <w:rPr>
          <w:rFonts w:hint="eastAsia"/>
          <w:lang w:eastAsia="ja-JP"/>
        </w:rPr>
        <w:t>アンス</w:t>
      </w:r>
      <w:r w:rsidR="00EA08A6">
        <w:rPr>
          <w:rFonts w:hint="eastAsia"/>
          <w:lang w:eastAsia="ja-JP"/>
        </w:rPr>
        <w:t>」</w:t>
      </w:r>
      <w:r w:rsidR="008B2010">
        <w:rPr>
          <w:rFonts w:hint="eastAsia"/>
          <w:lang w:eastAsia="ja-JP"/>
        </w:rPr>
        <w:t>の状態にある</w:t>
      </w:r>
      <w:r w:rsidR="005C4F50">
        <w:rPr>
          <w:rFonts w:hint="eastAsia"/>
          <w:lang w:eastAsia="ja-JP"/>
        </w:rPr>
        <w:t>（</w:t>
      </w:r>
      <w:commentRangeStart w:id="569"/>
      <w:r w:rsidR="004C6B67" w:rsidRPr="002C4D0C">
        <w:rPr>
          <w:lang w:eastAsia="ja-JP"/>
        </w:rPr>
        <w:t>Be in compliance</w:t>
      </w:r>
      <w:bookmarkEnd w:id="568"/>
      <w:commentRangeEnd w:id="569"/>
      <w:r w:rsidR="00855B91">
        <w:rPr>
          <w:rStyle w:val="af5"/>
          <w:rFonts w:asciiTheme="minorHAnsi" w:eastAsia="ＭＳ 明朝" w:hAnsiTheme="minorHAnsi" w:cstheme="minorBidi"/>
          <w:color w:val="7F7F7F" w:themeColor="text1" w:themeTint="80"/>
          <w:lang w:eastAsia="ja-JP"/>
        </w:rPr>
        <w:commentReference w:id="569"/>
      </w:r>
      <w:r w:rsidR="005C4F50">
        <w:rPr>
          <w:rFonts w:hint="eastAsia"/>
          <w:lang w:eastAsia="ja-JP"/>
        </w:rPr>
        <w:t>）</w:t>
      </w:r>
    </w:p>
    <w:p w14:paraId="55A39F14" w14:textId="5306B489" w:rsidR="00597D3F" w:rsidRDefault="004C6B67" w:rsidP="00B567B1">
      <w:pPr>
        <w:pStyle w:val="bodyIbrahim1"/>
        <w:rPr>
          <w:rFonts w:eastAsia="ＭＳ Ｐゴシック"/>
          <w:lang w:eastAsia="ja-JP"/>
        </w:rPr>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60EAE5AB" w14:textId="30450D92" w:rsidR="005C4F50" w:rsidRPr="005C4F50" w:rsidRDefault="005C4F50" w:rsidP="005C4F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ソフトウェアを含む製品を出荷した場合、意図</w:t>
      </w:r>
      <w:r w:rsidR="002559DE">
        <w:rPr>
          <w:rFonts w:ascii="メイリオ" w:eastAsia="メイリオ" w:hAnsi="メイリオ" w:cs="メイリオ" w:hint="eastAsia"/>
          <w:sz w:val="18"/>
          <w:szCs w:val="18"/>
          <w:lang w:eastAsia="ja-JP"/>
        </w:rPr>
        <w:t>的であるか</w:t>
      </w:r>
      <w:r>
        <w:rPr>
          <w:rFonts w:ascii="メイリオ" w:eastAsia="メイリオ" w:hAnsi="メイリオ" w:cs="メイリオ" w:hint="eastAsia"/>
          <w:sz w:val="18"/>
          <w:szCs w:val="18"/>
          <w:lang w:eastAsia="ja-JP"/>
        </w:rPr>
        <w:t>どうか</w:t>
      </w:r>
      <w:r w:rsidR="002559DE">
        <w:rPr>
          <w:rFonts w:ascii="メイリオ" w:eastAsia="メイリオ" w:hAnsi="メイリオ" w:cs="メイリオ" w:hint="eastAsia"/>
          <w:sz w:val="18"/>
          <w:szCs w:val="18"/>
          <w:lang w:eastAsia="ja-JP"/>
        </w:rPr>
        <w:t>によらず</w:t>
      </w:r>
      <w:r>
        <w:rPr>
          <w:rFonts w:ascii="メイリオ" w:eastAsia="メイリオ" w:hAnsi="メイリオ" w:cs="メイリオ" w:hint="eastAsia"/>
          <w:sz w:val="18"/>
          <w:szCs w:val="18"/>
          <w:lang w:eastAsia="ja-JP"/>
        </w:rPr>
        <w:t>、</w:t>
      </w:r>
      <w:r w:rsidR="002559DE">
        <w:rPr>
          <w:rFonts w:ascii="メイリオ" w:eastAsia="メイリオ" w:hAnsi="メイリオ" w:cs="メイリオ" w:hint="eastAsia"/>
          <w:sz w:val="18"/>
          <w:szCs w:val="18"/>
          <w:lang w:eastAsia="ja-JP"/>
        </w:rPr>
        <w:t>それらソフトウェア コンポーネントを統制する</w:t>
      </w:r>
      <w:r>
        <w:rPr>
          <w:rFonts w:ascii="メイリオ" w:eastAsia="メイリオ" w:hAnsi="メイリオ" w:cs="メイリオ" w:hint="eastAsia"/>
          <w:sz w:val="18"/>
          <w:szCs w:val="18"/>
          <w:lang w:eastAsia="ja-JP"/>
        </w:rPr>
        <w:t>各種</w:t>
      </w:r>
      <w:r w:rsidR="002559DE">
        <w:rPr>
          <w:rFonts w:ascii="メイリオ" w:eastAsia="メイリオ" w:hAnsi="メイリオ" w:cs="メイリオ" w:hint="eastAsia"/>
          <w:sz w:val="18"/>
          <w:szCs w:val="18"/>
          <w:lang w:eastAsia="ja-JP"/>
        </w:rPr>
        <w:t>ライセンスを順守している必要があります。</w:t>
      </w:r>
      <w:r w:rsidR="00F848AB">
        <w:rPr>
          <w:rFonts w:ascii="メイリオ" w:eastAsia="メイリオ" w:hAnsi="メイリオ" w:cs="メイリオ" w:hint="eastAsia"/>
          <w:sz w:val="18"/>
          <w:szCs w:val="18"/>
          <w:lang w:eastAsia="ja-JP"/>
        </w:rPr>
        <w:t>こういったことを踏まえると</w:t>
      </w:r>
      <w:ins w:id="570" w:author="工内隆" w:date="2017-12-08T11:02:00Z">
        <w:r w:rsidR="00C52543">
          <w:rPr>
            <w:rFonts w:ascii="メイリオ" w:eastAsia="メイリオ" w:hAnsi="メイリオ" w:cs="メイリオ" w:hint="eastAsia"/>
            <w:sz w:val="18"/>
            <w:szCs w:val="18"/>
            <w:lang w:eastAsia="ja-JP"/>
          </w:rPr>
          <w:t>、</w:t>
        </w:r>
      </w:ins>
      <w:r w:rsidR="002559DE">
        <w:rPr>
          <w:rFonts w:ascii="メイリオ" w:eastAsia="メイリオ" w:hAnsi="メイリオ" w:cs="メイリオ" w:hint="eastAsia"/>
          <w:sz w:val="18"/>
          <w:szCs w:val="18"/>
          <w:lang w:eastAsia="ja-JP"/>
        </w:rPr>
        <w:t>コードの中</w:t>
      </w:r>
      <w:ins w:id="571" w:author="工内隆" w:date="2017-12-08T17:17:00Z">
        <w:r w:rsidR="00216FB3">
          <w:rPr>
            <w:rFonts w:ascii="メイリオ" w:eastAsia="メイリオ" w:hAnsi="メイリオ" w:cs="メイリオ" w:hint="eastAsia"/>
            <w:sz w:val="18"/>
            <w:szCs w:val="18"/>
            <w:lang w:eastAsia="ja-JP"/>
          </w:rPr>
          <w:t>に何があるか</w:t>
        </w:r>
      </w:ins>
      <w:del w:id="572" w:author="工内隆" w:date="2017-12-08T17:17:00Z">
        <w:r w:rsidR="002559DE" w:rsidDel="00216FB3">
          <w:rPr>
            <w:rFonts w:ascii="メイリオ" w:eastAsia="メイリオ" w:hAnsi="メイリオ" w:cs="メイリオ" w:hint="eastAsia"/>
            <w:sz w:val="18"/>
            <w:szCs w:val="18"/>
            <w:lang w:eastAsia="ja-JP"/>
          </w:rPr>
          <w:delText>身</w:delText>
        </w:r>
      </w:del>
      <w:r w:rsidR="002559DE">
        <w:rPr>
          <w:rFonts w:ascii="メイリオ" w:eastAsia="メイリオ" w:hAnsi="メイリオ" w:cs="メイリオ" w:hint="eastAsia"/>
          <w:sz w:val="18"/>
          <w:szCs w:val="18"/>
          <w:lang w:eastAsia="ja-JP"/>
        </w:rPr>
        <w:t>を</w:t>
      </w:r>
      <w:ins w:id="573" w:author="工内隆" w:date="2017-12-08T17:18:00Z">
        <w:r w:rsidR="00216FB3">
          <w:rPr>
            <w:rFonts w:ascii="メイリオ" w:eastAsia="メイリオ" w:hAnsi="メイリオ" w:cs="メイリオ" w:hint="eastAsia"/>
            <w:sz w:val="18"/>
            <w:szCs w:val="18"/>
            <w:lang w:eastAsia="ja-JP"/>
          </w:rPr>
          <w:t>整った</w:t>
        </w:r>
      </w:ins>
      <w:del w:id="574" w:author="工内隆" w:date="2017-12-08T17:18:00Z">
        <w:r w:rsidR="002559DE" w:rsidDel="00216FB3">
          <w:rPr>
            <w:rFonts w:ascii="メイリオ" w:eastAsia="メイリオ" w:hAnsi="メイリオ" w:cs="メイリオ" w:hint="eastAsia"/>
            <w:sz w:val="18"/>
            <w:szCs w:val="18"/>
            <w:lang w:eastAsia="ja-JP"/>
          </w:rPr>
          <w:delText>網羅された</w:delText>
        </w:r>
      </w:del>
      <w:r w:rsidR="002559DE">
        <w:rPr>
          <w:rFonts w:ascii="メイリオ" w:eastAsia="メイリオ" w:hAnsi="メイリオ" w:cs="メイリオ" w:hint="eastAsia"/>
          <w:sz w:val="18"/>
          <w:szCs w:val="18"/>
          <w:lang w:eastAsia="ja-JP"/>
        </w:rPr>
        <w:t>部品表（BoM）として知ることに重きを置くこと</w:t>
      </w:r>
      <w:r w:rsidR="00F848AB">
        <w:rPr>
          <w:rFonts w:ascii="メイリオ" w:eastAsia="メイリオ" w:hAnsi="メイリオ" w:cs="メイリオ" w:hint="eastAsia"/>
          <w:sz w:val="18"/>
          <w:szCs w:val="18"/>
          <w:lang w:eastAsia="ja-JP"/>
        </w:rPr>
        <w:t>によって</w:t>
      </w:r>
      <w:r w:rsidR="002559DE">
        <w:rPr>
          <w:rFonts w:ascii="メイリオ" w:eastAsia="メイリオ" w:hAnsi="メイリオ" w:cs="メイリオ" w:hint="eastAsia"/>
          <w:sz w:val="18"/>
          <w:szCs w:val="18"/>
          <w:lang w:eastAsia="ja-JP"/>
        </w:rPr>
        <w:t>コンプライアンス</w:t>
      </w:r>
      <w:r w:rsidR="00F848AB">
        <w:rPr>
          <w:rFonts w:ascii="メイリオ" w:eastAsia="メイリオ" w:hAnsi="メイリオ" w:cs="メイリオ" w:hint="eastAsia"/>
          <w:sz w:val="18"/>
          <w:szCs w:val="18"/>
          <w:lang w:eastAsia="ja-JP"/>
        </w:rPr>
        <w:t>は</w:t>
      </w:r>
      <w:r w:rsidR="002559DE">
        <w:rPr>
          <w:rFonts w:ascii="メイリオ" w:eastAsia="メイリオ" w:hAnsi="メイリオ" w:cs="メイリオ" w:hint="eastAsia"/>
          <w:sz w:val="18"/>
          <w:szCs w:val="18"/>
          <w:lang w:eastAsia="ja-JP"/>
        </w:rPr>
        <w:t>実施しやすいものになるのです。</w:t>
      </w:r>
    </w:p>
    <w:p w14:paraId="011AA76C" w14:textId="2DA2ABF2" w:rsidR="00597D3F" w:rsidRPr="002C4D0C" w:rsidRDefault="000D4E50" w:rsidP="00B567B1">
      <w:pPr>
        <w:pStyle w:val="bodyIbrahim1"/>
      </w:pPr>
      <w:r w:rsidRPr="002C4D0C">
        <w:rPr>
          <w:lang w:eastAsia="ja-JP"/>
        </w:rPr>
        <w:t xml:space="preserve">Being in compliance is not a simple task, and it varies from product to product based upon the licenses and the structure of the code.  </w:t>
      </w:r>
      <w:r w:rsidRPr="002C4D0C">
        <w:t>At a high level, being in compliance means that you:</w:t>
      </w:r>
    </w:p>
    <w:p w14:paraId="769595F3" w14:textId="77777777" w:rsidR="00597D3F" w:rsidRPr="002C4D0C" w:rsidRDefault="004C6B67" w:rsidP="00FA421D">
      <w:pPr>
        <w:pStyle w:val="ListIbrahimNum1"/>
        <w:numPr>
          <w:ilvl w:val="0"/>
          <w:numId w:val="6"/>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F848AB" w:rsidRDefault="000D4E50" w:rsidP="00B567B1">
      <w:pPr>
        <w:pStyle w:val="ListIbrahimNum1"/>
      </w:pPr>
      <w:r w:rsidRPr="002C4D0C">
        <w:t>Respond quickly and seriously to compliance inquiries.</w:t>
      </w:r>
    </w:p>
    <w:p w14:paraId="2E322162" w14:textId="15DA37DD" w:rsidR="00F848AB" w:rsidRDefault="00F848AB" w:rsidP="00F848A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コンプライアンス</w:t>
      </w:r>
      <w:r w:rsidR="0038769F">
        <w:rPr>
          <w:rFonts w:ascii="メイリオ" w:eastAsia="メイリオ" w:hAnsi="メイリオ" w:cs="メイリオ" w:hint="eastAsia"/>
          <w:sz w:val="18"/>
          <w:szCs w:val="18"/>
          <w:lang w:eastAsia="ja-JP"/>
        </w:rPr>
        <w:t>の</w:t>
      </w:r>
      <w:r w:rsidR="00EA08A6">
        <w:rPr>
          <w:rFonts w:ascii="メイリオ" w:eastAsia="メイリオ" w:hAnsi="メイリオ" w:cs="メイリオ" w:hint="eastAsia"/>
          <w:sz w:val="18"/>
          <w:szCs w:val="18"/>
          <w:lang w:eastAsia="ja-JP"/>
        </w:rPr>
        <w:t>状態に</w:t>
      </w:r>
      <w:r w:rsidR="008B2010">
        <w:rPr>
          <w:rFonts w:ascii="メイリオ" w:eastAsia="メイリオ" w:hAnsi="メイリオ" w:cs="メイリオ" w:hint="eastAsia"/>
          <w:sz w:val="18"/>
          <w:szCs w:val="18"/>
          <w:lang w:eastAsia="ja-JP"/>
        </w:rPr>
        <w:t>あ</w:t>
      </w:r>
      <w:r w:rsidR="0080380C">
        <w:rPr>
          <w:rFonts w:ascii="メイリオ" w:eastAsia="メイリオ" w:hAnsi="メイリオ" w:cs="メイリオ" w:hint="eastAsia"/>
          <w:sz w:val="18"/>
          <w:szCs w:val="18"/>
          <w:lang w:eastAsia="ja-JP"/>
        </w:rPr>
        <w:t>る</w:t>
      </w:r>
      <w:r w:rsidR="00EA08A6">
        <w:rPr>
          <w:rFonts w:ascii="メイリオ" w:eastAsia="メイリオ" w:hAnsi="メイリオ" w:cs="メイリオ" w:hint="eastAsia"/>
          <w:sz w:val="18"/>
          <w:szCs w:val="18"/>
          <w:lang w:eastAsia="ja-JP"/>
        </w:rPr>
        <w:t>、</w:t>
      </w:r>
      <w:r w:rsidR="0038769F">
        <w:rPr>
          <w:rFonts w:ascii="メイリオ" w:eastAsia="メイリオ" w:hAnsi="メイリオ" w:cs="メイリオ" w:hint="eastAsia"/>
          <w:sz w:val="18"/>
          <w:szCs w:val="18"/>
          <w:lang w:eastAsia="ja-JP"/>
        </w:rPr>
        <w:t>というのは</w:t>
      </w:r>
      <w:r w:rsidR="008B2010">
        <w:rPr>
          <w:rFonts w:ascii="メイリオ" w:eastAsia="メイリオ" w:hAnsi="メイリオ" w:cs="メイリオ" w:hint="eastAsia"/>
          <w:sz w:val="18"/>
          <w:szCs w:val="18"/>
          <w:lang w:eastAsia="ja-JP"/>
        </w:rPr>
        <w:t>そう</w:t>
      </w:r>
      <w:r w:rsidR="0038769F">
        <w:rPr>
          <w:rFonts w:ascii="メイリオ" w:eastAsia="メイリオ" w:hAnsi="メイリオ" w:cs="メイリオ" w:hint="eastAsia"/>
          <w:sz w:val="18"/>
          <w:szCs w:val="18"/>
          <w:lang w:eastAsia="ja-JP"/>
        </w:rPr>
        <w:t>単純な話</w:t>
      </w:r>
      <w:r w:rsidR="008B2010">
        <w:rPr>
          <w:rFonts w:ascii="メイリオ" w:eastAsia="メイリオ" w:hAnsi="メイリオ" w:cs="メイリオ" w:hint="eastAsia"/>
          <w:sz w:val="18"/>
          <w:szCs w:val="18"/>
          <w:lang w:eastAsia="ja-JP"/>
        </w:rPr>
        <w:t>ではなく</w:t>
      </w:r>
      <w:ins w:id="575" w:author="工内隆" w:date="2017-12-08T11:03:00Z">
        <w:r w:rsidR="00C52543">
          <w:rPr>
            <w:rFonts w:ascii="メイリオ" w:eastAsia="メイリオ" w:hAnsi="メイリオ" w:cs="メイリオ" w:hint="eastAsia"/>
            <w:sz w:val="18"/>
            <w:szCs w:val="18"/>
            <w:lang w:eastAsia="ja-JP"/>
          </w:rPr>
          <w:t>、</w:t>
        </w:r>
      </w:ins>
      <w:r w:rsidR="00EA08A6">
        <w:rPr>
          <w:rFonts w:ascii="メイリオ" w:eastAsia="メイリオ" w:hAnsi="メイリオ" w:cs="メイリオ" w:hint="eastAsia"/>
          <w:sz w:val="18"/>
          <w:szCs w:val="18"/>
          <w:lang w:eastAsia="ja-JP"/>
        </w:rPr>
        <w:t>ライセンスやコードの構造</w:t>
      </w:r>
      <w:r w:rsidR="0038769F">
        <w:rPr>
          <w:rFonts w:ascii="メイリオ" w:eastAsia="メイリオ" w:hAnsi="メイリオ" w:cs="メイリオ" w:hint="eastAsia"/>
          <w:sz w:val="18"/>
          <w:szCs w:val="18"/>
          <w:lang w:eastAsia="ja-JP"/>
        </w:rPr>
        <w:t>に応じて</w:t>
      </w:r>
      <w:r w:rsidR="00EA08A6">
        <w:rPr>
          <w:rFonts w:ascii="メイリオ" w:eastAsia="メイリオ" w:hAnsi="メイリオ" w:cs="メイリオ" w:hint="eastAsia"/>
          <w:sz w:val="18"/>
          <w:szCs w:val="18"/>
          <w:lang w:eastAsia="ja-JP"/>
        </w:rPr>
        <w:t>製品ごとに変わってくるものです。</w:t>
      </w:r>
      <w:r w:rsidR="0080380C">
        <w:rPr>
          <w:rFonts w:ascii="メイリオ" w:eastAsia="メイリオ" w:hAnsi="メイリオ" w:cs="メイリオ" w:hint="eastAsia"/>
          <w:sz w:val="18"/>
          <w:szCs w:val="18"/>
          <w:lang w:eastAsia="ja-JP"/>
        </w:rPr>
        <w:t>ハイレベルでは、コンプライアンス</w:t>
      </w:r>
      <w:r w:rsidR="008B2010">
        <w:rPr>
          <w:rFonts w:ascii="メイリオ" w:eastAsia="メイリオ" w:hAnsi="メイリオ" w:cs="メイリオ" w:hint="eastAsia"/>
          <w:sz w:val="18"/>
          <w:szCs w:val="18"/>
          <w:lang w:eastAsia="ja-JP"/>
        </w:rPr>
        <w:t>にある</w:t>
      </w:r>
      <w:r w:rsidR="007C69E4">
        <w:rPr>
          <w:rFonts w:ascii="メイリオ" w:eastAsia="メイリオ" w:hAnsi="メイリオ" w:cs="メイリオ" w:hint="eastAsia"/>
          <w:sz w:val="18"/>
          <w:szCs w:val="18"/>
          <w:lang w:eastAsia="ja-JP"/>
        </w:rPr>
        <w:t>状態とは、以下を</w:t>
      </w:r>
      <w:r w:rsidR="0038769F">
        <w:rPr>
          <w:rFonts w:ascii="メイリオ" w:eastAsia="メイリオ" w:hAnsi="メイリオ" w:cs="メイリオ" w:hint="eastAsia"/>
          <w:sz w:val="18"/>
          <w:szCs w:val="18"/>
          <w:lang w:eastAsia="ja-JP"/>
        </w:rPr>
        <w:t>意味</w:t>
      </w:r>
      <w:r w:rsidR="007C69E4">
        <w:rPr>
          <w:rFonts w:ascii="メイリオ" w:eastAsia="メイリオ" w:hAnsi="メイリオ" w:cs="メイリオ" w:hint="eastAsia"/>
          <w:sz w:val="18"/>
          <w:szCs w:val="18"/>
          <w:lang w:eastAsia="ja-JP"/>
        </w:rPr>
        <w:t>しています；</w:t>
      </w:r>
    </w:p>
    <w:p w14:paraId="79375BA4" w14:textId="73717EDD" w:rsidR="0038769F" w:rsidRPr="007C69E4" w:rsidRDefault="0038769F" w:rsidP="00EF1C17">
      <w:pPr>
        <w:pStyle w:val="ListIbrahimNum1"/>
        <w:numPr>
          <w:ilvl w:val="0"/>
          <w:numId w:val="9"/>
        </w:numPr>
        <w:spacing w:line="240" w:lineRule="exact"/>
        <w:ind w:left="714" w:hanging="357"/>
        <w:rPr>
          <w:rFonts w:ascii="メイリオ" w:eastAsia="メイリオ" w:hAnsi="メイリオ" w:cs="メイリオ"/>
          <w:sz w:val="18"/>
          <w:szCs w:val="18"/>
          <w:lang w:eastAsia="ja-JP"/>
        </w:rPr>
      </w:pPr>
      <w:del w:id="576" w:author="工内隆" w:date="2017-12-08T11:04:00Z">
        <w:r w:rsidRPr="007C69E4" w:rsidDel="00C52543">
          <w:rPr>
            <w:rFonts w:ascii="メイリオ" w:eastAsia="メイリオ" w:hAnsi="メイリオ" w:cs="メイリオ" w:hint="eastAsia"/>
            <w:sz w:val="18"/>
            <w:szCs w:val="18"/>
            <w:lang w:eastAsia="ja-JP"/>
          </w:rPr>
          <w:delText>すべての</w:delText>
        </w:r>
      </w:del>
      <w:r w:rsidRPr="007C69E4">
        <w:rPr>
          <w:rFonts w:ascii="メイリオ" w:eastAsia="メイリオ" w:hAnsi="メイリオ" w:cs="メイリオ" w:hint="eastAsia"/>
          <w:sz w:val="18"/>
          <w:szCs w:val="18"/>
          <w:lang w:eastAsia="ja-JP"/>
        </w:rPr>
        <w:t>オープンソース ソフトウェア</w:t>
      </w:r>
      <w:ins w:id="577" w:author="工内隆" w:date="2017-12-08T11:05:00Z">
        <w:r w:rsidR="00C52543">
          <w:rPr>
            <w:rFonts w:ascii="メイリオ" w:eastAsia="メイリオ" w:hAnsi="メイリオ" w:cs="メイリオ" w:hint="eastAsia"/>
            <w:sz w:val="18"/>
            <w:szCs w:val="18"/>
            <w:lang w:eastAsia="ja-JP"/>
          </w:rPr>
          <w:t>の</w:t>
        </w:r>
      </w:ins>
      <w:ins w:id="578" w:author="工内隆" w:date="2017-12-08T11:04:00Z">
        <w:r w:rsidR="00C52543" w:rsidRPr="007C69E4">
          <w:rPr>
            <w:rFonts w:ascii="メイリオ" w:eastAsia="メイリオ" w:hAnsi="メイリオ" w:cs="メイリオ" w:hint="eastAsia"/>
            <w:sz w:val="18"/>
            <w:szCs w:val="18"/>
            <w:lang w:eastAsia="ja-JP"/>
          </w:rPr>
          <w:t>すべての</w:t>
        </w:r>
      </w:ins>
      <w:ins w:id="579" w:author="工内隆" w:date="2017-12-08T11:05:00Z">
        <w:r w:rsidR="00C52543">
          <w:rPr>
            <w:rFonts w:ascii="メイリオ" w:eastAsia="メイリオ" w:hAnsi="メイリオ" w:cs="メイリオ" w:hint="eastAsia"/>
            <w:sz w:val="18"/>
            <w:szCs w:val="18"/>
            <w:lang w:eastAsia="ja-JP"/>
          </w:rPr>
          <w:t>使用</w:t>
        </w:r>
      </w:ins>
      <w:r w:rsidRPr="007C69E4">
        <w:rPr>
          <w:rFonts w:ascii="メイリオ" w:eastAsia="メイリオ" w:hAnsi="メイリオ" w:cs="メイリオ" w:hint="eastAsia"/>
          <w:sz w:val="18"/>
          <w:szCs w:val="18"/>
          <w:lang w:eastAsia="ja-JP"/>
        </w:rPr>
        <w:t>を追跡している</w:t>
      </w:r>
    </w:p>
    <w:p w14:paraId="5BC39764" w14:textId="6C57F9DE" w:rsidR="0038769F" w:rsidRPr="00EF1C17" w:rsidRDefault="007C69E4" w:rsidP="00EF1C17">
      <w:pPr>
        <w:pStyle w:val="ListIbrahimNum1"/>
        <w:numPr>
          <w:ilvl w:val="0"/>
          <w:numId w:val="9"/>
        </w:numPr>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t>製品として出荷したイメージファイルにあるソフトウェアに対し</w:t>
      </w:r>
      <w:r w:rsidR="0038769F" w:rsidRPr="00EF1C17">
        <w:rPr>
          <w:rFonts w:ascii="メイリオ" w:eastAsia="メイリオ" w:hAnsi="メイリオ" w:cs="メイリオ" w:hint="eastAsia"/>
          <w:sz w:val="18"/>
          <w:szCs w:val="18"/>
          <w:lang w:eastAsia="ja-JP"/>
        </w:rPr>
        <w:t>オープンソースの部品表（BoM）</w:t>
      </w:r>
      <w:r w:rsidRPr="00EF1C17">
        <w:rPr>
          <w:rFonts w:ascii="メイリオ" w:eastAsia="メイリオ" w:hAnsi="メイリオ" w:cs="メイリオ" w:hint="eastAsia"/>
          <w:sz w:val="18"/>
          <w:szCs w:val="18"/>
          <w:lang w:eastAsia="ja-JP"/>
        </w:rPr>
        <w:t>として取りまとめている</w:t>
      </w:r>
    </w:p>
    <w:p w14:paraId="7993B80F" w14:textId="219EE4DD" w:rsidR="0038769F" w:rsidRPr="00EF1C17" w:rsidRDefault="007C69E4" w:rsidP="00EF1C17">
      <w:pPr>
        <w:pStyle w:val="ListIbrahimNum1"/>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t>オープンソース ライセンスの義務を履行している</w:t>
      </w:r>
    </w:p>
    <w:p w14:paraId="33090465" w14:textId="4690EC2A" w:rsidR="0038769F" w:rsidRPr="00EF1C17" w:rsidRDefault="007C69E4" w:rsidP="00EF1C17">
      <w:pPr>
        <w:pStyle w:val="ListIbrahimNum1"/>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t>ソフトウェアのアップデートを発行する毎に同じプロセス</w:t>
      </w:r>
      <w:ins w:id="580" w:author="工内隆" w:date="2017-12-08T11:05:00Z">
        <w:r w:rsidR="00C52543">
          <w:rPr>
            <w:rFonts w:ascii="メイリオ" w:eastAsia="メイリオ" w:hAnsi="メイリオ" w:cs="メイリオ" w:hint="eastAsia"/>
            <w:sz w:val="18"/>
            <w:szCs w:val="18"/>
            <w:lang w:eastAsia="ja-JP"/>
          </w:rPr>
          <w:t>を</w:t>
        </w:r>
      </w:ins>
      <w:r w:rsidRPr="00EF1C17">
        <w:rPr>
          <w:rFonts w:ascii="メイリオ" w:eastAsia="メイリオ" w:hAnsi="メイリオ" w:cs="メイリオ" w:hint="eastAsia"/>
          <w:sz w:val="18"/>
          <w:szCs w:val="18"/>
          <w:lang w:eastAsia="ja-JP"/>
        </w:rPr>
        <w:t>繰り返</w:t>
      </w:r>
      <w:ins w:id="581" w:author="工内隆" w:date="2017-12-08T11:05:00Z">
        <w:r w:rsidR="00C52543">
          <w:rPr>
            <w:rFonts w:ascii="メイリオ" w:eastAsia="メイリオ" w:hAnsi="メイリオ" w:cs="メイリオ" w:hint="eastAsia"/>
            <w:sz w:val="18"/>
            <w:szCs w:val="18"/>
            <w:lang w:eastAsia="ja-JP"/>
          </w:rPr>
          <w:t>し</w:t>
        </w:r>
      </w:ins>
      <w:del w:id="582" w:author="工内隆" w:date="2017-12-08T11:05:00Z">
        <w:r w:rsidRPr="00EF1C17" w:rsidDel="00C52543">
          <w:rPr>
            <w:rFonts w:ascii="メイリオ" w:eastAsia="メイリオ" w:hAnsi="メイリオ" w:cs="メイリオ" w:hint="eastAsia"/>
            <w:sz w:val="18"/>
            <w:szCs w:val="18"/>
            <w:lang w:eastAsia="ja-JP"/>
          </w:rPr>
          <w:delText>され</w:delText>
        </w:r>
      </w:del>
      <w:r w:rsidRPr="00EF1C17">
        <w:rPr>
          <w:rFonts w:ascii="メイリオ" w:eastAsia="メイリオ" w:hAnsi="メイリオ" w:cs="メイリオ" w:hint="eastAsia"/>
          <w:sz w:val="18"/>
          <w:szCs w:val="18"/>
          <w:lang w:eastAsia="ja-JP"/>
        </w:rPr>
        <w:t>ている</w:t>
      </w:r>
    </w:p>
    <w:p w14:paraId="7BFA7493" w14:textId="1AE293C9" w:rsidR="0038769F" w:rsidRPr="00EF1C17" w:rsidRDefault="007C69E4" w:rsidP="00EF1C17">
      <w:pPr>
        <w:pStyle w:val="ListIbrahimNum1"/>
        <w:spacing w:line="240" w:lineRule="exact"/>
        <w:ind w:left="714" w:hanging="357"/>
        <w:rPr>
          <w:rFonts w:ascii="メイリオ" w:eastAsia="メイリオ" w:hAnsi="メイリオ" w:cs="メイリオ"/>
          <w:lang w:eastAsia="ja-JP"/>
        </w:rPr>
      </w:pPr>
      <w:r w:rsidRPr="00EF1C17">
        <w:rPr>
          <w:rFonts w:ascii="メイリオ" w:eastAsia="メイリオ" w:hAnsi="メイリオ" w:cs="メイリオ" w:hint="eastAsia"/>
          <w:sz w:val="18"/>
          <w:lang w:eastAsia="ja-JP"/>
        </w:rPr>
        <w:lastRenderedPageBreak/>
        <w:t>コンプライアンスに関すると問い合わせに対し真摯にかつ迅速に対応している</w:t>
      </w:r>
    </w:p>
    <w:p w14:paraId="74034891" w14:textId="77777777" w:rsidR="0038769F" w:rsidRPr="0038769F" w:rsidRDefault="0038769F" w:rsidP="00F848AB">
      <w:pPr>
        <w:pStyle w:val="bodyIbrahim1"/>
        <w:spacing w:line="240" w:lineRule="exact"/>
        <w:rPr>
          <w:rFonts w:ascii="メイリオ" w:eastAsia="メイリオ" w:hAnsi="メイリオ" w:cs="メイリオ"/>
          <w:sz w:val="18"/>
          <w:szCs w:val="18"/>
          <w:lang w:eastAsia="ja-JP"/>
        </w:rPr>
      </w:pPr>
    </w:p>
    <w:p w14:paraId="3F56528B" w14:textId="15B6EDB1" w:rsidR="00597D3F" w:rsidRPr="002C4D0C" w:rsidRDefault="00D101D2" w:rsidP="00284F11">
      <w:pPr>
        <w:pStyle w:val="HeadingIbrahim2"/>
      </w:pPr>
      <w:bookmarkStart w:id="583" w:name="_Toc492046628"/>
      <w:r w:rsidRPr="002C4D0C">
        <w:t>9</w:t>
      </w:r>
      <w:r w:rsidR="00444017" w:rsidRPr="002C4D0C">
        <w:t xml:space="preserve">.3 </w:t>
      </w:r>
      <w:r w:rsidR="00F20510">
        <w:rPr>
          <w:rFonts w:hint="eastAsia"/>
          <w:lang w:eastAsia="ja-JP"/>
        </w:rPr>
        <w:t>セキュリティのために</w:t>
      </w:r>
      <w:r w:rsidR="00C37F84">
        <w:rPr>
          <w:rFonts w:hint="eastAsia"/>
          <w:lang w:eastAsia="ja-JP"/>
        </w:rPr>
        <w:t>最新版を使用する（</w:t>
      </w:r>
      <w:r w:rsidR="004C6B67" w:rsidRPr="002C4D0C">
        <w:t>Use latest releases for security purposes</w:t>
      </w:r>
      <w:bookmarkEnd w:id="583"/>
      <w:r w:rsidR="00C37F84">
        <w:rPr>
          <w:rFonts w:hint="eastAsia"/>
          <w:lang w:eastAsia="ja-JP"/>
        </w:rPr>
        <w:t>）</w:t>
      </w:r>
    </w:p>
    <w:p w14:paraId="4ACBDEFC" w14:textId="40ECA7DD" w:rsidR="00597D3F" w:rsidRDefault="000D4E50" w:rsidP="00B567B1">
      <w:pPr>
        <w:pStyle w:val="bodyIbrahim1"/>
        <w:rPr>
          <w:rFonts w:eastAsia="ＭＳ Ｐゴシック"/>
          <w:lang w:eastAsia="ja-JP"/>
        </w:rPr>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a situation where you are using a version with security 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At minimum, it is very beneficial 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90B1644" w14:textId="3329267F" w:rsidR="00F20510" w:rsidRPr="00D82309" w:rsidRDefault="00D82309" w:rsidP="00C37F84">
      <w:pPr>
        <w:pStyle w:val="bodyIbrahim1"/>
        <w:spacing w:line="240" w:lineRule="exact"/>
        <w:rPr>
          <w:rFonts w:ascii="メイリオ" w:eastAsia="メイリオ" w:hAnsi="メイリオ" w:cs="メイリオ"/>
          <w:sz w:val="18"/>
          <w:szCs w:val="18"/>
          <w:lang w:eastAsia="ja-JP"/>
        </w:rPr>
      </w:pPr>
      <w:r w:rsidRPr="00D82309">
        <w:rPr>
          <w:rFonts w:ascii="メイリオ" w:eastAsia="メイリオ" w:hAnsi="メイリオ" w:cs="メイリオ" w:hint="eastAsia"/>
          <w:sz w:val="18"/>
          <w:szCs w:val="18"/>
          <w:lang w:eastAsia="ja-JP"/>
        </w:rPr>
        <w:t>包括的なコンプライアンスプログラムの</w:t>
      </w:r>
      <w:r w:rsidR="006B3AD1">
        <w:rPr>
          <w:rFonts w:ascii="メイリオ" w:eastAsia="メイリオ" w:hAnsi="メイリオ" w:cs="メイリオ" w:hint="eastAsia"/>
          <w:sz w:val="18"/>
          <w:szCs w:val="18"/>
          <w:lang w:eastAsia="ja-JP"/>
        </w:rPr>
        <w:t>一つの</w:t>
      </w:r>
      <w:r w:rsidRPr="00D82309">
        <w:rPr>
          <w:rFonts w:ascii="メイリオ" w:eastAsia="メイリオ" w:hAnsi="メイリオ" w:cs="メイリオ" w:hint="eastAsia"/>
          <w:sz w:val="18"/>
          <w:szCs w:val="18"/>
          <w:lang w:eastAsia="ja-JP"/>
        </w:rPr>
        <w:t>メリット</w:t>
      </w:r>
      <w:r w:rsidR="006B3AD1">
        <w:rPr>
          <w:rFonts w:ascii="メイリオ" w:eastAsia="メイリオ" w:hAnsi="メイリオ" w:cs="メイリオ" w:hint="eastAsia"/>
          <w:sz w:val="18"/>
          <w:szCs w:val="18"/>
          <w:lang w:eastAsia="ja-JP"/>
        </w:rPr>
        <w:t>として、</w:t>
      </w:r>
      <w:ins w:id="584" w:author="工内隆" w:date="2017-12-08T11:21:00Z">
        <w:r w:rsidR="008E1E83">
          <w:rPr>
            <w:rFonts w:ascii="メイリオ" w:eastAsia="メイリオ" w:hAnsi="メイリオ" w:cs="メイリオ" w:hint="eastAsia"/>
            <w:sz w:val="18"/>
            <w:szCs w:val="18"/>
            <w:lang w:eastAsia="ja-JP"/>
          </w:rPr>
          <w:t>安全でないバージョン</w:t>
        </w:r>
      </w:ins>
      <w:ins w:id="585" w:author="工内隆" w:date="2017-12-08T11:22:00Z">
        <w:r w:rsidR="00D801E8">
          <w:rPr>
            <w:rFonts w:ascii="メイリオ" w:eastAsia="メイリオ" w:hAnsi="メイリオ" w:cs="メイリオ" w:hint="eastAsia"/>
            <w:sz w:val="18"/>
            <w:szCs w:val="18"/>
            <w:lang w:eastAsia="ja-JP"/>
          </w:rPr>
          <w:t>の</w:t>
        </w:r>
      </w:ins>
      <w:r w:rsidR="006B3AD1">
        <w:rPr>
          <w:rFonts w:ascii="メイリオ" w:eastAsia="メイリオ" w:hAnsi="メイリオ" w:cs="メイリオ" w:hint="eastAsia"/>
          <w:sz w:val="18"/>
          <w:szCs w:val="18"/>
          <w:lang w:eastAsia="ja-JP"/>
        </w:rPr>
        <w:t>オープンソース ソフ</w:t>
      </w:r>
      <w:r w:rsidR="007B0D22">
        <w:rPr>
          <w:rFonts w:ascii="メイリオ" w:eastAsia="メイリオ" w:hAnsi="メイリオ" w:cs="メイリオ" w:hint="eastAsia"/>
          <w:sz w:val="18"/>
          <w:szCs w:val="18"/>
          <w:lang w:eastAsia="ja-JP"/>
        </w:rPr>
        <w:t>トウェア</w:t>
      </w:r>
      <w:ins w:id="586" w:author="工内隆" w:date="2017-12-08T11:22:00Z">
        <w:r w:rsidR="00D801E8">
          <w:rPr>
            <w:rFonts w:ascii="メイリオ" w:eastAsia="メイリオ" w:hAnsi="メイリオ" w:cs="メイリオ" w:hint="eastAsia"/>
            <w:sz w:val="18"/>
            <w:szCs w:val="18"/>
            <w:lang w:eastAsia="ja-JP"/>
          </w:rPr>
          <w:t>を搭載した製品</w:t>
        </w:r>
      </w:ins>
      <w:del w:id="587" w:author="工内隆" w:date="2017-12-08T11:22:00Z">
        <w:r w:rsidR="007B0D22" w:rsidDel="00D801E8">
          <w:rPr>
            <w:rFonts w:ascii="メイリオ" w:eastAsia="メイリオ" w:hAnsi="メイリオ" w:cs="メイリオ" w:hint="eastAsia"/>
            <w:sz w:val="18"/>
            <w:szCs w:val="18"/>
            <w:lang w:eastAsia="ja-JP"/>
          </w:rPr>
          <w:delText>で安全ではないバージョン</w:delText>
        </w:r>
      </w:del>
      <w:r w:rsidR="007B0D22">
        <w:rPr>
          <w:rFonts w:ascii="メイリオ" w:eastAsia="メイリオ" w:hAnsi="メイリオ" w:cs="メイリオ" w:hint="eastAsia"/>
          <w:sz w:val="18"/>
          <w:szCs w:val="18"/>
          <w:lang w:eastAsia="ja-JP"/>
        </w:rPr>
        <w:t>を見つけ、それを置き換えやすくできる</w:t>
      </w:r>
      <w:r w:rsidR="006B3AD1">
        <w:rPr>
          <w:rFonts w:ascii="メイリオ" w:eastAsia="メイリオ" w:hAnsi="メイリオ" w:cs="メイリオ" w:hint="eastAsia"/>
          <w:sz w:val="18"/>
          <w:szCs w:val="18"/>
          <w:lang w:eastAsia="ja-JP"/>
        </w:rPr>
        <w:t>ことが</w:t>
      </w:r>
      <w:r w:rsidR="007B0D22">
        <w:rPr>
          <w:rFonts w:ascii="メイリオ" w:eastAsia="メイリオ" w:hAnsi="メイリオ" w:cs="メイリオ" w:hint="eastAsia"/>
          <w:sz w:val="18"/>
          <w:szCs w:val="18"/>
          <w:lang w:eastAsia="ja-JP"/>
        </w:rPr>
        <w:t>あります</w:t>
      </w:r>
      <w:r w:rsidR="006B3AD1">
        <w:rPr>
          <w:rFonts w:ascii="メイリオ" w:eastAsia="メイリオ" w:hAnsi="メイリオ" w:cs="メイリオ" w:hint="eastAsia"/>
          <w:sz w:val="18"/>
          <w:szCs w:val="18"/>
          <w:lang w:eastAsia="ja-JP"/>
        </w:rPr>
        <w:t>。</w:t>
      </w:r>
      <w:ins w:id="588" w:author="工内隆" w:date="2017-12-08T11:23:00Z">
        <w:r w:rsidR="00D801E8">
          <w:rPr>
            <w:rFonts w:ascii="メイリオ" w:eastAsia="メイリオ" w:hAnsi="メイリオ" w:cs="メイリオ" w:hint="eastAsia"/>
            <w:sz w:val="18"/>
            <w:szCs w:val="18"/>
            <w:lang w:eastAsia="ja-JP"/>
          </w:rPr>
          <w:t>最近で</w:t>
        </w:r>
      </w:ins>
      <w:del w:id="589" w:author="工内隆" w:date="2017-12-08T11:23:00Z">
        <w:r w:rsidR="006B3AD1" w:rsidDel="00D801E8">
          <w:rPr>
            <w:rFonts w:ascii="メイリオ" w:eastAsia="メイリオ" w:hAnsi="メイリオ" w:cs="メイリオ" w:hint="eastAsia"/>
            <w:sz w:val="18"/>
            <w:szCs w:val="18"/>
            <w:lang w:eastAsia="ja-JP"/>
          </w:rPr>
          <w:delText>今</w:delText>
        </w:r>
      </w:del>
      <w:r w:rsidR="002E13DF">
        <w:rPr>
          <w:rFonts w:ascii="メイリオ" w:eastAsia="メイリオ" w:hAnsi="メイリオ" w:cs="メイリオ" w:hint="eastAsia"/>
          <w:sz w:val="18"/>
          <w:szCs w:val="18"/>
          <w:lang w:eastAsia="ja-JP"/>
        </w:rPr>
        <w:t>は</w:t>
      </w:r>
      <w:r w:rsidR="006B3AD1">
        <w:rPr>
          <w:rFonts w:ascii="メイリオ" w:eastAsia="メイリオ" w:hAnsi="メイリオ" w:cs="メイリオ" w:hint="eastAsia"/>
          <w:sz w:val="18"/>
          <w:szCs w:val="18"/>
          <w:lang w:eastAsia="ja-JP"/>
        </w:rPr>
        <w:t>大抵のソースコード スキャンツール</w:t>
      </w:r>
      <w:r w:rsidR="00AD2403">
        <w:rPr>
          <w:rFonts w:ascii="メイリオ" w:eastAsia="メイリオ" w:hAnsi="メイリオ" w:cs="メイリオ" w:hint="eastAsia"/>
          <w:sz w:val="18"/>
          <w:szCs w:val="18"/>
          <w:lang w:eastAsia="ja-JP"/>
        </w:rPr>
        <w:t>が</w:t>
      </w:r>
      <w:r w:rsidR="007B0D22">
        <w:rPr>
          <w:rFonts w:ascii="メイリオ" w:eastAsia="メイリオ" w:hAnsi="メイリオ" w:cs="メイリオ" w:hint="eastAsia"/>
          <w:sz w:val="18"/>
          <w:szCs w:val="18"/>
          <w:lang w:eastAsia="ja-JP"/>
        </w:rPr>
        <w:t>古い</w:t>
      </w:r>
      <w:r w:rsidR="006B3AD1">
        <w:rPr>
          <w:rFonts w:ascii="メイリオ" w:eastAsia="メイリオ" w:hAnsi="メイリオ" w:cs="メイリオ" w:hint="eastAsia"/>
          <w:sz w:val="18"/>
          <w:szCs w:val="18"/>
          <w:lang w:eastAsia="ja-JP"/>
        </w:rPr>
        <w:t xml:space="preserve">ソフトウェア </w:t>
      </w:r>
      <w:r w:rsidR="007B0D22">
        <w:rPr>
          <w:rFonts w:ascii="メイリオ" w:eastAsia="メイリオ" w:hAnsi="メイリオ" w:cs="メイリオ" w:hint="eastAsia"/>
          <w:sz w:val="18"/>
          <w:szCs w:val="18"/>
          <w:lang w:eastAsia="ja-JP"/>
        </w:rPr>
        <w:t>コンポーネントで明らかになったセキュリティ</w:t>
      </w:r>
      <w:r w:rsidR="006B3AD1">
        <w:rPr>
          <w:rFonts w:ascii="メイリオ" w:eastAsia="メイリオ" w:hAnsi="メイリオ" w:cs="メイリオ" w:hint="eastAsia"/>
          <w:sz w:val="18"/>
          <w:szCs w:val="18"/>
          <w:lang w:eastAsia="ja-JP"/>
        </w:rPr>
        <w:t>脆弱性に対しフラグを付ける機能</w:t>
      </w:r>
      <w:r w:rsidR="00AD2403">
        <w:rPr>
          <w:rFonts w:ascii="メイリオ" w:eastAsia="メイリオ" w:hAnsi="メイリオ" w:cs="メイリオ" w:hint="eastAsia"/>
          <w:sz w:val="18"/>
          <w:szCs w:val="18"/>
          <w:lang w:eastAsia="ja-JP"/>
        </w:rPr>
        <w:t>を提供しています。オープンソース</w:t>
      </w:r>
      <w:r w:rsidR="008B2010">
        <w:rPr>
          <w:rFonts w:ascii="メイリオ" w:eastAsia="メイリオ" w:hAnsi="メイリオ" w:cs="メイリオ" w:hint="eastAsia"/>
          <w:sz w:val="18"/>
          <w:szCs w:val="18"/>
          <w:lang w:eastAsia="ja-JP"/>
        </w:rPr>
        <w:t xml:space="preserve"> </w:t>
      </w:r>
      <w:r w:rsidR="005D36EF">
        <w:rPr>
          <w:rFonts w:ascii="メイリオ" w:eastAsia="メイリオ" w:hAnsi="メイリオ" w:cs="メイリオ" w:hint="eastAsia"/>
          <w:sz w:val="18"/>
          <w:szCs w:val="18"/>
          <w:lang w:eastAsia="ja-JP"/>
        </w:rPr>
        <w:t>コンポーネントをアップグレードする際に</w:t>
      </w:r>
      <w:r w:rsidR="00AD2403">
        <w:rPr>
          <w:rFonts w:ascii="メイリオ" w:eastAsia="メイリオ" w:hAnsi="メイリオ" w:cs="メイリオ" w:hint="eastAsia"/>
          <w:sz w:val="18"/>
          <w:szCs w:val="18"/>
          <w:lang w:eastAsia="ja-JP"/>
        </w:rPr>
        <w:t>考えるべき大事なこと</w:t>
      </w:r>
      <w:r w:rsidR="005D36EF">
        <w:rPr>
          <w:rFonts w:ascii="メイリオ" w:eastAsia="メイリオ" w:hAnsi="メイリオ" w:cs="メイリオ" w:hint="eastAsia"/>
          <w:sz w:val="18"/>
          <w:szCs w:val="18"/>
          <w:lang w:eastAsia="ja-JP"/>
        </w:rPr>
        <w:t>の一つは、前のバージョンと同じライセンスが維持されていることを常に確認することです。オープンソース プロジェクトでは、メジャーリリースのタイミングでライセンスが変更されることがあります。セキュ</w:t>
      </w:r>
      <w:r w:rsidR="00F45C0E">
        <w:rPr>
          <w:rFonts w:ascii="メイリオ" w:eastAsia="メイリオ" w:hAnsi="メイリオ" w:cs="メイリオ" w:hint="eastAsia"/>
          <w:sz w:val="18"/>
          <w:szCs w:val="18"/>
          <w:lang w:eastAsia="ja-JP"/>
        </w:rPr>
        <w:t>リティ上の問題があるバージョンを使う状況を回避する</w:t>
      </w:r>
      <w:ins w:id="590" w:author="工内隆" w:date="2017-12-08T11:24:00Z">
        <w:r w:rsidR="00D801E8">
          <w:rPr>
            <w:rFonts w:ascii="メイリオ" w:eastAsia="メイリオ" w:hAnsi="メイリオ" w:cs="メイリオ" w:hint="eastAsia"/>
            <w:sz w:val="18"/>
            <w:szCs w:val="18"/>
            <w:lang w:eastAsia="ja-JP"/>
          </w:rPr>
          <w:t>ため</w:t>
        </w:r>
      </w:ins>
      <w:r w:rsidR="00F45C0E">
        <w:rPr>
          <w:rFonts w:ascii="メイリオ" w:eastAsia="メイリオ" w:hAnsi="メイリオ" w:cs="メイリオ" w:hint="eastAsia"/>
          <w:sz w:val="18"/>
          <w:szCs w:val="18"/>
          <w:lang w:eastAsia="ja-JP"/>
        </w:rPr>
        <w:t>に</w:t>
      </w:r>
      <w:ins w:id="591" w:author="工内隆" w:date="2017-12-08T11:24:00Z">
        <w:r w:rsidR="00D801E8">
          <w:rPr>
            <w:rFonts w:ascii="メイリオ" w:eastAsia="メイリオ" w:hAnsi="メイリオ" w:cs="メイリオ" w:hint="eastAsia"/>
            <w:sz w:val="18"/>
            <w:szCs w:val="18"/>
            <w:lang w:eastAsia="ja-JP"/>
          </w:rPr>
          <w:t>も</w:t>
        </w:r>
      </w:ins>
      <w:del w:id="592" w:author="工内隆" w:date="2017-12-08T11:24:00Z">
        <w:r w:rsidR="00F45C0E" w:rsidDel="00D801E8">
          <w:rPr>
            <w:rFonts w:ascii="メイリオ" w:eastAsia="メイリオ" w:hAnsi="メイリオ" w:cs="メイリオ" w:hint="eastAsia"/>
            <w:sz w:val="18"/>
            <w:szCs w:val="18"/>
            <w:lang w:eastAsia="ja-JP"/>
          </w:rPr>
          <w:delText>は</w:delText>
        </w:r>
      </w:del>
      <w:r w:rsidR="00F45C0E">
        <w:rPr>
          <w:rFonts w:ascii="メイリオ" w:eastAsia="メイリオ" w:hAnsi="メイリオ" w:cs="メイリオ" w:hint="eastAsia"/>
          <w:sz w:val="18"/>
          <w:szCs w:val="18"/>
          <w:lang w:eastAsia="ja-JP"/>
        </w:rPr>
        <w:t>、企業</w:t>
      </w:r>
      <w:ins w:id="593" w:author="工内隆" w:date="2017-12-08T11:24:00Z">
        <w:r w:rsidR="00D801E8">
          <w:rPr>
            <w:rFonts w:ascii="メイリオ" w:eastAsia="メイリオ" w:hAnsi="メイリオ" w:cs="メイリオ" w:hint="eastAsia"/>
            <w:sz w:val="18"/>
            <w:szCs w:val="18"/>
            <w:lang w:eastAsia="ja-JP"/>
          </w:rPr>
          <w:t>は</w:t>
        </w:r>
      </w:ins>
      <w:del w:id="594" w:author="工内隆" w:date="2017-12-08T11:25:00Z">
        <w:r w:rsidR="00F45C0E" w:rsidDel="00D801E8">
          <w:rPr>
            <w:rFonts w:ascii="メイリオ" w:eastAsia="メイリオ" w:hAnsi="メイリオ" w:cs="メイリオ" w:hint="eastAsia"/>
            <w:sz w:val="18"/>
            <w:szCs w:val="18"/>
            <w:lang w:eastAsia="ja-JP"/>
          </w:rPr>
          <w:delText>が</w:delText>
        </w:r>
      </w:del>
      <w:r w:rsidR="005D36EF">
        <w:rPr>
          <w:rFonts w:ascii="メイリオ" w:eastAsia="メイリオ" w:hAnsi="メイリオ" w:cs="メイリオ" w:hint="eastAsia"/>
          <w:sz w:val="18"/>
          <w:szCs w:val="18"/>
          <w:lang w:eastAsia="ja-JP"/>
        </w:rPr>
        <w:t xml:space="preserve">オープンソース </w:t>
      </w:r>
      <w:r w:rsidR="00F45C0E">
        <w:rPr>
          <w:rFonts w:ascii="メイリオ" w:eastAsia="メイリオ" w:hAnsi="メイリオ" w:cs="メイリオ" w:hint="eastAsia"/>
          <w:sz w:val="18"/>
          <w:szCs w:val="18"/>
          <w:lang w:eastAsia="ja-JP"/>
        </w:rPr>
        <w:t>プロジェクトのコミュニティに積極的に</w:t>
      </w:r>
      <w:ins w:id="595" w:author="工内隆" w:date="2017-12-08T11:25:00Z">
        <w:r w:rsidR="00D801E8">
          <w:rPr>
            <w:rFonts w:ascii="メイリオ" w:eastAsia="メイリオ" w:hAnsi="メイリオ" w:cs="メイリオ" w:hint="eastAsia"/>
            <w:sz w:val="18"/>
            <w:szCs w:val="18"/>
            <w:lang w:eastAsia="ja-JP"/>
          </w:rPr>
          <w:t>参加する</w:t>
        </w:r>
      </w:ins>
      <w:del w:id="596" w:author="工内隆" w:date="2017-12-08T11:25:00Z">
        <w:r w:rsidR="00F45C0E" w:rsidDel="00D801E8">
          <w:rPr>
            <w:rFonts w:ascii="メイリオ" w:eastAsia="メイリオ" w:hAnsi="メイリオ" w:cs="メイリオ" w:hint="eastAsia"/>
            <w:sz w:val="18"/>
            <w:szCs w:val="18"/>
            <w:lang w:eastAsia="ja-JP"/>
          </w:rPr>
          <w:delText>関わって</w:delText>
        </w:r>
        <w:r w:rsidR="005D36EF" w:rsidDel="00D801E8">
          <w:rPr>
            <w:rFonts w:ascii="メイリオ" w:eastAsia="メイリオ" w:hAnsi="メイリオ" w:cs="メイリオ" w:hint="eastAsia"/>
            <w:sz w:val="18"/>
            <w:szCs w:val="18"/>
            <w:lang w:eastAsia="ja-JP"/>
          </w:rPr>
          <w:delText>（</w:delText>
        </w:r>
        <w:r w:rsidR="00F45C0E" w:rsidDel="00D801E8">
          <w:rPr>
            <w:rFonts w:ascii="メイリオ" w:eastAsia="メイリオ" w:hAnsi="メイリオ" w:cs="メイリオ" w:hint="eastAsia"/>
            <w:sz w:val="18"/>
            <w:szCs w:val="18"/>
            <w:lang w:eastAsia="ja-JP"/>
          </w:rPr>
          <w:delText>エンゲージして</w:delText>
        </w:r>
        <w:r w:rsidR="005D36EF" w:rsidDel="00D801E8">
          <w:rPr>
            <w:rFonts w:ascii="メイリオ" w:eastAsia="メイリオ" w:hAnsi="メイリオ" w:cs="メイリオ" w:hint="eastAsia"/>
            <w:sz w:val="18"/>
            <w:szCs w:val="18"/>
            <w:lang w:eastAsia="ja-JP"/>
          </w:rPr>
          <w:delText>）</w:delText>
        </w:r>
        <w:r w:rsidR="00F45C0E" w:rsidDel="00D801E8">
          <w:rPr>
            <w:rFonts w:ascii="メイリオ" w:eastAsia="メイリオ" w:hAnsi="メイリオ" w:cs="メイリオ" w:hint="eastAsia"/>
            <w:sz w:val="18"/>
            <w:szCs w:val="18"/>
            <w:lang w:eastAsia="ja-JP"/>
          </w:rPr>
          <w:delText>いく</w:delText>
        </w:r>
      </w:del>
      <w:r w:rsidR="00F45C0E">
        <w:rPr>
          <w:rFonts w:ascii="メイリオ" w:eastAsia="メイリオ" w:hAnsi="メイリオ" w:cs="メイリオ" w:hint="eastAsia"/>
          <w:sz w:val="18"/>
          <w:szCs w:val="18"/>
          <w:lang w:eastAsia="ja-JP"/>
        </w:rPr>
        <w:t>ことが望まれます。使用しているオープンソース プロジェクト</w:t>
      </w:r>
      <w:ins w:id="597" w:author="工内隆" w:date="2017-12-08T11:25:00Z">
        <w:r w:rsidR="00D801E8">
          <w:rPr>
            <w:rFonts w:ascii="メイリオ" w:eastAsia="メイリオ" w:hAnsi="メイリオ" w:cs="メイリオ" w:hint="eastAsia"/>
            <w:sz w:val="18"/>
            <w:szCs w:val="18"/>
            <w:lang w:eastAsia="ja-JP"/>
          </w:rPr>
          <w:t>の</w:t>
        </w:r>
      </w:ins>
      <w:r w:rsidR="00F45C0E">
        <w:rPr>
          <w:rFonts w:ascii="メイリオ" w:eastAsia="メイリオ" w:hAnsi="メイリオ" w:cs="メイリオ" w:hint="eastAsia"/>
          <w:sz w:val="18"/>
          <w:szCs w:val="18"/>
          <w:lang w:eastAsia="ja-JP"/>
        </w:rPr>
        <w:t>すべて</w:t>
      </w:r>
      <w:ins w:id="598" w:author="工内隆" w:date="2017-12-08T11:26:00Z">
        <w:r w:rsidR="00D801E8">
          <w:rPr>
            <w:rFonts w:ascii="メイリオ" w:eastAsia="メイリオ" w:hAnsi="メイリオ" w:cs="メイリオ" w:hint="eastAsia"/>
            <w:sz w:val="18"/>
            <w:szCs w:val="18"/>
            <w:lang w:eastAsia="ja-JP"/>
          </w:rPr>
          <w:t>において</w:t>
        </w:r>
      </w:ins>
      <w:del w:id="599" w:author="工内隆" w:date="2017-12-08T11:26:00Z">
        <w:r w:rsidR="00F45C0E" w:rsidDel="00D801E8">
          <w:rPr>
            <w:rFonts w:ascii="メイリオ" w:eastAsia="メイリオ" w:hAnsi="メイリオ" w:cs="メイリオ" w:hint="eastAsia"/>
            <w:sz w:val="18"/>
            <w:szCs w:val="18"/>
            <w:lang w:eastAsia="ja-JP"/>
          </w:rPr>
          <w:delText>で</w:delText>
        </w:r>
      </w:del>
      <w:r w:rsidR="00F45C0E">
        <w:rPr>
          <w:rFonts w:ascii="メイリオ" w:eastAsia="メイリオ" w:hAnsi="メイリオ" w:cs="メイリオ" w:hint="eastAsia"/>
          <w:sz w:val="18"/>
          <w:szCs w:val="18"/>
          <w:lang w:eastAsia="ja-JP"/>
        </w:rPr>
        <w:t>アクティブに活動することは合理的、現実的ではないので、もっとも重要なコンポーネントを特定した上で一定レベルの優先度付けを行うことが必要となります。</w:t>
      </w:r>
      <w:ins w:id="600" w:author="工内隆" w:date="2017-12-08T11:26:00Z">
        <w:r w:rsidR="00D801E8">
          <w:rPr>
            <w:rFonts w:ascii="メイリオ" w:eastAsia="メイリオ" w:hAnsi="メイリオ" w:cs="メイリオ" w:hint="eastAsia"/>
            <w:sz w:val="18"/>
            <w:szCs w:val="18"/>
            <w:lang w:eastAsia="ja-JP"/>
          </w:rPr>
          <w:t>参加</w:t>
        </w:r>
      </w:ins>
      <w:del w:id="601" w:author="工内隆" w:date="2017-12-08T11:26:00Z">
        <w:r w:rsidR="00F45C0E" w:rsidDel="00D801E8">
          <w:rPr>
            <w:rFonts w:ascii="メイリオ" w:eastAsia="メイリオ" w:hAnsi="メイリオ" w:cs="メイリオ" w:hint="eastAsia"/>
            <w:sz w:val="18"/>
            <w:szCs w:val="18"/>
            <w:lang w:eastAsia="ja-JP"/>
          </w:rPr>
          <w:delText>エンゲージメント</w:delText>
        </w:r>
      </w:del>
      <w:r w:rsidR="00F45C0E">
        <w:rPr>
          <w:rFonts w:ascii="メイリオ" w:eastAsia="メイリオ" w:hAnsi="メイリオ" w:cs="メイリオ" w:hint="eastAsia"/>
          <w:sz w:val="18"/>
          <w:szCs w:val="18"/>
          <w:lang w:eastAsia="ja-JP"/>
        </w:rPr>
        <w:t>のレベル</w:t>
      </w:r>
      <w:r w:rsidR="00C73CA9">
        <w:rPr>
          <w:rFonts w:ascii="メイリオ" w:eastAsia="メイリオ" w:hAnsi="メイリオ" w:cs="メイリオ" w:hint="eastAsia"/>
          <w:sz w:val="18"/>
          <w:szCs w:val="18"/>
          <w:lang w:eastAsia="ja-JP"/>
        </w:rPr>
        <w:t>は多岐に亘り、</w:t>
      </w:r>
      <w:r w:rsidR="00F45C0E">
        <w:rPr>
          <w:rFonts w:ascii="メイリオ" w:eastAsia="メイリオ" w:hAnsi="メイリオ" w:cs="メイリオ" w:hint="eastAsia"/>
          <w:sz w:val="18"/>
          <w:szCs w:val="18"/>
          <w:lang w:eastAsia="ja-JP"/>
        </w:rPr>
        <w:t>メーリング リストへの登録、技術的議論への参加</w:t>
      </w:r>
      <w:r w:rsidR="00C73CA9">
        <w:rPr>
          <w:rFonts w:ascii="メイリオ" w:eastAsia="メイリオ" w:hAnsi="メイリオ" w:cs="メイリオ" w:hint="eastAsia"/>
          <w:sz w:val="18"/>
          <w:szCs w:val="18"/>
          <w:lang w:eastAsia="ja-JP"/>
        </w:rPr>
        <w:t>や</w:t>
      </w:r>
      <w:r w:rsidR="00F45C0E">
        <w:rPr>
          <w:rFonts w:ascii="メイリオ" w:eastAsia="メイリオ" w:hAnsi="メイリオ" w:cs="メイリオ" w:hint="eastAsia"/>
          <w:sz w:val="18"/>
          <w:szCs w:val="18"/>
          <w:lang w:eastAsia="ja-JP"/>
        </w:rPr>
        <w:t>、バグ修正や小さめの機能へのコントリビューション</w:t>
      </w:r>
      <w:r w:rsidR="007B0D22">
        <w:rPr>
          <w:rFonts w:ascii="メイリオ" w:eastAsia="メイリオ" w:hAnsi="メイリオ" w:cs="メイリオ" w:hint="eastAsia"/>
          <w:sz w:val="18"/>
          <w:szCs w:val="18"/>
          <w:lang w:eastAsia="ja-JP"/>
        </w:rPr>
        <w:t>、</w:t>
      </w:r>
      <w:r w:rsidR="00C73CA9">
        <w:rPr>
          <w:rFonts w:ascii="メイリオ" w:eastAsia="メイリオ" w:hAnsi="メイリオ" w:cs="メイリオ" w:hint="eastAsia"/>
          <w:sz w:val="18"/>
          <w:szCs w:val="18"/>
          <w:lang w:eastAsia="ja-JP"/>
        </w:rPr>
        <w:t>といったレベルから、さらには</w:t>
      </w:r>
      <w:ins w:id="602" w:author="工内隆" w:date="2017-12-08T11:27:00Z">
        <w:r w:rsidR="00D801E8">
          <w:rPr>
            <w:rFonts w:ascii="メイリオ" w:eastAsia="メイリオ" w:hAnsi="メイリオ" w:cs="メイリオ" w:hint="eastAsia"/>
            <w:sz w:val="18"/>
            <w:szCs w:val="18"/>
            <w:lang w:eastAsia="ja-JP"/>
          </w:rPr>
          <w:t>大規模な</w:t>
        </w:r>
      </w:ins>
      <w:del w:id="603" w:author="工内隆" w:date="2017-12-08T11:27:00Z">
        <w:r w:rsidR="00C73CA9" w:rsidDel="00D801E8">
          <w:rPr>
            <w:rFonts w:ascii="メイリオ" w:eastAsia="メイリオ" w:hAnsi="メイリオ" w:cs="メイリオ" w:hint="eastAsia"/>
            <w:sz w:val="18"/>
            <w:szCs w:val="18"/>
            <w:lang w:eastAsia="ja-JP"/>
          </w:rPr>
          <w:delText>主要となる</w:delText>
        </w:r>
      </w:del>
      <w:r w:rsidR="00C73CA9">
        <w:rPr>
          <w:rFonts w:ascii="メイリオ" w:eastAsia="メイリオ" w:hAnsi="メイリオ" w:cs="メイリオ" w:hint="eastAsia"/>
          <w:sz w:val="18"/>
          <w:szCs w:val="18"/>
          <w:lang w:eastAsia="ja-JP"/>
        </w:rPr>
        <w:t>コントリビューションまでさまざまです。少なく</w:t>
      </w:r>
      <w:r w:rsidR="00F20510">
        <w:rPr>
          <w:rFonts w:ascii="メイリオ" w:eastAsia="メイリオ" w:hAnsi="メイリオ" w:cs="メイリオ" w:hint="eastAsia"/>
          <w:sz w:val="18"/>
          <w:szCs w:val="18"/>
          <w:lang w:eastAsia="ja-JP"/>
        </w:rPr>
        <w:t>とも、特定のオープンソース プロジェクトに取り組んでいる企業内の開発者がメーリング リストを閲覧し、セキュリティの</w:t>
      </w:r>
      <w:ins w:id="604" w:author="工内隆" w:date="2017-12-08T11:28:00Z">
        <w:r w:rsidR="00D801E8">
          <w:rPr>
            <w:rFonts w:ascii="メイリオ" w:eastAsia="メイリオ" w:hAnsi="メイリオ" w:cs="メイリオ" w:hint="eastAsia"/>
            <w:sz w:val="18"/>
            <w:szCs w:val="18"/>
            <w:lang w:eastAsia="ja-JP"/>
          </w:rPr>
          <w:t>脆弱性</w:t>
        </w:r>
      </w:ins>
      <w:del w:id="605" w:author="工内隆" w:date="2017-12-08T11:28:00Z">
        <w:r w:rsidR="00F20510" w:rsidDel="00D801E8">
          <w:rPr>
            <w:rFonts w:ascii="メイリオ" w:eastAsia="メイリオ" w:hAnsi="メイリオ" w:cs="メイリオ" w:hint="eastAsia"/>
            <w:sz w:val="18"/>
            <w:szCs w:val="18"/>
            <w:lang w:eastAsia="ja-JP"/>
          </w:rPr>
          <w:delText>問題</w:delText>
        </w:r>
      </w:del>
      <w:r w:rsidR="00F20510">
        <w:rPr>
          <w:rFonts w:ascii="メイリオ" w:eastAsia="メイリオ" w:hAnsi="メイリオ" w:cs="メイリオ" w:hint="eastAsia"/>
          <w:sz w:val="18"/>
          <w:szCs w:val="18"/>
          <w:lang w:eastAsia="ja-JP"/>
        </w:rPr>
        <w:t>や修正の</w:t>
      </w:r>
      <w:ins w:id="606" w:author="工内隆" w:date="2017-12-08T11:28:00Z">
        <w:r w:rsidR="00D801E8">
          <w:rPr>
            <w:rFonts w:ascii="メイリオ" w:eastAsia="メイリオ" w:hAnsi="メイリオ" w:cs="メイリオ" w:hint="eastAsia"/>
            <w:sz w:val="18"/>
            <w:szCs w:val="18"/>
            <w:lang w:eastAsia="ja-JP"/>
          </w:rPr>
          <w:t>発行</w:t>
        </w:r>
      </w:ins>
      <w:del w:id="607" w:author="工内隆" w:date="2017-12-08T11:28:00Z">
        <w:r w:rsidR="00F20510" w:rsidDel="00D801E8">
          <w:rPr>
            <w:rFonts w:ascii="メイリオ" w:eastAsia="メイリオ" w:hAnsi="メイリオ" w:cs="メイリオ" w:hint="eastAsia"/>
            <w:sz w:val="18"/>
            <w:szCs w:val="18"/>
            <w:lang w:eastAsia="ja-JP"/>
          </w:rPr>
          <w:delText>公開</w:delText>
        </w:r>
      </w:del>
      <w:ins w:id="608" w:author="工内隆" w:date="2017-12-08T11:28:00Z">
        <w:r w:rsidR="00D801E8">
          <w:rPr>
            <w:rFonts w:ascii="メイリオ" w:eastAsia="メイリオ" w:hAnsi="メイリオ" w:cs="メイリオ" w:hint="eastAsia"/>
            <w:sz w:val="18"/>
            <w:szCs w:val="18"/>
            <w:lang w:eastAsia="ja-JP"/>
          </w:rPr>
          <w:t>に関連した</w:t>
        </w:r>
      </w:ins>
      <w:del w:id="609" w:author="工内隆" w:date="2017-12-08T11:28:00Z">
        <w:r w:rsidR="00F20510" w:rsidDel="00D801E8">
          <w:rPr>
            <w:rFonts w:ascii="メイリオ" w:eastAsia="メイリオ" w:hAnsi="メイリオ" w:cs="メイリオ" w:hint="eastAsia"/>
            <w:sz w:val="18"/>
            <w:szCs w:val="18"/>
            <w:lang w:eastAsia="ja-JP"/>
          </w:rPr>
          <w:delText>の</w:delText>
        </w:r>
      </w:del>
      <w:r w:rsidR="00F20510">
        <w:rPr>
          <w:rFonts w:ascii="メイリオ" w:eastAsia="メイリオ" w:hAnsi="メイリオ" w:cs="メイリオ" w:hint="eastAsia"/>
          <w:sz w:val="18"/>
          <w:szCs w:val="18"/>
          <w:lang w:eastAsia="ja-JP"/>
        </w:rPr>
        <w:t>レポートに目を配っておくことは非常に有益なものとなります。</w:t>
      </w:r>
    </w:p>
    <w:p w14:paraId="0A364437" w14:textId="3D9040D9" w:rsidR="00597D3F" w:rsidRPr="002C4D0C" w:rsidRDefault="00D101D2" w:rsidP="00B567B1">
      <w:pPr>
        <w:pStyle w:val="HeadingIbrahim2"/>
      </w:pPr>
      <w:bookmarkStart w:id="610" w:name="_Toc492046629"/>
      <w:r w:rsidRPr="002C4D0C">
        <w:t>9.</w:t>
      </w:r>
      <w:r w:rsidR="00444017" w:rsidRPr="002C4D0C">
        <w:t xml:space="preserve">4 </w:t>
      </w:r>
      <w:r w:rsidR="00656CC4">
        <w:rPr>
          <w:rFonts w:hint="eastAsia"/>
          <w:lang w:eastAsia="ja-JP"/>
        </w:rPr>
        <w:t>コンプライアンスの取り組みを測る</w:t>
      </w:r>
      <w:r w:rsidR="002E13DF">
        <w:rPr>
          <w:rFonts w:hint="eastAsia"/>
          <w:lang w:eastAsia="ja-JP"/>
        </w:rPr>
        <w:t>（</w:t>
      </w:r>
      <w:r w:rsidR="004C6B67" w:rsidRPr="002C4D0C">
        <w:t>Measure up your compliance efforts</w:t>
      </w:r>
      <w:bookmarkEnd w:id="610"/>
      <w:r w:rsidR="00444017" w:rsidRPr="002C4D0C">
        <w:t xml:space="preserve"> </w:t>
      </w:r>
      <w:r w:rsidR="002E13DF">
        <w:rPr>
          <w:rFonts w:hint="eastAsia"/>
          <w:lang w:eastAsia="ja-JP"/>
        </w:rPr>
        <w:t>）</w:t>
      </w:r>
    </w:p>
    <w:p w14:paraId="5D131966" w14:textId="6023A079" w:rsidR="00597D3F" w:rsidRDefault="004C6B67" w:rsidP="00B567B1">
      <w:pPr>
        <w:pStyle w:val="bodyIbrahim1"/>
        <w:rPr>
          <w:rFonts w:eastAsia="ＭＳ Ｐゴシック"/>
          <w:lang w:eastAsia="ja-JP"/>
        </w:rPr>
      </w:pPr>
      <w:r w:rsidRPr="002C4D0C">
        <w:t>The easiest and most effective first step for organizations of all sizes is to engage with the OpenChain Project and to obtain “</w:t>
      </w:r>
      <w:hyperlink r:id="rId25">
        <w:r w:rsidRPr="002C4D0C">
          <w:rPr>
            <w:rStyle w:val="InternetLink"/>
          </w:rPr>
          <w:t>OpenChain Conformant</w:t>
        </w:r>
      </w:hyperlink>
      <w:r w:rsidRPr="002C4D0C">
        <w:t xml:space="preserve">” status. This is done by filling out a series of questions either </w:t>
      </w:r>
      <w:hyperlink r:id="rId26">
        <w:r w:rsidRPr="002C4D0C">
          <w:rPr>
            <w:rStyle w:val="InternetLink"/>
          </w:rPr>
          <w:t>online</w:t>
        </w:r>
      </w:hyperlink>
      <w:r w:rsidRPr="002C4D0C">
        <w:t xml:space="preserve"> or </w:t>
      </w:r>
      <w:hyperlink r:id="rId27">
        <w:r w:rsidRPr="002C4D0C">
          <w:rPr>
            <w:rStyle w:val="InternetLink"/>
          </w:rPr>
          <w:t>manually</w:t>
        </w:r>
      </w:hyperlink>
      <w:r w:rsidRPr="002C4D0C">
        <w:t>. The questions used for OpenChain Conformance help to confirm that an organization has created processes or policies for open source software compliance. OpenChain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OpenChain Conformance shows that open source compliance processes or policies exist</w:t>
      </w:r>
      <w:r w:rsidR="00332D6C" w:rsidRPr="002C4D0C">
        <w:t>,</w:t>
      </w:r>
      <w:r w:rsidRPr="002C4D0C">
        <w:t xml:space="preserve"> and that further details can be shared when requested by a supplier or customer. OpenChain is designed to build trust between organizations across the global supply chain.</w:t>
      </w:r>
    </w:p>
    <w:p w14:paraId="1284EA56" w14:textId="3D0D2EF4" w:rsidR="00E908ED" w:rsidRPr="00E908ED" w:rsidRDefault="002E13DF" w:rsidP="002E13DF">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組織の規模によらず、もっとも簡単でかつ効果的な最初のステップはOpenChainプロジェクトに</w:t>
      </w:r>
      <w:ins w:id="611" w:author="工内隆" w:date="2017-12-08T11:31:00Z">
        <w:r w:rsidR="008C555A">
          <w:rPr>
            <w:rFonts w:ascii="メイリオ" w:eastAsia="メイリオ" w:hAnsi="メイリオ" w:cs="メイリオ" w:hint="eastAsia"/>
            <w:sz w:val="18"/>
            <w:szCs w:val="18"/>
            <w:lang w:eastAsia="ja-JP"/>
          </w:rPr>
          <w:t>参加</w:t>
        </w:r>
      </w:ins>
      <w:ins w:id="612" w:author="工内隆" w:date="2017-12-08T11:32:00Z">
        <w:r w:rsidR="008C555A">
          <w:rPr>
            <w:rFonts w:ascii="メイリオ" w:eastAsia="メイリオ" w:hAnsi="メイリオ" w:cs="メイリオ" w:hint="eastAsia"/>
            <w:sz w:val="18"/>
            <w:szCs w:val="18"/>
            <w:lang w:eastAsia="ja-JP"/>
          </w:rPr>
          <w:t>し</w:t>
        </w:r>
      </w:ins>
      <w:del w:id="613" w:author="工内隆" w:date="2017-12-08T11:32:00Z">
        <w:r w:rsidDel="008C555A">
          <w:rPr>
            <w:rFonts w:ascii="メイリオ" w:eastAsia="メイリオ" w:hAnsi="メイリオ" w:cs="メイリオ" w:hint="eastAsia"/>
            <w:sz w:val="18"/>
            <w:szCs w:val="18"/>
            <w:lang w:eastAsia="ja-JP"/>
          </w:rPr>
          <w:delText>関わり</w:delText>
        </w:r>
      </w:del>
      <w:r>
        <w:rPr>
          <w:rFonts w:ascii="メイリオ" w:eastAsia="メイリオ" w:hAnsi="メイリオ" w:cs="メイリオ" w:hint="eastAsia"/>
          <w:sz w:val="18"/>
          <w:szCs w:val="18"/>
          <w:lang w:eastAsia="ja-JP"/>
        </w:rPr>
        <w:t>、「</w:t>
      </w:r>
      <w:hyperlink r:id="rId28" w:history="1">
        <w:r w:rsidRPr="002E13DF">
          <w:rPr>
            <w:rStyle w:val="affd"/>
            <w:rFonts w:ascii="メイリオ" w:eastAsia="メイリオ" w:hAnsi="メイリオ" w:cs="メイリオ" w:hint="eastAsia"/>
            <w:sz w:val="18"/>
            <w:szCs w:val="18"/>
            <w:lang w:eastAsia="ja-JP"/>
          </w:rPr>
          <w:t>OpenChain適合</w:t>
        </w:r>
      </w:hyperlink>
      <w:r w:rsidR="007B0D22">
        <w:rPr>
          <w:rFonts w:ascii="メイリオ" w:eastAsia="メイリオ" w:hAnsi="メイリオ" w:cs="メイリオ" w:hint="eastAsia"/>
          <w:sz w:val="18"/>
          <w:szCs w:val="18"/>
          <w:lang w:eastAsia="ja-JP"/>
        </w:rPr>
        <w:t>（OpenChain Conformant）」</w:t>
      </w:r>
      <w:r>
        <w:rPr>
          <w:rFonts w:ascii="メイリオ" w:eastAsia="メイリオ" w:hAnsi="メイリオ" w:cs="メイリオ" w:hint="eastAsia"/>
          <w:sz w:val="18"/>
          <w:szCs w:val="18"/>
          <w:lang w:eastAsia="ja-JP"/>
        </w:rPr>
        <w:t>のステータスを得ることです。</w:t>
      </w:r>
      <w:hyperlink r:id="rId29" w:history="1">
        <w:r w:rsidRPr="002E13DF">
          <w:rPr>
            <w:rStyle w:val="affd"/>
            <w:rFonts w:ascii="メイリオ" w:eastAsia="メイリオ" w:hAnsi="メイリオ" w:cs="メイリオ" w:hint="eastAsia"/>
            <w:sz w:val="18"/>
            <w:szCs w:val="18"/>
            <w:lang w:eastAsia="ja-JP"/>
          </w:rPr>
          <w:t>オンライン</w:t>
        </w:r>
      </w:hyperlink>
      <w:r>
        <w:rPr>
          <w:rFonts w:ascii="メイリオ" w:eastAsia="メイリオ" w:hAnsi="メイリオ" w:cs="メイリオ" w:hint="eastAsia"/>
          <w:sz w:val="18"/>
          <w:szCs w:val="18"/>
          <w:lang w:eastAsia="ja-JP"/>
        </w:rPr>
        <w:t>もしくは</w:t>
      </w:r>
      <w:hyperlink r:id="rId30" w:history="1">
        <w:r w:rsidRPr="002E13DF">
          <w:rPr>
            <w:rStyle w:val="affd"/>
            <w:rFonts w:ascii="メイリオ" w:eastAsia="メイリオ" w:hAnsi="メイリオ" w:cs="メイリオ" w:hint="eastAsia"/>
            <w:sz w:val="18"/>
            <w:szCs w:val="18"/>
            <w:lang w:eastAsia="ja-JP"/>
          </w:rPr>
          <w:t>机上で</w:t>
        </w:r>
      </w:hyperlink>
      <w:r>
        <w:rPr>
          <w:rFonts w:ascii="メイリオ" w:eastAsia="メイリオ" w:hAnsi="メイリオ" w:cs="メイリオ" w:hint="eastAsia"/>
          <w:sz w:val="18"/>
          <w:szCs w:val="18"/>
          <w:lang w:eastAsia="ja-JP"/>
        </w:rPr>
        <w:t>一連の質問を埋めることでこの作業は</w:t>
      </w:r>
      <w:r w:rsidR="007B0D22">
        <w:rPr>
          <w:rFonts w:ascii="メイリオ" w:eastAsia="メイリオ" w:hAnsi="メイリオ" w:cs="メイリオ" w:hint="eastAsia"/>
          <w:sz w:val="18"/>
          <w:szCs w:val="18"/>
          <w:lang w:eastAsia="ja-JP"/>
        </w:rPr>
        <w:t>実施</w:t>
      </w:r>
      <w:r>
        <w:rPr>
          <w:rFonts w:ascii="メイリオ" w:eastAsia="メイリオ" w:hAnsi="メイリオ" w:cs="メイリオ" w:hint="eastAsia"/>
          <w:sz w:val="18"/>
          <w:szCs w:val="18"/>
          <w:lang w:eastAsia="ja-JP"/>
        </w:rPr>
        <w:t>できます。OpenChain</w:t>
      </w:r>
      <w:r w:rsidR="007B0D22">
        <w:rPr>
          <w:rFonts w:ascii="メイリオ" w:eastAsia="メイリオ" w:hAnsi="メイリオ" w:cs="メイリオ" w:hint="eastAsia"/>
          <w:sz w:val="18"/>
          <w:szCs w:val="18"/>
          <w:lang w:eastAsia="ja-JP"/>
        </w:rPr>
        <w:t>適合に使われる</w:t>
      </w:r>
      <w:r>
        <w:rPr>
          <w:rFonts w:ascii="メイリオ" w:eastAsia="メイリオ" w:hAnsi="メイリオ" w:cs="メイリオ" w:hint="eastAsia"/>
          <w:sz w:val="18"/>
          <w:szCs w:val="18"/>
          <w:lang w:eastAsia="ja-JP"/>
        </w:rPr>
        <w:t>質問</w:t>
      </w:r>
      <w:ins w:id="614" w:author="工内隆" w:date="2017-12-08T11:32:00Z">
        <w:r w:rsidR="008C555A">
          <w:rPr>
            <w:rFonts w:ascii="メイリオ" w:eastAsia="メイリオ" w:hAnsi="メイリオ" w:cs="メイリオ" w:hint="eastAsia"/>
            <w:sz w:val="18"/>
            <w:szCs w:val="18"/>
            <w:lang w:eastAsia="ja-JP"/>
          </w:rPr>
          <w:t>は</w:t>
        </w:r>
      </w:ins>
      <w:del w:id="615" w:author="工内隆" w:date="2017-12-08T11:32:00Z">
        <w:r w:rsidR="00E908ED" w:rsidDel="008C555A">
          <w:rPr>
            <w:rFonts w:ascii="メイリオ" w:eastAsia="メイリオ" w:hAnsi="メイリオ" w:cs="メイリオ" w:hint="eastAsia"/>
            <w:sz w:val="18"/>
            <w:szCs w:val="18"/>
            <w:lang w:eastAsia="ja-JP"/>
          </w:rPr>
          <w:delText>が</w:delText>
        </w:r>
      </w:del>
      <w:r w:rsidR="00E908ED">
        <w:rPr>
          <w:rFonts w:ascii="メイリオ" w:eastAsia="メイリオ" w:hAnsi="メイリオ" w:cs="メイリオ" w:hint="eastAsia"/>
          <w:sz w:val="18"/>
          <w:szCs w:val="18"/>
          <w:lang w:eastAsia="ja-JP"/>
        </w:rPr>
        <w:t>、組織の</w:t>
      </w:r>
      <w:del w:id="616" w:author="工内隆" w:date="2017-12-08T11:32:00Z">
        <w:r w:rsidR="00E908ED" w:rsidDel="008C555A">
          <w:rPr>
            <w:rFonts w:ascii="メイリオ" w:eastAsia="メイリオ" w:hAnsi="メイリオ" w:cs="メイリオ" w:hint="eastAsia"/>
            <w:sz w:val="18"/>
            <w:szCs w:val="18"/>
            <w:lang w:eastAsia="ja-JP"/>
          </w:rPr>
          <w:delText>作った</w:delText>
        </w:r>
      </w:del>
      <w:r w:rsidR="00E908ED">
        <w:rPr>
          <w:rFonts w:ascii="メイリオ" w:eastAsia="メイリオ" w:hAnsi="メイリオ" w:cs="メイリオ" w:hint="eastAsia"/>
          <w:sz w:val="18"/>
          <w:szCs w:val="18"/>
          <w:lang w:eastAsia="ja-JP"/>
        </w:rPr>
        <w:t>オープンソース ソフトウェア</w:t>
      </w:r>
      <w:ins w:id="617" w:author="工内隆" w:date="2017-12-08T11:32:00Z">
        <w:r w:rsidR="008C555A">
          <w:rPr>
            <w:rFonts w:ascii="メイリオ" w:eastAsia="メイリオ" w:hAnsi="メイリオ" w:cs="メイリオ" w:hint="eastAsia"/>
            <w:sz w:val="18"/>
            <w:szCs w:val="18"/>
            <w:lang w:eastAsia="ja-JP"/>
          </w:rPr>
          <w:t xml:space="preserve"> </w:t>
        </w:r>
      </w:ins>
      <w:del w:id="618" w:author="工内隆" w:date="2017-12-08T11:32:00Z">
        <w:r w:rsidR="00E908ED" w:rsidDel="008C555A">
          <w:rPr>
            <w:rFonts w:ascii="メイリオ" w:eastAsia="メイリオ" w:hAnsi="メイリオ" w:cs="メイリオ" w:hint="eastAsia"/>
            <w:sz w:val="18"/>
            <w:szCs w:val="18"/>
            <w:lang w:eastAsia="ja-JP"/>
          </w:rPr>
          <w:delText>の</w:delText>
        </w:r>
      </w:del>
      <w:r w:rsidR="00E908ED">
        <w:rPr>
          <w:rFonts w:ascii="メイリオ" w:eastAsia="メイリオ" w:hAnsi="メイリオ" w:cs="メイリオ" w:hint="eastAsia"/>
          <w:sz w:val="18"/>
          <w:szCs w:val="18"/>
          <w:lang w:eastAsia="ja-JP"/>
        </w:rPr>
        <w:t>コンプライアンスに対するプロ</w:t>
      </w:r>
      <w:r w:rsidR="007B0D22">
        <w:rPr>
          <w:rFonts w:ascii="メイリオ" w:eastAsia="メイリオ" w:hAnsi="メイリオ" w:cs="メイリオ" w:hint="eastAsia"/>
          <w:sz w:val="18"/>
          <w:szCs w:val="18"/>
          <w:lang w:eastAsia="ja-JP"/>
        </w:rPr>
        <w:t>セスやポリシーをチェックする助けにも</w:t>
      </w:r>
      <w:r w:rsidR="00E908ED">
        <w:rPr>
          <w:rFonts w:ascii="メイリオ" w:eastAsia="メイリオ" w:hAnsi="メイリオ" w:cs="メイリオ" w:hint="eastAsia"/>
          <w:sz w:val="18"/>
          <w:szCs w:val="18"/>
          <w:lang w:eastAsia="ja-JP"/>
        </w:rPr>
        <w:t>なります。OpenChainはISO9001に似た産業</w:t>
      </w:r>
      <w:del w:id="619" w:author="工内隆" w:date="2017-12-08T11:33:00Z">
        <w:r w:rsidR="00E908ED" w:rsidDel="008C555A">
          <w:rPr>
            <w:rFonts w:ascii="メイリオ" w:eastAsia="メイリオ" w:hAnsi="メイリオ" w:cs="メイリオ" w:hint="eastAsia"/>
            <w:sz w:val="18"/>
            <w:szCs w:val="18"/>
            <w:lang w:eastAsia="ja-JP"/>
          </w:rPr>
          <w:delText>の</w:delText>
        </w:r>
      </w:del>
      <w:r w:rsidR="00E908ED">
        <w:rPr>
          <w:rFonts w:ascii="メイリオ" w:eastAsia="メイリオ" w:hAnsi="メイリオ" w:cs="メイリオ" w:hint="eastAsia"/>
          <w:sz w:val="18"/>
          <w:szCs w:val="18"/>
          <w:lang w:eastAsia="ja-JP"/>
        </w:rPr>
        <w:t>標準であり、</w:t>
      </w:r>
      <w:ins w:id="620" w:author="工内隆" w:date="2017-12-08T11:34:00Z">
        <w:r w:rsidR="008C555A">
          <w:rPr>
            <w:rFonts w:ascii="メイリオ" w:eastAsia="メイリオ" w:hAnsi="メイリオ" w:cs="メイリオ" w:hint="eastAsia"/>
            <w:sz w:val="18"/>
            <w:szCs w:val="18"/>
            <w:lang w:eastAsia="ja-JP"/>
          </w:rPr>
          <w:t>全体像を描くことに焦点を当てています</w:t>
        </w:r>
      </w:ins>
      <w:ins w:id="621" w:author="工内隆" w:date="2017-12-08T11:35:00Z">
        <w:r w:rsidR="008C555A">
          <w:rPr>
            <w:rFonts w:ascii="メイリオ" w:eastAsia="メイリオ" w:hAnsi="メイリオ" w:cs="メイリオ" w:hint="eastAsia"/>
            <w:sz w:val="18"/>
            <w:szCs w:val="18"/>
            <w:lang w:eastAsia="ja-JP"/>
          </w:rPr>
          <w:t>が、</w:t>
        </w:r>
      </w:ins>
      <w:ins w:id="622" w:author="工内隆" w:date="2017-12-08T11:37:00Z">
        <w:r w:rsidR="008C555A">
          <w:rPr>
            <w:rFonts w:ascii="メイリオ" w:eastAsia="メイリオ" w:hAnsi="メイリオ" w:cs="メイリオ" w:hint="eastAsia"/>
            <w:sz w:val="18"/>
            <w:szCs w:val="18"/>
            <w:lang w:eastAsia="ja-JP"/>
          </w:rPr>
          <w:t>個々の組織</w:t>
        </w:r>
      </w:ins>
      <w:ins w:id="623" w:author="工内隆" w:date="2017-12-08T11:38:00Z">
        <w:r w:rsidR="008C555A">
          <w:rPr>
            <w:rFonts w:ascii="メイリオ" w:eastAsia="メイリオ" w:hAnsi="メイリオ" w:cs="メイリオ" w:hint="eastAsia"/>
            <w:sz w:val="18"/>
            <w:szCs w:val="18"/>
            <w:lang w:eastAsia="ja-JP"/>
          </w:rPr>
          <w:t>にまでいたる</w:t>
        </w:r>
      </w:ins>
      <w:r w:rsidR="00E908ED">
        <w:rPr>
          <w:rFonts w:ascii="メイリオ" w:eastAsia="メイリオ" w:hAnsi="メイリオ" w:cs="メイリオ" w:hint="eastAsia"/>
          <w:sz w:val="18"/>
          <w:szCs w:val="18"/>
          <w:lang w:eastAsia="ja-JP"/>
        </w:rPr>
        <w:t>適切なプロセス、ポリシー</w:t>
      </w:r>
      <w:del w:id="624" w:author="工内隆" w:date="2017-12-08T11:38:00Z">
        <w:r w:rsidR="00E908ED" w:rsidDel="008C555A">
          <w:rPr>
            <w:rFonts w:ascii="メイリオ" w:eastAsia="メイリオ" w:hAnsi="メイリオ" w:cs="メイリオ" w:hint="eastAsia"/>
            <w:sz w:val="18"/>
            <w:szCs w:val="18"/>
            <w:lang w:eastAsia="ja-JP"/>
          </w:rPr>
          <w:delText>が</w:delText>
        </w:r>
      </w:del>
      <w:ins w:id="625" w:author="工内隆" w:date="2017-12-08T11:38:00Z">
        <w:r w:rsidR="008C555A">
          <w:rPr>
            <w:rFonts w:ascii="メイリオ" w:eastAsia="メイリオ" w:hAnsi="メイリオ" w:cs="メイリオ" w:hint="eastAsia"/>
            <w:sz w:val="18"/>
            <w:szCs w:val="18"/>
            <w:lang w:eastAsia="ja-JP"/>
          </w:rPr>
          <w:t>の</w:t>
        </w:r>
      </w:ins>
      <w:del w:id="626" w:author="工内隆" w:date="2017-12-08T11:38:00Z">
        <w:r w:rsidR="00E908ED" w:rsidDel="008C555A">
          <w:rPr>
            <w:rFonts w:ascii="メイリオ" w:eastAsia="メイリオ" w:hAnsi="メイリオ" w:cs="メイリオ" w:hint="eastAsia"/>
            <w:sz w:val="18"/>
            <w:szCs w:val="18"/>
            <w:lang w:eastAsia="ja-JP"/>
          </w:rPr>
          <w:delText>個々の組織までに</w:delText>
        </w:r>
      </w:del>
      <w:r w:rsidR="00E908ED">
        <w:rPr>
          <w:rFonts w:ascii="メイリオ" w:eastAsia="メイリオ" w:hAnsi="メイリオ" w:cs="メイリオ" w:hint="eastAsia"/>
          <w:sz w:val="18"/>
          <w:szCs w:val="18"/>
          <w:lang w:eastAsia="ja-JP"/>
        </w:rPr>
        <w:t>実装</w:t>
      </w:r>
      <w:ins w:id="627" w:author="工内隆" w:date="2017-12-08T11:38:00Z">
        <w:r w:rsidR="008C555A">
          <w:rPr>
            <w:rFonts w:ascii="メイリオ" w:eastAsia="メイリオ" w:hAnsi="メイリオ" w:cs="メイリオ" w:hint="eastAsia"/>
            <w:sz w:val="18"/>
            <w:szCs w:val="18"/>
            <w:lang w:eastAsia="ja-JP"/>
          </w:rPr>
          <w:t>も伴っています</w:t>
        </w:r>
      </w:ins>
      <w:del w:id="628" w:author="工内隆" w:date="2017-12-08T11:38:00Z">
        <w:r w:rsidR="00E908ED" w:rsidDel="008C555A">
          <w:rPr>
            <w:rFonts w:ascii="メイリオ" w:eastAsia="メイリオ" w:hAnsi="メイリオ" w:cs="メイリオ" w:hint="eastAsia"/>
            <w:sz w:val="18"/>
            <w:szCs w:val="18"/>
            <w:lang w:eastAsia="ja-JP"/>
          </w:rPr>
          <w:delText>されている</w:delText>
        </w:r>
      </w:del>
      <w:del w:id="629" w:author="工内隆" w:date="2017-12-08T11:34:00Z">
        <w:r w:rsidR="00E908ED" w:rsidDel="008C555A">
          <w:rPr>
            <w:rFonts w:ascii="メイリオ" w:eastAsia="メイリオ" w:hAnsi="メイリオ" w:cs="メイリオ" w:hint="eastAsia"/>
            <w:sz w:val="18"/>
            <w:szCs w:val="18"/>
            <w:lang w:eastAsia="ja-JP"/>
          </w:rPr>
          <w:delText>全体像を描くことに焦点を当てています</w:delText>
        </w:r>
      </w:del>
      <w:r w:rsidR="00E908ED">
        <w:rPr>
          <w:rFonts w:ascii="メイリオ" w:eastAsia="メイリオ" w:hAnsi="メイリオ" w:cs="メイリオ" w:hint="eastAsia"/>
          <w:sz w:val="18"/>
          <w:szCs w:val="18"/>
          <w:lang w:eastAsia="ja-JP"/>
        </w:rPr>
        <w:t>。OpenChain適合していることは、オープンソース コンプライアンスのプロセスやポリシーが存在していることを示すものであり、サプライヤや顧客の求めに応じて、詳細情報も提供できることも意味します。OpenChainは、グローバルなサプライチェーンをまたがる組織間の信頼を築き上げるために設計されているのです。</w:t>
      </w:r>
    </w:p>
    <w:p w14:paraId="40C256C4" w14:textId="618BB9A3" w:rsidR="00597D3F" w:rsidRDefault="004C6B67" w:rsidP="00B567B1">
      <w:pPr>
        <w:pStyle w:val="bodyIbrahim1"/>
        <w:rPr>
          <w:rFonts w:eastAsia="ＭＳ Ｐゴシック"/>
          <w:lang w:eastAsia="ja-JP"/>
        </w:rPr>
      </w:pPr>
      <w:r w:rsidRPr="002C4D0C">
        <w:rPr>
          <w:lang w:eastAsia="ja-JP"/>
        </w:rPr>
        <w:lastRenderedPageBreak/>
        <w:t>The Linux Foundation</w:t>
      </w:r>
      <w:r w:rsidR="008B7386" w:rsidRPr="002C4D0C">
        <w:rPr>
          <w:lang w:eastAsia="ja-JP"/>
        </w:rPr>
        <w:t>’s</w:t>
      </w:r>
      <w:r w:rsidRPr="002C4D0C">
        <w:rPr>
          <w:lang w:eastAsia="ja-JP"/>
        </w:rPr>
        <w:t xml:space="preserve"> </w:t>
      </w:r>
      <w:r w:rsidRPr="002C4D0C">
        <w:rPr>
          <w:color w:val="1155CD"/>
          <w:lang w:eastAsia="ja-JP"/>
        </w:rPr>
        <w:t xml:space="preserve">Self-Assessment Checklist </w:t>
      </w:r>
      <w:commentRangeStart w:id="630"/>
      <w:r w:rsidRPr="002C4D0C">
        <w:rPr>
          <w:lang w:eastAsia="ja-JP"/>
        </w:rPr>
        <w:t xml:space="preserve">is </w:t>
      </w:r>
      <w:commentRangeEnd w:id="630"/>
      <w:r w:rsidR="00E908ED">
        <w:rPr>
          <w:rStyle w:val="af5"/>
          <w:rFonts w:asciiTheme="minorHAnsi" w:eastAsia="ＭＳ 明朝" w:hAnsiTheme="minorHAnsi"/>
          <w:color w:val="7F7F7F" w:themeColor="text1" w:themeTint="80"/>
          <w:lang w:eastAsia="ja-JP"/>
        </w:rPr>
        <w:commentReference w:id="630"/>
      </w:r>
      <w:r w:rsidRPr="002C4D0C">
        <w:rPr>
          <w:lang w:eastAsia="ja-JP"/>
        </w:rPr>
        <w:t>an extensive checklist of compliance best practices</w:t>
      </w:r>
      <w:r w:rsidR="00332D6C" w:rsidRPr="002C4D0C">
        <w:rPr>
          <w:lang w:eastAsia="ja-JP"/>
        </w:rPr>
        <w:t>,</w:t>
      </w:r>
      <w:r w:rsidRPr="002C4D0C">
        <w:rPr>
          <w:lang w:eastAsia="ja-JP"/>
        </w:rPr>
        <w:t xml:space="preserve"> in addition to elements that must be available in an open source compliance program to ensure its success. </w:t>
      </w:r>
      <w:r w:rsidRPr="002C4D0C">
        <w:t>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3E98ADC6" w14:textId="11A7CB73" w:rsidR="000254BF" w:rsidRPr="00E908ED" w:rsidRDefault="00E908ED" w:rsidP="00E908E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The Linux Foundationの</w:t>
      </w:r>
      <w:r w:rsidR="000254BF">
        <w:rPr>
          <w:rFonts w:ascii="メイリオ" w:eastAsia="メイリオ" w:hAnsi="メイリオ" w:cs="メイリオ" w:hint="eastAsia"/>
          <w:sz w:val="18"/>
          <w:szCs w:val="18"/>
          <w:lang w:eastAsia="ja-JP"/>
        </w:rPr>
        <w:t>「</w:t>
      </w:r>
      <w:hyperlink r:id="rId31" w:history="1">
        <w:r w:rsidRPr="000254BF">
          <w:rPr>
            <w:rStyle w:val="affd"/>
            <w:rFonts w:ascii="メイリオ" w:eastAsia="メイリオ" w:hAnsi="メイリオ" w:cs="メイリオ" w:hint="eastAsia"/>
            <w:sz w:val="18"/>
            <w:szCs w:val="18"/>
            <w:lang w:eastAsia="ja-JP"/>
          </w:rPr>
          <w:t>自己査定用チェックリスト</w:t>
        </w:r>
        <w:r w:rsidR="000254BF" w:rsidRPr="000254BF">
          <w:rPr>
            <w:rStyle w:val="affd"/>
            <w:rFonts w:ascii="メイリオ" w:eastAsia="メイリオ" w:hAnsi="メイリオ" w:cs="メイリオ" w:hint="eastAsia"/>
            <w:sz w:val="18"/>
            <w:szCs w:val="18"/>
            <w:lang w:eastAsia="ja-JP"/>
          </w:rPr>
          <w:t>（Self-Assessment Checklist</w:t>
        </w:r>
        <w:r w:rsidR="000254BF" w:rsidRPr="000254BF">
          <w:rPr>
            <w:rStyle w:val="affd"/>
            <w:rFonts w:ascii="メイリオ" w:eastAsia="メイリオ" w:hAnsi="メイリオ" w:cs="メイリオ"/>
            <w:sz w:val="18"/>
            <w:szCs w:val="18"/>
            <w:lang w:eastAsia="ja-JP"/>
          </w:rPr>
          <w:t>）</w:t>
        </w:r>
      </w:hyperlink>
      <w:r w:rsidR="007B0D22">
        <w:rPr>
          <w:rFonts w:ascii="メイリオ" w:eastAsia="メイリオ" w:hAnsi="メイリオ" w:cs="メイリオ" w:hint="eastAsia"/>
          <w:sz w:val="18"/>
          <w:szCs w:val="18"/>
          <w:lang w:eastAsia="ja-JP"/>
        </w:rPr>
        <w:t>」はオープンソースコンプライアンスプログラム</w:t>
      </w:r>
      <w:ins w:id="631" w:author="工内隆" w:date="2017-12-08T11:44:00Z">
        <w:r w:rsidR="007C6C58">
          <w:rPr>
            <w:rFonts w:ascii="メイリオ" w:eastAsia="メイリオ" w:hAnsi="メイリオ" w:cs="メイリオ" w:hint="eastAsia"/>
            <w:sz w:val="18"/>
            <w:szCs w:val="18"/>
            <w:lang w:eastAsia="ja-JP"/>
          </w:rPr>
          <w:t>を成功させるために必要な</w:t>
        </w:r>
      </w:ins>
      <w:del w:id="632" w:author="工内隆" w:date="2017-12-08T11:44:00Z">
        <w:r w:rsidR="007B0D22" w:rsidDel="007C6C58">
          <w:rPr>
            <w:rFonts w:ascii="メイリオ" w:eastAsia="メイリオ" w:hAnsi="メイリオ" w:cs="メイリオ" w:hint="eastAsia"/>
            <w:sz w:val="18"/>
            <w:szCs w:val="18"/>
            <w:lang w:eastAsia="ja-JP"/>
          </w:rPr>
          <w:delText>がうまくさせる有効</w:delText>
        </w:r>
      </w:del>
      <w:r w:rsidR="000254BF">
        <w:rPr>
          <w:rFonts w:ascii="メイリオ" w:eastAsia="メイリオ" w:hAnsi="メイリオ" w:cs="メイリオ" w:hint="eastAsia"/>
          <w:sz w:val="18"/>
          <w:szCs w:val="18"/>
          <w:lang w:eastAsia="ja-JP"/>
        </w:rPr>
        <w:t>要素に加え、コンプライアンスのベストプラクティス</w:t>
      </w:r>
      <w:ins w:id="633" w:author="工内隆" w:date="2017-12-08T11:45:00Z">
        <w:r w:rsidR="007C6C58">
          <w:rPr>
            <w:rFonts w:ascii="メイリオ" w:eastAsia="メイリオ" w:hAnsi="メイリオ" w:cs="メイリオ" w:hint="eastAsia"/>
            <w:sz w:val="18"/>
            <w:szCs w:val="18"/>
            <w:lang w:eastAsia="ja-JP"/>
          </w:rPr>
          <w:t>を提供した</w:t>
        </w:r>
      </w:ins>
      <w:del w:id="634" w:author="工内隆" w:date="2017-12-08T11:45:00Z">
        <w:r w:rsidR="007B0D22" w:rsidDel="007C6C58">
          <w:rPr>
            <w:rFonts w:ascii="メイリオ" w:eastAsia="メイリオ" w:hAnsi="メイリオ" w:cs="メイリオ" w:hint="eastAsia"/>
            <w:sz w:val="18"/>
            <w:szCs w:val="18"/>
            <w:lang w:eastAsia="ja-JP"/>
          </w:rPr>
          <w:delText>についても触れた</w:delText>
        </w:r>
      </w:del>
      <w:r w:rsidR="007B0D22">
        <w:rPr>
          <w:rFonts w:ascii="メイリオ" w:eastAsia="メイリオ" w:hAnsi="メイリオ" w:cs="メイリオ" w:hint="eastAsia"/>
          <w:sz w:val="18"/>
          <w:szCs w:val="18"/>
          <w:lang w:eastAsia="ja-JP"/>
        </w:rPr>
        <w:t>幅広いチェックリストです。企業はこれを社内</w:t>
      </w:r>
      <w:ins w:id="635" w:author="工内隆" w:date="2017-12-08T11:46:00Z">
        <w:r w:rsidR="007C6C58">
          <w:rPr>
            <w:rFonts w:ascii="メイリオ" w:eastAsia="メイリオ" w:hAnsi="メイリオ" w:cs="メイリオ" w:hint="eastAsia"/>
            <w:sz w:val="18"/>
            <w:szCs w:val="18"/>
            <w:lang w:eastAsia="ja-JP"/>
          </w:rPr>
          <w:t>の自主</w:t>
        </w:r>
      </w:ins>
      <w:ins w:id="636" w:author="工内隆" w:date="2017-12-08T11:47:00Z">
        <w:r w:rsidR="007C6C58">
          <w:rPr>
            <w:rFonts w:ascii="メイリオ" w:eastAsia="メイリオ" w:hAnsi="メイリオ" w:cs="メイリオ" w:hint="eastAsia"/>
            <w:sz w:val="18"/>
            <w:szCs w:val="18"/>
            <w:lang w:eastAsia="ja-JP"/>
          </w:rPr>
          <w:t>運営型の</w:t>
        </w:r>
      </w:ins>
      <w:ins w:id="637" w:author="工内隆" w:date="2017-12-08T11:48:00Z">
        <w:r w:rsidR="007C6C58">
          <w:rPr>
            <w:rFonts w:ascii="メイリオ" w:eastAsia="メイリオ" w:hAnsi="メイリオ" w:cs="メイリオ" w:hint="eastAsia"/>
            <w:sz w:val="18"/>
            <w:szCs w:val="18"/>
            <w:lang w:eastAsia="ja-JP"/>
          </w:rPr>
          <w:t>チェックリストとして使用し</w:t>
        </w:r>
      </w:ins>
      <w:del w:id="638" w:author="工内隆" w:date="2017-12-08T11:48:00Z">
        <w:r w:rsidR="007B0D22" w:rsidDel="007C6C58">
          <w:rPr>
            <w:rFonts w:ascii="メイリオ" w:eastAsia="メイリオ" w:hAnsi="メイリオ" w:cs="メイリオ" w:hint="eastAsia"/>
            <w:sz w:val="18"/>
            <w:szCs w:val="18"/>
            <w:lang w:eastAsia="ja-JP"/>
          </w:rPr>
          <w:delText>で</w:delText>
        </w:r>
      </w:del>
      <w:r w:rsidR="000254BF">
        <w:rPr>
          <w:rFonts w:ascii="メイリオ" w:eastAsia="メイリオ" w:hAnsi="メイリオ" w:cs="メイリオ" w:hint="eastAsia"/>
          <w:sz w:val="18"/>
          <w:szCs w:val="18"/>
          <w:lang w:eastAsia="ja-JP"/>
        </w:rPr>
        <w:t>、自</w:t>
      </w:r>
      <w:r w:rsidR="007B0D22">
        <w:rPr>
          <w:rFonts w:ascii="メイリオ" w:eastAsia="メイリオ" w:hAnsi="メイリオ" w:cs="メイリオ" w:hint="eastAsia"/>
          <w:sz w:val="18"/>
          <w:szCs w:val="18"/>
          <w:lang w:eastAsia="ja-JP"/>
        </w:rPr>
        <w:t>分たちのコンプライアンスをベストプラクティスと比較して評価する</w:t>
      </w:r>
      <w:del w:id="639" w:author="工内隆" w:date="2017-12-08T11:48:00Z">
        <w:r w:rsidR="007B0D22" w:rsidDel="007C6C58">
          <w:rPr>
            <w:rFonts w:ascii="メイリオ" w:eastAsia="メイリオ" w:hAnsi="メイリオ" w:cs="メイリオ" w:hint="eastAsia"/>
            <w:sz w:val="18"/>
            <w:szCs w:val="18"/>
            <w:lang w:eastAsia="ja-JP"/>
          </w:rPr>
          <w:delText>自己管理のために用いる</w:delText>
        </w:r>
      </w:del>
      <w:r w:rsidR="000254BF">
        <w:rPr>
          <w:rFonts w:ascii="メイリオ" w:eastAsia="メイリオ" w:hAnsi="メイリオ" w:cs="メイリオ" w:hint="eastAsia"/>
          <w:sz w:val="18"/>
          <w:szCs w:val="18"/>
          <w:lang w:eastAsia="ja-JP"/>
        </w:rPr>
        <w:t>ことが奨励されています。</w:t>
      </w:r>
    </w:p>
    <w:p w14:paraId="37C3EBA1" w14:textId="530F716F" w:rsidR="00597D3F" w:rsidRPr="002C4D0C" w:rsidRDefault="00D101D2" w:rsidP="00B567B1">
      <w:pPr>
        <w:pStyle w:val="HeadingIbrahim2"/>
      </w:pPr>
      <w:bookmarkStart w:id="640" w:name="_Toc492046630"/>
      <w:r w:rsidRPr="002C4D0C">
        <w:t>9</w:t>
      </w:r>
      <w:r w:rsidR="008616B4" w:rsidRPr="002C4D0C">
        <w:t xml:space="preserve">.5 </w:t>
      </w:r>
      <w:commentRangeStart w:id="641"/>
      <w:r w:rsidR="00A5151D">
        <w:rPr>
          <w:rFonts w:hint="eastAsia"/>
          <w:lang w:eastAsia="ja-JP"/>
        </w:rPr>
        <w:t>教育する</w:t>
      </w:r>
      <w:commentRangeEnd w:id="641"/>
      <w:r w:rsidR="00656CC4">
        <w:rPr>
          <w:rStyle w:val="af5"/>
          <w:rFonts w:asciiTheme="minorHAnsi" w:eastAsia="ＭＳ 明朝" w:hAnsiTheme="minorHAnsi" w:cstheme="minorBidi"/>
          <w:color w:val="7F7F7F" w:themeColor="text1" w:themeTint="80"/>
          <w:lang w:eastAsia="ja-JP"/>
        </w:rPr>
        <w:commentReference w:id="641"/>
      </w:r>
      <w:r w:rsidR="00A5151D">
        <w:rPr>
          <w:rFonts w:hint="eastAsia"/>
          <w:lang w:eastAsia="ja-JP"/>
        </w:rPr>
        <w:t>（</w:t>
      </w:r>
      <w:r w:rsidR="008616B4" w:rsidRPr="002C4D0C">
        <w:t>E</w:t>
      </w:r>
      <w:r w:rsidR="004C6B67" w:rsidRPr="002C4D0C">
        <w:t>ducate</w:t>
      </w:r>
      <w:bookmarkEnd w:id="640"/>
      <w:r w:rsidR="00A5151D">
        <w:rPr>
          <w:rFonts w:hint="eastAsia"/>
          <w:lang w:eastAsia="ja-JP"/>
        </w:rPr>
        <w:t>）</w:t>
      </w:r>
    </w:p>
    <w:p w14:paraId="687CE490" w14:textId="309B2CED" w:rsidR="00463E3D" w:rsidRDefault="004C6B67" w:rsidP="00A5151D">
      <w:pPr>
        <w:spacing w:after="0" w:line="240" w:lineRule="auto"/>
        <w:rPr>
          <w:rFonts w:ascii="メイリオ" w:eastAsia="メイリオ" w:hAnsi="メイリオ" w:cs="メイリオ"/>
          <w:sz w:val="18"/>
          <w:szCs w:val="18"/>
        </w:rPr>
      </w:pPr>
      <w:r w:rsidRPr="002C4D0C">
        <w:rPr>
          <w:rFonts w:ascii="Calibri" w:hAnsi="Calibri" w:cs="ProximaNova-Regular"/>
          <w:color w:val="000000"/>
        </w:rPr>
        <w:t xml:space="preserve">The goal of open source and compliance training is to raise awareness of open source policies and </w:t>
      </w:r>
      <w:commentRangeStart w:id="642"/>
      <w:r w:rsidRPr="002C4D0C">
        <w:rPr>
          <w:rFonts w:ascii="Calibri" w:hAnsi="Calibri" w:cs="ProximaNova-Regular"/>
          <w:color w:val="000000"/>
        </w:rPr>
        <w:t>strategies</w:t>
      </w:r>
      <w:commentRangeEnd w:id="642"/>
      <w:r w:rsidR="00666F78">
        <w:rPr>
          <w:rStyle w:val="af5"/>
        </w:rPr>
        <w:commentReference w:id="642"/>
      </w:r>
      <w:r w:rsidR="00D016A1" w:rsidRPr="002C4D0C">
        <w:rPr>
          <w:rFonts w:ascii="Calibri" w:hAnsi="Calibri" w:cs="ProximaNova-Regular"/>
          <w:color w:val="000000"/>
        </w:rPr>
        <w:t>,</w:t>
      </w:r>
      <w:r w:rsidRPr="002C4D0C">
        <w:rPr>
          <w:rFonts w:ascii="Calibri" w:hAnsi="Calibri" w:cs="ProximaNova-Regular"/>
          <w:color w:val="000000"/>
        </w:rPr>
        <w:t xml:space="preserve"> and to build a common understanding of the issues and facts of open source licensing. Training may also cover the business and legal </w:t>
      </w:r>
      <w:r w:rsidR="00D016A1" w:rsidRPr="002C4D0C">
        <w:rPr>
          <w:rFonts w:ascii="Calibri" w:hAnsi="Calibri" w:cs="ProximaNova-Regular"/>
          <w:color w:val="000000"/>
        </w:rPr>
        <w:t xml:space="preserve">obligations </w:t>
      </w:r>
      <w:r w:rsidRPr="002C4D0C">
        <w:rPr>
          <w:rFonts w:ascii="Calibri" w:hAnsi="Calibri" w:cs="ProximaNova-Regular"/>
          <w:color w:val="000000"/>
        </w:rPr>
        <w:t>of incorporating open source in products. It also serves as a way to publicize and promote an organization’s compliance policies and processes, and to promote a culture of compliance.</w:t>
      </w:r>
    </w:p>
    <w:p w14:paraId="1646AE58" w14:textId="36F63CF4" w:rsidR="00A5151D" w:rsidRDefault="00A5151D" w:rsidP="00A5151D">
      <w:pPr>
        <w:pStyle w:val="bodyIbrahim1"/>
        <w:spacing w:line="240" w:lineRule="exact"/>
        <w:rPr>
          <w:rFonts w:ascii="メイリオ" w:eastAsia="メイリオ" w:hAnsi="メイリオ" w:cs="メイリオ"/>
          <w:sz w:val="18"/>
          <w:szCs w:val="18"/>
          <w:lang w:eastAsia="ja-JP"/>
        </w:rPr>
      </w:pPr>
    </w:p>
    <w:p w14:paraId="1F8D3F8C" w14:textId="7D4E8AD7" w:rsidR="00A5151D" w:rsidRPr="00A5151D" w:rsidRDefault="00A5151D" w:rsidP="00A5151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オープンソースとコンプライアンスに関するトレーニングのゴールは、オープンソース ポリシーと戦略について</w:t>
      </w:r>
      <w:r w:rsidR="00656CC4">
        <w:rPr>
          <w:rFonts w:ascii="メイリオ" w:eastAsia="メイリオ" w:hAnsi="メイリオ" w:cs="メイリオ" w:hint="eastAsia"/>
          <w:sz w:val="18"/>
          <w:szCs w:val="18"/>
          <w:lang w:eastAsia="ja-JP"/>
        </w:rPr>
        <w:t>の意識を高めること、そしてオープンソースのライセンスの</w:t>
      </w:r>
      <w:ins w:id="643" w:author="工内隆" w:date="2017-12-08T11:50:00Z">
        <w:r w:rsidR="007C6C58">
          <w:rPr>
            <w:rFonts w:ascii="メイリオ" w:eastAsia="メイリオ" w:hAnsi="メイリオ" w:cs="メイリオ" w:hint="eastAsia"/>
            <w:sz w:val="18"/>
            <w:szCs w:val="18"/>
            <w:lang w:eastAsia="ja-JP"/>
          </w:rPr>
          <w:t>課題</w:t>
        </w:r>
      </w:ins>
      <w:del w:id="644" w:author="工内隆" w:date="2017-12-08T11:50:00Z">
        <w:r w:rsidR="00656CC4" w:rsidDel="007C6C58">
          <w:rPr>
            <w:rFonts w:ascii="メイリオ" w:eastAsia="メイリオ" w:hAnsi="メイリオ" w:cs="メイリオ" w:hint="eastAsia"/>
            <w:sz w:val="18"/>
            <w:szCs w:val="18"/>
            <w:lang w:eastAsia="ja-JP"/>
          </w:rPr>
          <w:delText>問</w:delText>
        </w:r>
      </w:del>
      <w:del w:id="645" w:author="工内隆" w:date="2017-12-08T11:51:00Z">
        <w:r w:rsidR="00656CC4" w:rsidDel="007C6C58">
          <w:rPr>
            <w:rFonts w:ascii="メイリオ" w:eastAsia="メイリオ" w:hAnsi="メイリオ" w:cs="メイリオ" w:hint="eastAsia"/>
            <w:sz w:val="18"/>
            <w:szCs w:val="18"/>
            <w:lang w:eastAsia="ja-JP"/>
          </w:rPr>
          <w:delText>題</w:delText>
        </w:r>
      </w:del>
      <w:r w:rsidR="00656CC4">
        <w:rPr>
          <w:rFonts w:ascii="メイリオ" w:eastAsia="メイリオ" w:hAnsi="メイリオ" w:cs="メイリオ" w:hint="eastAsia"/>
          <w:sz w:val="18"/>
          <w:szCs w:val="18"/>
          <w:lang w:eastAsia="ja-JP"/>
        </w:rPr>
        <w:t>と実態についての共通的な理解を築きあげることです。トレー</w:t>
      </w:r>
      <w:r>
        <w:rPr>
          <w:rFonts w:ascii="メイリオ" w:eastAsia="メイリオ" w:hAnsi="メイリオ" w:cs="メイリオ" w:hint="eastAsia"/>
          <w:sz w:val="18"/>
          <w:szCs w:val="18"/>
          <w:lang w:eastAsia="ja-JP"/>
        </w:rPr>
        <w:t>ニング</w:t>
      </w:r>
      <w:r w:rsidR="00360057">
        <w:rPr>
          <w:rFonts w:ascii="メイリオ" w:eastAsia="メイリオ" w:hAnsi="メイリオ" w:cs="メイリオ" w:hint="eastAsia"/>
          <w:sz w:val="18"/>
          <w:szCs w:val="18"/>
          <w:lang w:eastAsia="ja-JP"/>
        </w:rPr>
        <w:t>が</w:t>
      </w:r>
      <w:r>
        <w:rPr>
          <w:rFonts w:ascii="メイリオ" w:eastAsia="メイリオ" w:hAnsi="メイリオ" w:cs="メイリオ" w:hint="eastAsia"/>
          <w:sz w:val="18"/>
          <w:szCs w:val="18"/>
          <w:lang w:eastAsia="ja-JP"/>
        </w:rPr>
        <w:t>、</w:t>
      </w:r>
      <w:r w:rsidR="00360057">
        <w:rPr>
          <w:rFonts w:ascii="メイリオ" w:eastAsia="メイリオ" w:hAnsi="メイリオ" w:cs="メイリオ" w:hint="eastAsia"/>
          <w:sz w:val="18"/>
          <w:szCs w:val="18"/>
          <w:lang w:eastAsia="ja-JP"/>
        </w:rPr>
        <w:t>製品にオープンソースを組み入れることに関する</w:t>
      </w:r>
      <w:r>
        <w:rPr>
          <w:rFonts w:ascii="メイリオ" w:eastAsia="メイリオ" w:hAnsi="メイリオ" w:cs="メイリオ" w:hint="eastAsia"/>
          <w:sz w:val="18"/>
          <w:szCs w:val="18"/>
          <w:lang w:eastAsia="ja-JP"/>
        </w:rPr>
        <w:t>ビジネス</w:t>
      </w:r>
      <w:r w:rsidR="00360057">
        <w:rPr>
          <w:rFonts w:ascii="メイリオ" w:eastAsia="メイリオ" w:hAnsi="メイリオ" w:cs="メイリオ" w:hint="eastAsia"/>
          <w:sz w:val="18"/>
          <w:szCs w:val="18"/>
          <w:lang w:eastAsia="ja-JP"/>
        </w:rPr>
        <w:t>面</w:t>
      </w:r>
      <w:r>
        <w:rPr>
          <w:rFonts w:ascii="メイリオ" w:eastAsia="メイリオ" w:hAnsi="メイリオ" w:cs="メイリオ" w:hint="eastAsia"/>
          <w:sz w:val="18"/>
          <w:szCs w:val="18"/>
          <w:lang w:eastAsia="ja-JP"/>
        </w:rPr>
        <w:t>、</w:t>
      </w:r>
      <w:ins w:id="646" w:author="工内隆" w:date="2017-12-08T11:51:00Z">
        <w:r w:rsidR="007C6C58">
          <w:rPr>
            <w:rFonts w:ascii="メイリオ" w:eastAsia="メイリオ" w:hAnsi="メイリオ" w:cs="メイリオ" w:hint="eastAsia"/>
            <w:sz w:val="18"/>
            <w:szCs w:val="18"/>
            <w:lang w:eastAsia="ja-JP"/>
          </w:rPr>
          <w:t>法務</w:t>
        </w:r>
      </w:ins>
      <w:del w:id="647" w:author="工内隆" w:date="2017-12-08T11:51:00Z">
        <w:r w:rsidDel="007C6C58">
          <w:rPr>
            <w:rFonts w:ascii="メイリオ" w:eastAsia="メイリオ" w:hAnsi="メイリオ" w:cs="メイリオ" w:hint="eastAsia"/>
            <w:sz w:val="18"/>
            <w:szCs w:val="18"/>
            <w:lang w:eastAsia="ja-JP"/>
          </w:rPr>
          <w:delText>法令</w:delText>
        </w:r>
      </w:del>
      <w:r w:rsidR="00360057">
        <w:rPr>
          <w:rFonts w:ascii="メイリオ" w:eastAsia="メイリオ" w:hAnsi="メイリオ" w:cs="メイリオ" w:hint="eastAsia"/>
          <w:sz w:val="18"/>
          <w:szCs w:val="18"/>
          <w:lang w:eastAsia="ja-JP"/>
        </w:rPr>
        <w:t>面での</w:t>
      </w:r>
      <w:r>
        <w:rPr>
          <w:rFonts w:ascii="メイリオ" w:eastAsia="メイリオ" w:hAnsi="メイリオ" w:cs="メイリオ" w:hint="eastAsia"/>
          <w:sz w:val="18"/>
          <w:szCs w:val="18"/>
          <w:lang w:eastAsia="ja-JP"/>
        </w:rPr>
        <w:t>義務に</w:t>
      </w:r>
      <w:r w:rsidR="00360057">
        <w:rPr>
          <w:rFonts w:ascii="メイリオ" w:eastAsia="メイリオ" w:hAnsi="メイリオ" w:cs="メイリオ" w:hint="eastAsia"/>
          <w:sz w:val="18"/>
          <w:szCs w:val="18"/>
          <w:lang w:eastAsia="ja-JP"/>
        </w:rPr>
        <w:t>まで</w:t>
      </w:r>
      <w:r>
        <w:rPr>
          <w:rFonts w:ascii="メイリオ" w:eastAsia="メイリオ" w:hAnsi="メイリオ" w:cs="メイリオ" w:hint="eastAsia"/>
          <w:sz w:val="18"/>
          <w:szCs w:val="18"/>
          <w:lang w:eastAsia="ja-JP"/>
        </w:rPr>
        <w:t>およぶ</w:t>
      </w:r>
      <w:r w:rsidR="00360057">
        <w:rPr>
          <w:rFonts w:ascii="メイリオ" w:eastAsia="メイリオ" w:hAnsi="メイリオ" w:cs="メイリオ" w:hint="eastAsia"/>
          <w:sz w:val="18"/>
          <w:szCs w:val="18"/>
          <w:lang w:eastAsia="ja-JP"/>
        </w:rPr>
        <w:t>ことも</w:t>
      </w:r>
      <w:r>
        <w:rPr>
          <w:rFonts w:ascii="メイリオ" w:eastAsia="メイリオ" w:hAnsi="メイリオ" w:cs="メイリオ" w:hint="eastAsia"/>
          <w:sz w:val="18"/>
          <w:szCs w:val="18"/>
          <w:lang w:eastAsia="ja-JP"/>
        </w:rPr>
        <w:t>あります</w:t>
      </w:r>
      <w:r w:rsidR="00360057">
        <w:rPr>
          <w:rFonts w:ascii="メイリオ" w:eastAsia="メイリオ" w:hAnsi="メイリオ" w:cs="メイリオ" w:hint="eastAsia"/>
          <w:sz w:val="18"/>
          <w:szCs w:val="18"/>
          <w:lang w:eastAsia="ja-JP"/>
        </w:rPr>
        <w:t>。また、</w:t>
      </w:r>
      <w:r w:rsidR="00896E2A">
        <w:rPr>
          <w:rFonts w:ascii="メイリオ" w:eastAsia="メイリオ" w:hAnsi="メイリオ" w:cs="メイリオ" w:hint="eastAsia"/>
          <w:sz w:val="18"/>
          <w:szCs w:val="18"/>
          <w:lang w:eastAsia="ja-JP"/>
        </w:rPr>
        <w:t>トレーニングは、</w:t>
      </w:r>
      <w:r w:rsidR="00360057">
        <w:rPr>
          <w:rFonts w:ascii="メイリオ" w:eastAsia="メイリオ" w:hAnsi="メイリオ" w:cs="メイリオ" w:hint="eastAsia"/>
          <w:sz w:val="18"/>
          <w:szCs w:val="18"/>
          <w:lang w:eastAsia="ja-JP"/>
        </w:rPr>
        <w:t>組織のコンプライアンス ポリシー</w:t>
      </w:r>
      <w:r w:rsidR="00896E2A">
        <w:rPr>
          <w:rFonts w:ascii="メイリオ" w:eastAsia="メイリオ" w:hAnsi="メイリオ" w:cs="メイリオ" w:hint="eastAsia"/>
          <w:sz w:val="18"/>
          <w:szCs w:val="18"/>
          <w:lang w:eastAsia="ja-JP"/>
        </w:rPr>
        <w:t>や</w:t>
      </w:r>
      <w:r w:rsidR="00360057">
        <w:rPr>
          <w:rFonts w:ascii="メイリオ" w:eastAsia="メイリオ" w:hAnsi="メイリオ" w:cs="メイリオ" w:hint="eastAsia"/>
          <w:sz w:val="18"/>
          <w:szCs w:val="18"/>
          <w:lang w:eastAsia="ja-JP"/>
        </w:rPr>
        <w:t>プロセス</w:t>
      </w:r>
      <w:ins w:id="648" w:author="工内隆" w:date="2017-12-08T11:52:00Z">
        <w:r w:rsidR="007C6C58">
          <w:rPr>
            <w:rFonts w:ascii="メイリオ" w:eastAsia="メイリオ" w:hAnsi="メイリオ" w:cs="メイリオ" w:hint="eastAsia"/>
            <w:sz w:val="18"/>
            <w:szCs w:val="18"/>
            <w:lang w:eastAsia="ja-JP"/>
          </w:rPr>
          <w:t>の</w:t>
        </w:r>
      </w:ins>
      <w:del w:id="649" w:author="工内隆" w:date="2017-12-08T11:52:00Z">
        <w:r w:rsidR="00896E2A" w:rsidDel="007C6C58">
          <w:rPr>
            <w:rFonts w:ascii="メイリオ" w:eastAsia="メイリオ" w:hAnsi="メイリオ" w:cs="メイリオ" w:hint="eastAsia"/>
            <w:sz w:val="18"/>
            <w:szCs w:val="18"/>
            <w:lang w:eastAsia="ja-JP"/>
          </w:rPr>
          <w:delText>を</w:delText>
        </w:r>
      </w:del>
      <w:r w:rsidR="00447B01">
        <w:rPr>
          <w:rFonts w:ascii="メイリオ" w:eastAsia="メイリオ" w:hAnsi="メイリオ" w:cs="メイリオ" w:hint="eastAsia"/>
          <w:sz w:val="18"/>
          <w:szCs w:val="18"/>
          <w:lang w:eastAsia="ja-JP"/>
        </w:rPr>
        <w:t>社外アピール</w:t>
      </w:r>
      <w:r w:rsidR="00896E2A">
        <w:rPr>
          <w:rFonts w:ascii="メイリオ" w:eastAsia="メイリオ" w:hAnsi="メイリオ" w:cs="メイリオ" w:hint="eastAsia"/>
          <w:sz w:val="18"/>
          <w:szCs w:val="18"/>
          <w:lang w:eastAsia="ja-JP"/>
        </w:rPr>
        <w:t xml:space="preserve">や宣伝、社内におけるコンプライアンス </w:t>
      </w:r>
      <w:r w:rsidR="00656CC4">
        <w:rPr>
          <w:rFonts w:ascii="メイリオ" w:eastAsia="メイリオ" w:hAnsi="メイリオ" w:cs="メイリオ" w:hint="eastAsia"/>
          <w:sz w:val="18"/>
          <w:szCs w:val="18"/>
          <w:lang w:eastAsia="ja-JP"/>
        </w:rPr>
        <w:t>カルチャー醸成のための手段として機能することもあります</w:t>
      </w:r>
      <w:r w:rsidR="00896E2A">
        <w:rPr>
          <w:rFonts w:ascii="メイリオ" w:eastAsia="メイリオ" w:hAnsi="メイリオ" w:cs="メイリオ" w:hint="eastAsia"/>
          <w:sz w:val="18"/>
          <w:szCs w:val="18"/>
          <w:lang w:eastAsia="ja-JP"/>
        </w:rPr>
        <w:t>。</w:t>
      </w:r>
    </w:p>
    <w:p w14:paraId="23CB257A" w14:textId="4D1C88B5" w:rsidR="00875DB3" w:rsidRDefault="004C6B67" w:rsidP="002C4D0C">
      <w:pPr>
        <w:spacing w:after="0" w:line="240" w:lineRule="auto"/>
        <w:rPr>
          <w:rFonts w:ascii="Calibri" w:hAnsi="Calibri" w:cs="ProximaNova-Regular"/>
          <w:color w:val="000000"/>
        </w:rPr>
      </w:pPr>
      <w:r w:rsidRPr="002C4D0C">
        <w:rPr>
          <w:rFonts w:ascii="Calibri" w:hAnsi="Calibri" w:cs="ProximaNova-Regular"/>
          <w:color w:val="000000"/>
        </w:rPr>
        <w:t>There are formal and informal training methods. Formal methods include instructor-led training courses where employees have to pass a knowledge exam to pass the course. Informal methods include webinars, brown bag seminars, and presentations to new hires as part of the new employee orientation session.</w:t>
      </w:r>
    </w:p>
    <w:p w14:paraId="2B67AA62" w14:textId="77777777" w:rsidR="00C57BB9" w:rsidRDefault="00C57BB9" w:rsidP="00C57BB9">
      <w:pPr>
        <w:pStyle w:val="bodyIbrahim1"/>
        <w:spacing w:line="240" w:lineRule="exact"/>
        <w:rPr>
          <w:rFonts w:ascii="メイリオ" w:eastAsia="メイリオ" w:hAnsi="メイリオ" w:cs="メイリオ"/>
          <w:sz w:val="18"/>
          <w:szCs w:val="18"/>
          <w:lang w:eastAsia="ja-JP"/>
        </w:rPr>
      </w:pPr>
    </w:p>
    <w:p w14:paraId="5C745103" w14:textId="2CE493F8" w:rsidR="00C57BB9" w:rsidRPr="00C57BB9" w:rsidRDefault="007E3AFF" w:rsidP="00C57BB9">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トレーニングには</w:t>
      </w:r>
      <w:del w:id="650" w:author="工内隆" w:date="2017-12-08T11:52:00Z">
        <w:r w:rsidDel="007C6C58">
          <w:rPr>
            <w:rFonts w:ascii="メイリオ" w:eastAsia="メイリオ" w:hAnsi="メイリオ" w:cs="メイリオ" w:hint="eastAsia"/>
            <w:sz w:val="18"/>
            <w:szCs w:val="18"/>
            <w:lang w:eastAsia="ja-JP"/>
          </w:rPr>
          <w:delText>形式ばった</w:delText>
        </w:r>
      </w:del>
      <w:r>
        <w:rPr>
          <w:rFonts w:ascii="メイリオ" w:eastAsia="メイリオ" w:hAnsi="メイリオ" w:cs="メイリオ" w:hint="eastAsia"/>
          <w:sz w:val="18"/>
          <w:szCs w:val="18"/>
          <w:lang w:eastAsia="ja-JP"/>
        </w:rPr>
        <w:t>フォーマルな手法と、そうでないインフォーマルな</w:t>
      </w:r>
      <w:r w:rsidR="00C57BB9">
        <w:rPr>
          <w:rFonts w:ascii="メイリオ" w:eastAsia="メイリオ" w:hAnsi="メイリオ" w:cs="メイリオ" w:hint="eastAsia"/>
          <w:sz w:val="18"/>
          <w:szCs w:val="18"/>
          <w:lang w:eastAsia="ja-JP"/>
        </w:rPr>
        <w:t>手法があります。</w:t>
      </w:r>
      <w:ins w:id="651" w:author="工内隆" w:date="2017-12-08T11:52:00Z">
        <w:r w:rsidR="007C6C58">
          <w:rPr>
            <w:rFonts w:ascii="メイリオ" w:eastAsia="メイリオ" w:hAnsi="メイリオ" w:cs="メイリオ" w:hint="eastAsia"/>
            <w:sz w:val="18"/>
            <w:szCs w:val="18"/>
            <w:lang w:eastAsia="ja-JP"/>
          </w:rPr>
          <w:t>フォーマル</w:t>
        </w:r>
      </w:ins>
      <w:del w:id="652" w:author="工内隆" w:date="2017-12-08T11:53:00Z">
        <w:r w:rsidDel="007C6C58">
          <w:rPr>
            <w:rFonts w:ascii="メイリオ" w:eastAsia="メイリオ" w:hAnsi="メイリオ" w:cs="メイリオ" w:hint="eastAsia"/>
            <w:sz w:val="18"/>
            <w:szCs w:val="18"/>
            <w:lang w:eastAsia="ja-JP"/>
          </w:rPr>
          <w:delText>形式的</w:delText>
        </w:r>
      </w:del>
      <w:r>
        <w:rPr>
          <w:rFonts w:ascii="メイリオ" w:eastAsia="メイリオ" w:hAnsi="メイリオ" w:cs="メイリオ" w:hint="eastAsia"/>
          <w:sz w:val="18"/>
          <w:szCs w:val="18"/>
          <w:lang w:eastAsia="ja-JP"/>
        </w:rPr>
        <w:t>なもの</w:t>
      </w:r>
      <w:r w:rsidR="00945EE5">
        <w:rPr>
          <w:rFonts w:ascii="メイリオ" w:eastAsia="メイリオ" w:hAnsi="メイリオ" w:cs="メイリオ" w:hint="eastAsia"/>
          <w:sz w:val="18"/>
          <w:szCs w:val="18"/>
          <w:lang w:eastAsia="ja-JP"/>
        </w:rPr>
        <w:t>には</w:t>
      </w:r>
      <w:del w:id="653" w:author="工内隆" w:date="2017-12-08T11:54:00Z">
        <w:r w:rsidDel="00B57948">
          <w:rPr>
            <w:rFonts w:ascii="メイリオ" w:eastAsia="メイリオ" w:hAnsi="メイリオ" w:cs="メイリオ" w:hint="eastAsia"/>
            <w:sz w:val="18"/>
            <w:szCs w:val="18"/>
            <w:lang w:eastAsia="ja-JP"/>
          </w:rPr>
          <w:delText>、</w:delText>
        </w:r>
      </w:del>
      <w:r>
        <w:rPr>
          <w:rFonts w:ascii="メイリオ" w:eastAsia="メイリオ" w:hAnsi="メイリオ" w:cs="メイリオ" w:hint="eastAsia"/>
          <w:sz w:val="18"/>
          <w:szCs w:val="18"/>
          <w:lang w:eastAsia="ja-JP"/>
        </w:rPr>
        <w:t>講師</w:t>
      </w:r>
      <w:r w:rsidR="00945EE5">
        <w:rPr>
          <w:rFonts w:ascii="メイリオ" w:eastAsia="メイリオ" w:hAnsi="メイリオ" w:cs="メイリオ" w:hint="eastAsia"/>
          <w:sz w:val="18"/>
          <w:szCs w:val="18"/>
          <w:lang w:eastAsia="ja-JP"/>
        </w:rPr>
        <w:t>主導のトレーニング</w:t>
      </w:r>
      <w:r w:rsidR="00656CC4">
        <w:rPr>
          <w:rFonts w:ascii="メイリオ" w:eastAsia="メイリオ" w:hAnsi="メイリオ" w:cs="メイリオ" w:hint="eastAsia"/>
          <w:sz w:val="18"/>
          <w:szCs w:val="18"/>
          <w:lang w:eastAsia="ja-JP"/>
        </w:rPr>
        <w:t xml:space="preserve"> </w:t>
      </w:r>
      <w:r w:rsidR="00945EE5">
        <w:rPr>
          <w:rFonts w:ascii="メイリオ" w:eastAsia="メイリオ" w:hAnsi="メイリオ" w:cs="メイリオ" w:hint="eastAsia"/>
          <w:sz w:val="18"/>
          <w:szCs w:val="18"/>
          <w:lang w:eastAsia="ja-JP"/>
        </w:rPr>
        <w:t>コース</w:t>
      </w:r>
      <w:ins w:id="654" w:author="工内隆" w:date="2017-12-08T11:54:00Z">
        <w:r w:rsidR="00B57948">
          <w:rPr>
            <w:rFonts w:ascii="メイリオ" w:eastAsia="メイリオ" w:hAnsi="メイリオ" w:cs="メイリオ" w:hint="eastAsia"/>
            <w:sz w:val="18"/>
            <w:szCs w:val="18"/>
            <w:lang w:eastAsia="ja-JP"/>
          </w:rPr>
          <w:t>がふくまれ</w:t>
        </w:r>
      </w:ins>
      <w:del w:id="655" w:author="工内隆" w:date="2017-12-08T11:54:00Z">
        <w:r w:rsidR="00945EE5" w:rsidDel="00B57948">
          <w:rPr>
            <w:rFonts w:ascii="メイリオ" w:eastAsia="メイリオ" w:hAnsi="メイリオ" w:cs="メイリオ" w:hint="eastAsia"/>
            <w:sz w:val="18"/>
            <w:szCs w:val="18"/>
            <w:lang w:eastAsia="ja-JP"/>
          </w:rPr>
          <w:delText>で</w:delText>
        </w:r>
      </w:del>
      <w:r w:rsidR="00945EE5">
        <w:rPr>
          <w:rFonts w:ascii="メイリオ" w:eastAsia="メイリオ" w:hAnsi="メイリオ" w:cs="メイリオ" w:hint="eastAsia"/>
          <w:sz w:val="18"/>
          <w:szCs w:val="18"/>
          <w:lang w:eastAsia="ja-JP"/>
        </w:rPr>
        <w:t>、従業員がコースを</w:t>
      </w:r>
      <w:ins w:id="656" w:author="工内隆" w:date="2017-12-08T11:54:00Z">
        <w:r w:rsidR="00B57948">
          <w:rPr>
            <w:rFonts w:ascii="メイリオ" w:eastAsia="メイリオ" w:hAnsi="メイリオ" w:cs="メイリオ" w:hint="eastAsia"/>
            <w:sz w:val="18"/>
            <w:szCs w:val="18"/>
            <w:lang w:eastAsia="ja-JP"/>
          </w:rPr>
          <w:t>パス</w:t>
        </w:r>
      </w:ins>
      <w:del w:id="657" w:author="工内隆" w:date="2017-12-08T11:54:00Z">
        <w:r w:rsidR="00945EE5" w:rsidDel="00B57948">
          <w:rPr>
            <w:rFonts w:ascii="メイリオ" w:eastAsia="メイリオ" w:hAnsi="メイリオ" w:cs="メイリオ" w:hint="eastAsia"/>
            <w:sz w:val="18"/>
            <w:szCs w:val="18"/>
            <w:lang w:eastAsia="ja-JP"/>
          </w:rPr>
          <w:delText>修了</w:delText>
        </w:r>
      </w:del>
      <w:r w:rsidR="00945EE5">
        <w:rPr>
          <w:rFonts w:ascii="メイリオ" w:eastAsia="メイリオ" w:hAnsi="メイリオ" w:cs="メイリオ" w:hint="eastAsia"/>
          <w:sz w:val="18"/>
          <w:szCs w:val="18"/>
          <w:lang w:eastAsia="ja-JP"/>
        </w:rPr>
        <w:t>するために</w:t>
      </w:r>
      <w:ins w:id="658" w:author="工内隆" w:date="2017-12-08T11:55:00Z">
        <w:r w:rsidR="00B57948">
          <w:rPr>
            <w:rFonts w:ascii="メイリオ" w:eastAsia="メイリオ" w:hAnsi="メイリオ" w:cs="メイリオ" w:hint="eastAsia"/>
            <w:sz w:val="18"/>
            <w:szCs w:val="18"/>
            <w:lang w:eastAsia="ja-JP"/>
          </w:rPr>
          <w:t>修了</w:t>
        </w:r>
      </w:ins>
      <w:del w:id="659" w:author="工内隆" w:date="2017-12-08T11:55:00Z">
        <w:r w:rsidR="00945EE5" w:rsidDel="00B57948">
          <w:rPr>
            <w:rFonts w:ascii="メイリオ" w:eastAsia="メイリオ" w:hAnsi="メイリオ" w:cs="メイリオ" w:hint="eastAsia"/>
            <w:sz w:val="18"/>
            <w:szCs w:val="18"/>
            <w:lang w:eastAsia="ja-JP"/>
          </w:rPr>
          <w:delText>知識</w:delText>
        </w:r>
      </w:del>
      <w:r w:rsidR="00945EE5">
        <w:rPr>
          <w:rFonts w:ascii="メイリオ" w:eastAsia="メイリオ" w:hAnsi="メイリオ" w:cs="メイリオ" w:hint="eastAsia"/>
          <w:sz w:val="18"/>
          <w:szCs w:val="18"/>
          <w:lang w:eastAsia="ja-JP"/>
        </w:rPr>
        <w:t>試験を通過しなければなりません。</w:t>
      </w:r>
      <w:ins w:id="660" w:author="工内隆" w:date="2017-12-08T11:55:00Z">
        <w:r w:rsidR="00B57948">
          <w:rPr>
            <w:rFonts w:ascii="メイリオ" w:eastAsia="メイリオ" w:hAnsi="メイリオ" w:cs="メイリオ" w:hint="eastAsia"/>
            <w:sz w:val="18"/>
            <w:szCs w:val="18"/>
            <w:lang w:eastAsia="ja-JP"/>
          </w:rPr>
          <w:t>インフォーマル</w:t>
        </w:r>
      </w:ins>
      <w:del w:id="661" w:author="工内隆" w:date="2017-12-08T11:55:00Z">
        <w:r w:rsidR="00945EE5" w:rsidDel="00B57948">
          <w:rPr>
            <w:rFonts w:ascii="メイリオ" w:eastAsia="メイリオ" w:hAnsi="メイリオ" w:cs="メイリオ" w:hint="eastAsia"/>
            <w:sz w:val="18"/>
            <w:szCs w:val="18"/>
            <w:lang w:eastAsia="ja-JP"/>
          </w:rPr>
          <w:delText>非形式的</w:delText>
        </w:r>
      </w:del>
      <w:r w:rsidR="00945EE5">
        <w:rPr>
          <w:rFonts w:ascii="メイリオ" w:eastAsia="メイリオ" w:hAnsi="メイリオ" w:cs="メイリオ" w:hint="eastAsia"/>
          <w:sz w:val="18"/>
          <w:szCs w:val="18"/>
          <w:lang w:eastAsia="ja-JP"/>
        </w:rPr>
        <w:t>なも</w:t>
      </w:r>
      <w:r w:rsidR="00E15650">
        <w:rPr>
          <w:rFonts w:ascii="メイリオ" w:eastAsia="メイリオ" w:hAnsi="メイリオ" w:cs="メイリオ" w:hint="eastAsia"/>
          <w:sz w:val="18"/>
          <w:szCs w:val="18"/>
          <w:lang w:eastAsia="ja-JP"/>
        </w:rPr>
        <w:t>のとしては</w:t>
      </w:r>
      <w:r w:rsidR="00945EE5">
        <w:rPr>
          <w:rFonts w:ascii="メイリオ" w:eastAsia="メイリオ" w:hAnsi="メイリオ" w:cs="メイリオ" w:hint="eastAsia"/>
          <w:sz w:val="18"/>
          <w:szCs w:val="18"/>
          <w:lang w:eastAsia="ja-JP"/>
        </w:rPr>
        <w:t>、Webinar</w:t>
      </w:r>
      <w:r w:rsidR="00E15650">
        <w:rPr>
          <w:rFonts w:ascii="メイリオ" w:eastAsia="メイリオ" w:hAnsi="メイリオ" w:cs="メイリオ" w:hint="eastAsia"/>
          <w:sz w:val="18"/>
          <w:szCs w:val="18"/>
          <w:lang w:eastAsia="ja-JP"/>
        </w:rPr>
        <w:t>や</w:t>
      </w:r>
      <w:ins w:id="662" w:author="工内隆" w:date="2017-12-08T11:55:00Z">
        <w:r w:rsidR="00B57948">
          <w:rPr>
            <w:rFonts w:ascii="メイリオ" w:eastAsia="メイリオ" w:hAnsi="メイリオ" w:cs="メイリオ" w:hint="eastAsia"/>
            <w:sz w:val="18"/>
            <w:szCs w:val="18"/>
            <w:lang w:eastAsia="ja-JP"/>
          </w:rPr>
          <w:t>昼食時間などを</w:t>
        </w:r>
      </w:ins>
      <w:ins w:id="663" w:author="工内隆" w:date="2017-12-08T11:56:00Z">
        <w:r w:rsidR="00B57948">
          <w:rPr>
            <w:rFonts w:ascii="メイリオ" w:eastAsia="メイリオ" w:hAnsi="メイリオ" w:cs="メイリオ" w:hint="eastAsia"/>
            <w:sz w:val="18"/>
            <w:szCs w:val="18"/>
            <w:lang w:eastAsia="ja-JP"/>
          </w:rPr>
          <w:t>利用した</w:t>
        </w:r>
      </w:ins>
      <w:del w:id="664" w:author="工内隆" w:date="2017-12-08T11:56:00Z">
        <w:r w:rsidR="00945EE5" w:rsidDel="00B57948">
          <w:rPr>
            <w:rFonts w:ascii="メイリオ" w:eastAsia="メイリオ" w:hAnsi="メイリオ" w:cs="メイリオ" w:hint="eastAsia"/>
            <w:sz w:val="18"/>
            <w:szCs w:val="18"/>
            <w:lang w:eastAsia="ja-JP"/>
          </w:rPr>
          <w:delText>弁当持参</w:delText>
        </w:r>
        <w:r w:rsidR="00E15650" w:rsidDel="00B57948">
          <w:rPr>
            <w:rFonts w:ascii="メイリオ" w:eastAsia="メイリオ" w:hAnsi="メイリオ" w:cs="メイリオ" w:hint="eastAsia"/>
            <w:sz w:val="18"/>
            <w:szCs w:val="18"/>
            <w:lang w:eastAsia="ja-JP"/>
          </w:rPr>
          <w:delText>の</w:delText>
        </w:r>
      </w:del>
      <w:r w:rsidR="00945EE5">
        <w:rPr>
          <w:rFonts w:ascii="メイリオ" w:eastAsia="メイリオ" w:hAnsi="メイリオ" w:cs="メイリオ" w:hint="eastAsia"/>
          <w:sz w:val="18"/>
          <w:szCs w:val="18"/>
          <w:lang w:eastAsia="ja-JP"/>
        </w:rPr>
        <w:t>セミナー（Brown bag seminar）</w:t>
      </w:r>
      <w:r w:rsidR="00E15650">
        <w:rPr>
          <w:rFonts w:ascii="メイリオ" w:eastAsia="メイリオ" w:hAnsi="メイリオ" w:cs="メイリオ" w:hint="eastAsia"/>
          <w:sz w:val="18"/>
          <w:szCs w:val="18"/>
          <w:lang w:eastAsia="ja-JP"/>
        </w:rPr>
        <w:t>、そして新規採用者向けの従業員オリエンテーションの一部に組み込まれたプレゼンテーションなどが挙げられます。</w:t>
      </w:r>
    </w:p>
    <w:p w14:paraId="07B5F75B" w14:textId="4305BFB5" w:rsidR="00597D3F" w:rsidRPr="002C4D0C" w:rsidRDefault="00D101D2" w:rsidP="00B567B1">
      <w:pPr>
        <w:pStyle w:val="HeadingIbrahim1"/>
      </w:pPr>
      <w:bookmarkStart w:id="665" w:name="_Toc492046631"/>
      <w:r>
        <w:t>10.</w:t>
      </w:r>
      <w:r w:rsidR="00907CF2" w:rsidRPr="002C4D0C">
        <w:t xml:space="preserve"> </w:t>
      </w:r>
      <w:r w:rsidR="00D21CCA">
        <w:rPr>
          <w:rFonts w:hint="eastAsia"/>
          <w:lang w:eastAsia="ja-JP"/>
        </w:rPr>
        <w:t>買収</w:t>
      </w:r>
      <w:r w:rsidR="0061388D">
        <w:rPr>
          <w:rFonts w:hint="eastAsia"/>
          <w:lang w:eastAsia="ja-JP"/>
        </w:rPr>
        <w:t>企業</w:t>
      </w:r>
      <w:r w:rsidR="00D21CCA">
        <w:rPr>
          <w:rFonts w:hint="eastAsia"/>
          <w:lang w:eastAsia="ja-JP"/>
        </w:rPr>
        <w:t>として監査</w:t>
      </w:r>
      <w:r w:rsidR="0061388D">
        <w:rPr>
          <w:rFonts w:hint="eastAsia"/>
          <w:lang w:eastAsia="ja-JP"/>
        </w:rPr>
        <w:t>に</w:t>
      </w:r>
      <w:r w:rsidR="00D21CCA">
        <w:rPr>
          <w:rFonts w:hint="eastAsia"/>
          <w:lang w:eastAsia="ja-JP"/>
        </w:rPr>
        <w:t>備</w:t>
      </w:r>
      <w:r w:rsidR="0061388D">
        <w:rPr>
          <w:rFonts w:hint="eastAsia"/>
          <w:lang w:eastAsia="ja-JP"/>
        </w:rPr>
        <w:t>える</w:t>
      </w:r>
      <w:r w:rsidR="00D21CCA">
        <w:rPr>
          <w:rFonts w:hint="eastAsia"/>
          <w:lang w:eastAsia="ja-JP"/>
        </w:rPr>
        <w:t>（</w:t>
      </w:r>
      <w:r w:rsidR="00907CF2" w:rsidRPr="002C4D0C">
        <w:t xml:space="preserve">Preparing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665"/>
      <w:r w:rsidR="00D21CCA">
        <w:rPr>
          <w:rFonts w:hint="eastAsia"/>
          <w:lang w:eastAsia="ja-JP"/>
        </w:rPr>
        <w:t>）</w:t>
      </w:r>
    </w:p>
    <w:p w14:paraId="7E9DDF03" w14:textId="5C8E44FD" w:rsidR="00422481" w:rsidRDefault="006A5765" w:rsidP="00D11512">
      <w:pPr>
        <w:pStyle w:val="bodyIbrahim1"/>
        <w:rPr>
          <w:rFonts w:eastAsia="ＭＳ Ｐゴシック"/>
          <w:lang w:eastAsia="ja-JP"/>
        </w:rPr>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42976E2F" w14:textId="3CCADEFC" w:rsidR="003935BD" w:rsidRPr="003935BD" w:rsidRDefault="003935BD" w:rsidP="003935B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監査を依頼する前の段階</w:t>
      </w:r>
      <w:r w:rsidR="0061388D">
        <w:rPr>
          <w:rFonts w:ascii="メイリオ" w:eastAsia="メイリオ" w:hAnsi="メイリオ" w:cs="メイリオ" w:hint="eastAsia"/>
          <w:sz w:val="18"/>
          <w:szCs w:val="18"/>
          <w:lang w:eastAsia="ja-JP"/>
        </w:rPr>
        <w:t>および監査結果を受領した後の段階で、</w:t>
      </w:r>
      <w:r>
        <w:rPr>
          <w:rFonts w:ascii="メイリオ" w:eastAsia="メイリオ" w:hAnsi="メイリオ" w:cs="メイリオ" w:hint="eastAsia"/>
          <w:sz w:val="18"/>
          <w:szCs w:val="18"/>
          <w:lang w:eastAsia="ja-JP"/>
        </w:rPr>
        <w:t>買収</w:t>
      </w:r>
      <w:del w:id="666" w:author="工内隆" w:date="2017-12-08T11:57:00Z">
        <w:r w:rsidDel="00B57948">
          <w:rPr>
            <w:rFonts w:ascii="メイリオ" w:eastAsia="メイリオ" w:hAnsi="メイリオ" w:cs="メイリオ" w:hint="eastAsia"/>
            <w:sz w:val="18"/>
            <w:szCs w:val="18"/>
            <w:lang w:eastAsia="ja-JP"/>
          </w:rPr>
          <w:delText>する</w:delText>
        </w:r>
        <w:r w:rsidR="0061388D" w:rsidDel="00B57948">
          <w:rPr>
            <w:rFonts w:ascii="メイリオ" w:eastAsia="メイリオ" w:hAnsi="メイリオ" w:cs="メイリオ" w:hint="eastAsia"/>
            <w:sz w:val="18"/>
            <w:szCs w:val="18"/>
            <w:lang w:eastAsia="ja-JP"/>
          </w:rPr>
          <w:delText>側の</w:delText>
        </w:r>
      </w:del>
      <w:r>
        <w:rPr>
          <w:rFonts w:ascii="メイリオ" w:eastAsia="メイリオ" w:hAnsi="メイリオ" w:cs="メイリオ" w:hint="eastAsia"/>
          <w:sz w:val="18"/>
          <w:szCs w:val="18"/>
          <w:lang w:eastAsia="ja-JP"/>
        </w:rPr>
        <w:t>企業として</w:t>
      </w:r>
      <w:ins w:id="667" w:author="工内隆" w:date="2017-12-08T11:58:00Z">
        <w:r w:rsidR="00B57948">
          <w:rPr>
            <w:rFonts w:ascii="メイリオ" w:eastAsia="メイリオ" w:hAnsi="メイリオ" w:cs="メイリオ" w:hint="eastAsia"/>
            <w:sz w:val="18"/>
            <w:szCs w:val="18"/>
            <w:lang w:eastAsia="ja-JP"/>
          </w:rPr>
          <w:t>行う</w:t>
        </w:r>
      </w:ins>
      <w:del w:id="668" w:author="工内隆" w:date="2017-12-08T11:58:00Z">
        <w:r w:rsidR="0061388D" w:rsidDel="00B57948">
          <w:rPr>
            <w:rFonts w:ascii="メイリオ" w:eastAsia="メイリオ" w:hAnsi="メイリオ" w:cs="メイリオ" w:hint="eastAsia"/>
            <w:sz w:val="18"/>
            <w:szCs w:val="18"/>
            <w:lang w:eastAsia="ja-JP"/>
          </w:rPr>
          <w:delText>する</w:delText>
        </w:r>
      </w:del>
      <w:r w:rsidR="0061388D">
        <w:rPr>
          <w:rFonts w:ascii="メイリオ" w:eastAsia="メイリオ" w:hAnsi="メイリオ" w:cs="メイリオ" w:hint="eastAsia"/>
          <w:sz w:val="18"/>
          <w:szCs w:val="18"/>
          <w:lang w:eastAsia="ja-JP"/>
        </w:rPr>
        <w:t>べき</w:t>
      </w:r>
      <w:r>
        <w:rPr>
          <w:rFonts w:ascii="メイリオ" w:eastAsia="メイリオ" w:hAnsi="メイリオ" w:cs="メイリオ" w:hint="eastAsia"/>
          <w:sz w:val="18"/>
          <w:szCs w:val="18"/>
          <w:lang w:eastAsia="ja-JP"/>
        </w:rPr>
        <w:t>意思決定やとるべきアクションがあります。</w:t>
      </w:r>
    </w:p>
    <w:p w14:paraId="2787C9BC" w14:textId="577844B8" w:rsidR="005F1EA1" w:rsidRPr="002C4D0C" w:rsidRDefault="00D101D2" w:rsidP="00D11512">
      <w:pPr>
        <w:pStyle w:val="HeadingIbrahim2"/>
      </w:pPr>
      <w:bookmarkStart w:id="669" w:name="_Toc492046632"/>
      <w:r w:rsidRPr="002C4D0C">
        <w:t>10</w:t>
      </w:r>
      <w:r w:rsidR="00444017" w:rsidRPr="002C4D0C">
        <w:t xml:space="preserve">.1 </w:t>
      </w:r>
      <w:r w:rsidR="00E03C4A">
        <w:rPr>
          <w:rFonts w:hint="eastAsia"/>
          <w:lang w:eastAsia="ja-JP"/>
        </w:rPr>
        <w:t>ニーズに合</w:t>
      </w:r>
      <w:r w:rsidR="00D12685">
        <w:rPr>
          <w:rFonts w:hint="eastAsia"/>
          <w:lang w:eastAsia="ja-JP"/>
        </w:rPr>
        <w:t>わせ適切な</w:t>
      </w:r>
      <w:r w:rsidR="00656CC4">
        <w:rPr>
          <w:rFonts w:hint="eastAsia"/>
          <w:lang w:eastAsia="ja-JP"/>
        </w:rPr>
        <w:t>監査モデル・</w:t>
      </w:r>
      <w:r w:rsidR="00E03C4A">
        <w:rPr>
          <w:rFonts w:hint="eastAsia"/>
          <w:lang w:eastAsia="ja-JP"/>
        </w:rPr>
        <w:t>監査人を選択する（</w:t>
      </w:r>
      <w:r w:rsidR="005F1EA1" w:rsidRPr="002C4D0C">
        <w:t xml:space="preserve">Chose the right audit model </w:t>
      </w:r>
      <w:r w:rsidR="008B31D5" w:rsidRPr="002C4D0C">
        <w:t xml:space="preserve">and right auditor </w:t>
      </w:r>
      <w:r w:rsidR="005F1EA1" w:rsidRPr="002C4D0C">
        <w:t>for your needs</w:t>
      </w:r>
      <w:bookmarkEnd w:id="669"/>
      <w:r w:rsidR="00E03C4A">
        <w:rPr>
          <w:rFonts w:hint="eastAsia"/>
          <w:lang w:eastAsia="ja-JP"/>
        </w:rPr>
        <w:t>）</w:t>
      </w:r>
    </w:p>
    <w:p w14:paraId="08D3F786" w14:textId="77777777" w:rsidR="00A660DB" w:rsidRDefault="00E2797B" w:rsidP="00D11512">
      <w:pPr>
        <w:pStyle w:val="bodyIbrahim1"/>
        <w:rPr>
          <w:rFonts w:eastAsia="ＭＳ Ｐゴシック"/>
          <w:lang w:eastAsia="ja-JP"/>
        </w:rPr>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parameters you are working with. </w:t>
      </w:r>
      <w:bookmarkStart w:id="670" w:name="_Toc492046633"/>
    </w:p>
    <w:p w14:paraId="11506614" w14:textId="319B4EEC" w:rsidR="00E03C4A" w:rsidRPr="0036512D" w:rsidRDefault="00656CC4" w:rsidP="0036512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前に挙げたように</w:t>
      </w:r>
      <w:r w:rsidR="00090971">
        <w:rPr>
          <w:rFonts w:ascii="メイリオ" w:eastAsia="メイリオ" w:hAnsi="メイリオ" w:cs="メイリオ" w:hint="eastAsia"/>
          <w:sz w:val="18"/>
          <w:szCs w:val="18"/>
          <w:lang w:eastAsia="ja-JP"/>
        </w:rPr>
        <w:t>、</w:t>
      </w:r>
      <w:r>
        <w:rPr>
          <w:rFonts w:ascii="メイリオ" w:eastAsia="メイリオ" w:hAnsi="メイリオ" w:cs="メイリオ" w:hint="eastAsia"/>
          <w:sz w:val="18"/>
          <w:szCs w:val="18"/>
          <w:lang w:eastAsia="ja-JP"/>
        </w:rPr>
        <w:t>使われうる</w:t>
      </w:r>
      <w:r w:rsidR="00090971">
        <w:rPr>
          <w:rFonts w:ascii="メイリオ" w:eastAsia="メイリオ" w:hAnsi="メイリオ" w:cs="メイリオ" w:hint="eastAsia"/>
          <w:sz w:val="18"/>
          <w:szCs w:val="18"/>
          <w:lang w:eastAsia="ja-JP"/>
        </w:rPr>
        <w:t>主</w:t>
      </w:r>
      <w:r>
        <w:rPr>
          <w:rFonts w:ascii="メイリオ" w:eastAsia="メイリオ" w:hAnsi="メイリオ" w:cs="メイリオ" w:hint="eastAsia"/>
          <w:sz w:val="18"/>
          <w:szCs w:val="18"/>
          <w:lang w:eastAsia="ja-JP"/>
        </w:rPr>
        <w:t>だった監査の手法</w:t>
      </w:r>
      <w:del w:id="671" w:author="工内隆" w:date="2017-12-08T11:58:00Z">
        <w:r w:rsidR="00090971" w:rsidDel="00B57948">
          <w:rPr>
            <w:rFonts w:ascii="メイリオ" w:eastAsia="メイリオ" w:hAnsi="メイリオ" w:cs="メイリオ" w:hint="eastAsia"/>
            <w:sz w:val="18"/>
            <w:szCs w:val="18"/>
            <w:lang w:eastAsia="ja-JP"/>
          </w:rPr>
          <w:delText>に</w:delText>
        </w:r>
      </w:del>
      <w:r w:rsidR="00090971">
        <w:rPr>
          <w:rFonts w:ascii="メイリオ" w:eastAsia="メイリオ" w:hAnsi="メイリオ" w:cs="メイリオ" w:hint="eastAsia"/>
          <w:sz w:val="18"/>
          <w:szCs w:val="18"/>
          <w:lang w:eastAsia="ja-JP"/>
        </w:rPr>
        <w:t>は3つあり、自社の業務のパラメータを考えながら、どれが自社の具体的な状況と合っているのか、ということ</w:t>
      </w:r>
      <w:ins w:id="672" w:author="工内隆" w:date="2017-12-08T11:58:00Z">
        <w:r w:rsidR="00B57948">
          <w:rPr>
            <w:rFonts w:ascii="メイリオ" w:eastAsia="メイリオ" w:hAnsi="メイリオ" w:cs="メイリオ" w:hint="eastAsia"/>
            <w:sz w:val="18"/>
            <w:szCs w:val="18"/>
            <w:lang w:eastAsia="ja-JP"/>
          </w:rPr>
          <w:t>を</w:t>
        </w:r>
      </w:ins>
      <w:del w:id="673" w:author="工内隆" w:date="2017-12-08T11:59:00Z">
        <w:r w:rsidR="00090971" w:rsidDel="00B57948">
          <w:rPr>
            <w:rFonts w:ascii="メイリオ" w:eastAsia="メイリオ" w:hAnsi="メイリオ" w:cs="メイリオ" w:hint="eastAsia"/>
            <w:sz w:val="18"/>
            <w:szCs w:val="18"/>
            <w:lang w:eastAsia="ja-JP"/>
          </w:rPr>
          <w:delText>は</w:delText>
        </w:r>
      </w:del>
      <w:r w:rsidR="00090971">
        <w:rPr>
          <w:rFonts w:ascii="メイリオ" w:eastAsia="メイリオ" w:hAnsi="メイリオ" w:cs="メイリオ" w:hint="eastAsia"/>
          <w:sz w:val="18"/>
          <w:szCs w:val="18"/>
          <w:lang w:eastAsia="ja-JP"/>
        </w:rPr>
        <w:t>決める必要</w:t>
      </w:r>
      <w:r>
        <w:rPr>
          <w:rFonts w:ascii="メイリオ" w:eastAsia="メイリオ" w:hAnsi="メイリオ" w:cs="メイリオ" w:hint="eastAsia"/>
          <w:sz w:val="18"/>
          <w:szCs w:val="18"/>
          <w:lang w:eastAsia="ja-JP"/>
        </w:rPr>
        <w:t>があります</w:t>
      </w:r>
      <w:r w:rsidR="00090971">
        <w:rPr>
          <w:rFonts w:ascii="メイリオ" w:eastAsia="メイリオ" w:hAnsi="メイリオ" w:cs="メイリオ" w:hint="eastAsia"/>
          <w:sz w:val="18"/>
          <w:szCs w:val="18"/>
          <w:lang w:eastAsia="ja-JP"/>
        </w:rPr>
        <w:t>。</w:t>
      </w:r>
    </w:p>
    <w:p w14:paraId="53470EB4" w14:textId="028CBB21" w:rsidR="00597D3F" w:rsidRPr="002C4D0C" w:rsidRDefault="00444017" w:rsidP="00D11512">
      <w:pPr>
        <w:pStyle w:val="HeadingIbrahim2"/>
      </w:pPr>
      <w:r w:rsidRPr="002C4D0C">
        <w:lastRenderedPageBreak/>
        <w:t>1</w:t>
      </w:r>
      <w:r w:rsidR="00D101D2">
        <w:t>0</w:t>
      </w:r>
      <w:r w:rsidRPr="002C4D0C">
        <w:t xml:space="preserve">.2 </w:t>
      </w:r>
      <w:r w:rsidR="00090971">
        <w:rPr>
          <w:rFonts w:hint="eastAsia"/>
          <w:lang w:eastAsia="ja-JP"/>
        </w:rPr>
        <w:t>何に留意をすべきかを知る（</w:t>
      </w:r>
      <w:r w:rsidRPr="002C4D0C">
        <w:t>K</w:t>
      </w:r>
      <w:r w:rsidR="004C6B67" w:rsidRPr="002C4D0C">
        <w:t>now what you care about</w:t>
      </w:r>
      <w:bookmarkEnd w:id="670"/>
      <w:r w:rsidR="00090971">
        <w:rPr>
          <w:rFonts w:hint="eastAsia"/>
          <w:lang w:eastAsia="ja-JP"/>
        </w:rPr>
        <w:t>）</w:t>
      </w:r>
    </w:p>
    <w:p w14:paraId="680BEAA7" w14:textId="784744B3" w:rsidR="00597D3F" w:rsidRDefault="004C6B67" w:rsidP="00D11512">
      <w:pPr>
        <w:pStyle w:val="bodyIbrahim1"/>
        <w:rPr>
          <w:rFonts w:eastAsia="ＭＳ Ｐゴシック"/>
          <w:lang w:eastAsia="ja-JP"/>
        </w:rPr>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438FEE0F" w14:textId="65BDFDB5" w:rsidR="00090971" w:rsidRPr="007372B1" w:rsidRDefault="007372B1" w:rsidP="007372B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コードの複雑さによっては、ソースコード監査レポートが膨大の量の情報を提供することがあります。ここ</w:t>
      </w:r>
      <w:r w:rsidR="00656CC4">
        <w:rPr>
          <w:rFonts w:ascii="メイリオ" w:eastAsia="メイリオ" w:hAnsi="メイリオ" w:cs="メイリオ" w:hint="eastAsia"/>
          <w:sz w:val="18"/>
          <w:szCs w:val="18"/>
          <w:lang w:eastAsia="ja-JP"/>
        </w:rPr>
        <w:t>では、ライセンスやユースケースのどれを重要なものとみなすべきか</w:t>
      </w:r>
      <w:r>
        <w:rPr>
          <w:rFonts w:ascii="メイリオ" w:eastAsia="メイリオ" w:hAnsi="メイリオ" w:cs="メイリオ" w:hint="eastAsia"/>
          <w:sz w:val="18"/>
          <w:szCs w:val="18"/>
          <w:lang w:eastAsia="ja-JP"/>
        </w:rPr>
        <w:t>を明確にすることが重要になってきます。</w:t>
      </w:r>
    </w:p>
    <w:p w14:paraId="7FFF2D5D" w14:textId="773B9354" w:rsidR="00976FFA" w:rsidRPr="002C4D0C" w:rsidRDefault="00444017" w:rsidP="00D11512">
      <w:pPr>
        <w:pStyle w:val="HeadingIbrahim2"/>
      </w:pPr>
      <w:bookmarkStart w:id="674" w:name="_Toc492046634"/>
      <w:r w:rsidRPr="002C4D0C">
        <w:t>1</w:t>
      </w:r>
      <w:r w:rsidR="00D101D2">
        <w:t>0</w:t>
      </w:r>
      <w:r w:rsidRPr="002C4D0C">
        <w:t xml:space="preserve">.3 </w:t>
      </w:r>
      <w:r w:rsidR="00090971">
        <w:rPr>
          <w:rFonts w:hint="eastAsia"/>
          <w:lang w:eastAsia="ja-JP"/>
        </w:rPr>
        <w:t>適切な質問をする（</w:t>
      </w:r>
      <w:r w:rsidR="00976FFA" w:rsidRPr="002C4D0C">
        <w:t>Ask the right questions</w:t>
      </w:r>
      <w:bookmarkEnd w:id="674"/>
      <w:r w:rsidR="00090971">
        <w:rPr>
          <w:rFonts w:hint="eastAsia"/>
          <w:lang w:eastAsia="ja-JP"/>
        </w:rPr>
        <w:t>）</w:t>
      </w:r>
    </w:p>
    <w:p w14:paraId="7B7C3F18" w14:textId="0C8907C0" w:rsidR="00976FFA" w:rsidRDefault="00976FFA" w:rsidP="00D11512">
      <w:pPr>
        <w:pStyle w:val="bodyIbrahim1"/>
        <w:rPr>
          <w:rFonts w:eastAsia="ＭＳ Ｐゴシック"/>
          <w:lang w:eastAsia="ja-JP"/>
        </w:rPr>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t xml:space="preserve">Does the </w:t>
      </w:r>
      <w:r w:rsidR="00F920A7" w:rsidRPr="002C4D0C">
        <w:rPr>
          <w:rStyle w:val="ListLabel9"/>
        </w:rPr>
        <w:t xml:space="preserve">target company’s </w:t>
      </w:r>
      <w:r w:rsidRPr="002C4D0C">
        <w:rPr>
          <w:rStyle w:val="ListLabel9"/>
        </w:rPr>
        <w:t xml:space="preserve">compliance process </w:t>
      </w:r>
      <w:commentRangeStart w:id="675"/>
      <w:r w:rsidR="00FC1A65" w:rsidRPr="002C4D0C">
        <w:rPr>
          <w:rStyle w:val="ListLabel9"/>
        </w:rPr>
        <w:t>aligned</w:t>
      </w:r>
      <w:commentRangeEnd w:id="675"/>
      <w:r w:rsidR="00286F2B">
        <w:rPr>
          <w:rStyle w:val="af5"/>
          <w:rFonts w:asciiTheme="minorHAnsi" w:eastAsia="ＭＳ 明朝" w:hAnsiTheme="minorHAnsi"/>
          <w:color w:val="7F7F7F" w:themeColor="text1" w:themeTint="80"/>
          <w:lang w:eastAsia="ja-JP"/>
        </w:rPr>
        <w:commentReference w:id="675"/>
      </w:r>
      <w:r w:rsidR="00FC1A65" w:rsidRPr="002C4D0C">
        <w:rPr>
          <w:rStyle w:val="ListLabel9"/>
        </w:rPr>
        <w:t xml:space="preserve"> with the speed of development </w:t>
      </w:r>
      <w:r w:rsidRPr="002C4D0C">
        <w:rPr>
          <w:rStyle w:val="ListLabel9"/>
        </w:rPr>
        <w:t>to meet product release schedules?</w:t>
      </w:r>
    </w:p>
    <w:p w14:paraId="2DFD2A4E" w14:textId="4DF1C6C4" w:rsidR="00976FFA" w:rsidRPr="00915E13" w:rsidRDefault="00976FFA" w:rsidP="00D11512">
      <w:pPr>
        <w:pStyle w:val="ListIbrahim1"/>
        <w:rPr>
          <w:rStyle w:val="ListLabel9"/>
        </w:rPr>
      </w:pPr>
      <w:r w:rsidRPr="002C4D0C">
        <w:rPr>
          <w:rStyle w:val="ListLabel9"/>
        </w:rPr>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00E347A1" w14:textId="77777777" w:rsidR="00EF2D40" w:rsidRDefault="00915E13" w:rsidP="00915E13">
      <w:pPr>
        <w:pStyle w:val="bodyIbrahim1"/>
        <w:spacing w:line="240" w:lineRule="exact"/>
        <w:rPr>
          <w:ins w:id="676" w:author="工内隆" w:date="2017-12-08T13:10:00Z"/>
          <w:rFonts w:ascii="メイリオ" w:eastAsia="メイリオ" w:hAnsi="メイリオ" w:cs="メイリオ"/>
          <w:sz w:val="18"/>
          <w:szCs w:val="18"/>
          <w:lang w:eastAsia="ja-JP"/>
        </w:rPr>
      </w:pPr>
      <w:r w:rsidRPr="00915E13">
        <w:rPr>
          <w:rFonts w:ascii="メイリオ" w:eastAsia="メイリオ" w:hAnsi="メイリオ" w:cs="メイリオ" w:hint="eastAsia"/>
          <w:sz w:val="18"/>
          <w:szCs w:val="18"/>
          <w:lang w:eastAsia="ja-JP"/>
        </w:rPr>
        <w:t>オープンソース監査レポートは、買収対象のソースコードと関連するライセンスについての大量の情報を提示することになります。しかし、コンプライアンスに関連する明確な説明や</w:t>
      </w:r>
      <w:ins w:id="677" w:author="工内隆" w:date="2017-12-08T12:01:00Z">
        <w:r w:rsidR="00B57948">
          <w:rPr>
            <w:rFonts w:ascii="メイリオ" w:eastAsia="メイリオ" w:hAnsi="メイリオ" w:cs="メイリオ" w:hint="eastAsia"/>
            <w:sz w:val="18"/>
            <w:szCs w:val="18"/>
            <w:lang w:eastAsia="ja-JP"/>
          </w:rPr>
          <w:t>確証</w:t>
        </w:r>
      </w:ins>
      <w:del w:id="678" w:author="工内隆" w:date="2017-12-08T12:01:00Z">
        <w:r w:rsidRPr="00915E13" w:rsidDel="00B57948">
          <w:rPr>
            <w:rFonts w:ascii="メイリオ" w:eastAsia="メイリオ" w:hAnsi="メイリオ" w:cs="メイリオ" w:hint="eastAsia"/>
            <w:sz w:val="18"/>
            <w:szCs w:val="18"/>
            <w:lang w:eastAsia="ja-JP"/>
          </w:rPr>
          <w:delText>立証</w:delText>
        </w:r>
      </w:del>
      <w:r w:rsidRPr="00915E13">
        <w:rPr>
          <w:rFonts w:ascii="メイリオ" w:eastAsia="メイリオ" w:hAnsi="メイリオ" w:cs="メイリオ" w:hint="eastAsia"/>
          <w:sz w:val="18"/>
          <w:szCs w:val="18"/>
          <w:lang w:eastAsia="ja-JP"/>
        </w:rPr>
        <w:t>を得る上では、更なる調査が要求されるようなデータがたくさんあるのです。本節では、</w:t>
      </w:r>
      <w:ins w:id="679" w:author="工内隆" w:date="2017-12-08T12:01:00Z">
        <w:r w:rsidR="00B57948">
          <w:rPr>
            <w:rFonts w:ascii="メイリオ" w:eastAsia="メイリオ" w:hAnsi="メイリオ" w:cs="メイリオ" w:hint="eastAsia"/>
            <w:sz w:val="18"/>
            <w:szCs w:val="18"/>
            <w:lang w:eastAsia="ja-JP"/>
          </w:rPr>
          <w:t>買収企業</w:t>
        </w:r>
      </w:ins>
      <w:del w:id="680" w:author="工内隆" w:date="2017-12-08T12:01:00Z">
        <w:r w:rsidRPr="00915E13" w:rsidDel="00B57948">
          <w:rPr>
            <w:rFonts w:ascii="メイリオ" w:eastAsia="メイリオ" w:hAnsi="メイリオ" w:cs="メイリオ" w:hint="eastAsia"/>
            <w:sz w:val="18"/>
            <w:szCs w:val="18"/>
            <w:lang w:eastAsia="ja-JP"/>
          </w:rPr>
          <w:delText>自社</w:delText>
        </w:r>
      </w:del>
      <w:r w:rsidRPr="00915E13">
        <w:rPr>
          <w:rFonts w:ascii="メイリオ" w:eastAsia="メイリオ" w:hAnsi="メイリオ" w:cs="メイリオ" w:hint="eastAsia"/>
          <w:sz w:val="18"/>
          <w:szCs w:val="18"/>
          <w:lang w:eastAsia="ja-JP"/>
        </w:rPr>
        <w:t>にとって必要なことが何か、</w:t>
      </w:r>
      <w:del w:id="681" w:author="工内隆" w:date="2017-12-06T14:58:00Z">
        <w:r w:rsidRPr="00915E13" w:rsidDel="004606ED">
          <w:rPr>
            <w:rFonts w:ascii="メイリオ" w:eastAsia="メイリオ" w:hAnsi="メイリオ" w:cs="メイリオ" w:hint="eastAsia"/>
            <w:sz w:val="18"/>
            <w:szCs w:val="18"/>
            <w:lang w:eastAsia="ja-JP"/>
          </w:rPr>
          <w:delText>買収先</w:delText>
        </w:r>
      </w:del>
      <w:ins w:id="682" w:author="工内隆" w:date="2017-12-06T14:58:00Z">
        <w:r w:rsidR="004606ED">
          <w:rPr>
            <w:rFonts w:ascii="メイリオ" w:eastAsia="メイリオ" w:hAnsi="メイリオ" w:cs="メイリオ" w:hint="eastAsia"/>
            <w:sz w:val="18"/>
            <w:szCs w:val="18"/>
            <w:lang w:eastAsia="ja-JP"/>
          </w:rPr>
          <w:t>買収対象</w:t>
        </w:r>
      </w:ins>
      <w:ins w:id="683" w:author="工内隆" w:date="2017-12-08T12:02:00Z">
        <w:r w:rsidR="00B57948">
          <w:rPr>
            <w:rFonts w:ascii="メイリオ" w:eastAsia="メイリオ" w:hAnsi="メイリオ" w:cs="メイリオ" w:hint="eastAsia"/>
            <w:sz w:val="18"/>
            <w:szCs w:val="18"/>
            <w:lang w:eastAsia="ja-JP"/>
          </w:rPr>
          <w:t>に向けて発せられる質問</w:t>
        </w:r>
      </w:ins>
      <w:del w:id="684" w:author="工内隆" w:date="2017-12-08T12:02:00Z">
        <w:r w:rsidRPr="00915E13" w:rsidDel="00B57948">
          <w:rPr>
            <w:rFonts w:ascii="メイリオ" w:eastAsia="メイリオ" w:hAnsi="メイリオ" w:cs="メイリオ" w:hint="eastAsia"/>
            <w:sz w:val="18"/>
            <w:szCs w:val="18"/>
            <w:lang w:eastAsia="ja-JP"/>
          </w:rPr>
          <w:delText>と取り組むべ</w:delText>
        </w:r>
      </w:del>
      <w:del w:id="685" w:author="工内隆" w:date="2017-12-08T12:03:00Z">
        <w:r w:rsidRPr="00915E13" w:rsidDel="00B57948">
          <w:rPr>
            <w:rFonts w:ascii="メイリオ" w:eastAsia="メイリオ" w:hAnsi="メイリオ" w:cs="メイリオ" w:hint="eastAsia"/>
            <w:sz w:val="18"/>
            <w:szCs w:val="18"/>
            <w:lang w:eastAsia="ja-JP"/>
          </w:rPr>
          <w:delText>き問題</w:delText>
        </w:r>
      </w:del>
      <w:r w:rsidRPr="00915E13">
        <w:rPr>
          <w:rFonts w:ascii="メイリオ" w:eastAsia="メイリオ" w:hAnsi="メイリオ" w:cs="メイリオ" w:hint="eastAsia"/>
          <w:sz w:val="18"/>
          <w:szCs w:val="18"/>
          <w:lang w:eastAsia="ja-JP"/>
        </w:rPr>
        <w:t>は何か、といった</w:t>
      </w:r>
      <w:del w:id="686" w:author="工内隆" w:date="2017-12-08T12:03:00Z">
        <w:r w:rsidRPr="00915E13" w:rsidDel="001D07AD">
          <w:rPr>
            <w:rFonts w:ascii="メイリオ" w:eastAsia="メイリオ" w:hAnsi="メイリオ" w:cs="メイリオ" w:hint="eastAsia"/>
            <w:sz w:val="18"/>
            <w:szCs w:val="18"/>
            <w:lang w:eastAsia="ja-JP"/>
          </w:rPr>
          <w:delText>ことを</w:delText>
        </w:r>
      </w:del>
      <w:r w:rsidRPr="00915E13">
        <w:rPr>
          <w:rFonts w:ascii="メイリオ" w:eastAsia="メイリオ" w:hAnsi="メイリオ" w:cs="メイリオ" w:hint="eastAsia"/>
          <w:sz w:val="18"/>
          <w:szCs w:val="18"/>
          <w:lang w:eastAsia="ja-JP"/>
        </w:rPr>
        <w:t>枠組み</w:t>
      </w:r>
      <w:ins w:id="687" w:author="工内隆" w:date="2017-12-08T12:03:00Z">
        <w:r w:rsidR="001D07AD">
          <w:rPr>
            <w:rFonts w:ascii="メイリオ" w:eastAsia="メイリオ" w:hAnsi="メイリオ" w:cs="メイリオ" w:hint="eastAsia"/>
            <w:sz w:val="18"/>
            <w:szCs w:val="18"/>
            <w:lang w:eastAsia="ja-JP"/>
          </w:rPr>
          <w:t>作り</w:t>
        </w:r>
      </w:ins>
      <w:del w:id="688" w:author="工内隆" w:date="2017-12-08T12:04:00Z">
        <w:r w:rsidRPr="00915E13" w:rsidDel="001D07AD">
          <w:rPr>
            <w:rFonts w:ascii="メイリオ" w:eastAsia="メイリオ" w:hAnsi="メイリオ" w:cs="メイリオ" w:hint="eastAsia"/>
            <w:sz w:val="18"/>
            <w:szCs w:val="18"/>
            <w:lang w:eastAsia="ja-JP"/>
          </w:rPr>
          <w:delText>としてとらえるため</w:delText>
        </w:r>
      </w:del>
      <w:r w:rsidRPr="00915E13">
        <w:rPr>
          <w:rFonts w:ascii="メイリオ" w:eastAsia="メイリオ" w:hAnsi="メイリオ" w:cs="メイリオ" w:hint="eastAsia"/>
          <w:sz w:val="18"/>
          <w:szCs w:val="18"/>
          <w:lang w:eastAsia="ja-JP"/>
        </w:rPr>
        <w:t>のスタート地点として</w:t>
      </w:r>
      <w:r w:rsidR="00656CC4">
        <w:rPr>
          <w:rFonts w:ascii="メイリオ" w:eastAsia="メイリオ" w:hAnsi="メイリオ" w:cs="メイリオ" w:hint="eastAsia"/>
          <w:sz w:val="18"/>
          <w:szCs w:val="18"/>
          <w:lang w:eastAsia="ja-JP"/>
        </w:rPr>
        <w:t>以下の質問</w:t>
      </w:r>
      <w:del w:id="689" w:author="工内隆" w:date="2017-12-08T12:04:00Z">
        <w:r w:rsidR="00656CC4" w:rsidDel="001D07AD">
          <w:rPr>
            <w:rFonts w:ascii="メイリオ" w:eastAsia="メイリオ" w:hAnsi="メイリオ" w:cs="メイリオ" w:hint="eastAsia"/>
            <w:sz w:val="18"/>
            <w:szCs w:val="18"/>
            <w:lang w:eastAsia="ja-JP"/>
          </w:rPr>
          <w:delText>集</w:delText>
        </w:r>
      </w:del>
      <w:r w:rsidR="00656CC4">
        <w:rPr>
          <w:rFonts w:ascii="メイリオ" w:eastAsia="メイリオ" w:hAnsi="メイリオ" w:cs="メイリオ" w:hint="eastAsia"/>
          <w:sz w:val="18"/>
          <w:szCs w:val="18"/>
          <w:lang w:eastAsia="ja-JP"/>
        </w:rPr>
        <w:t>を挙げてみま</w:t>
      </w:r>
      <w:ins w:id="690" w:author="工内隆" w:date="2017-12-08T12:04:00Z">
        <w:r w:rsidR="001D07AD">
          <w:rPr>
            <w:rFonts w:ascii="メイリオ" w:eastAsia="メイリオ" w:hAnsi="メイリオ" w:cs="メイリオ" w:hint="eastAsia"/>
            <w:sz w:val="18"/>
            <w:szCs w:val="18"/>
            <w:lang w:eastAsia="ja-JP"/>
          </w:rPr>
          <w:t>した</w:t>
        </w:r>
      </w:ins>
      <w:del w:id="691" w:author="工内隆" w:date="2017-12-08T12:04:00Z">
        <w:r w:rsidR="00656CC4" w:rsidDel="001D07AD">
          <w:rPr>
            <w:rFonts w:ascii="メイリオ" w:eastAsia="メイリオ" w:hAnsi="メイリオ" w:cs="メイリオ" w:hint="eastAsia"/>
            <w:sz w:val="18"/>
            <w:szCs w:val="18"/>
            <w:lang w:eastAsia="ja-JP"/>
          </w:rPr>
          <w:delText>す</w:delText>
        </w:r>
      </w:del>
    </w:p>
    <w:p w14:paraId="0A84D279" w14:textId="1597F01D" w:rsidR="00915E13" w:rsidRPr="00915E13" w:rsidRDefault="00656CC4" w:rsidP="00915E13">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w:t>
      </w:r>
    </w:p>
    <w:p w14:paraId="6B648665" w14:textId="408605A2" w:rsidR="00915E13" w:rsidRPr="00915E13" w:rsidRDefault="00915E13" w:rsidP="00915E13">
      <w:pPr>
        <w:pStyle w:val="ListIbrahim1"/>
        <w:spacing w:line="240" w:lineRule="exact"/>
        <w:ind w:left="714" w:hanging="357"/>
        <w:rPr>
          <w:rStyle w:val="ListLabel9"/>
          <w:rFonts w:ascii="メイリオ" w:eastAsia="メイリオ" w:hAnsi="メイリオ" w:cs="メイリオ"/>
          <w:lang w:eastAsia="ja-JP"/>
        </w:rPr>
      </w:pPr>
      <w:del w:id="692" w:author="工内隆" w:date="2017-12-06T14:50:00Z">
        <w:r w:rsidDel="004606ED">
          <w:rPr>
            <w:rStyle w:val="ListLabel9"/>
            <w:rFonts w:ascii="メイリオ" w:eastAsia="メイリオ" w:hAnsi="メイリオ" w:cs="メイリオ" w:hint="eastAsia"/>
            <w:sz w:val="18"/>
            <w:lang w:eastAsia="ja-JP"/>
          </w:rPr>
          <w:delText>買収元</w:delText>
        </w:r>
      </w:del>
      <w:ins w:id="693" w:author="工内隆" w:date="2017-12-06T14:50:00Z">
        <w:r w:rsidR="004606ED">
          <w:rPr>
            <w:rStyle w:val="ListLabel9"/>
            <w:rFonts w:ascii="メイリオ" w:eastAsia="メイリオ" w:hAnsi="メイリオ" w:cs="メイリオ" w:hint="eastAsia"/>
            <w:sz w:val="18"/>
            <w:lang w:eastAsia="ja-JP"/>
          </w:rPr>
          <w:t>買収企業</w:t>
        </w:r>
      </w:ins>
      <w:r>
        <w:rPr>
          <w:rStyle w:val="ListLabel9"/>
          <w:rFonts w:ascii="メイリオ" w:eastAsia="メイリオ" w:hAnsi="メイリオ" w:cs="メイリオ" w:hint="eastAsia"/>
          <w:sz w:val="18"/>
          <w:lang w:eastAsia="ja-JP"/>
        </w:rPr>
        <w:t>や買収対象の知財を危険にさらすようなライセンスのコードを買収対象が使っていないか？</w:t>
      </w:r>
    </w:p>
    <w:p w14:paraId="510D2214" w14:textId="4D38DDD5" w:rsidR="00915E13" w:rsidRPr="00915E13" w:rsidRDefault="00915E13" w:rsidP="00915E13">
      <w:pPr>
        <w:pStyle w:val="ListIbrahim1"/>
        <w:spacing w:line="240" w:lineRule="exact"/>
        <w:ind w:left="714" w:hanging="357"/>
        <w:rPr>
          <w:rStyle w:val="ListLabel9"/>
          <w:rFonts w:ascii="メイリオ" w:eastAsia="メイリオ" w:hAnsi="メイリオ" w:cs="メイリオ"/>
          <w:lang w:eastAsia="ja-JP"/>
        </w:rPr>
      </w:pPr>
      <w:r>
        <w:rPr>
          <w:rStyle w:val="ListLabel9"/>
          <w:rFonts w:ascii="メイリオ" w:eastAsia="メイリオ" w:hAnsi="メイリオ" w:cs="メイリオ" w:hint="eastAsia"/>
          <w:sz w:val="18"/>
          <w:lang w:eastAsia="ja-JP"/>
        </w:rPr>
        <w:t>よくわからない起源、ライセンスのコードのスニペットはないか？</w:t>
      </w:r>
    </w:p>
    <w:p w14:paraId="21A96D15" w14:textId="72BDA956" w:rsidR="00915E13" w:rsidRPr="00777891" w:rsidRDefault="00777891" w:rsidP="00915E13">
      <w:pPr>
        <w:pStyle w:val="ListIbrahim1"/>
        <w:spacing w:line="240" w:lineRule="exact"/>
        <w:ind w:left="714" w:hanging="357"/>
        <w:rPr>
          <w:rStyle w:val="ListLabel9"/>
          <w:rFonts w:ascii="メイリオ" w:eastAsia="メイリオ" w:hAnsi="メイリオ" w:cs="メイリオ"/>
          <w:lang w:eastAsia="ja-JP"/>
        </w:rPr>
      </w:pPr>
      <w:r>
        <w:rPr>
          <w:rStyle w:val="ListLabel9"/>
          <w:rFonts w:ascii="メイリオ" w:eastAsia="メイリオ" w:hAnsi="メイリオ" w:cs="メイリオ" w:hint="eastAsia"/>
          <w:sz w:val="18"/>
          <w:lang w:eastAsia="ja-JP"/>
        </w:rPr>
        <w:t>買収対象のオープンソース コンプライアンスの実務は、十分に</w:t>
      </w:r>
      <w:ins w:id="694" w:author="工内隆" w:date="2017-12-08T13:13:00Z">
        <w:r w:rsidR="0040023C">
          <w:rPr>
            <w:rStyle w:val="ListLabel9"/>
            <w:rFonts w:ascii="メイリオ" w:eastAsia="メイリオ" w:hAnsi="メイリオ" w:cs="メイリオ" w:hint="eastAsia"/>
            <w:sz w:val="18"/>
            <w:lang w:eastAsia="ja-JP"/>
          </w:rPr>
          <w:t>成熟しており</w:t>
        </w:r>
      </w:ins>
      <w:del w:id="695" w:author="工内隆" w:date="2017-12-08T13:13:00Z">
        <w:r w:rsidDel="0040023C">
          <w:rPr>
            <w:rStyle w:val="ListLabel9"/>
            <w:rFonts w:ascii="メイリオ" w:eastAsia="メイリオ" w:hAnsi="メイリオ" w:cs="メイリオ" w:hint="eastAsia"/>
            <w:sz w:val="18"/>
            <w:lang w:eastAsia="ja-JP"/>
          </w:rPr>
          <w:delText>もまれていて</w:delText>
        </w:r>
      </w:del>
      <w:r>
        <w:rPr>
          <w:rStyle w:val="ListLabel9"/>
          <w:rFonts w:ascii="メイリオ" w:eastAsia="メイリオ" w:hAnsi="メイリオ" w:cs="メイリオ" w:hint="eastAsia"/>
          <w:sz w:val="18"/>
          <w:lang w:eastAsia="ja-JP"/>
        </w:rPr>
        <w:t>、包括的なものであるか？</w:t>
      </w:r>
    </w:p>
    <w:p w14:paraId="2DFF2778" w14:textId="4899C6E0" w:rsidR="00777891" w:rsidRPr="00777891" w:rsidRDefault="00777891" w:rsidP="00915E13">
      <w:pPr>
        <w:pStyle w:val="ListIbrahim1"/>
        <w:spacing w:line="240" w:lineRule="exact"/>
        <w:ind w:left="714" w:hanging="357"/>
        <w:rPr>
          <w:rStyle w:val="ListLabel9"/>
          <w:rFonts w:ascii="メイリオ" w:eastAsia="メイリオ" w:hAnsi="メイリオ" w:cs="メイリオ"/>
          <w:lang w:eastAsia="ja-JP"/>
        </w:rPr>
      </w:pPr>
      <w:r>
        <w:rPr>
          <w:rStyle w:val="ListLabel9"/>
          <w:rFonts w:ascii="メイリオ" w:eastAsia="メイリオ" w:hAnsi="メイリオ" w:cs="メイリオ" w:hint="eastAsia"/>
          <w:sz w:val="18"/>
          <w:lang w:eastAsia="ja-JP"/>
        </w:rPr>
        <w:t>買収対象は、自身が使っているオープンソース コンポーネントの既知の脆弱性を追跡しているか？</w:t>
      </w:r>
    </w:p>
    <w:p w14:paraId="05C78846" w14:textId="0CC12B57" w:rsidR="00286F2B" w:rsidRPr="00286F2B" w:rsidRDefault="00777891" w:rsidP="00D11512">
      <w:pPr>
        <w:pStyle w:val="ListIbrahim1"/>
        <w:spacing w:line="240" w:lineRule="exact"/>
        <w:ind w:left="714" w:hanging="357"/>
        <w:rPr>
          <w:rStyle w:val="ListLabel9"/>
          <w:lang w:eastAsia="ja-JP"/>
        </w:rPr>
      </w:pPr>
      <w:r w:rsidRPr="00286F2B">
        <w:rPr>
          <w:rStyle w:val="ListLabel9"/>
          <w:rFonts w:ascii="メイリオ" w:eastAsia="メイリオ" w:hAnsi="メイリオ" w:cs="メイリオ" w:hint="eastAsia"/>
          <w:sz w:val="18"/>
          <w:lang w:eastAsia="ja-JP"/>
        </w:rPr>
        <w:t>製品が</w:t>
      </w:r>
      <w:ins w:id="696" w:author="工内隆" w:date="2017-12-08T13:14:00Z">
        <w:r w:rsidR="0040023C">
          <w:rPr>
            <w:rStyle w:val="ListLabel9"/>
            <w:rFonts w:ascii="メイリオ" w:eastAsia="メイリオ" w:hAnsi="メイリオ" w:cs="メイリオ" w:hint="eastAsia"/>
            <w:sz w:val="18"/>
            <w:lang w:eastAsia="ja-JP"/>
          </w:rPr>
          <w:t>頒布されて</w:t>
        </w:r>
      </w:ins>
      <w:del w:id="697" w:author="工内隆" w:date="2017-12-08T13:14:00Z">
        <w:r w:rsidRPr="00286F2B" w:rsidDel="0040023C">
          <w:rPr>
            <w:rStyle w:val="ListLabel9"/>
            <w:rFonts w:ascii="メイリオ" w:eastAsia="メイリオ" w:hAnsi="メイリオ" w:cs="メイリオ" w:hint="eastAsia"/>
            <w:sz w:val="18"/>
            <w:lang w:eastAsia="ja-JP"/>
          </w:rPr>
          <w:delText>流通</w:delText>
        </w:r>
      </w:del>
      <w:del w:id="698" w:author="工内隆" w:date="2017-12-08T13:15:00Z">
        <w:r w:rsidRPr="00286F2B" w:rsidDel="0040023C">
          <w:rPr>
            <w:rStyle w:val="ListLabel9"/>
            <w:rFonts w:ascii="メイリオ" w:eastAsia="メイリオ" w:hAnsi="メイリオ" w:cs="メイリオ" w:hint="eastAsia"/>
            <w:sz w:val="18"/>
            <w:lang w:eastAsia="ja-JP"/>
          </w:rPr>
          <w:delText>して</w:delText>
        </w:r>
      </w:del>
      <w:r w:rsidRPr="00286F2B">
        <w:rPr>
          <w:rStyle w:val="ListLabel9"/>
          <w:rFonts w:ascii="メイリオ" w:eastAsia="メイリオ" w:hAnsi="メイリオ" w:cs="メイリオ" w:hint="eastAsia"/>
          <w:sz w:val="18"/>
          <w:lang w:eastAsia="ja-JP"/>
        </w:rPr>
        <w:t>いるとき、買収対象</w:t>
      </w:r>
      <w:del w:id="699" w:author="工内隆" w:date="2017-12-08T13:15:00Z">
        <w:r w:rsidRPr="00286F2B" w:rsidDel="0040023C">
          <w:rPr>
            <w:rStyle w:val="ListLabel9"/>
            <w:rFonts w:ascii="メイリオ" w:eastAsia="メイリオ" w:hAnsi="メイリオ" w:cs="メイリオ" w:hint="eastAsia"/>
            <w:sz w:val="18"/>
            <w:lang w:eastAsia="ja-JP"/>
          </w:rPr>
          <w:delText>の</w:delText>
        </w:r>
      </w:del>
      <w:r w:rsidRPr="00286F2B">
        <w:rPr>
          <w:rStyle w:val="ListLabel9"/>
          <w:rFonts w:ascii="メイリオ" w:eastAsia="メイリオ" w:hAnsi="メイリオ" w:cs="メイリオ" w:hint="eastAsia"/>
          <w:sz w:val="18"/>
          <w:lang w:eastAsia="ja-JP"/>
        </w:rPr>
        <w:t>企業</w:t>
      </w:r>
      <w:ins w:id="700" w:author="工内隆" w:date="2017-12-08T13:15:00Z">
        <w:r w:rsidR="0040023C">
          <w:rPr>
            <w:rStyle w:val="ListLabel9"/>
            <w:rFonts w:ascii="メイリオ" w:eastAsia="メイリオ" w:hAnsi="メイリオ" w:cs="メイリオ" w:hint="eastAsia"/>
            <w:sz w:val="18"/>
            <w:lang w:eastAsia="ja-JP"/>
          </w:rPr>
          <w:t>は</w:t>
        </w:r>
      </w:ins>
      <w:del w:id="701" w:author="工内隆" w:date="2017-12-08T13:15:00Z">
        <w:r w:rsidRPr="00286F2B" w:rsidDel="0040023C">
          <w:rPr>
            <w:rStyle w:val="ListLabel9"/>
            <w:rFonts w:ascii="メイリオ" w:eastAsia="メイリオ" w:hAnsi="メイリオ" w:cs="メイリオ" w:hint="eastAsia"/>
            <w:sz w:val="18"/>
            <w:lang w:eastAsia="ja-JP"/>
          </w:rPr>
          <w:delText>が</w:delText>
        </w:r>
      </w:del>
      <w:r w:rsidRPr="00286F2B">
        <w:rPr>
          <w:rStyle w:val="ListLabel9"/>
          <w:rFonts w:ascii="メイリオ" w:eastAsia="メイリオ" w:hAnsi="メイリオ" w:cs="メイリオ" w:hint="eastAsia"/>
          <w:sz w:val="18"/>
          <w:lang w:eastAsia="ja-JP"/>
        </w:rPr>
        <w:t>オープンソース ライセンスの義務を履行するために</w:t>
      </w:r>
      <w:del w:id="702" w:author="工内隆" w:date="2017-12-08T13:15:00Z">
        <w:r w:rsidRPr="00286F2B" w:rsidDel="0040023C">
          <w:rPr>
            <w:rStyle w:val="ListLabel9"/>
            <w:rFonts w:ascii="メイリオ" w:eastAsia="メイリオ" w:hAnsi="メイリオ" w:cs="メイリオ" w:hint="eastAsia"/>
            <w:sz w:val="18"/>
            <w:lang w:eastAsia="ja-JP"/>
          </w:rPr>
          <w:delText>すべての</w:delText>
        </w:r>
      </w:del>
      <w:r w:rsidRPr="00286F2B">
        <w:rPr>
          <w:rStyle w:val="ListLabel9"/>
          <w:rFonts w:ascii="メイリオ" w:eastAsia="メイリオ" w:hAnsi="メイリオ" w:cs="メイリオ" w:hint="eastAsia"/>
          <w:sz w:val="18"/>
          <w:lang w:eastAsia="ja-JP"/>
        </w:rPr>
        <w:t>必要な</w:t>
      </w:r>
      <w:ins w:id="703" w:author="工内隆" w:date="2017-12-08T13:15:00Z">
        <w:r w:rsidR="0040023C" w:rsidRPr="00286F2B">
          <w:rPr>
            <w:rStyle w:val="ListLabel9"/>
            <w:rFonts w:ascii="メイリオ" w:eastAsia="メイリオ" w:hAnsi="メイリオ" w:cs="メイリオ" w:hint="eastAsia"/>
            <w:sz w:val="18"/>
            <w:lang w:eastAsia="ja-JP"/>
          </w:rPr>
          <w:t>すべて</w:t>
        </w:r>
        <w:r w:rsidR="0040023C">
          <w:rPr>
            <w:rStyle w:val="ListLabel9"/>
            <w:rFonts w:ascii="メイリオ" w:eastAsia="メイリオ" w:hAnsi="メイリオ" w:cs="メイリオ" w:hint="eastAsia"/>
            <w:sz w:val="18"/>
            <w:lang w:eastAsia="ja-JP"/>
          </w:rPr>
          <w:t>の</w:t>
        </w:r>
      </w:ins>
      <w:r w:rsidRPr="00286F2B">
        <w:rPr>
          <w:rStyle w:val="ListLabel9"/>
          <w:rFonts w:ascii="メイリオ" w:eastAsia="メイリオ" w:hAnsi="メイリオ" w:cs="メイリオ" w:hint="eastAsia"/>
          <w:sz w:val="18"/>
          <w:lang w:eastAsia="ja-JP"/>
        </w:rPr>
        <w:t>資料</w:t>
      </w:r>
      <w:r w:rsidR="00286F2B" w:rsidRPr="00286F2B">
        <w:rPr>
          <w:rStyle w:val="ListLabel9"/>
          <w:rFonts w:ascii="メイリオ" w:eastAsia="メイリオ" w:hAnsi="メイリオ" w:cs="メイリオ" w:hint="eastAsia"/>
          <w:sz w:val="18"/>
          <w:lang w:eastAsia="ja-JP"/>
        </w:rPr>
        <w:t>（書面での申し入れ、必要な告知/通知/表示、ソースコードなど当てはまるもの）</w:t>
      </w:r>
      <w:r w:rsidRPr="00286F2B">
        <w:rPr>
          <w:rStyle w:val="ListLabel9"/>
          <w:rFonts w:ascii="メイリオ" w:eastAsia="メイリオ" w:hAnsi="メイリオ" w:cs="メイリオ" w:hint="eastAsia"/>
          <w:sz w:val="18"/>
          <w:lang w:eastAsia="ja-JP"/>
        </w:rPr>
        <w:t>を提供しているか？</w:t>
      </w:r>
    </w:p>
    <w:p w14:paraId="40E89D5D" w14:textId="78B20CEE" w:rsidR="00286F2B" w:rsidRPr="00286F2B" w:rsidRDefault="00286F2B" w:rsidP="00D11512">
      <w:pPr>
        <w:pStyle w:val="ListIbrahim1"/>
        <w:spacing w:line="240" w:lineRule="exact"/>
        <w:ind w:left="714" w:hanging="357"/>
        <w:rPr>
          <w:rStyle w:val="ListLabel9"/>
          <w:lang w:eastAsia="ja-JP"/>
        </w:rPr>
      </w:pPr>
      <w:r>
        <w:rPr>
          <w:rStyle w:val="ListLabel9"/>
          <w:rFonts w:ascii="メイリオ" w:eastAsia="メイリオ" w:hAnsi="メイリオ" w:cs="メイリオ" w:hint="eastAsia"/>
          <w:sz w:val="18"/>
          <w:lang w:eastAsia="ja-JP"/>
        </w:rPr>
        <w:t>買収対象企業のコンプライアンス プロセスが、製品リリース計画に基づく開発スピードと合ったものになっているか？</w:t>
      </w:r>
    </w:p>
    <w:p w14:paraId="37E97632" w14:textId="583C6BEB" w:rsidR="00915E13" w:rsidRPr="002C4D0C" w:rsidRDefault="00286F2B" w:rsidP="00D11512">
      <w:pPr>
        <w:pStyle w:val="ListIbrahim1"/>
        <w:spacing w:line="240" w:lineRule="exact"/>
        <w:ind w:left="714" w:hanging="357"/>
        <w:rPr>
          <w:rStyle w:val="ListLabel9"/>
          <w:lang w:eastAsia="ja-JP"/>
        </w:rPr>
      </w:pPr>
      <w:r w:rsidRPr="00286F2B">
        <w:rPr>
          <w:rStyle w:val="ListLabel9"/>
          <w:rFonts w:ascii="メイリオ" w:eastAsia="メイリオ" w:hAnsi="メイリオ" w:cs="メイリオ" w:hint="eastAsia"/>
          <w:sz w:val="18"/>
          <w:lang w:eastAsia="ja-JP"/>
        </w:rPr>
        <w:t>買収対象</w:t>
      </w:r>
      <w:ins w:id="704" w:author="工内隆" w:date="2017-12-08T13:16:00Z">
        <w:r w:rsidR="0040023C">
          <w:rPr>
            <w:rStyle w:val="ListLabel9"/>
            <w:rFonts w:ascii="メイリオ" w:eastAsia="メイリオ" w:hAnsi="メイリオ" w:cs="メイリオ" w:hint="eastAsia"/>
            <w:sz w:val="18"/>
            <w:lang w:eastAsia="ja-JP"/>
          </w:rPr>
          <w:t>企業は</w:t>
        </w:r>
      </w:ins>
      <w:del w:id="705" w:author="工内隆" w:date="2017-12-08T13:16:00Z">
        <w:r w:rsidRPr="00286F2B" w:rsidDel="0040023C">
          <w:rPr>
            <w:rStyle w:val="ListLabel9"/>
            <w:rFonts w:ascii="メイリオ" w:eastAsia="メイリオ" w:hAnsi="メイリオ" w:cs="メイリオ" w:hint="eastAsia"/>
            <w:sz w:val="18"/>
            <w:lang w:eastAsia="ja-JP"/>
          </w:rPr>
          <w:delText>に</w:delText>
        </w:r>
      </w:del>
      <w:r w:rsidRPr="00286F2B">
        <w:rPr>
          <w:rStyle w:val="ListLabel9"/>
          <w:rFonts w:ascii="メイリオ" w:eastAsia="メイリオ" w:hAnsi="メイリオ" w:cs="メイリオ" w:hint="eastAsia"/>
          <w:sz w:val="18"/>
          <w:lang w:eastAsia="ja-JP"/>
        </w:rPr>
        <w:t>、社内外のソースコード</w:t>
      </w:r>
      <w:ins w:id="706" w:author="工内隆" w:date="2017-12-08T13:17:00Z">
        <w:r w:rsidR="0040023C">
          <w:rPr>
            <w:rStyle w:val="ListLabel9"/>
            <w:rFonts w:ascii="メイリオ" w:eastAsia="メイリオ" w:hAnsi="メイリオ" w:cs="メイリオ" w:hint="eastAsia"/>
            <w:sz w:val="18"/>
            <w:lang w:eastAsia="ja-JP"/>
          </w:rPr>
          <w:t>要求</w:t>
        </w:r>
      </w:ins>
      <w:del w:id="707" w:author="工内隆" w:date="2017-12-08T13:17:00Z">
        <w:r w:rsidRPr="00286F2B" w:rsidDel="0040023C">
          <w:rPr>
            <w:rStyle w:val="ListLabel9"/>
            <w:rFonts w:ascii="メイリオ" w:eastAsia="メイリオ" w:hAnsi="メイリオ" w:cs="メイリオ" w:hint="eastAsia"/>
            <w:sz w:val="18"/>
            <w:lang w:eastAsia="ja-JP"/>
          </w:rPr>
          <w:delText>を求める要請</w:delText>
        </w:r>
      </w:del>
      <w:r w:rsidRPr="00286F2B">
        <w:rPr>
          <w:rStyle w:val="ListLabel9"/>
          <w:rFonts w:ascii="メイリオ" w:eastAsia="メイリオ" w:hAnsi="メイリオ" w:cs="メイリオ" w:hint="eastAsia"/>
          <w:sz w:val="18"/>
          <w:lang w:eastAsia="ja-JP"/>
        </w:rPr>
        <w:t>すべてに、タイムリーな形で対応することができるプロセス</w:t>
      </w:r>
      <w:ins w:id="708" w:author="工内隆" w:date="2017-12-08T13:17:00Z">
        <w:r w:rsidR="0040023C">
          <w:rPr>
            <w:rStyle w:val="ListLabel9"/>
            <w:rFonts w:ascii="メイリオ" w:eastAsia="メイリオ" w:hAnsi="メイリオ" w:cs="メイリオ" w:hint="eastAsia"/>
            <w:sz w:val="18"/>
            <w:lang w:eastAsia="ja-JP"/>
          </w:rPr>
          <w:t>を用意してい</w:t>
        </w:r>
      </w:ins>
      <w:del w:id="709" w:author="工内隆" w:date="2017-12-08T13:17:00Z">
        <w:r w:rsidRPr="00286F2B" w:rsidDel="0040023C">
          <w:rPr>
            <w:rStyle w:val="ListLabel9"/>
            <w:rFonts w:ascii="メイリオ" w:eastAsia="メイリオ" w:hAnsi="メイリオ" w:cs="メイリオ" w:hint="eastAsia"/>
            <w:sz w:val="18"/>
            <w:lang w:eastAsia="ja-JP"/>
          </w:rPr>
          <w:delText>があ</w:delText>
        </w:r>
      </w:del>
      <w:r w:rsidRPr="00286F2B">
        <w:rPr>
          <w:rStyle w:val="ListLabel9"/>
          <w:rFonts w:ascii="メイリオ" w:eastAsia="メイリオ" w:hAnsi="メイリオ" w:cs="メイリオ" w:hint="eastAsia"/>
          <w:sz w:val="18"/>
          <w:lang w:eastAsia="ja-JP"/>
        </w:rPr>
        <w:t>るか？</w:t>
      </w:r>
    </w:p>
    <w:p w14:paraId="2C35EBA6" w14:textId="038AF61D" w:rsidR="00597D3F" w:rsidRPr="002C4D0C" w:rsidRDefault="00444017" w:rsidP="00541FB0">
      <w:pPr>
        <w:pStyle w:val="HeadingIbrahim2"/>
        <w:rPr>
          <w:lang w:eastAsia="ja-JP"/>
        </w:rPr>
      </w:pPr>
      <w:bookmarkStart w:id="710" w:name="_Toc492046635"/>
      <w:r w:rsidRPr="002C4D0C">
        <w:t>1</w:t>
      </w:r>
      <w:r w:rsidR="00D101D2">
        <w:t>0</w:t>
      </w:r>
      <w:r w:rsidRPr="002C4D0C">
        <w:t xml:space="preserve">.4 </w:t>
      </w:r>
      <w:ins w:id="711" w:author="工内隆" w:date="2017-12-08T13:18:00Z">
        <w:r w:rsidR="0040023C">
          <w:rPr>
            <w:rFonts w:hint="eastAsia"/>
            <w:lang w:eastAsia="ja-JP"/>
          </w:rPr>
          <w:t>買収</w:t>
        </w:r>
      </w:ins>
      <w:r w:rsidR="00656CC4">
        <w:rPr>
          <w:rFonts w:hint="eastAsia"/>
          <w:lang w:eastAsia="ja-JP"/>
        </w:rPr>
        <w:t>取引実行前の段階で解決すべき</w:t>
      </w:r>
      <w:r w:rsidR="003326D5">
        <w:rPr>
          <w:rFonts w:hint="eastAsia"/>
          <w:lang w:eastAsia="ja-JP"/>
        </w:rPr>
        <w:t>項目を特定する</w:t>
      </w:r>
      <w:r w:rsidR="00535D5A">
        <w:rPr>
          <w:rFonts w:hint="eastAsia"/>
          <w:lang w:eastAsia="ja-JP"/>
        </w:rPr>
        <w:t>（</w:t>
      </w:r>
      <w:r w:rsidR="004C6B67" w:rsidRPr="002C4D0C">
        <w:t>Identify items to be resolved before executing the transaction</w:t>
      </w:r>
      <w:bookmarkEnd w:id="710"/>
      <w:r w:rsidR="00535D5A">
        <w:rPr>
          <w:rFonts w:hint="eastAsia"/>
          <w:lang w:eastAsia="ja-JP"/>
        </w:rPr>
        <w:t>）</w:t>
      </w:r>
    </w:p>
    <w:p w14:paraId="27B470E1" w14:textId="570E0D04" w:rsidR="00597D3F"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 xml:space="preserve">the acquirer. </w:t>
      </w:r>
      <w:commentRangeStart w:id="712"/>
      <w:r w:rsidRPr="002C4D0C">
        <w:rPr>
          <w:rFonts w:ascii="Calibri" w:hAnsi="Calibri" w:cs="ProximaNova-Regular"/>
          <w:color w:val="000000"/>
        </w:rPr>
        <w:t>At which point,</w:t>
      </w:r>
      <w:commentRangeEnd w:id="712"/>
      <w:r w:rsidR="002D5CBB">
        <w:rPr>
          <w:rStyle w:val="af5"/>
        </w:rPr>
        <w:commentReference w:id="712"/>
      </w:r>
      <w:r w:rsidRPr="002C4D0C">
        <w:rPr>
          <w:rFonts w:ascii="Calibri" w:hAnsi="Calibri" w:cs="ProximaNova-Regular"/>
          <w:color w:val="000000"/>
        </w:rPr>
        <w:t xml:space="preserve">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w:t>
      </w:r>
      <w:r w:rsidR="00CB2114" w:rsidRPr="002C4D0C">
        <w:rPr>
          <w:rFonts w:ascii="Calibri" w:hAnsi="Calibri" w:cs="ProximaNova-Regular"/>
          <w:color w:val="000000"/>
        </w:rPr>
        <w:lastRenderedPageBreak/>
        <w:t xml:space="preserve">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410E56CA" w14:textId="77777777" w:rsidR="00535D5A" w:rsidRDefault="00535D5A">
      <w:pPr>
        <w:spacing w:after="0" w:line="240" w:lineRule="auto"/>
        <w:rPr>
          <w:rFonts w:ascii="Calibri" w:hAnsi="Calibri" w:cs="ProximaNova-Regular"/>
          <w:color w:val="000000"/>
        </w:rPr>
      </w:pPr>
    </w:p>
    <w:p w14:paraId="36A140FA" w14:textId="361F96C2" w:rsidR="00535D5A" w:rsidRPr="00535D5A" w:rsidRDefault="00535D5A" w:rsidP="00535D5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取引に</w:t>
      </w:r>
      <w:r w:rsidR="00934F7F">
        <w:rPr>
          <w:rFonts w:ascii="メイリオ" w:eastAsia="メイリオ" w:hAnsi="メイリオ" w:cs="メイリオ" w:hint="eastAsia"/>
          <w:sz w:val="18"/>
          <w:szCs w:val="18"/>
          <w:lang w:eastAsia="ja-JP"/>
        </w:rPr>
        <w:t>も</w:t>
      </w:r>
      <w:r>
        <w:rPr>
          <w:rFonts w:ascii="メイリオ" w:eastAsia="メイリオ" w:hAnsi="メイリオ" w:cs="メイリオ" w:hint="eastAsia"/>
          <w:sz w:val="18"/>
          <w:szCs w:val="18"/>
          <w:lang w:eastAsia="ja-JP"/>
        </w:rPr>
        <w:t>よりますが、オープンソース監査がライセンス</w:t>
      </w:r>
      <w:ins w:id="713" w:author="工内隆" w:date="2017-12-08T15:02:00Z">
        <w:r w:rsidR="007C5809">
          <w:rPr>
            <w:rFonts w:ascii="メイリオ" w:eastAsia="メイリオ" w:hAnsi="メイリオ" w:cs="メイリオ" w:hint="eastAsia"/>
            <w:sz w:val="18"/>
            <w:szCs w:val="18"/>
            <w:lang w:eastAsia="ja-JP"/>
          </w:rPr>
          <w:t>実務</w:t>
        </w:r>
      </w:ins>
      <w:r>
        <w:rPr>
          <w:rFonts w:ascii="メイリオ" w:eastAsia="メイリオ" w:hAnsi="メイリオ" w:cs="メイリオ" w:hint="eastAsia"/>
          <w:sz w:val="18"/>
          <w:szCs w:val="18"/>
          <w:lang w:eastAsia="ja-JP"/>
        </w:rPr>
        <w:t>やコンプライアンス</w:t>
      </w:r>
      <w:del w:id="714" w:author="工内隆" w:date="2017-12-08T15:02:00Z">
        <w:r w:rsidDel="007C5809">
          <w:rPr>
            <w:rFonts w:ascii="メイリオ" w:eastAsia="メイリオ" w:hAnsi="メイリオ" w:cs="メイリオ" w:hint="eastAsia"/>
            <w:sz w:val="18"/>
            <w:szCs w:val="18"/>
            <w:lang w:eastAsia="ja-JP"/>
          </w:rPr>
          <w:delText>の</w:delText>
        </w:r>
      </w:del>
      <w:r>
        <w:rPr>
          <w:rFonts w:ascii="メイリオ" w:eastAsia="メイリオ" w:hAnsi="メイリオ" w:cs="メイリオ" w:hint="eastAsia"/>
          <w:sz w:val="18"/>
          <w:szCs w:val="18"/>
          <w:lang w:eastAsia="ja-JP"/>
        </w:rPr>
        <w:t>実務</w:t>
      </w:r>
      <w:ins w:id="715" w:author="工内隆" w:date="2017-12-08T15:02:00Z">
        <w:r w:rsidR="007C5809">
          <w:rPr>
            <w:rFonts w:ascii="メイリオ" w:eastAsia="メイリオ" w:hAnsi="メイリオ" w:cs="メイリオ" w:hint="eastAsia"/>
            <w:sz w:val="18"/>
            <w:szCs w:val="18"/>
            <w:lang w:eastAsia="ja-JP"/>
          </w:rPr>
          <w:t>について</w:t>
        </w:r>
      </w:ins>
      <w:del w:id="716" w:author="工内隆" w:date="2017-12-08T15:02:00Z">
        <w:r w:rsidDel="007C5809">
          <w:rPr>
            <w:rFonts w:ascii="メイリオ" w:eastAsia="メイリオ" w:hAnsi="メイリオ" w:cs="メイリオ" w:hint="eastAsia"/>
            <w:sz w:val="18"/>
            <w:szCs w:val="18"/>
            <w:lang w:eastAsia="ja-JP"/>
          </w:rPr>
          <w:delText>が</w:delText>
        </w:r>
      </w:del>
      <w:r>
        <w:rPr>
          <w:rFonts w:ascii="メイリオ" w:eastAsia="メイリオ" w:hAnsi="メイリオ" w:cs="メイリオ" w:hint="eastAsia"/>
          <w:sz w:val="18"/>
          <w:szCs w:val="18"/>
          <w:lang w:eastAsia="ja-JP"/>
        </w:rPr>
        <w:t>、</w:t>
      </w:r>
      <w:del w:id="717" w:author="工内隆" w:date="2017-12-06T14:50:00Z">
        <w:r w:rsidDel="004606ED">
          <w:rPr>
            <w:rFonts w:ascii="メイリオ" w:eastAsia="メイリオ" w:hAnsi="メイリオ" w:cs="メイリオ" w:hint="eastAsia"/>
            <w:sz w:val="18"/>
            <w:szCs w:val="18"/>
            <w:lang w:eastAsia="ja-JP"/>
          </w:rPr>
          <w:delText>買収元</w:delText>
        </w:r>
      </w:del>
      <w:ins w:id="718" w:author="工内隆" w:date="2017-12-06T14:50:00Z">
        <w:r w:rsidR="004606ED">
          <w:rPr>
            <w:rFonts w:ascii="メイリオ" w:eastAsia="メイリオ" w:hAnsi="メイリオ" w:cs="メイリオ" w:hint="eastAsia"/>
            <w:sz w:val="18"/>
            <w:szCs w:val="18"/>
            <w:lang w:eastAsia="ja-JP"/>
          </w:rPr>
          <w:t>買収企業</w:t>
        </w:r>
      </w:ins>
      <w:r>
        <w:rPr>
          <w:rFonts w:ascii="メイリオ" w:eastAsia="メイリオ" w:hAnsi="メイリオ" w:cs="メイリオ" w:hint="eastAsia"/>
          <w:sz w:val="18"/>
          <w:szCs w:val="18"/>
          <w:lang w:eastAsia="ja-JP"/>
        </w:rPr>
        <w:t>にとって受け入れられない</w:t>
      </w:r>
      <w:ins w:id="719" w:author="工内隆" w:date="2017-12-08T15:01:00Z">
        <w:r w:rsidR="00CC7652">
          <w:rPr>
            <w:rFonts w:ascii="メイリオ" w:eastAsia="メイリオ" w:hAnsi="メイリオ" w:cs="メイリオ" w:hint="eastAsia"/>
            <w:sz w:val="18"/>
            <w:szCs w:val="18"/>
            <w:lang w:eastAsia="ja-JP"/>
          </w:rPr>
          <w:t>事</w:t>
        </w:r>
      </w:ins>
      <w:r>
        <w:rPr>
          <w:rFonts w:ascii="メイリオ" w:eastAsia="メイリオ" w:hAnsi="メイリオ" w:cs="メイリオ" w:hint="eastAsia"/>
          <w:sz w:val="18"/>
          <w:szCs w:val="18"/>
          <w:lang w:eastAsia="ja-JP"/>
        </w:rPr>
        <w:t>実</w:t>
      </w:r>
      <w:del w:id="720" w:author="工内隆" w:date="2017-12-08T15:01:00Z">
        <w:r w:rsidDel="00CC7652">
          <w:rPr>
            <w:rFonts w:ascii="メイリオ" w:eastAsia="メイリオ" w:hAnsi="メイリオ" w:cs="メイリオ" w:hint="eastAsia"/>
            <w:sz w:val="18"/>
            <w:szCs w:val="18"/>
            <w:lang w:eastAsia="ja-JP"/>
          </w:rPr>
          <w:delText>例</w:delText>
        </w:r>
      </w:del>
      <w:ins w:id="721" w:author="工内隆" w:date="2017-12-08T15:02:00Z">
        <w:r w:rsidR="007C5809">
          <w:rPr>
            <w:rFonts w:ascii="メイリオ" w:eastAsia="メイリオ" w:hAnsi="メイリオ" w:cs="メイリオ" w:hint="eastAsia"/>
            <w:sz w:val="18"/>
            <w:szCs w:val="18"/>
            <w:lang w:eastAsia="ja-JP"/>
          </w:rPr>
          <w:t>を</w:t>
        </w:r>
      </w:ins>
      <w:del w:id="722" w:author="工内隆" w:date="2017-12-08T15:02:00Z">
        <w:r w:rsidR="00934F7F" w:rsidDel="007C5809">
          <w:rPr>
            <w:rFonts w:ascii="メイリオ" w:eastAsia="メイリオ" w:hAnsi="メイリオ" w:cs="メイリオ" w:hint="eastAsia"/>
            <w:sz w:val="18"/>
            <w:szCs w:val="18"/>
            <w:lang w:eastAsia="ja-JP"/>
          </w:rPr>
          <w:delText>が</w:delText>
        </w:r>
      </w:del>
      <w:r>
        <w:rPr>
          <w:rFonts w:ascii="メイリオ" w:eastAsia="メイリオ" w:hAnsi="メイリオ" w:cs="メイリオ" w:hint="eastAsia"/>
          <w:sz w:val="18"/>
          <w:szCs w:val="18"/>
          <w:lang w:eastAsia="ja-JP"/>
        </w:rPr>
        <w:t>明らかに</w:t>
      </w:r>
      <w:ins w:id="723" w:author="工内隆" w:date="2017-12-08T15:02:00Z">
        <w:r w:rsidR="007C5809">
          <w:rPr>
            <w:rFonts w:ascii="メイリオ" w:eastAsia="メイリオ" w:hAnsi="メイリオ" w:cs="メイリオ" w:hint="eastAsia"/>
            <w:sz w:val="18"/>
            <w:szCs w:val="18"/>
            <w:lang w:eastAsia="ja-JP"/>
          </w:rPr>
          <w:t>す</w:t>
        </w:r>
      </w:ins>
      <w:del w:id="724" w:author="工内隆" w:date="2017-12-08T17:25:00Z">
        <w:r w:rsidR="00934F7F" w:rsidDel="00CA14EE">
          <w:rPr>
            <w:rFonts w:ascii="メイリオ" w:eastAsia="メイリオ" w:hAnsi="メイリオ" w:cs="メイリオ" w:hint="eastAsia"/>
            <w:sz w:val="18"/>
            <w:szCs w:val="18"/>
            <w:lang w:eastAsia="ja-JP"/>
          </w:rPr>
          <w:delText>な</w:delText>
        </w:r>
      </w:del>
      <w:r w:rsidR="00934F7F">
        <w:rPr>
          <w:rFonts w:ascii="メイリオ" w:eastAsia="メイリオ" w:hAnsi="メイリオ" w:cs="メイリオ" w:hint="eastAsia"/>
          <w:sz w:val="18"/>
          <w:szCs w:val="18"/>
          <w:lang w:eastAsia="ja-JP"/>
        </w:rPr>
        <w:t>る</w:t>
      </w:r>
      <w:r>
        <w:rPr>
          <w:rFonts w:ascii="メイリオ" w:eastAsia="メイリオ" w:hAnsi="メイリオ" w:cs="メイリオ" w:hint="eastAsia"/>
          <w:sz w:val="18"/>
          <w:szCs w:val="18"/>
          <w:lang w:eastAsia="ja-JP"/>
        </w:rPr>
        <w:t>場合があります。</w:t>
      </w:r>
      <w:r w:rsidR="002D5CBB">
        <w:rPr>
          <w:rFonts w:ascii="メイリオ" w:eastAsia="メイリオ" w:hAnsi="メイリオ" w:cs="メイリオ" w:hint="eastAsia"/>
          <w:sz w:val="18"/>
          <w:szCs w:val="18"/>
          <w:lang w:eastAsia="ja-JP"/>
        </w:rPr>
        <w:t>その段階で</w:t>
      </w:r>
      <w:del w:id="725" w:author="工内隆" w:date="2017-12-06T14:51:00Z">
        <w:r w:rsidR="002D5CBB" w:rsidDel="004606ED">
          <w:rPr>
            <w:rFonts w:ascii="メイリオ" w:eastAsia="メイリオ" w:hAnsi="メイリオ" w:cs="メイリオ" w:hint="eastAsia"/>
            <w:sz w:val="18"/>
            <w:szCs w:val="18"/>
            <w:lang w:eastAsia="ja-JP"/>
          </w:rPr>
          <w:delText>買収元</w:delText>
        </w:r>
      </w:del>
      <w:ins w:id="726" w:author="工内隆" w:date="2017-12-06T14:51:00Z">
        <w:r w:rsidR="004606ED">
          <w:rPr>
            <w:rFonts w:ascii="メイリオ" w:eastAsia="メイリオ" w:hAnsi="メイリオ" w:cs="メイリオ" w:hint="eastAsia"/>
            <w:sz w:val="18"/>
            <w:szCs w:val="18"/>
            <w:lang w:eastAsia="ja-JP"/>
          </w:rPr>
          <w:t>買収企業</w:t>
        </w:r>
      </w:ins>
      <w:r w:rsidR="002D5CBB">
        <w:rPr>
          <w:rFonts w:ascii="メイリオ" w:eastAsia="メイリオ" w:hAnsi="メイリオ" w:cs="メイリオ" w:hint="eastAsia"/>
          <w:sz w:val="18"/>
          <w:szCs w:val="18"/>
          <w:lang w:eastAsia="ja-JP"/>
        </w:rPr>
        <w:t>は、そういった</w:t>
      </w:r>
      <w:ins w:id="727" w:author="工内隆" w:date="2017-12-08T15:03:00Z">
        <w:r w:rsidR="007C5809">
          <w:rPr>
            <w:rFonts w:ascii="メイリオ" w:eastAsia="メイリオ" w:hAnsi="メイリオ" w:cs="メイリオ" w:hint="eastAsia"/>
            <w:sz w:val="18"/>
            <w:szCs w:val="18"/>
            <w:lang w:eastAsia="ja-JP"/>
          </w:rPr>
          <w:t>事</w:t>
        </w:r>
      </w:ins>
      <w:r w:rsidR="002D5CBB">
        <w:rPr>
          <w:rFonts w:ascii="メイリオ" w:eastAsia="メイリオ" w:hAnsi="メイリオ" w:cs="メイリオ" w:hint="eastAsia"/>
          <w:sz w:val="18"/>
          <w:szCs w:val="18"/>
          <w:lang w:eastAsia="ja-JP"/>
        </w:rPr>
        <w:t>実</w:t>
      </w:r>
      <w:ins w:id="728" w:author="工内隆" w:date="2017-12-08T15:03:00Z">
        <w:r w:rsidR="007C5809">
          <w:rPr>
            <w:rFonts w:ascii="メイリオ" w:eastAsia="メイリオ" w:hAnsi="メイリオ" w:cs="メイリオ" w:hint="eastAsia"/>
            <w:sz w:val="18"/>
            <w:szCs w:val="18"/>
            <w:lang w:eastAsia="ja-JP"/>
          </w:rPr>
          <w:t>の影響</w:t>
        </w:r>
      </w:ins>
      <w:del w:id="729" w:author="工内隆" w:date="2017-12-08T15:04:00Z">
        <w:r w:rsidR="002D5CBB" w:rsidDel="007C5809">
          <w:rPr>
            <w:rFonts w:ascii="メイリオ" w:eastAsia="メイリオ" w:hAnsi="メイリオ" w:cs="メイリオ" w:hint="eastAsia"/>
            <w:sz w:val="18"/>
            <w:szCs w:val="18"/>
            <w:lang w:eastAsia="ja-JP"/>
          </w:rPr>
          <w:delText>例</w:delText>
        </w:r>
      </w:del>
      <w:r w:rsidR="002D5CBB">
        <w:rPr>
          <w:rFonts w:ascii="メイリオ" w:eastAsia="メイリオ" w:hAnsi="メイリオ" w:cs="メイリオ" w:hint="eastAsia"/>
          <w:sz w:val="18"/>
          <w:szCs w:val="18"/>
          <w:lang w:eastAsia="ja-JP"/>
        </w:rPr>
        <w:t>を軽減することを契約締結の条件として要求することが可能です。</w:t>
      </w:r>
      <w:r w:rsidR="00C513B2">
        <w:rPr>
          <w:rFonts w:ascii="メイリオ" w:eastAsia="メイリオ" w:hAnsi="メイリオ" w:cs="メイリオ" w:hint="eastAsia"/>
          <w:sz w:val="18"/>
          <w:szCs w:val="18"/>
          <w:lang w:eastAsia="ja-JP"/>
        </w:rPr>
        <w:t>たとえば、買収対象</w:t>
      </w:r>
      <w:del w:id="730" w:author="工内隆" w:date="2017-12-08T15:04:00Z">
        <w:r w:rsidR="00C513B2" w:rsidDel="007C5809">
          <w:rPr>
            <w:rFonts w:ascii="メイリオ" w:eastAsia="メイリオ" w:hAnsi="メイリオ" w:cs="メイリオ" w:hint="eastAsia"/>
            <w:sz w:val="18"/>
            <w:szCs w:val="18"/>
            <w:lang w:eastAsia="ja-JP"/>
          </w:rPr>
          <w:delText>の</w:delText>
        </w:r>
      </w:del>
      <w:r w:rsidR="00C513B2">
        <w:rPr>
          <w:rFonts w:ascii="メイリオ" w:eastAsia="メイリオ" w:hAnsi="メイリオ" w:cs="メイリオ" w:hint="eastAsia"/>
          <w:sz w:val="18"/>
          <w:szCs w:val="18"/>
          <w:lang w:eastAsia="ja-JP"/>
        </w:rPr>
        <w:t>企業が、「Aライセンス」というライセンス下にあるコンポーネントのコードを使っていて、一方で買収</w:t>
      </w:r>
      <w:del w:id="731" w:author="工内隆" w:date="2017-12-08T15:04:00Z">
        <w:r w:rsidR="00C513B2" w:rsidDel="007C5809">
          <w:rPr>
            <w:rFonts w:ascii="メイリオ" w:eastAsia="メイリオ" w:hAnsi="メイリオ" w:cs="メイリオ" w:hint="eastAsia"/>
            <w:sz w:val="18"/>
            <w:szCs w:val="18"/>
            <w:lang w:eastAsia="ja-JP"/>
          </w:rPr>
          <w:delText>元の</w:delText>
        </w:r>
      </w:del>
      <w:r w:rsidR="00C513B2">
        <w:rPr>
          <w:rFonts w:ascii="メイリオ" w:eastAsia="メイリオ" w:hAnsi="メイリオ" w:cs="メイリオ" w:hint="eastAsia"/>
          <w:sz w:val="18"/>
          <w:szCs w:val="18"/>
          <w:lang w:eastAsia="ja-JP"/>
        </w:rPr>
        <w:t>企業が「Aライセンス」</w:t>
      </w:r>
      <w:ins w:id="732" w:author="工内隆" w:date="2017-12-08T17:26:00Z">
        <w:r w:rsidR="00CA14EE">
          <w:rPr>
            <w:rFonts w:ascii="メイリオ" w:eastAsia="メイリオ" w:hAnsi="メイリオ" w:cs="メイリオ" w:hint="eastAsia"/>
            <w:sz w:val="18"/>
            <w:szCs w:val="18"/>
            <w:lang w:eastAsia="ja-JP"/>
          </w:rPr>
          <w:t>の</w:t>
        </w:r>
      </w:ins>
      <w:bookmarkStart w:id="733" w:name="_GoBack"/>
      <w:bookmarkEnd w:id="733"/>
      <w:ins w:id="734" w:author="工内隆" w:date="2017-12-08T15:05:00Z">
        <w:r w:rsidR="007C5809">
          <w:rPr>
            <w:rFonts w:ascii="メイリオ" w:eastAsia="メイリオ" w:hAnsi="メイリオ" w:cs="メイリオ" w:hint="eastAsia"/>
            <w:sz w:val="18"/>
            <w:szCs w:val="18"/>
            <w:lang w:eastAsia="ja-JP"/>
          </w:rPr>
          <w:t>ソースコード</w:t>
        </w:r>
      </w:ins>
      <w:r w:rsidR="00C513B2">
        <w:rPr>
          <w:rFonts w:ascii="メイリオ" w:eastAsia="メイリオ" w:hAnsi="メイリオ" w:cs="メイリオ" w:hint="eastAsia"/>
          <w:sz w:val="18"/>
          <w:szCs w:val="18"/>
          <w:lang w:eastAsia="ja-JP"/>
        </w:rPr>
        <w:t>の使用を禁止する、厳格なポリシーを持っているようなケースです。こういった状況は、両社が議論して、</w:t>
      </w:r>
      <w:r w:rsidR="003326D5">
        <w:rPr>
          <w:rFonts w:ascii="メイリオ" w:eastAsia="メイリオ" w:hAnsi="メイリオ" w:cs="メイリオ" w:hint="eastAsia"/>
          <w:sz w:val="18"/>
          <w:szCs w:val="18"/>
          <w:lang w:eastAsia="ja-JP"/>
        </w:rPr>
        <w:t>可能</w:t>
      </w:r>
      <w:ins w:id="735" w:author="工内隆" w:date="2017-12-08T15:05:00Z">
        <w:r w:rsidR="007C5809">
          <w:rPr>
            <w:rFonts w:ascii="メイリオ" w:eastAsia="メイリオ" w:hAnsi="メイリオ" w:cs="メイリオ" w:hint="eastAsia"/>
            <w:sz w:val="18"/>
            <w:szCs w:val="18"/>
            <w:lang w:eastAsia="ja-JP"/>
          </w:rPr>
          <w:t>な</w:t>
        </w:r>
      </w:ins>
      <w:del w:id="736" w:author="工内隆" w:date="2017-12-08T15:05:00Z">
        <w:r w:rsidR="003326D5" w:rsidDel="007C5809">
          <w:rPr>
            <w:rFonts w:ascii="メイリオ" w:eastAsia="メイリオ" w:hAnsi="メイリオ" w:cs="メイリオ" w:hint="eastAsia"/>
            <w:sz w:val="18"/>
            <w:szCs w:val="18"/>
            <w:lang w:eastAsia="ja-JP"/>
          </w:rPr>
          <w:delText>性のある</w:delText>
        </w:r>
      </w:del>
      <w:r w:rsidR="003326D5">
        <w:rPr>
          <w:rFonts w:ascii="メイリオ" w:eastAsia="メイリオ" w:hAnsi="メイリオ" w:cs="メイリオ" w:hint="eastAsia"/>
          <w:sz w:val="18"/>
          <w:szCs w:val="18"/>
          <w:lang w:eastAsia="ja-JP"/>
        </w:rPr>
        <w:t>解決策</w:t>
      </w:r>
      <w:r w:rsidR="00C513B2">
        <w:rPr>
          <w:rFonts w:ascii="メイリオ" w:eastAsia="メイリオ" w:hAnsi="メイリオ" w:cs="メイリオ" w:hint="eastAsia"/>
          <w:sz w:val="18"/>
          <w:szCs w:val="18"/>
          <w:lang w:eastAsia="ja-JP"/>
        </w:rPr>
        <w:t>を導き出すことが必要になってきます。</w:t>
      </w:r>
    </w:p>
    <w:p w14:paraId="798D1609" w14:textId="396FEB87" w:rsidR="00597D3F" w:rsidRPr="002C4D0C" w:rsidRDefault="00444017" w:rsidP="00541FB0">
      <w:pPr>
        <w:pStyle w:val="HeadingIbrahim2"/>
      </w:pPr>
      <w:bookmarkStart w:id="737" w:name="_Toc492046636"/>
      <w:r w:rsidRPr="002C4D0C">
        <w:t>1</w:t>
      </w:r>
      <w:r w:rsidR="00D101D2">
        <w:t>0</w:t>
      </w:r>
      <w:r w:rsidRPr="002C4D0C">
        <w:t xml:space="preserve">.5 </w:t>
      </w:r>
      <w:r w:rsidR="00934F7F">
        <w:rPr>
          <w:rFonts w:hint="eastAsia"/>
          <w:lang w:eastAsia="ja-JP"/>
        </w:rPr>
        <w:t>買収後のコンプライアンス</w:t>
      </w:r>
      <w:ins w:id="738" w:author="工内隆" w:date="2017-12-08T15:05:00Z">
        <w:r w:rsidR="007C5809">
          <w:rPr>
            <w:rFonts w:hint="eastAsia"/>
            <w:lang w:eastAsia="ja-JP"/>
          </w:rPr>
          <w:t>是正</w:t>
        </w:r>
      </w:ins>
      <w:del w:id="739" w:author="工内隆" w:date="2017-12-08T15:05:00Z">
        <w:r w:rsidR="00934F7F" w:rsidDel="007C5809">
          <w:rPr>
            <w:rFonts w:hint="eastAsia"/>
            <w:lang w:eastAsia="ja-JP"/>
          </w:rPr>
          <w:delText>改善</w:delText>
        </w:r>
      </w:del>
      <w:r w:rsidR="00934F7F">
        <w:rPr>
          <w:rFonts w:hint="eastAsia"/>
          <w:lang w:eastAsia="ja-JP"/>
        </w:rPr>
        <w:t>計画を策定する（</w:t>
      </w:r>
      <w:r w:rsidR="00DC4D20" w:rsidRPr="002C4D0C">
        <w:t xml:space="preserve">Create </w:t>
      </w:r>
      <w:r w:rsidR="004C6B67" w:rsidRPr="002C4D0C">
        <w:t>a compliance improvement plan for post-acquisition</w:t>
      </w:r>
      <w:bookmarkEnd w:id="737"/>
      <w:r w:rsidR="00934F7F">
        <w:rPr>
          <w:rFonts w:hint="eastAsia"/>
          <w:lang w:eastAsia="ja-JP"/>
        </w:rPr>
        <w:t>）</w:t>
      </w:r>
    </w:p>
    <w:p w14:paraId="34936316" w14:textId="4DB4E926" w:rsidR="00597D3F" w:rsidRDefault="004C6B67" w:rsidP="00541FB0">
      <w:pPr>
        <w:pStyle w:val="bodyIbrahim1"/>
        <w:rPr>
          <w:rFonts w:eastAsia="ＭＳ Ｐゴシック"/>
          <w:lang w:eastAsia="ja-JP"/>
        </w:rPr>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405D799B" w14:textId="66C0C0B4" w:rsidR="00934F7F" w:rsidRPr="00934F7F" w:rsidRDefault="00934F7F" w:rsidP="00934F7F">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大企業</w:t>
      </w:r>
      <w:r w:rsidR="00BA7B9C">
        <w:rPr>
          <w:rFonts w:ascii="メイリオ" w:eastAsia="メイリオ" w:hAnsi="メイリオ" w:cs="メイリオ" w:hint="eastAsia"/>
          <w:sz w:val="18"/>
          <w:szCs w:val="18"/>
          <w:lang w:eastAsia="ja-JP"/>
        </w:rPr>
        <w:t>が小さ</w:t>
      </w:r>
      <w:r w:rsidR="003326D5">
        <w:rPr>
          <w:rFonts w:ascii="メイリオ" w:eastAsia="メイリオ" w:hAnsi="メイリオ" w:cs="メイリオ" w:hint="eastAsia"/>
          <w:sz w:val="18"/>
          <w:szCs w:val="18"/>
          <w:lang w:eastAsia="ja-JP"/>
        </w:rPr>
        <w:t>いスタートアップを買収し、子会社として運営し続けるようなとき</w:t>
      </w:r>
      <w:ins w:id="740" w:author="工内隆" w:date="2017-12-08T15:06:00Z">
        <w:r w:rsidR="007C5809">
          <w:rPr>
            <w:rFonts w:ascii="メイリオ" w:eastAsia="メイリオ" w:hAnsi="メイリオ" w:cs="メイリオ" w:hint="eastAsia"/>
            <w:sz w:val="18"/>
            <w:szCs w:val="18"/>
            <w:lang w:eastAsia="ja-JP"/>
          </w:rPr>
          <w:t>、本件のような</w:t>
        </w:r>
      </w:ins>
      <w:del w:id="741" w:author="工内隆" w:date="2017-12-08T15:06:00Z">
        <w:r w:rsidR="003326D5" w:rsidDel="007C5809">
          <w:rPr>
            <w:rFonts w:ascii="メイリオ" w:eastAsia="メイリオ" w:hAnsi="メイリオ" w:cs="メイリオ" w:hint="eastAsia"/>
            <w:sz w:val="18"/>
            <w:szCs w:val="18"/>
            <w:lang w:eastAsia="ja-JP"/>
          </w:rPr>
          <w:delText>こういった</w:delText>
        </w:r>
      </w:del>
      <w:r w:rsidR="003326D5">
        <w:rPr>
          <w:rFonts w:ascii="メイリオ" w:eastAsia="メイリオ" w:hAnsi="メイリオ" w:cs="メイリオ" w:hint="eastAsia"/>
          <w:sz w:val="18"/>
          <w:szCs w:val="18"/>
          <w:lang w:eastAsia="ja-JP"/>
        </w:rPr>
        <w:t>話が</w:t>
      </w:r>
      <w:r w:rsidR="00BA7B9C">
        <w:rPr>
          <w:rFonts w:ascii="メイリオ" w:eastAsia="メイリオ" w:hAnsi="メイリオ" w:cs="メイリオ" w:hint="eastAsia"/>
          <w:sz w:val="18"/>
          <w:szCs w:val="18"/>
          <w:lang w:eastAsia="ja-JP"/>
        </w:rPr>
        <w:t>大事になってきます。この</w:t>
      </w:r>
      <w:ins w:id="742" w:author="工内隆" w:date="2017-12-08T15:15:00Z">
        <w:r w:rsidR="007060A6">
          <w:rPr>
            <w:rFonts w:ascii="メイリオ" w:eastAsia="メイリオ" w:hAnsi="メイリオ" w:cs="メイリオ" w:hint="eastAsia"/>
            <w:sz w:val="18"/>
            <w:szCs w:val="18"/>
            <w:lang w:eastAsia="ja-JP"/>
          </w:rPr>
          <w:t>状況で</w:t>
        </w:r>
      </w:ins>
      <w:del w:id="743" w:author="工内隆" w:date="2017-12-08T15:15:00Z">
        <w:r w:rsidR="00BA7B9C" w:rsidDel="007060A6">
          <w:rPr>
            <w:rFonts w:ascii="メイリオ" w:eastAsia="メイリオ" w:hAnsi="メイリオ" w:cs="メイリオ" w:hint="eastAsia"/>
            <w:sz w:val="18"/>
            <w:szCs w:val="18"/>
            <w:lang w:eastAsia="ja-JP"/>
          </w:rPr>
          <w:delText>シナリオでは</w:delText>
        </w:r>
      </w:del>
      <w:del w:id="744" w:author="工内隆" w:date="2017-12-06T14:51:00Z">
        <w:r w:rsidR="00BA7B9C" w:rsidDel="004606ED">
          <w:rPr>
            <w:rFonts w:ascii="メイリオ" w:eastAsia="メイリオ" w:hAnsi="メイリオ" w:cs="メイリオ" w:hint="eastAsia"/>
            <w:sz w:val="18"/>
            <w:szCs w:val="18"/>
            <w:lang w:eastAsia="ja-JP"/>
          </w:rPr>
          <w:delText>買収元</w:delText>
        </w:r>
      </w:del>
      <w:ins w:id="745" w:author="工内隆" w:date="2017-12-06T14:51:00Z">
        <w:r w:rsidR="004606ED">
          <w:rPr>
            <w:rFonts w:ascii="メイリオ" w:eastAsia="メイリオ" w:hAnsi="メイリオ" w:cs="メイリオ" w:hint="eastAsia"/>
            <w:sz w:val="18"/>
            <w:szCs w:val="18"/>
            <w:lang w:eastAsia="ja-JP"/>
          </w:rPr>
          <w:t>買収企業</w:t>
        </w:r>
      </w:ins>
      <w:r w:rsidR="00BA7B9C">
        <w:rPr>
          <w:rFonts w:ascii="メイリオ" w:eastAsia="メイリオ" w:hAnsi="メイリオ" w:cs="メイリオ" w:hint="eastAsia"/>
          <w:sz w:val="18"/>
          <w:szCs w:val="18"/>
          <w:lang w:eastAsia="ja-JP"/>
        </w:rPr>
        <w:t>はしばしば</w:t>
      </w:r>
      <w:del w:id="746" w:author="工内隆" w:date="2017-12-06T14:58:00Z">
        <w:r w:rsidR="00BA7B9C" w:rsidDel="004606ED">
          <w:rPr>
            <w:rFonts w:ascii="メイリオ" w:eastAsia="メイリオ" w:hAnsi="メイリオ" w:cs="メイリオ" w:hint="eastAsia"/>
            <w:sz w:val="18"/>
            <w:szCs w:val="18"/>
            <w:lang w:eastAsia="ja-JP"/>
          </w:rPr>
          <w:delText>買収先</w:delText>
        </w:r>
      </w:del>
      <w:ins w:id="747" w:author="工内隆" w:date="2017-12-06T14:58:00Z">
        <w:r w:rsidR="004606ED">
          <w:rPr>
            <w:rFonts w:ascii="メイリオ" w:eastAsia="メイリオ" w:hAnsi="メイリオ" w:cs="メイリオ" w:hint="eastAsia"/>
            <w:sz w:val="18"/>
            <w:szCs w:val="18"/>
            <w:lang w:eastAsia="ja-JP"/>
          </w:rPr>
          <w:t>買収対象</w:t>
        </w:r>
      </w:ins>
      <w:r w:rsidR="00BA7B9C">
        <w:rPr>
          <w:rFonts w:ascii="メイリオ" w:eastAsia="メイリオ" w:hAnsi="メイリオ" w:cs="メイリオ" w:hint="eastAsia"/>
          <w:sz w:val="18"/>
          <w:szCs w:val="18"/>
          <w:lang w:eastAsia="ja-JP"/>
        </w:rPr>
        <w:t>に対し、秩序だったコンプライアンス ポリシーやプロセスを確立することを支</w:t>
      </w:r>
      <w:r w:rsidR="003326D5">
        <w:rPr>
          <w:rFonts w:ascii="メイリオ" w:eastAsia="メイリオ" w:hAnsi="メイリオ" w:cs="メイリオ" w:hint="eastAsia"/>
          <w:sz w:val="18"/>
          <w:szCs w:val="18"/>
          <w:lang w:eastAsia="ja-JP"/>
        </w:rPr>
        <w:t>援し、</w:t>
      </w:r>
      <w:ins w:id="748" w:author="工内隆" w:date="2017-12-08T15:07:00Z">
        <w:r w:rsidR="007C5809">
          <w:rPr>
            <w:rFonts w:ascii="メイリオ" w:eastAsia="メイリオ" w:hAnsi="メイリオ" w:cs="メイリオ" w:hint="eastAsia"/>
            <w:sz w:val="18"/>
            <w:szCs w:val="18"/>
            <w:lang w:eastAsia="ja-JP"/>
          </w:rPr>
          <w:t>買収企業</w:t>
        </w:r>
      </w:ins>
      <w:ins w:id="749" w:author="工内隆" w:date="2017-12-08T15:09:00Z">
        <w:r w:rsidR="007C5809">
          <w:rPr>
            <w:rFonts w:ascii="メイリオ" w:eastAsia="メイリオ" w:hAnsi="メイリオ" w:cs="メイリオ" w:hint="eastAsia"/>
            <w:sz w:val="18"/>
            <w:szCs w:val="18"/>
            <w:lang w:eastAsia="ja-JP"/>
          </w:rPr>
          <w:t>で使われてい</w:t>
        </w:r>
      </w:ins>
      <w:ins w:id="750" w:author="工内隆" w:date="2017-12-08T15:10:00Z">
        <w:r w:rsidR="007C5809">
          <w:rPr>
            <w:rFonts w:ascii="メイリオ" w:eastAsia="メイリオ" w:hAnsi="メイリオ" w:cs="メイリオ" w:hint="eastAsia"/>
            <w:sz w:val="18"/>
            <w:szCs w:val="18"/>
            <w:lang w:eastAsia="ja-JP"/>
          </w:rPr>
          <w:t>る</w:t>
        </w:r>
      </w:ins>
      <w:del w:id="751" w:author="工内隆" w:date="2017-12-08T15:10:00Z">
        <w:r w:rsidR="003326D5" w:rsidDel="007C5809">
          <w:rPr>
            <w:rFonts w:ascii="メイリオ" w:eastAsia="メイリオ" w:hAnsi="メイリオ" w:cs="メイリオ" w:hint="eastAsia"/>
            <w:sz w:val="18"/>
            <w:szCs w:val="18"/>
            <w:lang w:eastAsia="ja-JP"/>
          </w:rPr>
          <w:delText>実務者たちに向けた</w:delText>
        </w:r>
      </w:del>
      <w:r w:rsidR="003326D5">
        <w:rPr>
          <w:rFonts w:ascii="メイリオ" w:eastAsia="メイリオ" w:hAnsi="メイリオ" w:cs="メイリオ" w:hint="eastAsia"/>
          <w:sz w:val="18"/>
          <w:szCs w:val="18"/>
          <w:lang w:eastAsia="ja-JP"/>
        </w:rPr>
        <w:t>トレーニングを</w:t>
      </w:r>
      <w:ins w:id="752" w:author="工内隆" w:date="2017-12-08T15:10:00Z">
        <w:r w:rsidR="007C5809">
          <w:rPr>
            <w:rFonts w:ascii="メイリオ" w:eastAsia="メイリオ" w:hAnsi="メイリオ" w:cs="メイリオ" w:hint="eastAsia"/>
            <w:sz w:val="18"/>
            <w:szCs w:val="18"/>
            <w:lang w:eastAsia="ja-JP"/>
          </w:rPr>
          <w:t>提供</w:t>
        </w:r>
      </w:ins>
      <w:del w:id="753" w:author="工内隆" w:date="2017-12-08T15:10:00Z">
        <w:r w:rsidR="003326D5" w:rsidDel="007C5809">
          <w:rPr>
            <w:rFonts w:ascii="メイリオ" w:eastAsia="メイリオ" w:hAnsi="メイリオ" w:cs="メイリオ" w:hint="eastAsia"/>
            <w:sz w:val="18"/>
            <w:szCs w:val="18"/>
            <w:lang w:eastAsia="ja-JP"/>
          </w:rPr>
          <w:delText>実施</w:delText>
        </w:r>
      </w:del>
      <w:r w:rsidR="003326D5">
        <w:rPr>
          <w:rFonts w:ascii="メイリオ" w:eastAsia="メイリオ" w:hAnsi="メイリオ" w:cs="メイリオ" w:hint="eastAsia"/>
          <w:sz w:val="18"/>
          <w:szCs w:val="18"/>
          <w:lang w:eastAsia="ja-JP"/>
        </w:rPr>
        <w:t>し、そして継続的指導・</w:t>
      </w:r>
      <w:r w:rsidR="00BA7B9C">
        <w:rPr>
          <w:rFonts w:ascii="メイリオ" w:eastAsia="メイリオ" w:hAnsi="メイリオ" w:cs="メイリオ" w:hint="eastAsia"/>
          <w:sz w:val="18"/>
          <w:szCs w:val="18"/>
          <w:lang w:eastAsia="ja-JP"/>
        </w:rPr>
        <w:t>支援を</w:t>
      </w:r>
      <w:ins w:id="754" w:author="工内隆" w:date="2017-12-08T15:16:00Z">
        <w:r w:rsidR="007060A6">
          <w:rPr>
            <w:rFonts w:ascii="メイリオ" w:eastAsia="メイリオ" w:hAnsi="メイリオ" w:cs="メイリオ" w:hint="eastAsia"/>
            <w:sz w:val="18"/>
            <w:szCs w:val="18"/>
            <w:lang w:eastAsia="ja-JP"/>
          </w:rPr>
          <w:t>行い</w:t>
        </w:r>
      </w:ins>
      <w:del w:id="755" w:author="工内隆" w:date="2017-12-08T15:16:00Z">
        <w:r w:rsidR="00BA7B9C" w:rsidDel="007060A6">
          <w:rPr>
            <w:rFonts w:ascii="メイリオ" w:eastAsia="メイリオ" w:hAnsi="メイリオ" w:cs="メイリオ" w:hint="eastAsia"/>
            <w:sz w:val="18"/>
            <w:szCs w:val="18"/>
            <w:lang w:eastAsia="ja-JP"/>
          </w:rPr>
          <w:delText>提供し</w:delText>
        </w:r>
      </w:del>
      <w:r w:rsidR="00BA7B9C">
        <w:rPr>
          <w:rFonts w:ascii="メイリオ" w:eastAsia="メイリオ" w:hAnsi="メイリオ" w:cs="メイリオ" w:hint="eastAsia"/>
          <w:sz w:val="18"/>
          <w:szCs w:val="18"/>
          <w:lang w:eastAsia="ja-JP"/>
        </w:rPr>
        <w:t>ます。</w:t>
      </w:r>
    </w:p>
    <w:p w14:paraId="36F25C1B" w14:textId="742DA966" w:rsidR="00597D3F" w:rsidRPr="002C4D0C" w:rsidRDefault="00541FB0" w:rsidP="00541FB0">
      <w:pPr>
        <w:pStyle w:val="HeadingIbrahim1"/>
      </w:pPr>
      <w:bookmarkStart w:id="756" w:name="_Toc492046637"/>
      <w:r>
        <w:rPr>
          <w:rFonts w:hint="eastAsia"/>
        </w:rPr>
        <w:t>11.</w:t>
      </w:r>
      <w:r w:rsidR="00CA1A13">
        <w:rPr>
          <w:rFonts w:hint="eastAsia"/>
          <w:lang w:eastAsia="ja-JP"/>
        </w:rPr>
        <w:t>コンプライアンス関連で推奨される開発の</w:t>
      </w:r>
      <w:ins w:id="757" w:author="工内隆" w:date="2017-12-08T15:58:00Z">
        <w:r w:rsidR="00120E89">
          <w:rPr>
            <w:rFonts w:hint="eastAsia"/>
            <w:lang w:eastAsia="ja-JP"/>
          </w:rPr>
          <w:t>流儀</w:t>
        </w:r>
      </w:ins>
      <w:commentRangeStart w:id="758"/>
      <w:del w:id="759" w:author="工内隆" w:date="2017-12-08T15:58:00Z">
        <w:r w:rsidR="00CA1A13" w:rsidDel="00120E89">
          <w:rPr>
            <w:rFonts w:hint="eastAsia"/>
            <w:lang w:eastAsia="ja-JP"/>
          </w:rPr>
          <w:delText>実務</w:delText>
        </w:r>
      </w:del>
      <w:commentRangeEnd w:id="758"/>
      <w:r w:rsidR="00120E89">
        <w:rPr>
          <w:rStyle w:val="af5"/>
          <w:rFonts w:asciiTheme="minorHAnsi" w:eastAsia="ＭＳ 明朝" w:hAnsiTheme="minorHAnsi" w:cstheme="minorBidi"/>
          <w:color w:val="7F7F7F" w:themeColor="text1" w:themeTint="80"/>
          <w:shd w:val="clear" w:color="auto" w:fill="auto"/>
          <w:lang w:eastAsia="ja-JP"/>
        </w:rPr>
        <w:commentReference w:id="758"/>
      </w:r>
      <w:r w:rsidR="00CA1A13">
        <w:rPr>
          <w:rFonts w:hint="eastAsia"/>
          <w:lang w:eastAsia="ja-JP"/>
        </w:rPr>
        <w:t>（</w:t>
      </w:r>
      <w:r w:rsidR="008616B4" w:rsidRPr="002C4D0C">
        <w:t xml:space="preserve">Recommended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756"/>
      <w:r w:rsidR="00875DB3" w:rsidRPr="002C4D0C">
        <w:t xml:space="preserve"> </w:t>
      </w:r>
      <w:r w:rsidR="00CA1A13">
        <w:rPr>
          <w:rFonts w:hint="eastAsia"/>
          <w:lang w:eastAsia="ja-JP"/>
        </w:rPr>
        <w:t>）</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1D415772" w14:textId="77777777" w:rsidR="00CA1A13" w:rsidRDefault="00CA1A13" w:rsidP="00CA1A13">
      <w:pPr>
        <w:pStyle w:val="bodyIbrahim1"/>
        <w:spacing w:line="240" w:lineRule="exact"/>
        <w:rPr>
          <w:rFonts w:ascii="メイリオ" w:eastAsia="メイリオ" w:hAnsi="メイリオ" w:cs="メイリオ"/>
          <w:sz w:val="18"/>
          <w:szCs w:val="18"/>
          <w:lang w:eastAsia="ja-JP"/>
        </w:rPr>
      </w:pPr>
    </w:p>
    <w:p w14:paraId="1CE0AACF" w14:textId="06CE7CC2" w:rsidR="00CA1A13" w:rsidRPr="00CA1A13" w:rsidRDefault="00CA1A13" w:rsidP="00CA1A13">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ライセンスのコンプライアンス活動を支援する開発</w:t>
      </w:r>
      <w:del w:id="760" w:author="工内隆" w:date="2017-12-08T15:41:00Z">
        <w:r w:rsidDel="00305BE6">
          <w:rPr>
            <w:rFonts w:ascii="メイリオ" w:eastAsia="メイリオ" w:hAnsi="メイリオ" w:cs="メイリオ" w:hint="eastAsia"/>
            <w:sz w:val="18"/>
            <w:szCs w:val="18"/>
            <w:lang w:eastAsia="ja-JP"/>
          </w:rPr>
          <w:delText>業務</w:delText>
        </w:r>
      </w:del>
      <w:r>
        <w:rPr>
          <w:rFonts w:ascii="メイリオ" w:eastAsia="メイリオ" w:hAnsi="メイリオ" w:cs="メイリオ" w:hint="eastAsia"/>
          <w:sz w:val="18"/>
          <w:szCs w:val="18"/>
          <w:lang w:eastAsia="ja-JP"/>
        </w:rPr>
        <w:t>の</w:t>
      </w:r>
      <w:ins w:id="761" w:author="工内隆" w:date="2017-12-08T15:59:00Z">
        <w:r w:rsidR="00120E89">
          <w:rPr>
            <w:rFonts w:ascii="メイリオ" w:eastAsia="メイリオ" w:hAnsi="メイリオ" w:cs="メイリオ" w:hint="eastAsia"/>
            <w:sz w:val="18"/>
            <w:szCs w:val="18"/>
            <w:lang w:eastAsia="ja-JP"/>
          </w:rPr>
          <w:t>流儀</w:t>
        </w:r>
      </w:ins>
      <w:del w:id="762" w:author="工内隆" w:date="2017-12-08T15:59:00Z">
        <w:r w:rsidDel="00120E89">
          <w:rPr>
            <w:rFonts w:ascii="メイリオ" w:eastAsia="メイリオ" w:hAnsi="メイリオ" w:cs="メイリオ" w:hint="eastAsia"/>
            <w:sz w:val="18"/>
            <w:szCs w:val="18"/>
            <w:lang w:eastAsia="ja-JP"/>
          </w:rPr>
          <w:delText>実務</w:delText>
        </w:r>
      </w:del>
      <w:r>
        <w:rPr>
          <w:rFonts w:ascii="メイリオ" w:eastAsia="メイリオ" w:hAnsi="メイリオ" w:cs="メイリオ" w:hint="eastAsia"/>
          <w:sz w:val="18"/>
          <w:szCs w:val="18"/>
          <w:lang w:eastAsia="ja-JP"/>
        </w:rPr>
        <w:t>を確立する上での推奨事項の詳細については、いくつかの</w:t>
      </w:r>
      <w:ins w:id="763" w:author="工内隆" w:date="2017-12-08T15:38:00Z">
        <w:r w:rsidR="00305BE6">
          <w:rPr>
            <w:rFonts w:ascii="メイリオ" w:eastAsia="メイリオ" w:hAnsi="メイリオ" w:cs="メイリオ" w:hint="eastAsia"/>
            <w:sz w:val="18"/>
            <w:szCs w:val="18"/>
            <w:lang w:eastAsia="ja-JP"/>
          </w:rPr>
          <w:t>論文</w:t>
        </w:r>
      </w:ins>
      <w:del w:id="764" w:author="工内隆" w:date="2017-12-08T15:38:00Z">
        <w:r w:rsidDel="00305BE6">
          <w:rPr>
            <w:rFonts w:ascii="メイリオ" w:eastAsia="メイリオ" w:hAnsi="メイリオ" w:cs="メイリオ" w:hint="eastAsia"/>
            <w:sz w:val="18"/>
            <w:szCs w:val="18"/>
            <w:lang w:eastAsia="ja-JP"/>
          </w:rPr>
          <w:delText>文書</w:delText>
        </w:r>
      </w:del>
      <w:r>
        <w:rPr>
          <w:rFonts w:ascii="メイリオ" w:eastAsia="メイリオ" w:hAnsi="メイリオ" w:cs="メイリオ" w:hint="eastAsia"/>
          <w:sz w:val="18"/>
          <w:szCs w:val="18"/>
          <w:lang w:eastAsia="ja-JP"/>
        </w:rPr>
        <w:t>が執筆されています。この節では、その中でも最も重要となるものに簡単に焦点を当てます。それら</w:t>
      </w:r>
      <w:ins w:id="765" w:author="工内隆" w:date="2017-12-08T15:38:00Z">
        <w:r w:rsidR="00305BE6">
          <w:rPr>
            <w:rFonts w:ascii="メイリオ" w:eastAsia="メイリオ" w:hAnsi="メイリオ" w:cs="メイリオ" w:hint="eastAsia"/>
            <w:sz w:val="18"/>
            <w:szCs w:val="18"/>
            <w:lang w:eastAsia="ja-JP"/>
          </w:rPr>
          <w:t>に</w:t>
        </w:r>
      </w:ins>
      <w:r>
        <w:rPr>
          <w:rFonts w:ascii="メイリオ" w:eastAsia="メイリオ" w:hAnsi="メイリオ" w:cs="メイリオ" w:hint="eastAsia"/>
          <w:sz w:val="18"/>
          <w:szCs w:val="18"/>
          <w:lang w:eastAsia="ja-JP"/>
        </w:rPr>
        <w:t>従うことでオープンソース ソフトウェア</w:t>
      </w:r>
      <w:ins w:id="766" w:author="工内隆" w:date="2017-12-08T15:39:00Z">
        <w:r w:rsidR="00305BE6">
          <w:rPr>
            <w:rFonts w:ascii="メイリオ" w:eastAsia="メイリオ" w:hAnsi="メイリオ" w:cs="メイリオ" w:hint="eastAsia"/>
            <w:sz w:val="18"/>
            <w:szCs w:val="18"/>
            <w:lang w:eastAsia="ja-JP"/>
          </w:rPr>
          <w:t>を使う</w:t>
        </w:r>
      </w:ins>
      <w:del w:id="767" w:author="工内隆" w:date="2017-12-08T15:39:00Z">
        <w:r w:rsidDel="00305BE6">
          <w:rPr>
            <w:rFonts w:ascii="メイリオ" w:eastAsia="メイリオ" w:hAnsi="メイリオ" w:cs="メイリオ" w:hint="eastAsia"/>
            <w:sz w:val="18"/>
            <w:szCs w:val="18"/>
            <w:lang w:eastAsia="ja-JP"/>
          </w:rPr>
          <w:delText>とともに</w:delText>
        </w:r>
      </w:del>
      <w:r>
        <w:rPr>
          <w:rFonts w:ascii="メイリオ" w:eastAsia="メイリオ" w:hAnsi="メイリオ" w:cs="メイリオ" w:hint="eastAsia"/>
          <w:sz w:val="18"/>
          <w:szCs w:val="18"/>
          <w:lang w:eastAsia="ja-JP"/>
        </w:rPr>
        <w:t>仕事をしていく時に遭遇する共通的なコンプライアンス問題の多くを排除することが期待できます。</w:t>
      </w:r>
    </w:p>
    <w:p w14:paraId="3E7B1759" w14:textId="3A7D15DC" w:rsidR="00443537" w:rsidRPr="002C4D0C" w:rsidRDefault="00D101D2" w:rsidP="00541FB0">
      <w:pPr>
        <w:pStyle w:val="HeadingIbrahim2"/>
      </w:pPr>
      <w:r>
        <w:t>11</w:t>
      </w:r>
      <w:r w:rsidR="00907CF2" w:rsidRPr="002C4D0C">
        <w:t xml:space="preserve">.1 </w:t>
      </w:r>
      <w:ins w:id="768" w:author="工内隆" w:date="2017-12-08T16:00:00Z">
        <w:r w:rsidR="00120E89">
          <w:rPr>
            <w:rFonts w:hint="eastAsia"/>
            <w:lang w:eastAsia="ja-JP"/>
          </w:rPr>
          <w:t>流儀</w:t>
        </w:r>
      </w:ins>
      <w:del w:id="769" w:author="工内隆" w:date="2017-12-08T16:00:00Z">
        <w:r w:rsidR="00BF67B6" w:rsidDel="00120E89">
          <w:rPr>
            <w:rFonts w:hint="eastAsia"/>
            <w:lang w:eastAsia="ja-JP"/>
          </w:rPr>
          <w:delText>実務</w:delText>
        </w:r>
      </w:del>
      <w:r w:rsidR="00BF67B6">
        <w:rPr>
          <w:rFonts w:hint="eastAsia"/>
          <w:lang w:eastAsia="ja-JP"/>
        </w:rPr>
        <w:t>として推奨されること（</w:t>
      </w:r>
      <w:r w:rsidR="00443537" w:rsidRPr="002C4D0C">
        <w:t>Recommended practices</w:t>
      </w:r>
      <w:r w:rsidR="00BF67B6">
        <w:rPr>
          <w:rFonts w:hint="eastAsia"/>
          <w:lang w:eastAsia="ja-JP"/>
        </w:rPr>
        <w:t>）</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changelog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BF67B6" w:rsidRDefault="00443537" w:rsidP="00541FB0">
      <w:pPr>
        <w:pStyle w:val="ListIbrahim1"/>
      </w:pPr>
      <w:r w:rsidRPr="002C4D0C">
        <w:lastRenderedPageBreak/>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302F5C14" w14:textId="77777777" w:rsidR="00BF67B6" w:rsidRDefault="00BF67B6" w:rsidP="00BF67B6">
      <w:pPr>
        <w:pStyle w:val="ListIbrahim1"/>
        <w:numPr>
          <w:ilvl w:val="0"/>
          <w:numId w:val="0"/>
        </w:numPr>
        <w:ind w:left="720" w:hanging="360"/>
        <w:rPr>
          <w:rFonts w:eastAsia="ＭＳ Ｐゴシック"/>
          <w:lang w:eastAsia="ja-JP"/>
        </w:rPr>
      </w:pPr>
    </w:p>
    <w:p w14:paraId="2D3193D6" w14:textId="78410A27" w:rsidR="00BF67B6" w:rsidRPr="00BF67B6" w:rsidRDefault="00BF67B6"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 xml:space="preserve">製品のレポジトリにコードをコミットする前に、オープンソース </w:t>
      </w:r>
      <w:r w:rsidR="003326D5">
        <w:rPr>
          <w:rFonts w:ascii="メイリオ" w:eastAsia="メイリオ" w:hAnsi="メイリオ" w:cs="メイリオ" w:hint="eastAsia"/>
          <w:sz w:val="18"/>
          <w:lang w:eastAsia="ja-JP"/>
        </w:rPr>
        <w:t>ソフトウェアを</w:t>
      </w:r>
      <w:r>
        <w:rPr>
          <w:rFonts w:ascii="メイリオ" w:eastAsia="メイリオ" w:hAnsi="メイリオ" w:cs="メイリオ" w:hint="eastAsia"/>
          <w:sz w:val="18"/>
          <w:lang w:eastAsia="ja-JP"/>
        </w:rPr>
        <w:t>使用するための承認を求める</w:t>
      </w:r>
    </w:p>
    <w:p w14:paraId="70F2E1DC" w14:textId="74CA9FD6" w:rsidR="00BF67B6" w:rsidRPr="00BF67B6" w:rsidRDefault="00BF67B6" w:rsidP="00BF67B6">
      <w:pPr>
        <w:pStyle w:val="ListIbrahim1"/>
        <w:spacing w:line="240" w:lineRule="exact"/>
        <w:ind w:left="714" w:hanging="357"/>
        <w:rPr>
          <w:rFonts w:ascii="メイリオ" w:eastAsia="メイリオ" w:hAnsi="メイリオ" w:cs="メイリオ"/>
          <w:lang w:eastAsia="ja-JP"/>
        </w:rPr>
      </w:pPr>
      <w:del w:id="770" w:author="工内隆" w:date="2017-12-08T16:05:00Z">
        <w:r w:rsidDel="00120E89">
          <w:rPr>
            <w:rFonts w:ascii="メイリオ" w:eastAsia="メイリオ" w:hAnsi="メイリオ" w:cs="メイリオ" w:hint="eastAsia"/>
            <w:sz w:val="18"/>
            <w:lang w:eastAsia="ja-JP"/>
          </w:rPr>
          <w:delText>ある</w:delText>
        </w:r>
      </w:del>
      <w:ins w:id="771" w:author="工内隆" w:date="2017-12-08T16:05:00Z">
        <w:r w:rsidR="00120E89">
          <w:rPr>
            <w:rFonts w:ascii="メイリオ" w:eastAsia="メイリオ" w:hAnsi="メイリオ" w:cs="メイリオ" w:hint="eastAsia"/>
            <w:sz w:val="18"/>
            <w:lang w:eastAsia="ja-JP"/>
          </w:rPr>
          <w:t>当該</w:t>
        </w:r>
      </w:ins>
      <w:r>
        <w:rPr>
          <w:rFonts w:ascii="メイリオ" w:eastAsia="メイリオ" w:hAnsi="メイリオ" w:cs="メイリオ" w:hint="eastAsia"/>
          <w:sz w:val="18"/>
          <w:lang w:eastAsia="ja-JP"/>
        </w:rPr>
        <w:t>オープンソース ライブラリのコードのライセンスが企業のポリシーとして事前に承認されていない場合、プロプライエタリ コードを</w:t>
      </w:r>
      <w:ins w:id="772" w:author="工内隆" w:date="2017-12-08T16:05:00Z">
        <w:r w:rsidR="00120E89">
          <w:rPr>
            <w:rFonts w:ascii="メイリオ" w:eastAsia="メイリオ" w:hAnsi="メイリオ" w:cs="メイリオ" w:hint="eastAsia"/>
            <w:sz w:val="18"/>
            <w:lang w:eastAsia="ja-JP"/>
          </w:rPr>
          <w:t>オープンソースの</w:t>
        </w:r>
      </w:ins>
      <w:r>
        <w:rPr>
          <w:rFonts w:ascii="メイリオ" w:eastAsia="メイリオ" w:hAnsi="メイリオ" w:cs="メイリオ" w:hint="eastAsia"/>
          <w:sz w:val="18"/>
          <w:lang w:eastAsia="ja-JP"/>
        </w:rPr>
        <w:t>ライブラリにリンクする、もしくはその逆のことをする前の段階で承認を求める</w:t>
      </w:r>
    </w:p>
    <w:p w14:paraId="6FC32249" w14:textId="555202BC" w:rsidR="00BF67B6" w:rsidRPr="004E135A" w:rsidRDefault="00120E89" w:rsidP="00BF67B6">
      <w:pPr>
        <w:pStyle w:val="ListIbrahim1"/>
        <w:spacing w:line="240" w:lineRule="exact"/>
        <w:ind w:left="714" w:hanging="357"/>
        <w:rPr>
          <w:rFonts w:ascii="メイリオ" w:eastAsia="メイリオ" w:hAnsi="メイリオ" w:cs="メイリオ"/>
          <w:lang w:eastAsia="ja-JP"/>
        </w:rPr>
      </w:pPr>
      <w:ins w:id="773" w:author="工内隆" w:date="2017-12-08T16:07:00Z">
        <w:r>
          <w:rPr>
            <w:rFonts w:ascii="メイリオ" w:eastAsia="メイリオ" w:hAnsi="メイリオ" w:cs="メイリオ" w:hint="eastAsia"/>
            <w:sz w:val="18"/>
            <w:lang w:eastAsia="ja-JP"/>
          </w:rPr>
          <w:t>実施</w:t>
        </w:r>
      </w:ins>
      <w:del w:id="774" w:author="工内隆" w:date="2017-12-08T16:07:00Z">
        <w:r w:rsidR="004E135A" w:rsidDel="00120E89">
          <w:rPr>
            <w:rFonts w:ascii="メイリオ" w:eastAsia="メイリオ" w:hAnsi="メイリオ" w:cs="メイリオ" w:hint="eastAsia"/>
            <w:sz w:val="18"/>
            <w:lang w:eastAsia="ja-JP"/>
          </w:rPr>
          <w:delText>適用</w:delText>
        </w:r>
      </w:del>
      <w:r w:rsidR="004E135A">
        <w:rPr>
          <w:rFonts w:ascii="メイリオ" w:eastAsia="メイリオ" w:hAnsi="メイリオ" w:cs="メイリオ" w:hint="eastAsia"/>
          <w:sz w:val="18"/>
          <w:lang w:eastAsia="ja-JP"/>
        </w:rPr>
        <w:t>された変更について、</w:t>
      </w:r>
      <w:r w:rsidR="00374761">
        <w:rPr>
          <w:rFonts w:ascii="メイリオ" w:eastAsia="メイリオ" w:hAnsi="メイリオ" w:cs="メイリオ" w:hint="eastAsia"/>
          <w:sz w:val="18"/>
          <w:lang w:eastAsia="ja-JP"/>
        </w:rPr>
        <w:t>変更日時</w:t>
      </w:r>
      <w:r w:rsidR="004E135A">
        <w:rPr>
          <w:rFonts w:ascii="メイリオ" w:eastAsia="メイリオ" w:hAnsi="メイリオ" w:cs="メイリオ" w:hint="eastAsia"/>
          <w:sz w:val="18"/>
          <w:lang w:eastAsia="ja-JP"/>
        </w:rPr>
        <w:t>、変更者、一行程度の内容説明といった変更ログ（Changelog）をすべてのファイルについてアップデートする</w:t>
      </w:r>
    </w:p>
    <w:p w14:paraId="6AA83CD1" w14:textId="3C422A94" w:rsidR="004E135A" w:rsidRPr="00924DC1" w:rsidRDefault="00120E89" w:rsidP="00BF67B6">
      <w:pPr>
        <w:pStyle w:val="ListIbrahim1"/>
        <w:spacing w:line="240" w:lineRule="exact"/>
        <w:ind w:left="714" w:hanging="357"/>
        <w:rPr>
          <w:rFonts w:ascii="メイリオ" w:eastAsia="メイリオ" w:hAnsi="メイリオ" w:cs="メイリオ"/>
          <w:lang w:eastAsia="ja-JP"/>
        </w:rPr>
      </w:pPr>
      <w:ins w:id="775" w:author="工内隆" w:date="2017-12-08T16:07:00Z">
        <w:r>
          <w:rPr>
            <w:rFonts w:ascii="メイリオ" w:eastAsia="メイリオ" w:hAnsi="メイリオ" w:cs="メイリオ" w:hint="eastAsia"/>
            <w:sz w:val="18"/>
            <w:lang w:eastAsia="ja-JP"/>
          </w:rPr>
          <w:t>開発</w:t>
        </w:r>
      </w:ins>
      <w:ins w:id="776" w:author="工内隆" w:date="2017-12-08T16:08:00Z">
        <w:r>
          <w:rPr>
            <w:rFonts w:ascii="メイリオ" w:eastAsia="メイリオ" w:hAnsi="メイリオ" w:cs="メイリオ" w:hint="eastAsia"/>
            <w:sz w:val="18"/>
            <w:lang w:eastAsia="ja-JP"/>
          </w:rPr>
          <w:t>す</w:t>
        </w:r>
      </w:ins>
      <w:del w:id="777" w:author="工内隆" w:date="2017-12-08T16:08:00Z">
        <w:r w:rsidR="001A11B3" w:rsidDel="00120E89">
          <w:rPr>
            <w:rFonts w:ascii="メイリオ" w:eastAsia="メイリオ" w:hAnsi="メイリオ" w:cs="メイリオ" w:hint="eastAsia"/>
            <w:sz w:val="18"/>
            <w:lang w:eastAsia="ja-JP"/>
          </w:rPr>
          <w:delText>作成してい</w:delText>
        </w:r>
      </w:del>
      <w:r w:rsidR="001A11B3">
        <w:rPr>
          <w:rFonts w:ascii="メイリオ" w:eastAsia="メイリオ" w:hAnsi="メイリオ" w:cs="メイリオ" w:hint="eastAsia"/>
          <w:sz w:val="18"/>
          <w:lang w:eastAsia="ja-JP"/>
        </w:rPr>
        <w:t>る</w:t>
      </w:r>
      <w:r w:rsidR="004E135A">
        <w:rPr>
          <w:rFonts w:ascii="メイリオ" w:eastAsia="メイリオ" w:hAnsi="メイリオ" w:cs="メイリオ" w:hint="eastAsia"/>
          <w:sz w:val="18"/>
          <w:lang w:eastAsia="ja-JP"/>
        </w:rPr>
        <w:t>すべてのコード</w:t>
      </w:r>
      <w:r w:rsidR="001A11B3">
        <w:rPr>
          <w:rFonts w:ascii="メイリオ" w:eastAsia="メイリオ" w:hAnsi="メイリオ" w:cs="メイリオ" w:hint="eastAsia"/>
          <w:sz w:val="18"/>
          <w:lang w:eastAsia="ja-JP"/>
        </w:rPr>
        <w:t>とオープンソース ソフトウェアの間のインターフェースを文書化する。これにより他</w:t>
      </w:r>
      <w:ins w:id="778" w:author="工内隆" w:date="2017-12-08T16:08:00Z">
        <w:r>
          <w:rPr>
            <w:rFonts w:ascii="メイリオ" w:eastAsia="メイリオ" w:hAnsi="メイリオ" w:cs="メイリオ" w:hint="eastAsia"/>
            <w:sz w:val="18"/>
            <w:lang w:eastAsia="ja-JP"/>
          </w:rPr>
          <w:t>者</w:t>
        </w:r>
      </w:ins>
      <w:del w:id="779" w:author="工内隆" w:date="2017-12-08T16:08:00Z">
        <w:r w:rsidR="001A11B3" w:rsidDel="00120E89">
          <w:rPr>
            <w:rFonts w:ascii="メイリオ" w:eastAsia="メイリオ" w:hAnsi="メイリオ" w:cs="メイリオ" w:hint="eastAsia"/>
            <w:sz w:val="18"/>
            <w:lang w:eastAsia="ja-JP"/>
          </w:rPr>
          <w:delText>社</w:delText>
        </w:r>
      </w:del>
      <w:r w:rsidR="001A11B3">
        <w:rPr>
          <w:rFonts w:ascii="メイリオ" w:eastAsia="メイリオ" w:hAnsi="メイリオ" w:cs="メイリオ" w:hint="eastAsia"/>
          <w:sz w:val="18"/>
          <w:lang w:eastAsia="ja-JP"/>
        </w:rPr>
        <w:t>が、（ソフトウェア間の）相互作用を理解し、コンプライアンス上の</w:t>
      </w:r>
      <w:ins w:id="780" w:author="工内隆" w:date="2017-12-08T16:09:00Z">
        <w:r w:rsidR="00595FE1">
          <w:rPr>
            <w:rFonts w:ascii="メイリオ" w:eastAsia="メイリオ" w:hAnsi="メイリオ" w:cs="メイリオ" w:hint="eastAsia"/>
            <w:sz w:val="18"/>
            <w:lang w:eastAsia="ja-JP"/>
          </w:rPr>
          <w:t>懸念事項</w:t>
        </w:r>
      </w:ins>
      <w:del w:id="781" w:author="工内隆" w:date="2017-12-08T16:09:00Z">
        <w:r w:rsidR="00924DC1" w:rsidDel="00595FE1">
          <w:rPr>
            <w:rFonts w:ascii="メイリオ" w:eastAsia="メイリオ" w:hAnsi="メイリオ" w:cs="メイリオ" w:hint="eastAsia"/>
            <w:sz w:val="18"/>
            <w:lang w:eastAsia="ja-JP"/>
          </w:rPr>
          <w:delText>関係性</w:delText>
        </w:r>
      </w:del>
      <w:r w:rsidR="00924DC1">
        <w:rPr>
          <w:rFonts w:ascii="メイリオ" w:eastAsia="メイリオ" w:hAnsi="メイリオ" w:cs="メイリオ" w:hint="eastAsia"/>
          <w:sz w:val="18"/>
          <w:lang w:eastAsia="ja-JP"/>
        </w:rPr>
        <w:t>を明確にすること</w:t>
      </w:r>
      <w:ins w:id="782" w:author="工内隆" w:date="2017-12-08T16:09:00Z">
        <w:r w:rsidR="00595FE1">
          <w:rPr>
            <w:rFonts w:ascii="メイリオ" w:eastAsia="メイリオ" w:hAnsi="メイリオ" w:cs="メイリオ" w:hint="eastAsia"/>
            <w:sz w:val="18"/>
            <w:lang w:eastAsia="ja-JP"/>
          </w:rPr>
          <w:t>ができる</w:t>
        </w:r>
      </w:ins>
      <w:del w:id="783" w:author="工内隆" w:date="2017-12-08T16:09:00Z">
        <w:r w:rsidR="00924DC1" w:rsidDel="00595FE1">
          <w:rPr>
            <w:rFonts w:ascii="メイリオ" w:eastAsia="メイリオ" w:hAnsi="メイリオ" w:cs="メイリオ" w:hint="eastAsia"/>
            <w:sz w:val="18"/>
            <w:lang w:eastAsia="ja-JP"/>
          </w:rPr>
          <w:delText>を促進する</w:delText>
        </w:r>
      </w:del>
    </w:p>
    <w:p w14:paraId="79A08E45" w14:textId="164EE9B6" w:rsidR="00924DC1" w:rsidRPr="00BF67B6" w:rsidRDefault="00924DC1"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ソースコード パッケージのライセンスが記載されているWebページをPDFで保管する。これによりパッケージをダウンロードした際のプロジェクトの状態を文書</w:t>
      </w:r>
      <w:ins w:id="784" w:author="工内隆" w:date="2017-12-08T16:10:00Z">
        <w:r w:rsidR="00595FE1">
          <w:rPr>
            <w:rFonts w:ascii="メイリオ" w:eastAsia="メイリオ" w:hAnsi="メイリオ" w:cs="メイリオ" w:hint="eastAsia"/>
            <w:sz w:val="18"/>
            <w:lang w:eastAsia="ja-JP"/>
          </w:rPr>
          <w:t>として保存</w:t>
        </w:r>
      </w:ins>
      <w:del w:id="785" w:author="工内隆" w:date="2017-12-08T16:10:00Z">
        <w:r w:rsidDel="00595FE1">
          <w:rPr>
            <w:rFonts w:ascii="メイリオ" w:eastAsia="メイリオ" w:hAnsi="メイリオ" w:cs="メイリオ" w:hint="eastAsia"/>
            <w:sz w:val="18"/>
            <w:lang w:eastAsia="ja-JP"/>
          </w:rPr>
          <w:delText>化することが</w:delText>
        </w:r>
      </w:del>
      <w:r>
        <w:rPr>
          <w:rFonts w:ascii="メイリオ" w:eastAsia="メイリオ" w:hAnsi="メイリオ" w:cs="メイリオ" w:hint="eastAsia"/>
          <w:sz w:val="18"/>
          <w:lang w:eastAsia="ja-JP"/>
        </w:rPr>
        <w:t>できる</w:t>
      </w:r>
    </w:p>
    <w:p w14:paraId="34171F3D" w14:textId="3AFE6107" w:rsidR="00BF67B6" w:rsidRPr="00924DC1" w:rsidRDefault="00924DC1" w:rsidP="00924DC1">
      <w:pPr>
        <w:pStyle w:val="ListIbrahim1"/>
        <w:spacing w:line="240" w:lineRule="exact"/>
        <w:ind w:left="714" w:hanging="357"/>
        <w:rPr>
          <w:rFonts w:ascii="メイリオ" w:eastAsia="メイリオ" w:hAnsi="メイリオ" w:cs="メイリオ"/>
          <w:lang w:eastAsia="ja-JP"/>
        </w:rPr>
      </w:pPr>
      <w:r w:rsidRPr="00924DC1">
        <w:rPr>
          <w:rFonts w:ascii="メイリオ" w:eastAsia="メイリオ" w:hAnsi="メイリオ" w:cs="メイリオ" w:hint="eastAsia"/>
          <w:sz w:val="18"/>
          <w:lang w:eastAsia="ja-JP"/>
        </w:rPr>
        <w:t>パッケージの変更されていない状態でのコピーをライセンス情報と合わせてバックアップしておく</w:t>
      </w:r>
    </w:p>
    <w:p w14:paraId="512E0E4F" w14:textId="5EB58528" w:rsidR="00924DC1" w:rsidRPr="00924DC1" w:rsidRDefault="00924DC1" w:rsidP="00924DC1">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オープンソース ソフトウェアのコンポーネントをアップグレードする際に、ライセンスが同じものかどうかを確認する。ライセンスはバージョン間で変わることがある</w:t>
      </w:r>
    </w:p>
    <w:p w14:paraId="1FC3C357" w14:textId="18F2397D" w:rsidR="00BF67B6" w:rsidRPr="00BF67B6" w:rsidRDefault="00924DC1" w:rsidP="00BF67B6">
      <w:pPr>
        <w:pStyle w:val="ListIbrahim1"/>
        <w:spacing w:line="240" w:lineRule="exact"/>
        <w:ind w:left="714" w:hanging="357"/>
        <w:rPr>
          <w:lang w:eastAsia="ja-JP"/>
        </w:rPr>
      </w:pPr>
      <w:r w:rsidRPr="00924DC1">
        <w:rPr>
          <w:rFonts w:ascii="メイリオ" w:eastAsia="メイリオ" w:hAnsi="メイリオ" w:cs="メイリオ" w:hint="eastAsia"/>
          <w:sz w:val="18"/>
          <w:lang w:eastAsia="ja-JP"/>
        </w:rPr>
        <w:t>ソースコード パッケージに</w:t>
      </w:r>
      <w:ins w:id="786" w:author="工内隆" w:date="2017-12-08T16:12:00Z">
        <w:r w:rsidR="00595FE1">
          <w:rPr>
            <w:rFonts w:ascii="メイリオ" w:eastAsia="メイリオ" w:hAnsi="メイリオ" w:cs="メイリオ" w:hint="eastAsia"/>
            <w:sz w:val="18"/>
            <w:lang w:eastAsia="ja-JP"/>
          </w:rPr>
          <w:t>記述された</w:t>
        </w:r>
      </w:ins>
      <w:del w:id="787" w:author="工内隆" w:date="2017-12-08T16:12:00Z">
        <w:r w:rsidRPr="00924DC1" w:rsidDel="00595FE1">
          <w:rPr>
            <w:rFonts w:ascii="メイリオ" w:eastAsia="メイリオ" w:hAnsi="メイリオ" w:cs="メイリオ" w:hint="eastAsia"/>
            <w:sz w:val="18"/>
            <w:lang w:eastAsia="ja-JP"/>
          </w:rPr>
          <w:delText>ある</w:delText>
        </w:r>
      </w:del>
      <w:r w:rsidRPr="00924DC1">
        <w:rPr>
          <w:rFonts w:ascii="メイリオ" w:eastAsia="メイリオ" w:hAnsi="メイリオ" w:cs="メイリオ" w:hint="eastAsia"/>
          <w:sz w:val="18"/>
          <w:lang w:eastAsia="ja-JP"/>
        </w:rPr>
        <w:t>ライセンスがプロジェクトWebサイトで記述されているものと合っているかどうかを確認する。差異がある場合、プロジェクトにコンタクトし明確にする</w:t>
      </w:r>
      <w:r w:rsidR="00BF67B6" w:rsidRPr="002C4D0C">
        <w:rPr>
          <w:lang w:eastAsia="ja-JP"/>
        </w:rPr>
        <w:t>.</w:t>
      </w:r>
    </w:p>
    <w:p w14:paraId="23EC396B" w14:textId="77777777" w:rsidR="00BF67B6" w:rsidRPr="002C4D0C" w:rsidRDefault="00BF67B6" w:rsidP="00BF67B6">
      <w:pPr>
        <w:pStyle w:val="ListIbrahim1"/>
        <w:numPr>
          <w:ilvl w:val="0"/>
          <w:numId w:val="0"/>
        </w:numPr>
        <w:ind w:left="720" w:hanging="360"/>
        <w:rPr>
          <w:lang w:eastAsia="ja-JP"/>
        </w:rPr>
      </w:pPr>
    </w:p>
    <w:p w14:paraId="4CAEB69E" w14:textId="5099B535" w:rsidR="00597D3F" w:rsidRPr="002C4D0C" w:rsidRDefault="00907CF2" w:rsidP="00541FB0">
      <w:pPr>
        <w:pStyle w:val="HeadingIbrahim2"/>
      </w:pPr>
      <w:r w:rsidRPr="002C4D0C">
        <w:t>1</w:t>
      </w:r>
      <w:r w:rsidR="00D101D2">
        <w:t>1</w:t>
      </w:r>
      <w:r w:rsidRPr="002C4D0C">
        <w:t xml:space="preserve">.2 </w:t>
      </w:r>
      <w:r w:rsidR="00924DC1">
        <w:rPr>
          <w:rFonts w:hint="eastAsia"/>
          <w:lang w:eastAsia="ja-JP"/>
        </w:rPr>
        <w:t>間違いを</w:t>
      </w:r>
      <w:r w:rsidR="00036532">
        <w:rPr>
          <w:rFonts w:hint="eastAsia"/>
          <w:lang w:eastAsia="ja-JP"/>
        </w:rPr>
        <w:t>回避する</w:t>
      </w:r>
      <w:r w:rsidR="00924DC1">
        <w:rPr>
          <w:rFonts w:hint="eastAsia"/>
          <w:lang w:eastAsia="ja-JP"/>
        </w:rPr>
        <w:t>（</w:t>
      </w:r>
      <w:r w:rsidR="00443537" w:rsidRPr="002C4D0C">
        <w:t xml:space="preserve">Avoid </w:t>
      </w:r>
      <w:r w:rsidR="005617EF">
        <w:t>these mistakes</w:t>
      </w:r>
      <w:r w:rsidR="00924DC1">
        <w:rPr>
          <w:rFonts w:hint="eastAsia"/>
          <w:lang w:eastAsia="ja-JP"/>
        </w:rPr>
        <w:t>）</w:t>
      </w:r>
      <w:r w:rsidR="005617EF">
        <w:t xml:space="preserve">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t>Do not r</w:t>
      </w:r>
      <w:r w:rsidR="004C6B67" w:rsidRPr="002C4D0C">
        <w:t>ename open source components.</w:t>
      </w:r>
    </w:p>
    <w:p w14:paraId="65B72FDC" w14:textId="128D88E3" w:rsidR="00597D3F" w:rsidRPr="002C4D0C" w:rsidRDefault="000511D7" w:rsidP="00541FB0">
      <w:pPr>
        <w:pStyle w:val="ListIbrahim1"/>
      </w:pPr>
      <w:r>
        <w:t>Do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approval</w:t>
      </w:r>
      <w:r w:rsidR="004C6B67" w:rsidRPr="002C4D0C">
        <w:t>.</w:t>
      </w:r>
    </w:p>
    <w:p w14:paraId="3FB3FBC4" w14:textId="09CAD089" w:rsidR="00597D3F" w:rsidRPr="002C4D0C" w:rsidRDefault="000511D7" w:rsidP="00541FB0">
      <w:pPr>
        <w:pStyle w:val="ListIbrahim1"/>
      </w:pPr>
      <w:r>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924DC1" w:rsidRDefault="001B269D" w:rsidP="00541FB0">
      <w:pPr>
        <w:pStyle w:val="ListIbrahim1"/>
      </w:pPr>
      <w:commentRangeStart w:id="788"/>
      <w:r w:rsidRPr="002C4D0C">
        <w:t xml:space="preserve">Do not discuss </w:t>
      </w:r>
      <w:r w:rsidR="004C6B67" w:rsidRPr="002C4D0C">
        <w:t>compliance practices with individuals outside of your company.</w:t>
      </w:r>
      <w:commentRangeEnd w:id="788"/>
      <w:r w:rsidR="00036532">
        <w:rPr>
          <w:rStyle w:val="af5"/>
          <w:rFonts w:asciiTheme="minorHAnsi" w:eastAsia="ＭＳ 明朝" w:hAnsiTheme="minorHAnsi"/>
          <w:color w:val="7F7F7F" w:themeColor="text1" w:themeTint="80"/>
          <w:lang w:eastAsia="ja-JP"/>
        </w:rPr>
        <w:commentReference w:id="788"/>
      </w:r>
    </w:p>
    <w:p w14:paraId="09FB11E7" w14:textId="77777777" w:rsidR="00924DC1" w:rsidRDefault="00924DC1" w:rsidP="00924DC1">
      <w:pPr>
        <w:pStyle w:val="ListIbrahim1"/>
        <w:numPr>
          <w:ilvl w:val="0"/>
          <w:numId w:val="0"/>
        </w:numPr>
        <w:ind w:left="720" w:hanging="360"/>
        <w:rPr>
          <w:rFonts w:eastAsia="ＭＳ Ｐゴシック"/>
          <w:lang w:eastAsia="ja-JP"/>
        </w:rPr>
      </w:pPr>
    </w:p>
    <w:p w14:paraId="002B58FB" w14:textId="2EA0C65D" w:rsidR="00924DC1" w:rsidRPr="003F4257" w:rsidRDefault="00595FE1" w:rsidP="003F4257">
      <w:pPr>
        <w:pStyle w:val="ListIbrahim1"/>
        <w:spacing w:line="240" w:lineRule="exact"/>
        <w:ind w:left="714" w:hanging="357"/>
        <w:rPr>
          <w:rFonts w:ascii="メイリオ" w:eastAsia="メイリオ" w:hAnsi="メイリオ" w:cs="メイリオ"/>
          <w:lang w:eastAsia="ja-JP"/>
        </w:rPr>
      </w:pPr>
      <w:ins w:id="789" w:author="工内隆" w:date="2017-12-08T16:18:00Z">
        <w:r>
          <w:rPr>
            <w:rFonts w:ascii="メイリオ" w:eastAsia="メイリオ" w:hAnsi="メイリオ" w:cs="メイリオ" w:hint="eastAsia"/>
            <w:sz w:val="18"/>
            <w:lang w:eastAsia="ja-JP"/>
          </w:rPr>
          <w:t>ソースコード上に</w:t>
        </w:r>
      </w:ins>
      <w:del w:id="790" w:author="工内隆" w:date="2017-12-08T16:18:00Z">
        <w:r w:rsidR="003F4257" w:rsidRPr="003F4257" w:rsidDel="00595FE1">
          <w:rPr>
            <w:rFonts w:ascii="メイリオ" w:eastAsia="メイリオ" w:hAnsi="メイリオ" w:cs="メイリオ" w:hint="eastAsia"/>
            <w:sz w:val="18"/>
            <w:lang w:eastAsia="ja-JP"/>
          </w:rPr>
          <w:delText>すでに</w:delText>
        </w:r>
      </w:del>
      <w:r w:rsidR="003F4257" w:rsidRPr="003F4257">
        <w:rPr>
          <w:rFonts w:ascii="メイリオ" w:eastAsia="メイリオ" w:hAnsi="メイリオ" w:cs="メイリオ" w:hint="eastAsia"/>
          <w:sz w:val="18"/>
          <w:lang w:eastAsia="ja-JP"/>
        </w:rPr>
        <w:t>あるライセン</w:t>
      </w:r>
      <w:r w:rsidR="003326D5">
        <w:rPr>
          <w:rFonts w:ascii="メイリオ" w:eastAsia="メイリオ" w:hAnsi="メイリオ" w:cs="メイリオ" w:hint="eastAsia"/>
          <w:sz w:val="18"/>
          <w:lang w:eastAsia="ja-JP"/>
        </w:rPr>
        <w:t>ス情報・著作権情報の削除や</w:t>
      </w:r>
      <w:ins w:id="791" w:author="工内隆" w:date="2017-12-08T16:18:00Z">
        <w:r w:rsidR="00EF5B98">
          <w:rPr>
            <w:rFonts w:ascii="メイリオ" w:eastAsia="メイリオ" w:hAnsi="メイリオ" w:cs="メイリオ" w:hint="eastAsia"/>
            <w:sz w:val="18"/>
            <w:lang w:eastAsia="ja-JP"/>
          </w:rPr>
          <w:t>修正</w:t>
        </w:r>
      </w:ins>
      <w:del w:id="792" w:author="工内隆" w:date="2017-12-08T16:18:00Z">
        <w:r w:rsidR="003F4257" w:rsidDel="00EF5B98">
          <w:rPr>
            <w:rFonts w:ascii="メイリオ" w:eastAsia="メイリオ" w:hAnsi="メイリオ" w:cs="メイリオ" w:hint="eastAsia"/>
            <w:sz w:val="18"/>
            <w:lang w:eastAsia="ja-JP"/>
          </w:rPr>
          <w:delText>配置換え</w:delText>
        </w:r>
      </w:del>
      <w:r w:rsidR="003F4257">
        <w:rPr>
          <w:rFonts w:ascii="メイリオ" w:eastAsia="メイリオ" w:hAnsi="メイリオ" w:cs="メイリオ" w:hint="eastAsia"/>
          <w:sz w:val="18"/>
          <w:lang w:eastAsia="ja-JP"/>
        </w:rPr>
        <w:t>をしないこと。こういった情報はすべて</w:t>
      </w:r>
      <w:ins w:id="793" w:author="工内隆" w:date="2017-12-08T16:18:00Z">
        <w:r w:rsidR="00EF5B98">
          <w:rPr>
            <w:rFonts w:ascii="メイリオ" w:eastAsia="メイリオ" w:hAnsi="メイリオ" w:cs="メイリオ" w:hint="eastAsia"/>
            <w:sz w:val="18"/>
            <w:lang w:eastAsia="ja-JP"/>
          </w:rPr>
          <w:t>元通りの</w:t>
        </w:r>
      </w:ins>
      <w:del w:id="794" w:author="工内隆" w:date="2017-12-08T16:18:00Z">
        <w:r w:rsidR="003F4257" w:rsidDel="00EF5B98">
          <w:rPr>
            <w:rFonts w:ascii="メイリオ" w:eastAsia="メイリオ" w:hAnsi="メイリオ" w:cs="メイリオ" w:hint="eastAsia"/>
            <w:sz w:val="18"/>
            <w:lang w:eastAsia="ja-JP"/>
          </w:rPr>
          <w:delText>完全な</w:delText>
        </w:r>
      </w:del>
      <w:r w:rsidR="003F4257">
        <w:rPr>
          <w:rFonts w:ascii="メイリオ" w:eastAsia="メイリオ" w:hAnsi="メイリオ" w:cs="メイリオ" w:hint="eastAsia"/>
          <w:sz w:val="18"/>
          <w:lang w:eastAsia="ja-JP"/>
        </w:rPr>
        <w:t>状態にしておくこと</w:t>
      </w:r>
    </w:p>
    <w:p w14:paraId="62922918" w14:textId="2B0F2937" w:rsidR="003F4257" w:rsidRPr="00036532" w:rsidRDefault="003F4257" w:rsidP="003F4257">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 xml:space="preserve">オープンソース </w:t>
      </w:r>
      <w:r w:rsidR="003326D5">
        <w:rPr>
          <w:rFonts w:ascii="メイリオ" w:eastAsia="メイリオ" w:hAnsi="メイリオ" w:cs="メイリオ" w:hint="eastAsia"/>
          <w:sz w:val="18"/>
          <w:lang w:eastAsia="ja-JP"/>
        </w:rPr>
        <w:t>コンポーネントの名称を変更しないこと</w:t>
      </w:r>
    </w:p>
    <w:p w14:paraId="4B6CE2FC" w14:textId="70F0E0CC" w:rsidR="00036532" w:rsidRPr="00036532" w:rsidRDefault="00036532" w:rsidP="00036532">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事前承認なく</w:t>
      </w:r>
      <w:r w:rsidRPr="00036532">
        <w:rPr>
          <w:rFonts w:ascii="メイリオ" w:eastAsia="メイリオ" w:hAnsi="メイリオ" w:cs="メイリオ" w:hint="eastAsia"/>
          <w:sz w:val="18"/>
          <w:lang w:eastAsia="ja-JP"/>
        </w:rPr>
        <w:t>オープンソース コードをプロプライエタリ、もしくはサードパーティのコードにコピー/ペーストしないこと（その逆もしかり）</w:t>
      </w:r>
    </w:p>
    <w:p w14:paraId="28302871" w14:textId="41C37E8A" w:rsidR="003F4257" w:rsidRPr="00036532" w:rsidRDefault="00036532" w:rsidP="003F4257">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事前承認なくオープンソース、もしくはサード パーティのソースコードを</w:t>
      </w:r>
      <w:ins w:id="795" w:author="工内隆" w:date="2017-12-08T16:20:00Z">
        <w:r w:rsidR="00EF5B98">
          <w:rPr>
            <w:rFonts w:ascii="メイリオ" w:eastAsia="メイリオ" w:hAnsi="メイリオ" w:cs="メイリオ" w:hint="eastAsia"/>
            <w:sz w:val="18"/>
            <w:lang w:eastAsia="ja-JP"/>
          </w:rPr>
          <w:t>自社</w:t>
        </w:r>
      </w:ins>
      <w:r>
        <w:rPr>
          <w:rFonts w:ascii="メイリオ" w:eastAsia="メイリオ" w:hAnsi="メイリオ" w:cs="メイリオ" w:hint="eastAsia"/>
          <w:sz w:val="18"/>
          <w:lang w:eastAsia="ja-JP"/>
        </w:rPr>
        <w:t>製品のソース ツリーにコミットしないこと</w:t>
      </w:r>
    </w:p>
    <w:p w14:paraId="67994005" w14:textId="53507276" w:rsidR="00036532" w:rsidRPr="00036532" w:rsidRDefault="00036532" w:rsidP="003F4257">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事前承認なく</w:t>
      </w:r>
      <w:ins w:id="796" w:author="工内隆" w:date="2017-12-08T16:20:00Z">
        <w:r w:rsidR="00EF5B98">
          <w:rPr>
            <w:rFonts w:ascii="メイリオ" w:eastAsia="メイリオ" w:hAnsi="メイリオ" w:cs="メイリオ" w:hint="eastAsia"/>
            <w:sz w:val="18"/>
            <w:lang w:eastAsia="ja-JP"/>
          </w:rPr>
          <w:t>異なったライセンス</w:t>
        </w:r>
      </w:ins>
      <w:ins w:id="797" w:author="工内隆" w:date="2017-12-08T16:21:00Z">
        <w:r w:rsidR="00EF5B98">
          <w:rPr>
            <w:rFonts w:ascii="メイリオ" w:eastAsia="メイリオ" w:hAnsi="メイリオ" w:cs="メイリオ" w:hint="eastAsia"/>
            <w:sz w:val="18"/>
            <w:lang w:eastAsia="ja-JP"/>
          </w:rPr>
          <w:t>のもとで</w:t>
        </w:r>
      </w:ins>
      <w:r>
        <w:rPr>
          <w:rFonts w:ascii="メイリオ" w:eastAsia="メイリオ" w:hAnsi="メイリオ" w:cs="メイリオ" w:hint="eastAsia"/>
          <w:sz w:val="18"/>
          <w:lang w:eastAsia="ja-JP"/>
        </w:rPr>
        <w:t>外部から</w:t>
      </w:r>
      <w:ins w:id="798" w:author="工内隆" w:date="2017-12-08T16:21:00Z">
        <w:r w:rsidR="00EF5B98">
          <w:rPr>
            <w:rFonts w:ascii="メイリオ" w:eastAsia="メイリオ" w:hAnsi="メイリオ" w:cs="メイリオ" w:hint="eastAsia"/>
            <w:sz w:val="18"/>
            <w:lang w:eastAsia="ja-JP"/>
          </w:rPr>
          <w:t>入手した</w:t>
        </w:r>
      </w:ins>
      <w:del w:id="799" w:author="工内隆" w:date="2017-12-08T16:21:00Z">
        <w:r w:rsidDel="00EF5B98">
          <w:rPr>
            <w:rFonts w:ascii="メイリオ" w:eastAsia="メイリオ" w:hAnsi="メイリオ" w:cs="メイリオ" w:hint="eastAsia"/>
            <w:sz w:val="18"/>
            <w:lang w:eastAsia="ja-JP"/>
          </w:rPr>
          <w:delText>のライセンスが異なる</w:delText>
        </w:r>
      </w:del>
      <w:r>
        <w:rPr>
          <w:rFonts w:ascii="メイリオ" w:eastAsia="メイリオ" w:hAnsi="メイリオ" w:cs="メイリオ" w:hint="eastAsia"/>
          <w:sz w:val="18"/>
          <w:lang w:eastAsia="ja-JP"/>
        </w:rPr>
        <w:t>コードを</w:t>
      </w:r>
      <w:ins w:id="800" w:author="工内隆" w:date="2017-12-08T16:21:00Z">
        <w:r w:rsidR="00EF5B98">
          <w:rPr>
            <w:rFonts w:ascii="メイリオ" w:eastAsia="メイリオ" w:hAnsi="メイリオ" w:cs="メイリオ" w:hint="eastAsia"/>
            <w:sz w:val="18"/>
            <w:lang w:eastAsia="ja-JP"/>
          </w:rPr>
          <w:t>マージした</w:t>
        </w:r>
      </w:ins>
      <w:ins w:id="801" w:author="工内隆" w:date="2017-12-08T16:22:00Z">
        <w:r w:rsidR="00EF5B98">
          <w:rPr>
            <w:rFonts w:ascii="メイリオ" w:eastAsia="メイリオ" w:hAnsi="メイリオ" w:cs="メイリオ" w:hint="eastAsia"/>
            <w:sz w:val="18"/>
            <w:lang w:eastAsia="ja-JP"/>
          </w:rPr>
          <w:t>り、</w:t>
        </w:r>
      </w:ins>
      <w:r>
        <w:rPr>
          <w:rFonts w:ascii="メイリオ" w:eastAsia="メイリオ" w:hAnsi="メイリオ" w:cs="メイリオ" w:hint="eastAsia"/>
          <w:sz w:val="18"/>
          <w:lang w:eastAsia="ja-JP"/>
        </w:rPr>
        <w:t>混合させ</w:t>
      </w:r>
      <w:ins w:id="802" w:author="工内隆" w:date="2017-12-08T16:22:00Z">
        <w:r w:rsidR="00EF5B98">
          <w:rPr>
            <w:rFonts w:ascii="メイリオ" w:eastAsia="メイリオ" w:hAnsi="メイリオ" w:cs="メイリオ" w:hint="eastAsia"/>
            <w:sz w:val="18"/>
            <w:lang w:eastAsia="ja-JP"/>
          </w:rPr>
          <w:t>たりし</w:t>
        </w:r>
      </w:ins>
      <w:r>
        <w:rPr>
          <w:rFonts w:ascii="メイリオ" w:eastAsia="メイリオ" w:hAnsi="メイリオ" w:cs="メイリオ" w:hint="eastAsia"/>
          <w:sz w:val="18"/>
          <w:lang w:eastAsia="ja-JP"/>
        </w:rPr>
        <w:t>ないこと</w:t>
      </w:r>
    </w:p>
    <w:p w14:paraId="794E5D51" w14:textId="5E162899" w:rsidR="00036532" w:rsidRPr="002C4D0C" w:rsidRDefault="00036532" w:rsidP="00036532">
      <w:pPr>
        <w:pStyle w:val="ListIbrahim1"/>
        <w:spacing w:line="240" w:lineRule="exact"/>
        <w:ind w:left="714" w:hanging="357"/>
        <w:rPr>
          <w:lang w:eastAsia="ja-JP"/>
        </w:rPr>
      </w:pPr>
      <w:r>
        <w:rPr>
          <w:rFonts w:ascii="メイリオ" w:eastAsia="メイリオ" w:hAnsi="メイリオ" w:cs="メイリオ" w:hint="eastAsia"/>
          <w:sz w:val="18"/>
          <w:lang w:eastAsia="ja-JP"/>
        </w:rPr>
        <w:t>社外の人々と、コンプライアンスの実務について議論しないこと</w:t>
      </w:r>
    </w:p>
    <w:p w14:paraId="33B17807" w14:textId="77777777" w:rsidR="00924DC1" w:rsidRPr="00924DC1" w:rsidRDefault="00924DC1" w:rsidP="00924DC1">
      <w:pPr>
        <w:pStyle w:val="ListIbrahim1"/>
        <w:numPr>
          <w:ilvl w:val="0"/>
          <w:numId w:val="0"/>
        </w:numPr>
        <w:ind w:left="720" w:hanging="360"/>
        <w:rPr>
          <w:rFonts w:eastAsia="ＭＳ Ｐゴシック"/>
          <w:lang w:eastAsia="ja-JP"/>
        </w:rPr>
      </w:pPr>
    </w:p>
    <w:p w14:paraId="6136DE0E" w14:textId="143624EF" w:rsidR="00597D3F" w:rsidRPr="002C4D0C" w:rsidRDefault="00541FB0" w:rsidP="00541FB0">
      <w:pPr>
        <w:pStyle w:val="HeadingIbrahim1"/>
      </w:pPr>
      <w:bookmarkStart w:id="803" w:name="_Toc488161420"/>
      <w:bookmarkStart w:id="804" w:name="_Toc488161490"/>
      <w:bookmarkStart w:id="805" w:name="_Toc488161557"/>
      <w:bookmarkStart w:id="806" w:name="_Toc488161980"/>
      <w:bookmarkStart w:id="807" w:name="_Toc488162045"/>
      <w:bookmarkStart w:id="808" w:name="_Toc488162111"/>
      <w:bookmarkStart w:id="809" w:name="_Toc488316284"/>
      <w:bookmarkStart w:id="810" w:name="_Toc492046605"/>
      <w:bookmarkStart w:id="811" w:name="_Toc492046638"/>
      <w:bookmarkStart w:id="812" w:name="_Toc488161421"/>
      <w:bookmarkStart w:id="813" w:name="_Toc488161491"/>
      <w:bookmarkStart w:id="814" w:name="_Toc488161558"/>
      <w:bookmarkStart w:id="815" w:name="_Toc488161981"/>
      <w:bookmarkStart w:id="816" w:name="_Toc488162046"/>
      <w:bookmarkStart w:id="817" w:name="_Toc488162112"/>
      <w:bookmarkStart w:id="818" w:name="_Toc488316285"/>
      <w:bookmarkStart w:id="819" w:name="_Toc492046606"/>
      <w:bookmarkStart w:id="820" w:name="_Toc492046639"/>
      <w:bookmarkStart w:id="821" w:name="_Toc488161422"/>
      <w:bookmarkStart w:id="822" w:name="_Toc488161492"/>
      <w:bookmarkStart w:id="823" w:name="_Toc488161559"/>
      <w:bookmarkStart w:id="824" w:name="_Toc488161982"/>
      <w:bookmarkStart w:id="825" w:name="_Toc488162047"/>
      <w:bookmarkStart w:id="826" w:name="_Toc488162113"/>
      <w:bookmarkStart w:id="827" w:name="_Toc488316286"/>
      <w:bookmarkStart w:id="828" w:name="_Toc492046607"/>
      <w:bookmarkStart w:id="829" w:name="_Toc492046640"/>
      <w:bookmarkStart w:id="830" w:name="_Toc488161423"/>
      <w:bookmarkStart w:id="831" w:name="_Toc488161493"/>
      <w:bookmarkStart w:id="832" w:name="_Toc488161560"/>
      <w:bookmarkStart w:id="833" w:name="_Toc488161983"/>
      <w:bookmarkStart w:id="834" w:name="_Toc488162048"/>
      <w:bookmarkStart w:id="835" w:name="_Toc488162114"/>
      <w:bookmarkStart w:id="836" w:name="_Toc488316287"/>
      <w:bookmarkStart w:id="837" w:name="_Toc492046608"/>
      <w:bookmarkStart w:id="838" w:name="_Toc492046641"/>
      <w:bookmarkStart w:id="839" w:name="_Toc488161424"/>
      <w:bookmarkStart w:id="840" w:name="_Toc488161494"/>
      <w:bookmarkStart w:id="841" w:name="_Toc488161561"/>
      <w:bookmarkStart w:id="842" w:name="_Toc488161984"/>
      <w:bookmarkStart w:id="843" w:name="_Toc488162049"/>
      <w:bookmarkStart w:id="844" w:name="_Toc488162115"/>
      <w:bookmarkStart w:id="845" w:name="_Toc488316288"/>
      <w:bookmarkStart w:id="846" w:name="_Toc492046609"/>
      <w:bookmarkStart w:id="847" w:name="_Toc492046642"/>
      <w:bookmarkStart w:id="848" w:name="_Toc488161425"/>
      <w:bookmarkStart w:id="849" w:name="_Toc488161495"/>
      <w:bookmarkStart w:id="850" w:name="_Toc488161562"/>
      <w:bookmarkStart w:id="851" w:name="_Toc488161985"/>
      <w:bookmarkStart w:id="852" w:name="_Toc488162050"/>
      <w:bookmarkStart w:id="853" w:name="_Toc488162116"/>
      <w:bookmarkStart w:id="854" w:name="_Toc488316289"/>
      <w:bookmarkStart w:id="855" w:name="_Toc492046610"/>
      <w:bookmarkStart w:id="856" w:name="_Toc492046643"/>
      <w:bookmarkStart w:id="857" w:name="_Toc488161426"/>
      <w:bookmarkStart w:id="858" w:name="_Toc488161496"/>
      <w:bookmarkStart w:id="859" w:name="_Toc488161563"/>
      <w:bookmarkStart w:id="860" w:name="_Toc488161986"/>
      <w:bookmarkStart w:id="861" w:name="_Toc488162051"/>
      <w:bookmarkStart w:id="862" w:name="_Toc488162117"/>
      <w:bookmarkStart w:id="863" w:name="_Toc488316290"/>
      <w:bookmarkStart w:id="864" w:name="_Toc492046611"/>
      <w:bookmarkStart w:id="865" w:name="_Toc492046644"/>
      <w:bookmarkStart w:id="866" w:name="_Toc488161427"/>
      <w:bookmarkStart w:id="867" w:name="_Toc488161497"/>
      <w:bookmarkStart w:id="868" w:name="_Toc488161564"/>
      <w:bookmarkStart w:id="869" w:name="_Toc488161987"/>
      <w:bookmarkStart w:id="870" w:name="_Toc488162052"/>
      <w:bookmarkStart w:id="871" w:name="_Toc488162118"/>
      <w:bookmarkStart w:id="872" w:name="_Toc488316291"/>
      <w:bookmarkStart w:id="873" w:name="_Toc492046612"/>
      <w:bookmarkStart w:id="874" w:name="_Toc492046645"/>
      <w:bookmarkStart w:id="875" w:name="_Toc488161428"/>
      <w:bookmarkStart w:id="876" w:name="_Toc488161498"/>
      <w:bookmarkStart w:id="877" w:name="_Toc488161565"/>
      <w:bookmarkStart w:id="878" w:name="_Toc488161988"/>
      <w:bookmarkStart w:id="879" w:name="_Toc488162053"/>
      <w:bookmarkStart w:id="880" w:name="_Toc488162119"/>
      <w:bookmarkStart w:id="881" w:name="_Toc488316292"/>
      <w:bookmarkStart w:id="882" w:name="_Toc492046613"/>
      <w:bookmarkStart w:id="883" w:name="_Toc492046646"/>
      <w:bookmarkStart w:id="884" w:name="_Toc488161429"/>
      <w:bookmarkStart w:id="885" w:name="_Toc488161499"/>
      <w:bookmarkStart w:id="886" w:name="_Toc488161566"/>
      <w:bookmarkStart w:id="887" w:name="_Toc488161989"/>
      <w:bookmarkStart w:id="888" w:name="_Toc488162054"/>
      <w:bookmarkStart w:id="889" w:name="_Toc488162120"/>
      <w:bookmarkStart w:id="890" w:name="_Toc488316293"/>
      <w:bookmarkStart w:id="891" w:name="_Toc492046614"/>
      <w:bookmarkStart w:id="892" w:name="_Toc492046647"/>
      <w:bookmarkStart w:id="893" w:name="_Toc488161430"/>
      <w:bookmarkStart w:id="894" w:name="_Toc488161500"/>
      <w:bookmarkStart w:id="895" w:name="_Toc488161567"/>
      <w:bookmarkStart w:id="896" w:name="_Toc488161990"/>
      <w:bookmarkStart w:id="897" w:name="_Toc488162055"/>
      <w:bookmarkStart w:id="898" w:name="_Toc488162121"/>
      <w:bookmarkStart w:id="899" w:name="_Toc488316294"/>
      <w:bookmarkStart w:id="900" w:name="_Toc492046615"/>
      <w:bookmarkStart w:id="901" w:name="_Toc492046648"/>
      <w:bookmarkStart w:id="902" w:name="_Toc488161431"/>
      <w:bookmarkStart w:id="903" w:name="_Toc488161501"/>
      <w:bookmarkStart w:id="904" w:name="_Toc488161568"/>
      <w:bookmarkStart w:id="905" w:name="_Toc488161991"/>
      <w:bookmarkStart w:id="906" w:name="_Toc488162056"/>
      <w:bookmarkStart w:id="907" w:name="_Toc488162122"/>
      <w:bookmarkStart w:id="908" w:name="_Toc488316295"/>
      <w:bookmarkStart w:id="909" w:name="_Toc492046616"/>
      <w:bookmarkStart w:id="910" w:name="_Toc492046649"/>
      <w:bookmarkStart w:id="911" w:name="_Toc488161432"/>
      <w:bookmarkStart w:id="912" w:name="_Toc488161502"/>
      <w:bookmarkStart w:id="913" w:name="_Toc488161569"/>
      <w:bookmarkStart w:id="914" w:name="_Toc488161992"/>
      <w:bookmarkStart w:id="915" w:name="_Toc488162057"/>
      <w:bookmarkStart w:id="916" w:name="_Toc488162123"/>
      <w:bookmarkStart w:id="917" w:name="_Toc488316296"/>
      <w:bookmarkStart w:id="918" w:name="_Toc492046617"/>
      <w:bookmarkStart w:id="919" w:name="_Toc492046650"/>
      <w:bookmarkStart w:id="920" w:name="_Toc492046651"/>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r>
        <w:rPr>
          <w:rFonts w:hint="eastAsia"/>
        </w:rPr>
        <w:t>12</w:t>
      </w:r>
      <w:r>
        <w:t xml:space="preserve">. </w:t>
      </w:r>
      <w:r w:rsidR="00036532">
        <w:rPr>
          <w:rFonts w:hint="eastAsia"/>
          <w:lang w:eastAsia="ja-JP"/>
        </w:rPr>
        <w:t>結論（</w:t>
      </w:r>
      <w:r w:rsidR="004C6B67" w:rsidRPr="002C4D0C">
        <w:t>Conclusion</w:t>
      </w:r>
      <w:bookmarkEnd w:id="920"/>
      <w:r w:rsidR="00036532">
        <w:rPr>
          <w:rFonts w:hint="eastAsia"/>
          <w:lang w:eastAsia="ja-JP"/>
        </w:rPr>
        <w:t>）</w:t>
      </w:r>
    </w:p>
    <w:p w14:paraId="39E47761" w14:textId="18BFA7F5" w:rsidR="005617EF" w:rsidRDefault="004C6B67" w:rsidP="00541FB0">
      <w:pPr>
        <w:pStyle w:val="bodyIbrahim1"/>
        <w:rPr>
          <w:rFonts w:eastAsia="ＭＳ Ｐゴシック"/>
          <w:lang w:eastAsia="ja-JP"/>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7C33AF86" w14:textId="6E72B71A" w:rsidR="00036532" w:rsidRPr="00036532" w:rsidRDefault="00036532" w:rsidP="00036532">
      <w:pPr>
        <w:pStyle w:val="bodyIbrahim1"/>
        <w:spacing w:line="240" w:lineRule="exact"/>
        <w:rPr>
          <w:rFonts w:ascii="メイリオ" w:eastAsia="メイリオ" w:hAnsi="メイリオ" w:cs="メイリオ"/>
          <w:sz w:val="18"/>
          <w:szCs w:val="18"/>
          <w:lang w:eastAsia="ja-JP"/>
        </w:rPr>
      </w:pPr>
      <w:r w:rsidRPr="00036532">
        <w:rPr>
          <w:rFonts w:ascii="メイリオ" w:eastAsia="メイリオ" w:hAnsi="メイリオ" w:cs="メイリオ" w:hint="eastAsia"/>
          <w:sz w:val="18"/>
          <w:szCs w:val="18"/>
          <w:lang w:eastAsia="ja-JP"/>
        </w:rPr>
        <w:lastRenderedPageBreak/>
        <w:t>オープンソースのデューデリジェンスは</w:t>
      </w:r>
      <w:r>
        <w:rPr>
          <w:rFonts w:ascii="メイリオ" w:eastAsia="メイリオ" w:hAnsi="メイリオ" w:cs="メイリオ" w:hint="eastAsia"/>
          <w:sz w:val="18"/>
          <w:szCs w:val="18"/>
          <w:lang w:eastAsia="ja-JP"/>
        </w:rPr>
        <w:t>一般的に、</w:t>
      </w:r>
      <w:r w:rsidRPr="00036532">
        <w:rPr>
          <w:rFonts w:ascii="メイリオ" w:eastAsia="メイリオ" w:hAnsi="メイリオ" w:cs="メイリオ" w:hint="eastAsia"/>
          <w:sz w:val="18"/>
          <w:szCs w:val="18"/>
          <w:lang w:eastAsia="ja-JP"/>
        </w:rPr>
        <w:t>M&amp;A取引</w:t>
      </w:r>
      <w:r>
        <w:rPr>
          <w:rFonts w:ascii="メイリオ" w:eastAsia="メイリオ" w:hAnsi="メイリオ" w:cs="メイリオ" w:hint="eastAsia"/>
          <w:sz w:val="18"/>
          <w:szCs w:val="18"/>
          <w:lang w:eastAsia="ja-JP"/>
        </w:rPr>
        <w:t>を成功裏に完了させるために必要な長いタスクリストの中の一つにすぎません。しかし、そうはいってもソフトウェアの中核的な役割と潜在的な知財リスクを考えると、</w:t>
      </w:r>
      <w:del w:id="921" w:author="工内隆" w:date="2017-12-08T16:24:00Z">
        <w:r w:rsidR="00F83052" w:rsidDel="00EF5B98">
          <w:rPr>
            <w:rFonts w:ascii="メイリオ" w:eastAsia="メイリオ" w:hAnsi="メイリオ" w:cs="メイリオ" w:hint="eastAsia"/>
            <w:sz w:val="18"/>
            <w:szCs w:val="18"/>
            <w:lang w:eastAsia="ja-JP"/>
          </w:rPr>
          <w:delText>全面的に</w:delText>
        </w:r>
      </w:del>
      <w:r>
        <w:rPr>
          <w:rFonts w:ascii="メイリオ" w:eastAsia="メイリオ" w:hAnsi="メイリオ" w:cs="メイリオ" w:hint="eastAsia"/>
          <w:sz w:val="18"/>
          <w:szCs w:val="18"/>
          <w:lang w:eastAsia="ja-JP"/>
        </w:rPr>
        <w:t>デューデリジェンス</w:t>
      </w:r>
      <w:ins w:id="922" w:author="工内隆" w:date="2017-12-08T16:24:00Z">
        <w:r w:rsidR="00EF5B98">
          <w:rPr>
            <w:rFonts w:ascii="メイリオ" w:eastAsia="メイリオ" w:hAnsi="メイリオ" w:cs="メイリオ" w:hint="eastAsia"/>
            <w:sz w:val="18"/>
            <w:szCs w:val="18"/>
            <w:lang w:eastAsia="ja-JP"/>
          </w:rPr>
          <w:t>全般の中で重要な側面を有しています</w:t>
        </w:r>
      </w:ins>
      <w:del w:id="923" w:author="工内隆" w:date="2017-12-08T16:24:00Z">
        <w:r w:rsidR="003326D5" w:rsidDel="00EF5B98">
          <w:rPr>
            <w:rFonts w:ascii="メイリオ" w:eastAsia="メイリオ" w:hAnsi="メイリオ" w:cs="メイリオ" w:hint="eastAsia"/>
            <w:sz w:val="18"/>
            <w:szCs w:val="18"/>
            <w:lang w:eastAsia="ja-JP"/>
          </w:rPr>
          <w:delText>を実践していくのは</w:delText>
        </w:r>
        <w:r w:rsidR="00F83052" w:rsidDel="00EF5B98">
          <w:rPr>
            <w:rFonts w:ascii="メイリオ" w:eastAsia="メイリオ" w:hAnsi="メイリオ" w:cs="メイリオ" w:hint="eastAsia"/>
            <w:sz w:val="18"/>
            <w:szCs w:val="18"/>
            <w:lang w:eastAsia="ja-JP"/>
          </w:rPr>
          <w:delText>重</w:delText>
        </w:r>
        <w:r w:rsidR="003326D5" w:rsidDel="00EF5B98">
          <w:rPr>
            <w:rFonts w:ascii="メイリオ" w:eastAsia="メイリオ" w:hAnsi="メイリオ" w:cs="メイリオ" w:hint="eastAsia"/>
            <w:sz w:val="18"/>
            <w:szCs w:val="18"/>
            <w:lang w:eastAsia="ja-JP"/>
          </w:rPr>
          <w:delText>要なことです</w:delText>
        </w:r>
      </w:del>
      <w:r w:rsidR="003326D5">
        <w:rPr>
          <w:rFonts w:ascii="メイリオ" w:eastAsia="メイリオ" w:hAnsi="メイリオ" w:cs="メイリオ" w:hint="eastAsia"/>
          <w:sz w:val="18"/>
          <w:szCs w:val="18"/>
          <w:lang w:eastAsia="ja-JP"/>
        </w:rPr>
        <w:t>。オープンソースのデューデリジェンスは、長期にわたる</w:t>
      </w:r>
      <w:r w:rsidR="00F83052">
        <w:rPr>
          <w:rFonts w:ascii="メイリオ" w:eastAsia="メイリオ" w:hAnsi="メイリオ" w:cs="メイリオ" w:hint="eastAsia"/>
          <w:sz w:val="18"/>
          <w:szCs w:val="18"/>
          <w:lang w:eastAsia="ja-JP"/>
        </w:rPr>
        <w:t>プロセスに感じられるかもしれませんが、特に両社が準備をしていて</w:t>
      </w:r>
      <w:ins w:id="924" w:author="工内隆" w:date="2017-12-08T16:25:00Z">
        <w:r w:rsidR="00EF5B98">
          <w:rPr>
            <w:rFonts w:ascii="メイリオ" w:eastAsia="メイリオ" w:hAnsi="メイリオ" w:cs="メイリオ" w:hint="eastAsia"/>
            <w:sz w:val="18"/>
            <w:szCs w:val="18"/>
            <w:lang w:eastAsia="ja-JP"/>
          </w:rPr>
          <w:t>、</w:t>
        </w:r>
      </w:ins>
      <w:r w:rsidR="003326D5">
        <w:rPr>
          <w:rFonts w:ascii="メイリオ" w:eastAsia="メイリオ" w:hAnsi="メイリオ" w:cs="メイリオ" w:hint="eastAsia"/>
          <w:sz w:val="18"/>
          <w:szCs w:val="18"/>
          <w:lang w:eastAsia="ja-JP"/>
        </w:rPr>
        <w:t>かつ</w:t>
      </w:r>
      <w:r w:rsidR="00F83052">
        <w:rPr>
          <w:rFonts w:ascii="メイリオ" w:eastAsia="メイリオ" w:hAnsi="メイリオ" w:cs="メイリオ" w:hint="eastAsia"/>
          <w:sz w:val="18"/>
          <w:szCs w:val="18"/>
          <w:lang w:eastAsia="ja-JP"/>
        </w:rPr>
        <w:t xml:space="preserve">対応の早いコンプライアンス </w:t>
      </w:r>
      <w:r w:rsidR="003326D5">
        <w:rPr>
          <w:rFonts w:ascii="メイリオ" w:eastAsia="メイリオ" w:hAnsi="メイリオ" w:cs="メイリオ" w:hint="eastAsia"/>
          <w:sz w:val="18"/>
          <w:szCs w:val="18"/>
          <w:lang w:eastAsia="ja-JP"/>
        </w:rPr>
        <w:t>サービスプロバイダと一緒に取り組む場合は</w:t>
      </w:r>
      <w:r w:rsidR="00F83052">
        <w:rPr>
          <w:rFonts w:ascii="メイリオ" w:eastAsia="メイリオ" w:hAnsi="メイリオ" w:cs="メイリオ" w:hint="eastAsia"/>
          <w:sz w:val="18"/>
          <w:szCs w:val="18"/>
          <w:lang w:eastAsia="ja-JP"/>
        </w:rPr>
        <w:t>、しばしば迅速にこれを完了させることができるのです。</w:t>
      </w:r>
    </w:p>
    <w:p w14:paraId="35C4C68E" w14:textId="45A2FC8E" w:rsidR="000511D7" w:rsidRDefault="00A533E8" w:rsidP="00541FB0">
      <w:pPr>
        <w:pStyle w:val="bodyIbrahim1"/>
        <w:rPr>
          <w:rFonts w:eastAsia="ＭＳ Ｐゴシック"/>
          <w:lang w:eastAsia="ja-JP"/>
        </w:rPr>
      </w:pPr>
      <w:r>
        <w:t>How can you be prepared?</w:t>
      </w:r>
    </w:p>
    <w:p w14:paraId="01ED775A" w14:textId="36D997E1" w:rsidR="00F83052" w:rsidRPr="0008715F" w:rsidRDefault="0008715F" w:rsidP="0008715F">
      <w:pPr>
        <w:pStyle w:val="bodyIbrahim1"/>
        <w:spacing w:line="240" w:lineRule="exact"/>
        <w:rPr>
          <w:rFonts w:ascii="メイリオ" w:eastAsia="メイリオ" w:hAnsi="メイリオ" w:cs="メイリオ"/>
          <w:sz w:val="18"/>
          <w:szCs w:val="18"/>
          <w:lang w:eastAsia="ja-JP"/>
        </w:rPr>
      </w:pPr>
      <w:r w:rsidRPr="0008715F">
        <w:rPr>
          <w:rFonts w:ascii="メイリオ" w:eastAsia="メイリオ" w:hAnsi="メイリオ" w:cs="メイリオ" w:hint="eastAsia"/>
          <w:sz w:val="18"/>
          <w:szCs w:val="18"/>
          <w:lang w:eastAsia="ja-JP"/>
        </w:rPr>
        <w:t>どう</w:t>
      </w:r>
      <w:r>
        <w:rPr>
          <w:rFonts w:ascii="メイリオ" w:eastAsia="メイリオ" w:hAnsi="メイリオ" w:cs="メイリオ" w:hint="eastAsia"/>
          <w:sz w:val="18"/>
          <w:szCs w:val="18"/>
          <w:lang w:eastAsia="ja-JP"/>
        </w:rPr>
        <w:t>やれば準備しておくことができるのでしょうか？</w:t>
      </w:r>
    </w:p>
    <w:p w14:paraId="3DAD51C0" w14:textId="0B9B29B7" w:rsidR="00597D3F" w:rsidRDefault="004C6B67" w:rsidP="00541FB0">
      <w:pPr>
        <w:pStyle w:val="bodyIbrahim1"/>
        <w:rPr>
          <w:rFonts w:eastAsia="ＭＳ Ｐゴシック"/>
          <w:lang w:eastAsia="ja-JP"/>
        </w:rPr>
      </w:pPr>
      <w:r w:rsidRPr="002C4D0C">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54A46EE6" w14:textId="1EB449F9" w:rsidR="0008715F" w:rsidRPr="0008715F" w:rsidRDefault="0008715F" w:rsidP="0008715F">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買収対象</w:t>
      </w:r>
      <w:ins w:id="925" w:author="工内隆" w:date="2017-12-08T16:25:00Z">
        <w:r w:rsidR="00EF5B98">
          <w:rPr>
            <w:rFonts w:ascii="メイリオ" w:eastAsia="メイリオ" w:hAnsi="メイリオ" w:cs="メイリオ" w:hint="eastAsia"/>
            <w:sz w:val="18"/>
            <w:szCs w:val="18"/>
            <w:lang w:eastAsia="ja-JP"/>
          </w:rPr>
          <w:t>企業</w:t>
        </w:r>
      </w:ins>
      <w:r>
        <w:rPr>
          <w:rFonts w:ascii="メイリオ" w:eastAsia="メイリオ" w:hAnsi="メイリオ" w:cs="メイリオ" w:hint="eastAsia"/>
          <w:sz w:val="18"/>
          <w:szCs w:val="18"/>
          <w:lang w:eastAsia="ja-JP"/>
        </w:rPr>
        <w:t>であれば、</w:t>
      </w:r>
      <w:r w:rsidR="00D44074">
        <w:rPr>
          <w:rFonts w:ascii="メイリオ" w:eastAsia="メイリオ" w:hAnsi="メイリオ" w:cs="メイリオ" w:hint="eastAsia"/>
          <w:sz w:val="18"/>
          <w:szCs w:val="18"/>
          <w:lang w:eastAsia="ja-JP"/>
        </w:rPr>
        <w:t>開発プロセスとビジネス プロセスが以下のような点</w:t>
      </w:r>
      <w:ins w:id="926" w:author="工内隆" w:date="2017-12-08T16:27:00Z">
        <w:r w:rsidR="00EF5B98">
          <w:rPr>
            <w:rFonts w:ascii="メイリオ" w:eastAsia="メイリオ" w:hAnsi="メイリオ" w:cs="メイリオ" w:hint="eastAsia"/>
            <w:sz w:val="18"/>
            <w:szCs w:val="18"/>
            <w:lang w:eastAsia="ja-JP"/>
          </w:rPr>
          <w:t>を</w:t>
        </w:r>
      </w:ins>
      <w:del w:id="927" w:author="工内隆" w:date="2017-12-08T16:27:00Z">
        <w:r w:rsidR="00D44074" w:rsidDel="00EF5B98">
          <w:rPr>
            <w:rFonts w:ascii="メイリオ" w:eastAsia="メイリオ" w:hAnsi="メイリオ" w:cs="メイリオ" w:hint="eastAsia"/>
            <w:sz w:val="18"/>
            <w:szCs w:val="18"/>
            <w:lang w:eastAsia="ja-JP"/>
          </w:rPr>
          <w:delText>に</w:delText>
        </w:r>
      </w:del>
      <w:r>
        <w:rPr>
          <w:rFonts w:ascii="メイリオ" w:eastAsia="メイリオ" w:hAnsi="メイリオ" w:cs="メイリオ" w:hint="eastAsia"/>
          <w:sz w:val="18"/>
          <w:szCs w:val="18"/>
          <w:lang w:eastAsia="ja-JP"/>
        </w:rPr>
        <w:t>確実</w:t>
      </w:r>
      <w:r w:rsidR="00D44074">
        <w:rPr>
          <w:rFonts w:ascii="メイリオ" w:eastAsia="メイリオ" w:hAnsi="メイリオ" w:cs="メイリオ" w:hint="eastAsia"/>
          <w:sz w:val="18"/>
          <w:szCs w:val="18"/>
          <w:lang w:eastAsia="ja-JP"/>
        </w:rPr>
        <w:t>に</w:t>
      </w:r>
      <w:ins w:id="928" w:author="工内隆" w:date="2017-12-08T16:27:00Z">
        <w:r w:rsidR="00EF5B98">
          <w:rPr>
            <w:rFonts w:ascii="メイリオ" w:eastAsia="メイリオ" w:hAnsi="メイリオ" w:cs="メイリオ" w:hint="eastAsia"/>
            <w:sz w:val="18"/>
            <w:szCs w:val="18"/>
            <w:lang w:eastAsia="ja-JP"/>
          </w:rPr>
          <w:t>実行</w:t>
        </w:r>
      </w:ins>
      <w:del w:id="929" w:author="工内隆" w:date="2017-12-08T16:27:00Z">
        <w:r w:rsidR="00D44074" w:rsidDel="00EF5B98">
          <w:rPr>
            <w:rFonts w:ascii="メイリオ" w:eastAsia="メイリオ" w:hAnsi="メイリオ" w:cs="メイリオ" w:hint="eastAsia"/>
            <w:sz w:val="18"/>
            <w:szCs w:val="18"/>
            <w:lang w:eastAsia="ja-JP"/>
          </w:rPr>
          <w:delText>対応</w:delText>
        </w:r>
      </w:del>
      <w:r w:rsidR="00D44074">
        <w:rPr>
          <w:rFonts w:ascii="メイリオ" w:eastAsia="メイリオ" w:hAnsi="メイリオ" w:cs="メイリオ" w:hint="eastAsia"/>
          <w:sz w:val="18"/>
          <w:szCs w:val="18"/>
          <w:lang w:eastAsia="ja-JP"/>
        </w:rPr>
        <w:t>する</w:t>
      </w:r>
      <w:r>
        <w:rPr>
          <w:rFonts w:ascii="メイリオ" w:eastAsia="メイリオ" w:hAnsi="メイリオ" w:cs="メイリオ" w:hint="eastAsia"/>
          <w:sz w:val="18"/>
          <w:szCs w:val="18"/>
          <w:lang w:eastAsia="ja-JP"/>
        </w:rPr>
        <w:t>ことで、適切なオープンソース コンプライアンスの実務を維持することができます。</w:t>
      </w:r>
    </w:p>
    <w:p w14:paraId="3D25FE81" w14:textId="2BC296FD" w:rsidR="00597D3F" w:rsidRPr="002C4D0C" w:rsidRDefault="001B269D" w:rsidP="00541FB0">
      <w:pPr>
        <w:pStyle w:val="ListIbrahim1"/>
      </w:pPr>
      <w:r w:rsidRPr="002C4D0C">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08715F" w:rsidRDefault="004C6B67" w:rsidP="00541FB0">
      <w:pPr>
        <w:pStyle w:val="ListIbrahim1"/>
        <w:ind w:left="714" w:hanging="357"/>
      </w:pPr>
      <w:r w:rsidRPr="002C4D0C">
        <w:t xml:space="preserve">Offering </w:t>
      </w:r>
      <w:r w:rsidR="00A1002F" w:rsidRPr="002C4D0C">
        <w:t xml:space="preserve">open source compliance </w:t>
      </w:r>
      <w:r w:rsidRPr="002C4D0C">
        <w:t>training to employee</w:t>
      </w:r>
      <w:r w:rsidR="00A1002F" w:rsidRPr="002C4D0C">
        <w:t>s.</w:t>
      </w:r>
    </w:p>
    <w:p w14:paraId="593A19A2" w14:textId="77777777" w:rsidR="0008715F" w:rsidRDefault="0008715F" w:rsidP="0008715F">
      <w:pPr>
        <w:pStyle w:val="ListIbrahim1"/>
        <w:numPr>
          <w:ilvl w:val="0"/>
          <w:numId w:val="0"/>
        </w:numPr>
        <w:ind w:left="720" w:hanging="360"/>
        <w:rPr>
          <w:rFonts w:eastAsia="ＭＳ Ｐゴシック"/>
          <w:lang w:eastAsia="ja-JP"/>
        </w:rPr>
      </w:pPr>
    </w:p>
    <w:p w14:paraId="6492E15A" w14:textId="4C7949F9" w:rsidR="00D44074" w:rsidRPr="00D44074" w:rsidRDefault="00D44074" w:rsidP="00D44074">
      <w:pPr>
        <w:pStyle w:val="ListIbrahim1"/>
        <w:spacing w:line="240" w:lineRule="exact"/>
        <w:ind w:left="714" w:hanging="357"/>
        <w:rPr>
          <w:lang w:eastAsia="ja-JP"/>
        </w:rPr>
      </w:pPr>
      <w:r>
        <w:rPr>
          <w:rFonts w:ascii="メイリオ" w:eastAsia="メイリオ" w:hAnsi="メイリオ" w:cs="メイリオ" w:hint="eastAsia"/>
          <w:sz w:val="18"/>
          <w:lang w:eastAsia="ja-JP"/>
        </w:rPr>
        <w:t>社内、社外のソフトウェアすべてについて起源とライセンスを明確にする</w:t>
      </w:r>
    </w:p>
    <w:p w14:paraId="0C2C753D" w14:textId="6A5FFC48" w:rsidR="00D44074" w:rsidRPr="00D44074" w:rsidRDefault="00D44074" w:rsidP="00D44074">
      <w:pPr>
        <w:pStyle w:val="ListIbrahim1"/>
        <w:spacing w:line="240" w:lineRule="exact"/>
        <w:ind w:left="714" w:hanging="357"/>
        <w:rPr>
          <w:lang w:eastAsia="ja-JP"/>
        </w:rPr>
      </w:pPr>
      <w:r>
        <w:rPr>
          <w:rFonts w:ascii="メイリオ" w:eastAsia="メイリオ" w:hAnsi="メイリオ" w:cs="メイリオ" w:hint="eastAsia"/>
          <w:sz w:val="18"/>
          <w:lang w:eastAsia="ja-JP"/>
        </w:rPr>
        <w:t>開発プロセスの中でオープンソース</w:t>
      </w:r>
      <w:ins w:id="930" w:author="工内隆" w:date="2017-12-08T16:27:00Z">
        <w:r w:rsidR="00EF5B98">
          <w:rPr>
            <w:rFonts w:ascii="メイリオ" w:eastAsia="メイリオ" w:hAnsi="メイリオ" w:cs="メイリオ" w:hint="eastAsia"/>
            <w:sz w:val="18"/>
            <w:lang w:eastAsia="ja-JP"/>
          </w:rPr>
          <w:t>ソフトウェア</w:t>
        </w:r>
      </w:ins>
      <w:r>
        <w:rPr>
          <w:rFonts w:ascii="メイリオ" w:eastAsia="メイリオ" w:hAnsi="メイリオ" w:cs="メイリオ" w:hint="eastAsia"/>
          <w:sz w:val="18"/>
          <w:lang w:eastAsia="ja-JP"/>
        </w:rPr>
        <w:t>のコンポーネント、スニペットを追跡する</w:t>
      </w:r>
    </w:p>
    <w:p w14:paraId="0E934DC9" w14:textId="2AB1FCF9" w:rsidR="0008715F" w:rsidRPr="00D44074" w:rsidRDefault="00D44074" w:rsidP="00D44074">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ビルドの中で</w:t>
      </w:r>
      <w:r w:rsidRPr="00D44074">
        <w:rPr>
          <w:rFonts w:ascii="メイリオ" w:eastAsia="メイリオ" w:hAnsi="メイリオ" w:cs="メイリオ" w:hint="eastAsia"/>
          <w:sz w:val="18"/>
          <w:lang w:eastAsia="ja-JP"/>
        </w:rPr>
        <w:t>新規</w:t>
      </w:r>
      <w:r w:rsidR="000E3640">
        <w:rPr>
          <w:rFonts w:ascii="メイリオ" w:eastAsia="メイリオ" w:hAnsi="メイリオ" w:cs="メイリオ" w:hint="eastAsia"/>
          <w:sz w:val="18"/>
          <w:lang w:eastAsia="ja-JP"/>
        </w:rPr>
        <w:t>採用、アップデートされる</w:t>
      </w:r>
      <w:r>
        <w:rPr>
          <w:rFonts w:ascii="メイリオ" w:eastAsia="メイリオ" w:hAnsi="メイリオ" w:cs="メイリオ" w:hint="eastAsia"/>
          <w:sz w:val="18"/>
          <w:lang w:eastAsia="ja-JP"/>
        </w:rPr>
        <w:t>コードに対し</w:t>
      </w:r>
      <w:r w:rsidRPr="00D44074">
        <w:rPr>
          <w:rFonts w:ascii="メイリオ" w:eastAsia="メイリオ" w:hAnsi="メイリオ" w:cs="メイリオ" w:hint="eastAsia"/>
          <w:sz w:val="18"/>
          <w:lang w:eastAsia="ja-JP"/>
        </w:rPr>
        <w:t>ソースコード レビューを</w:t>
      </w:r>
      <w:r>
        <w:rPr>
          <w:rFonts w:ascii="メイリオ" w:eastAsia="メイリオ" w:hAnsi="メイリオ" w:cs="メイリオ" w:hint="eastAsia"/>
          <w:sz w:val="18"/>
          <w:lang w:eastAsia="ja-JP"/>
        </w:rPr>
        <w:t>実施する</w:t>
      </w:r>
    </w:p>
    <w:p w14:paraId="17708EFE" w14:textId="0B11A666" w:rsidR="00D44074" w:rsidRPr="00D44074" w:rsidRDefault="00D44074" w:rsidP="00D44074">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製品が出荷されるとき、</w:t>
      </w:r>
      <w:ins w:id="931" w:author="工内隆" w:date="2017-12-08T16:28:00Z">
        <w:r w:rsidR="00EF5B98">
          <w:rPr>
            <w:rFonts w:ascii="メイリオ" w:eastAsia="メイリオ" w:hAnsi="メイリオ" w:cs="メイリオ" w:hint="eastAsia"/>
            <w:sz w:val="18"/>
            <w:lang w:eastAsia="ja-JP"/>
          </w:rPr>
          <w:t>あるいは</w:t>
        </w:r>
      </w:ins>
      <w:r>
        <w:rPr>
          <w:rFonts w:ascii="メイリオ" w:eastAsia="メイリオ" w:hAnsi="メイリオ" w:cs="メイリオ" w:hint="eastAsia"/>
          <w:sz w:val="18"/>
          <w:lang w:eastAsia="ja-JP"/>
        </w:rPr>
        <w:t>ソフトウェアがアップデートされるときにライセンスの義務を履行する</w:t>
      </w:r>
    </w:p>
    <w:p w14:paraId="24F63B3D" w14:textId="3BFF0818" w:rsidR="0008715F" w:rsidRPr="002C4D0C" w:rsidRDefault="00D44074" w:rsidP="00D44074">
      <w:pPr>
        <w:pStyle w:val="ListIbrahim1"/>
        <w:spacing w:line="240" w:lineRule="exact"/>
        <w:ind w:left="714" w:hanging="357"/>
        <w:rPr>
          <w:lang w:eastAsia="ja-JP"/>
        </w:rPr>
      </w:pPr>
      <w:r>
        <w:rPr>
          <w:rFonts w:ascii="メイリオ" w:eastAsia="メイリオ" w:hAnsi="メイリオ" w:cs="メイリオ" w:hint="eastAsia"/>
          <w:sz w:val="18"/>
          <w:lang w:eastAsia="ja-JP"/>
        </w:rPr>
        <w:t>従業員に対しオープンソース コンプライアンスのトレーニングを提供する</w:t>
      </w:r>
    </w:p>
    <w:p w14:paraId="0D472629" w14:textId="581FF850" w:rsidR="00597D3F" w:rsidRDefault="001B269D">
      <w:pPr>
        <w:spacing w:after="0" w:line="240" w:lineRule="auto"/>
        <w:rPr>
          <w:rFonts w:ascii="Calibri" w:hAnsi="Calibri" w:cs="ProximaNova-Regular"/>
          <w:color w:val="000000"/>
        </w:rPr>
      </w:pPr>
      <w:r w:rsidRPr="002C4D0C">
        <w:rPr>
          <w:rFonts w:ascii="Calibri" w:hAnsi="Calibri" w:cs="ProximaNova-Regular"/>
          <w:color w:val="000000"/>
        </w:rPr>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41E64295" w14:textId="77777777" w:rsidR="00D44074" w:rsidRDefault="00D44074">
      <w:pPr>
        <w:spacing w:after="0" w:line="240" w:lineRule="auto"/>
        <w:rPr>
          <w:rFonts w:ascii="Calibri" w:hAnsi="Calibri" w:cs="ProximaNova-Regular"/>
          <w:color w:val="000000"/>
        </w:rPr>
      </w:pPr>
    </w:p>
    <w:p w14:paraId="39951B02" w14:textId="2598F2CF" w:rsidR="00D44074" w:rsidRPr="00D44074" w:rsidRDefault="00AF4C27" w:rsidP="00D44074">
      <w:pPr>
        <w:pStyle w:val="bodyIbrahim1"/>
        <w:spacing w:line="240" w:lineRule="exact"/>
        <w:rPr>
          <w:rFonts w:ascii="メイリオ" w:eastAsia="メイリオ" w:hAnsi="メイリオ" w:cs="メイリオ"/>
          <w:sz w:val="18"/>
          <w:szCs w:val="18"/>
          <w:lang w:eastAsia="ja-JP"/>
        </w:rPr>
      </w:pPr>
      <w:del w:id="932" w:author="工内隆" w:date="2017-12-06T14:51:00Z">
        <w:r w:rsidDel="004606ED">
          <w:rPr>
            <w:rFonts w:ascii="メイリオ" w:eastAsia="メイリオ" w:hAnsi="メイリオ" w:cs="メイリオ" w:hint="eastAsia"/>
            <w:sz w:val="18"/>
            <w:szCs w:val="18"/>
            <w:lang w:eastAsia="ja-JP"/>
          </w:rPr>
          <w:delText>買収元</w:delText>
        </w:r>
      </w:del>
      <w:ins w:id="933" w:author="工内隆" w:date="2017-12-06T14:51:00Z">
        <w:r w:rsidR="004606ED">
          <w:rPr>
            <w:rFonts w:ascii="メイリオ" w:eastAsia="メイリオ" w:hAnsi="メイリオ" w:cs="メイリオ" w:hint="eastAsia"/>
            <w:sz w:val="18"/>
            <w:szCs w:val="18"/>
            <w:lang w:eastAsia="ja-JP"/>
          </w:rPr>
          <w:t>買収企業</w:t>
        </w:r>
      </w:ins>
      <w:r>
        <w:rPr>
          <w:rFonts w:ascii="メイリオ" w:eastAsia="メイリオ" w:hAnsi="メイリオ" w:cs="メイリオ" w:hint="eastAsia"/>
          <w:sz w:val="18"/>
          <w:szCs w:val="18"/>
          <w:lang w:eastAsia="ja-JP"/>
        </w:rPr>
        <w:t>であれば、探すべきものを知り、迅速に問題に取り組むためのスキルを手近にもっておくことが必要でしょう。</w:t>
      </w: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r w:rsidRPr="00541FB0">
        <w:t xml:space="preserve">Primary contact persons </w:t>
      </w:r>
      <w:commentRangeStart w:id="934"/>
      <w:r w:rsidRPr="00541FB0">
        <w:t>at target and acquirer</w:t>
      </w:r>
      <w:commentRangeEnd w:id="934"/>
      <w:r w:rsidR="00972D7C">
        <w:rPr>
          <w:rStyle w:val="af5"/>
          <w:rFonts w:asciiTheme="minorHAnsi" w:hAnsiTheme="minorHAnsi" w:cstheme="minorBidi"/>
          <w:color w:val="7F7F7F" w:themeColor="text1" w:themeTint="80"/>
        </w:rPr>
        <w:commentReference w:id="934"/>
      </w:r>
      <w:r w:rsidRPr="00541FB0">
        <w:t xml:space="preserve">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t xml:space="preserve">Code vulnerabilities </w:t>
      </w:r>
      <w:r w:rsidR="000511D7" w:rsidRPr="00541FB0">
        <w:t xml:space="preserve">and version control </w:t>
      </w:r>
      <w:r w:rsidR="00702291" w:rsidRPr="00541FB0">
        <w:t>analysis</w:t>
      </w:r>
    </w:p>
    <w:p w14:paraId="6790BCF6" w14:textId="54B440EE" w:rsidR="00A1002F" w:rsidRDefault="00A1002F" w:rsidP="00541FB0">
      <w:pPr>
        <w:pStyle w:val="ListIbrahim2"/>
        <w:spacing w:after="160"/>
        <w:ind w:left="1434" w:hanging="357"/>
      </w:pPr>
      <w:r w:rsidRPr="00541FB0">
        <w:t>C</w:t>
      </w:r>
      <w:r w:rsidR="004C6B67" w:rsidRPr="00541FB0">
        <w:t>ost</w:t>
      </w:r>
      <w:r w:rsidR="00810D3B" w:rsidRPr="00541FB0">
        <w:t xml:space="preserve">, normal process and expedited </w:t>
      </w:r>
    </w:p>
    <w:p w14:paraId="051B9B2E" w14:textId="37F46512" w:rsidR="00AF4C27" w:rsidRPr="009E09A2" w:rsidRDefault="00AF4C27" w:rsidP="00AF4C27">
      <w:pPr>
        <w:pStyle w:val="ListIbrahim1"/>
        <w:numPr>
          <w:ilvl w:val="0"/>
          <w:numId w:val="3"/>
        </w:numPr>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買収対象</w:t>
      </w:r>
      <w:del w:id="935" w:author="工内隆" w:date="2017-12-08T16:28:00Z">
        <w:r w:rsidDel="00FF5548">
          <w:rPr>
            <w:rFonts w:ascii="メイリオ" w:eastAsia="メイリオ" w:hAnsi="メイリオ" w:cs="メイリオ" w:hint="eastAsia"/>
            <w:sz w:val="18"/>
            <w:lang w:eastAsia="ja-JP"/>
          </w:rPr>
          <w:delText>の</w:delText>
        </w:r>
      </w:del>
      <w:r>
        <w:rPr>
          <w:rFonts w:ascii="メイリオ" w:eastAsia="メイリオ" w:hAnsi="メイリオ" w:cs="メイリオ" w:hint="eastAsia"/>
          <w:sz w:val="18"/>
          <w:lang w:eastAsia="ja-JP"/>
        </w:rPr>
        <w:t>企業とともに、</w:t>
      </w:r>
      <w:r w:rsidR="009E09A2">
        <w:rPr>
          <w:rFonts w:ascii="メイリオ" w:eastAsia="メイリオ" w:hAnsi="メイリオ" w:cs="メイリオ" w:hint="eastAsia"/>
          <w:sz w:val="18"/>
          <w:lang w:eastAsia="ja-JP"/>
        </w:rPr>
        <w:t>用いるべき妥当な監査手法とその監査に関与するサードパーティの企業を決定する。ただし、ブラインド</w:t>
      </w:r>
      <w:ins w:id="936" w:author="工内隆" w:date="2017-12-08T16:29:00Z">
        <w:r w:rsidR="00FF5548">
          <w:rPr>
            <w:rFonts w:ascii="メイリオ" w:eastAsia="メイリオ" w:hAnsi="メイリオ" w:cs="メイリオ" w:hint="eastAsia"/>
            <w:sz w:val="18"/>
            <w:lang w:eastAsia="ja-JP"/>
          </w:rPr>
          <w:t>監査</w:t>
        </w:r>
      </w:ins>
      <w:del w:id="937" w:author="工内隆" w:date="2017-12-08T16:29:00Z">
        <w:r w:rsidR="009E09A2" w:rsidDel="00FF5548">
          <w:rPr>
            <w:rFonts w:ascii="メイリオ" w:eastAsia="メイリオ" w:hAnsi="メイリオ" w:cs="メイリオ" w:hint="eastAsia"/>
            <w:sz w:val="18"/>
            <w:lang w:eastAsia="ja-JP"/>
          </w:rPr>
          <w:delText xml:space="preserve"> テスト</w:delText>
        </w:r>
      </w:del>
      <w:r w:rsidR="009E09A2">
        <w:rPr>
          <w:rFonts w:ascii="メイリオ" w:eastAsia="メイリオ" w:hAnsi="メイリオ" w:cs="メイリオ" w:hint="eastAsia"/>
          <w:sz w:val="18"/>
          <w:lang w:eastAsia="ja-JP"/>
        </w:rPr>
        <w:t>を実施できないところもあれば、DIY監査に対応していないところもあり、またスニペットまでは発見できないところもあるので留意が必要</w:t>
      </w:r>
      <w:r w:rsidR="000E3640">
        <w:rPr>
          <w:rFonts w:ascii="メイリオ" w:eastAsia="メイリオ" w:hAnsi="メイリオ" w:cs="メイリオ" w:hint="eastAsia"/>
          <w:sz w:val="18"/>
          <w:lang w:eastAsia="ja-JP"/>
        </w:rPr>
        <w:t>となる</w:t>
      </w:r>
    </w:p>
    <w:p w14:paraId="7DA3BABC" w14:textId="52AEBA74" w:rsidR="00AF4C27" w:rsidRPr="002C4D0C" w:rsidRDefault="009E09A2" w:rsidP="00AF4C27">
      <w:pPr>
        <w:pStyle w:val="ListIbrahim1"/>
        <w:numPr>
          <w:ilvl w:val="0"/>
          <w:numId w:val="3"/>
        </w:numPr>
        <w:spacing w:line="240" w:lineRule="exact"/>
        <w:rPr>
          <w:lang w:eastAsia="ja-JP"/>
        </w:rPr>
      </w:pPr>
      <w:r w:rsidRPr="00D13BD3">
        <w:rPr>
          <w:rFonts w:ascii="メイリオ" w:eastAsia="メイリオ" w:hAnsi="メイリオ" w:cs="メイリオ" w:hint="eastAsia"/>
          <w:sz w:val="18"/>
          <w:lang w:eastAsia="ja-JP"/>
        </w:rPr>
        <w:t>可能であれば、監査を複数社からの入札</w:t>
      </w:r>
      <w:r w:rsidR="000E3640">
        <w:rPr>
          <w:rFonts w:ascii="メイリオ" w:eastAsia="メイリオ" w:hAnsi="メイリオ" w:cs="メイリオ" w:hint="eastAsia"/>
          <w:sz w:val="18"/>
          <w:lang w:eastAsia="ja-JP"/>
        </w:rPr>
        <w:t>と</w:t>
      </w:r>
      <w:r w:rsidR="005C0B7D" w:rsidRPr="00D13BD3">
        <w:rPr>
          <w:rFonts w:ascii="メイリオ" w:eastAsia="メイリオ" w:hAnsi="メイリオ" w:cs="メイリオ" w:hint="eastAsia"/>
          <w:sz w:val="18"/>
          <w:lang w:eastAsia="ja-JP"/>
        </w:rPr>
        <w:t>し、監査サービス プロバイダについて学ぶ。単純に費用の話だけではなく、</w:t>
      </w:r>
      <w:del w:id="938" w:author="工内隆" w:date="2017-12-06T14:52:00Z">
        <w:r w:rsidR="005C0B7D" w:rsidRPr="00D13BD3" w:rsidDel="004606ED">
          <w:rPr>
            <w:rFonts w:ascii="メイリオ" w:eastAsia="メイリオ" w:hAnsi="メイリオ" w:cs="メイリオ" w:hint="eastAsia"/>
            <w:sz w:val="18"/>
            <w:lang w:eastAsia="ja-JP"/>
          </w:rPr>
          <w:delText>買収元</w:delText>
        </w:r>
      </w:del>
      <w:ins w:id="939" w:author="工内隆" w:date="2017-12-06T14:52:00Z">
        <w:r w:rsidR="004606ED">
          <w:rPr>
            <w:rFonts w:ascii="メイリオ" w:eastAsia="メイリオ" w:hAnsi="メイリオ" w:cs="メイリオ" w:hint="eastAsia"/>
            <w:sz w:val="18"/>
            <w:lang w:eastAsia="ja-JP"/>
          </w:rPr>
          <w:t>買収企業</w:t>
        </w:r>
      </w:ins>
      <w:r w:rsidR="005C0B7D" w:rsidRPr="00D13BD3">
        <w:rPr>
          <w:rFonts w:ascii="メイリオ" w:eastAsia="メイリオ" w:hAnsi="メイリオ" w:cs="メイリオ" w:hint="eastAsia"/>
          <w:sz w:val="18"/>
          <w:lang w:eastAsia="ja-JP"/>
        </w:rPr>
        <w:t>としての取り組みを支援する、きちんとしたアウトプットを出せるかどうかも重要となる。各社の入札を公平に比較</w:t>
      </w:r>
      <w:r w:rsidR="00D13BD3" w:rsidRPr="00D13BD3">
        <w:rPr>
          <w:rFonts w:ascii="メイリオ" w:eastAsia="メイリオ" w:hAnsi="メイリオ" w:cs="メイリオ" w:hint="eastAsia"/>
          <w:sz w:val="18"/>
          <w:lang w:eastAsia="ja-JP"/>
        </w:rPr>
        <w:t>するための</w:t>
      </w:r>
      <w:r w:rsidR="005C0B7D" w:rsidRPr="00D13BD3">
        <w:rPr>
          <w:rFonts w:ascii="メイリオ" w:eastAsia="メイリオ" w:hAnsi="メイリオ" w:cs="メイリオ" w:hint="eastAsia"/>
          <w:sz w:val="18"/>
          <w:lang w:eastAsia="ja-JP"/>
        </w:rPr>
        <w:t>社内専門家</w:t>
      </w:r>
      <w:r w:rsidR="00D13BD3" w:rsidRPr="00D13BD3">
        <w:rPr>
          <w:rFonts w:ascii="メイリオ" w:eastAsia="メイリオ" w:hAnsi="メイリオ" w:cs="メイリオ" w:hint="eastAsia"/>
          <w:sz w:val="18"/>
          <w:lang w:eastAsia="ja-JP"/>
        </w:rPr>
        <w:t>を確保した上で、各社の入札</w:t>
      </w:r>
      <w:r w:rsidR="00972D7C">
        <w:rPr>
          <w:rFonts w:ascii="メイリオ" w:eastAsia="メイリオ" w:hAnsi="メイリオ" w:cs="メイリオ" w:hint="eastAsia"/>
          <w:sz w:val="18"/>
          <w:lang w:eastAsia="ja-JP"/>
        </w:rPr>
        <w:t>内容</w:t>
      </w:r>
      <w:r w:rsidR="00D13BD3" w:rsidRPr="00D13BD3">
        <w:rPr>
          <w:rFonts w:ascii="メイリオ" w:eastAsia="メイリオ" w:hAnsi="メイリオ" w:cs="メイリオ" w:hint="eastAsia"/>
          <w:sz w:val="18"/>
          <w:lang w:eastAsia="ja-JP"/>
        </w:rPr>
        <w:t>が以下監査パラメータすべてを含んでいることを確認する</w:t>
      </w:r>
    </w:p>
    <w:p w14:paraId="0E934A28" w14:textId="47579CC7" w:rsidR="00D13BD3" w:rsidRPr="00D13BD3" w:rsidRDefault="00D8670A"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lastRenderedPageBreak/>
        <w:t>監査手法、インプットとアウトプット</w:t>
      </w:r>
    </w:p>
    <w:p w14:paraId="4095655A" w14:textId="4C9D3A41" w:rsidR="00D13BD3" w:rsidRPr="00972D7C" w:rsidRDefault="00972D7C"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問題が生じた際の議論の迅速化のための</w:t>
      </w:r>
      <w:del w:id="940" w:author="工内隆" w:date="2017-12-06T14:52:00Z">
        <w:r w:rsidDel="004606ED">
          <w:rPr>
            <w:rFonts w:ascii="メイリオ" w:eastAsia="メイリオ" w:hAnsi="メイリオ" w:cs="メイリオ" w:hint="eastAsia"/>
            <w:sz w:val="18"/>
          </w:rPr>
          <w:delText>買収元</w:delText>
        </w:r>
      </w:del>
      <w:ins w:id="941" w:author="工内隆" w:date="2017-12-06T14:52:00Z">
        <w:r w:rsidR="004606ED">
          <w:rPr>
            <w:rFonts w:ascii="メイリオ" w:eastAsia="メイリオ" w:hAnsi="メイリオ" w:cs="メイリオ" w:hint="eastAsia"/>
            <w:sz w:val="18"/>
          </w:rPr>
          <w:t>買収企業</w:t>
        </w:r>
      </w:ins>
      <w:r>
        <w:rPr>
          <w:rFonts w:ascii="メイリオ" w:eastAsia="メイリオ" w:hAnsi="メイリオ" w:cs="メイリオ" w:hint="eastAsia"/>
          <w:sz w:val="18"/>
        </w:rPr>
        <w:t>と買収対象に対する一次窓口担当者</w:t>
      </w:r>
    </w:p>
    <w:p w14:paraId="7334DA73" w14:textId="20BC3375" w:rsidR="00972D7C" w:rsidRPr="00972D7C" w:rsidRDefault="00972D7C"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スケジュールと物流（実地訪問が絡む場合は特に）</w:t>
      </w:r>
    </w:p>
    <w:p w14:paraId="6F0ED483" w14:textId="3D1B8051" w:rsidR="00972D7C" w:rsidRPr="001A4DF1" w:rsidRDefault="00972D7C"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機密事項</w:t>
      </w:r>
      <w:r w:rsidR="001A4DF1">
        <w:rPr>
          <w:rFonts w:ascii="メイリオ" w:eastAsia="メイリオ" w:hAnsi="メイリオ" w:cs="メイリオ" w:hint="eastAsia"/>
          <w:sz w:val="18"/>
        </w:rPr>
        <w:t>に関するパラメータ</w:t>
      </w:r>
    </w:p>
    <w:p w14:paraId="6316865E" w14:textId="1CD8AB0B" w:rsidR="001A4DF1" w:rsidRPr="001A4DF1" w:rsidRDefault="001A4DF1"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コードの脆弱性とバージョン コントロールに関する分析</w:t>
      </w:r>
    </w:p>
    <w:p w14:paraId="41FBFEA9" w14:textId="55E2F6A4" w:rsidR="00AF4C27" w:rsidRPr="00541FB0" w:rsidRDefault="001A4DF1" w:rsidP="00541FB0">
      <w:pPr>
        <w:pStyle w:val="ListIbrahim2"/>
        <w:spacing w:after="160" w:line="240" w:lineRule="exact"/>
        <w:ind w:left="1434" w:hanging="357"/>
      </w:pPr>
      <w:r w:rsidRPr="001A4DF1">
        <w:rPr>
          <w:rFonts w:ascii="メイリオ" w:eastAsia="メイリオ" w:hAnsi="メイリオ" w:cs="メイリオ" w:hint="eastAsia"/>
          <w:sz w:val="18"/>
        </w:rPr>
        <w:t>費用、通常プロセスと簡易</w:t>
      </w:r>
      <w:r w:rsidR="000E3640">
        <w:rPr>
          <w:rFonts w:ascii="メイリオ" w:eastAsia="メイリオ" w:hAnsi="メイリオ" w:cs="メイリオ" w:hint="eastAsia"/>
          <w:sz w:val="18"/>
        </w:rPr>
        <w:t>版</w:t>
      </w:r>
      <w:r w:rsidRPr="001A4DF1">
        <w:rPr>
          <w:rFonts w:ascii="メイリオ" w:eastAsia="メイリオ" w:hAnsi="メイリオ" w:cs="メイリオ" w:hint="eastAsia"/>
          <w:sz w:val="18"/>
        </w:rPr>
        <w:t>プロセス</w:t>
      </w:r>
    </w:p>
    <w:p w14:paraId="56470773" w14:textId="7856DCBA" w:rsidR="00691E56" w:rsidRDefault="00FF3F0F" w:rsidP="00541FB0">
      <w:pPr>
        <w:pStyle w:val="bodyIbrahim1"/>
        <w:rPr>
          <w:rFonts w:eastAsia="ＭＳ Ｐゴシック"/>
          <w:lang w:eastAsia="ja-JP"/>
        </w:rPr>
      </w:pPr>
      <w:r>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77696A09" w14:textId="0E788785" w:rsidR="001A4DF1" w:rsidRPr="001A4DF1" w:rsidRDefault="001A4DF1" w:rsidP="001A4DF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コンプライアンスは継続して行われるプロセスであり、到着地点ではありません。よいオープンソース コンプライアンスの実務を維持していくことで、企業は、起こりうる買収、売却、はたまた製品・サービスのリリースといったソフトウェアの持ち主が変わる、あらゆるシナリオに対し用意ができるようになります。こういった理由からオープンソース コンプライアンス プログラムの構築、改善へ投資することが企業に高く推奨されているの</w:t>
      </w:r>
      <w:commentRangeStart w:id="942"/>
      <w:r>
        <w:rPr>
          <w:rFonts w:ascii="メイリオ" w:eastAsia="メイリオ" w:hAnsi="メイリオ" w:cs="メイリオ" w:hint="eastAsia"/>
          <w:sz w:val="18"/>
          <w:szCs w:val="18"/>
          <w:lang w:eastAsia="ja-JP"/>
        </w:rPr>
        <w:t>です</w:t>
      </w:r>
      <w:commentRangeEnd w:id="942"/>
      <w:r w:rsidR="00FF5548">
        <w:rPr>
          <w:rStyle w:val="af5"/>
          <w:rFonts w:asciiTheme="minorHAnsi" w:eastAsia="ＭＳ 明朝" w:hAnsiTheme="minorHAnsi"/>
          <w:color w:val="7F7F7F" w:themeColor="text1" w:themeTint="80"/>
          <w:lang w:eastAsia="ja-JP"/>
        </w:rPr>
        <w:commentReference w:id="942"/>
      </w:r>
      <w:r>
        <w:rPr>
          <w:rFonts w:ascii="メイリオ" w:eastAsia="メイリオ" w:hAnsi="メイリオ" w:cs="メイリオ" w:hint="eastAsia"/>
          <w:sz w:val="18"/>
          <w:szCs w:val="18"/>
          <w:lang w:eastAsia="ja-JP"/>
        </w:rPr>
        <w:t>。</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footerReference w:type="default" r:id="rId32"/>
          <w:footerReference w:type="first" r:id="rId33"/>
          <w:pgSz w:w="12240" w:h="15840"/>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t>###</w:t>
      </w:r>
    </w:p>
    <w:p w14:paraId="16C2C6B2" w14:textId="7FD891AA" w:rsidR="00597D3F" w:rsidRPr="002C4D0C" w:rsidRDefault="00955CAF" w:rsidP="00541FB0">
      <w:pPr>
        <w:pStyle w:val="HeadingIbrahim1"/>
      </w:pPr>
      <w:bookmarkStart w:id="951" w:name="_Toc492046652"/>
      <w:r>
        <w:rPr>
          <w:rFonts w:hint="eastAsia"/>
          <w:lang w:eastAsia="ja-JP"/>
        </w:rPr>
        <w:lastRenderedPageBreak/>
        <w:t>参考文献（</w:t>
      </w:r>
      <w:r w:rsidR="004C6B67" w:rsidRPr="002C4D0C">
        <w:t>Resources</w:t>
      </w:r>
      <w:bookmarkEnd w:id="951"/>
      <w:r>
        <w:rPr>
          <w:rFonts w:hint="eastAsia"/>
          <w:lang w:eastAsia="ja-JP"/>
        </w:rPr>
        <w:t>）</w:t>
      </w:r>
    </w:p>
    <w:p w14:paraId="4DF09D4C" w14:textId="4A33378E" w:rsidR="00197BB6" w:rsidRPr="00197BB6" w:rsidRDefault="004C6B67" w:rsidP="00197BB6">
      <w:pPr>
        <w:pStyle w:val="bodyIbrahimResources"/>
      </w:pPr>
      <w:r w:rsidRPr="002C4D0C">
        <w:t>Open Source Compliance in the Enterprise</w:t>
      </w:r>
      <w:r w:rsidR="00955CAF">
        <w:rPr>
          <w:rFonts w:hint="eastAsia"/>
          <w:lang w:eastAsia="ja-JP"/>
        </w:rPr>
        <w:t>（企業におけるオープンソース</w:t>
      </w:r>
      <w:r w:rsidR="00955CAF">
        <w:rPr>
          <w:rFonts w:hint="eastAsia"/>
          <w:lang w:eastAsia="ja-JP"/>
        </w:rPr>
        <w:t xml:space="preserve"> </w:t>
      </w:r>
      <w:r w:rsidR="00955CAF">
        <w:rPr>
          <w:rFonts w:hint="eastAsia"/>
          <w:lang w:eastAsia="ja-JP"/>
        </w:rPr>
        <w:t>コンプライアンス）</w:t>
      </w:r>
    </w:p>
    <w:p w14:paraId="394AC3C1" w14:textId="4E96F934" w:rsidR="00597D3F" w:rsidRDefault="004C6B67" w:rsidP="00F16C1E">
      <w:pPr>
        <w:pStyle w:val="bodyIbrahim1"/>
        <w:rPr>
          <w:rFonts w:eastAsia="ＭＳ Ｐゴシック"/>
          <w:lang w:eastAsia="ja-JP"/>
        </w:rPr>
      </w:pPr>
      <w:r w:rsidRPr="002C4D0C">
        <w:t xml:space="preserve">Published by The Linux Foundation, </w:t>
      </w:r>
      <w:hyperlink r:id="rId34"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30A4DE97" w14:textId="0F1F8C66" w:rsidR="002732F9" w:rsidRPr="002732F9" w:rsidRDefault="002732F9" w:rsidP="002732F9">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The Linux Foundationで公開されている「</w:t>
      </w:r>
      <w:hyperlink r:id="rId35" w:history="1">
        <w:r w:rsidRPr="002732F9">
          <w:rPr>
            <w:rStyle w:val="affd"/>
            <w:rFonts w:ascii="メイリオ" w:eastAsia="メイリオ" w:hAnsi="メイリオ" w:cs="メイリオ"/>
            <w:sz w:val="18"/>
            <w:lang w:eastAsia="ja-JP"/>
          </w:rPr>
          <w:t>Open Source Compliance in the Enterprise</w:t>
        </w:r>
      </w:hyperlink>
      <w:r>
        <w:rPr>
          <w:rFonts w:ascii="メイリオ" w:eastAsia="メイリオ" w:hAnsi="メイリオ" w:cs="メイリオ" w:hint="eastAsia"/>
          <w:sz w:val="18"/>
          <w:szCs w:val="18"/>
          <w:lang w:eastAsia="ja-JP"/>
        </w:rPr>
        <w:t>（企業におけるオープンソース</w:t>
      </w:r>
      <w:r w:rsidR="007A37AC">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コンプライアンス）</w:t>
      </w:r>
      <w:r w:rsidR="007A37AC">
        <w:rPr>
          <w:rFonts w:ascii="メイリオ" w:eastAsia="メイリオ" w:hAnsi="メイリオ" w:cs="メイリオ" w:hint="eastAsia"/>
          <w:sz w:val="18"/>
          <w:szCs w:val="18"/>
          <w:lang w:eastAsia="ja-JP"/>
        </w:rPr>
        <w:t>」は、実践ガイドとして企業が製品やサービスにオープンソースをうまく活用し、法的責任を果たす形でオープンソース コミュニティに参加するする方法について触れています。</w:t>
      </w:r>
    </w:p>
    <w:p w14:paraId="56E73294" w14:textId="5D56580D" w:rsidR="00597D3F" w:rsidRPr="002C4D0C" w:rsidRDefault="004C6B67" w:rsidP="00197BB6">
      <w:pPr>
        <w:pStyle w:val="bodyIbrahimResources"/>
        <w:rPr>
          <w:lang w:eastAsia="ja-JP"/>
        </w:rPr>
      </w:pPr>
      <w:r w:rsidRPr="002C4D0C">
        <w:t xml:space="preserve">Practical GPL Compliance </w:t>
      </w:r>
      <w:r w:rsidR="00955CAF">
        <w:rPr>
          <w:rFonts w:hint="eastAsia"/>
          <w:lang w:eastAsia="ja-JP"/>
        </w:rPr>
        <w:t>（実践</w:t>
      </w:r>
      <w:r w:rsidR="00955CAF">
        <w:rPr>
          <w:rFonts w:hint="eastAsia"/>
          <w:lang w:eastAsia="ja-JP"/>
        </w:rPr>
        <w:t>GPL</w:t>
      </w:r>
      <w:r w:rsidR="00955CAF">
        <w:rPr>
          <w:rFonts w:hint="eastAsia"/>
          <w:lang w:eastAsia="ja-JP"/>
        </w:rPr>
        <w:t>コンプライアンス）</w:t>
      </w:r>
    </w:p>
    <w:p w14:paraId="7E8C460E" w14:textId="74F89258" w:rsidR="00597D3F" w:rsidRDefault="004C6B67" w:rsidP="00F16C1E">
      <w:pPr>
        <w:pStyle w:val="bodyIbrahim1"/>
        <w:rPr>
          <w:rFonts w:eastAsia="ＭＳ Ｐゴシック"/>
          <w:lang w:eastAsia="ja-JP"/>
        </w:rPr>
      </w:pPr>
      <w:r w:rsidRPr="002C4D0C">
        <w:t xml:space="preserve">Published by The Linux Foundation, </w:t>
      </w:r>
      <w:hyperlink r:id="rId36"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4859CF9D" w14:textId="751790E4" w:rsidR="007A37AC" w:rsidRPr="007A37AC" w:rsidRDefault="007A37AC" w:rsidP="007A37AC">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The Linux Foundationで公開されている「</w:t>
      </w:r>
      <w:hyperlink r:id="rId37" w:history="1">
        <w:r w:rsidRPr="007A37AC">
          <w:rPr>
            <w:rStyle w:val="affd"/>
            <w:rFonts w:ascii="メイリオ" w:eastAsia="メイリオ" w:hAnsi="メイリオ" w:cs="メイリオ"/>
            <w:sz w:val="18"/>
            <w:lang w:eastAsia="ja-JP"/>
          </w:rPr>
          <w:t>Practical GPL Compliance</w:t>
        </w:r>
      </w:hyperlink>
      <w:r>
        <w:rPr>
          <w:rFonts w:ascii="メイリオ" w:eastAsia="メイリオ" w:hAnsi="メイリオ" w:cs="メイリオ" w:hint="eastAsia"/>
          <w:sz w:val="18"/>
          <w:szCs w:val="18"/>
          <w:lang w:eastAsia="ja-JP"/>
        </w:rPr>
        <w:t>（実践GPLコンプライアンス）」は、スタートアップや小規模事業者、そして技術者向けのコンプライアンス ガイドで、特に</w:t>
      </w:r>
      <w:r w:rsidRPr="007A37AC">
        <w:rPr>
          <w:rFonts w:ascii="メイリオ" w:eastAsia="メイリオ" w:hAnsi="メイリオ" w:cs="メイリオ"/>
          <w:sz w:val="18"/>
          <w:szCs w:val="18"/>
          <w:lang w:eastAsia="ja-JP"/>
        </w:rPr>
        <w:t>G</w:t>
      </w:r>
      <w:r>
        <w:rPr>
          <w:rFonts w:ascii="メイリオ" w:eastAsia="メイリオ" w:hAnsi="メイリオ" w:cs="メイリオ"/>
          <w:sz w:val="18"/>
          <w:szCs w:val="18"/>
          <w:lang w:eastAsia="ja-JP"/>
        </w:rPr>
        <w:t>NU General Public License (GPL)</w:t>
      </w:r>
      <w:r w:rsidR="00881D57">
        <w:rPr>
          <w:rFonts w:ascii="メイリオ" w:eastAsia="メイリオ" w:hAnsi="メイリオ" w:cs="メイリオ" w:hint="eastAsia"/>
          <w:sz w:val="18"/>
          <w:szCs w:val="18"/>
          <w:lang w:eastAsia="ja-JP"/>
        </w:rPr>
        <w:t>の各バージョンを順守することに焦点を当てています。</w:t>
      </w:r>
    </w:p>
    <w:p w14:paraId="5542DACC" w14:textId="3F4D6CE8" w:rsidR="00597D3F" w:rsidRPr="002C4D0C" w:rsidRDefault="004C6B67" w:rsidP="00197BB6">
      <w:pPr>
        <w:pStyle w:val="bodyIbrahimResources"/>
        <w:rPr>
          <w:lang w:eastAsia="ja-JP"/>
        </w:rPr>
      </w:pPr>
      <w:r w:rsidRPr="002C4D0C">
        <w:t xml:space="preserve">OpenChain Curriculum </w:t>
      </w:r>
      <w:r w:rsidR="00955CAF">
        <w:rPr>
          <w:rFonts w:hint="eastAsia"/>
          <w:lang w:eastAsia="ja-JP"/>
        </w:rPr>
        <w:t>（</w:t>
      </w:r>
      <w:r w:rsidR="00955CAF">
        <w:rPr>
          <w:rFonts w:hint="eastAsia"/>
          <w:lang w:eastAsia="ja-JP"/>
        </w:rPr>
        <w:t xml:space="preserve">OpenChain </w:t>
      </w:r>
      <w:r w:rsidR="00955CAF">
        <w:rPr>
          <w:rFonts w:hint="eastAsia"/>
          <w:lang w:eastAsia="ja-JP"/>
        </w:rPr>
        <w:t>カリキュラム）</w:t>
      </w:r>
    </w:p>
    <w:p w14:paraId="00D0B2DC" w14:textId="7F13330D" w:rsidR="00597D3F" w:rsidRDefault="004C6B67" w:rsidP="00F16C1E">
      <w:pPr>
        <w:pStyle w:val="bodyIbrahim1"/>
        <w:rPr>
          <w:rFonts w:eastAsia="ＭＳ Ｐゴシック"/>
          <w:lang w:eastAsia="ja-JP"/>
        </w:rPr>
      </w:pPr>
      <w:r w:rsidRPr="002C4D0C">
        <w:t xml:space="preserve">The </w:t>
      </w:r>
      <w:hyperlink r:id="rId38" w:history="1">
        <w:r w:rsidRPr="002C4D0C">
          <w:rPr>
            <w:rStyle w:val="affd"/>
          </w:rPr>
          <w:t>OpenChain Curriculum</w:t>
        </w:r>
      </w:hyperlink>
      <w:r w:rsidRPr="002C4D0C">
        <w:t xml:space="preserve"> is designed to help organizations meet the training and process requirements of the OpenChain Specification. It can also be used for general open source training and – because of its public domain licensing – can be partially or fully re-used for internal or external purposes without limitation.</w:t>
      </w:r>
    </w:p>
    <w:p w14:paraId="693D45DE" w14:textId="490D2EE3" w:rsidR="007E3550" w:rsidRPr="007E3550" w:rsidRDefault="007E3550" w:rsidP="007E35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w:t>
      </w:r>
      <w:hyperlink r:id="rId39" w:history="1">
        <w:r w:rsidRPr="007E3550">
          <w:rPr>
            <w:rStyle w:val="affd"/>
            <w:rFonts w:ascii="メイリオ" w:eastAsia="メイリオ" w:hAnsi="メイリオ" w:cs="メイリオ"/>
            <w:sz w:val="18"/>
            <w:lang w:eastAsia="ja-JP"/>
          </w:rPr>
          <w:t>OpenChain Curriculum</w:t>
        </w:r>
      </w:hyperlink>
      <w:r>
        <w:rPr>
          <w:rFonts w:ascii="メイリオ" w:eastAsia="メイリオ" w:hAnsi="メイリオ" w:cs="メイリオ" w:hint="eastAsia"/>
          <w:sz w:val="18"/>
          <w:szCs w:val="18"/>
          <w:lang w:eastAsia="ja-JP"/>
        </w:rPr>
        <w:t>（OpenChainカリキュラム）は、組織がOpenChain Specification（OpenChain仕様書）のトレーニングやプロセスとしての要求事項へ準拠することを支援するために設計されています。一般的なオープンソースのトレーニングでも使用可能ですし、パブリックドメインのライセンスであることから部分的にでもすべてでも制約なく組織内外で再利用することができます。</w:t>
      </w:r>
    </w:p>
    <w:p w14:paraId="44475F2A" w14:textId="6F40C7B9" w:rsidR="00597D3F" w:rsidRPr="002C4D0C" w:rsidRDefault="004C6B67" w:rsidP="00197BB6">
      <w:pPr>
        <w:pStyle w:val="bodyIbrahimResources"/>
        <w:spacing w:before="160"/>
      </w:pPr>
      <w:r w:rsidRPr="002C4D0C">
        <w:t xml:space="preserve">Compliance Basics for Developers </w:t>
      </w:r>
      <w:r w:rsidR="00955CAF">
        <w:rPr>
          <w:rFonts w:hint="eastAsia"/>
          <w:lang w:eastAsia="ja-JP"/>
        </w:rPr>
        <w:t>（開発者向けコンプライアンスの基礎）</w:t>
      </w:r>
    </w:p>
    <w:p w14:paraId="08556683" w14:textId="1E9A67F2" w:rsidR="00443537" w:rsidRDefault="004C6B67" w:rsidP="00197BB6">
      <w:pPr>
        <w:pStyle w:val="bodyIbrahim1"/>
        <w:rPr>
          <w:rFonts w:eastAsia="ＭＳ Ｐゴシック"/>
          <w:lang w:eastAsia="ja-JP"/>
        </w:rPr>
      </w:pPr>
      <w:r w:rsidRPr="002C4D0C">
        <w:t xml:space="preserve">A </w:t>
      </w:r>
      <w:hyperlink r:id="rId40" w:history="1">
        <w:r w:rsidRPr="002C4D0C">
          <w:rPr>
            <w:rStyle w:val="affd"/>
          </w:rPr>
          <w:t>free open source compliance course</w:t>
        </w:r>
      </w:hyperlink>
      <w:r w:rsidRPr="002C4D0C">
        <w:t xml:space="preserve"> from the Linux Foundation targeted for developers.</w:t>
      </w:r>
    </w:p>
    <w:p w14:paraId="19CC9189" w14:textId="2D3AF076" w:rsidR="007E3550" w:rsidRPr="007E3550" w:rsidRDefault="007E3550" w:rsidP="007E35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The Linux Foundationによる開発者を対象とした</w:t>
      </w:r>
      <w:hyperlink r:id="rId41" w:history="1">
        <w:r w:rsidRPr="007E3550">
          <w:rPr>
            <w:rStyle w:val="affd"/>
            <w:rFonts w:ascii="メイリオ" w:eastAsia="メイリオ" w:hAnsi="メイリオ" w:cs="メイリオ" w:hint="eastAsia"/>
            <w:sz w:val="18"/>
            <w:szCs w:val="18"/>
            <w:lang w:eastAsia="ja-JP"/>
          </w:rPr>
          <w:t>無償のオープンソース コンプライアンスコース</w:t>
        </w:r>
      </w:hyperlink>
      <w:r>
        <w:rPr>
          <w:rFonts w:ascii="メイリオ" w:eastAsia="メイリオ" w:hAnsi="メイリオ" w:cs="メイリオ" w:hint="eastAsia"/>
          <w:sz w:val="18"/>
          <w:szCs w:val="18"/>
          <w:lang w:eastAsia="ja-JP"/>
        </w:rPr>
        <w:t>です。</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Default="00BF139D" w:rsidP="00F16C1E">
      <w:pPr>
        <w:pStyle w:val="bodyIbrahim1"/>
        <w:rPr>
          <w:rFonts w:eastAsia="ＭＳ Ｐゴシック"/>
          <w:lang w:eastAsia="ja-JP"/>
        </w:rPr>
      </w:pPr>
      <w:hyperlink r:id="rId42"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4927987D" w14:textId="0246BD91" w:rsidR="007E3550" w:rsidRPr="007E3550" w:rsidRDefault="00BF139D" w:rsidP="007E3550">
      <w:pPr>
        <w:pStyle w:val="bodyIbrahim1"/>
        <w:spacing w:line="240" w:lineRule="exact"/>
        <w:rPr>
          <w:rFonts w:ascii="メイリオ" w:eastAsia="メイリオ" w:hAnsi="メイリオ" w:cs="メイリオ"/>
          <w:sz w:val="18"/>
          <w:szCs w:val="18"/>
          <w:lang w:eastAsia="ja-JP"/>
        </w:rPr>
      </w:pPr>
      <w:hyperlink r:id="rId43" w:history="1">
        <w:r w:rsidR="007E3550" w:rsidRPr="007E3550">
          <w:rPr>
            <w:rStyle w:val="affd"/>
            <w:rFonts w:ascii="メイリオ" w:eastAsia="メイリオ" w:hAnsi="メイリオ" w:cs="メイリオ" w:hint="eastAsia"/>
            <w:sz w:val="18"/>
            <w:szCs w:val="18"/>
            <w:lang w:eastAsia="ja-JP"/>
          </w:rPr>
          <w:t>SPDX</w:t>
        </w:r>
      </w:hyperlink>
      <w:r w:rsidR="007E3550">
        <w:rPr>
          <w:rFonts w:ascii="メイリオ" w:eastAsia="メイリオ" w:hAnsi="メイリオ" w:cs="メイリオ" w:hint="eastAsia"/>
          <w:sz w:val="18"/>
          <w:szCs w:val="18"/>
          <w:lang w:eastAsia="ja-JP"/>
        </w:rPr>
        <w:t>は、</w:t>
      </w:r>
      <w:r w:rsidR="00AC72F8">
        <w:rPr>
          <w:rFonts w:ascii="メイリオ" w:eastAsia="メイリオ" w:hAnsi="メイリオ" w:cs="メイリオ" w:hint="eastAsia"/>
          <w:sz w:val="18"/>
          <w:szCs w:val="18"/>
          <w:lang w:eastAsia="ja-JP"/>
        </w:rPr>
        <w:t>ソフトウェア パッケージのコンポーネント、ライセンスおよび著作権を伝達していくための一連の標準フォーマットになります。</w:t>
      </w:r>
    </w:p>
    <w:p w14:paraId="75148B3F" w14:textId="151B8592" w:rsidR="00597D3F" w:rsidRPr="002C4D0C" w:rsidRDefault="00955CAF" w:rsidP="001368BC">
      <w:pPr>
        <w:pStyle w:val="bodyIbrahimResources"/>
        <w:keepNext/>
      </w:pPr>
      <w:r>
        <w:rPr>
          <w:rFonts w:hint="eastAsia"/>
          <w:lang w:eastAsia="ja-JP"/>
        </w:rPr>
        <w:t>オープンソース</w:t>
      </w:r>
      <w:r>
        <w:rPr>
          <w:rFonts w:hint="eastAsia"/>
          <w:lang w:eastAsia="ja-JP"/>
        </w:rPr>
        <w:t xml:space="preserve"> </w:t>
      </w:r>
      <w:r>
        <w:rPr>
          <w:rFonts w:hint="eastAsia"/>
          <w:lang w:eastAsia="ja-JP"/>
        </w:rPr>
        <w:t>コンプライアンス</w:t>
      </w:r>
      <w:r>
        <w:rPr>
          <w:rFonts w:hint="eastAsia"/>
          <w:lang w:eastAsia="ja-JP"/>
        </w:rPr>
        <w:t xml:space="preserve"> </w:t>
      </w:r>
      <w:r>
        <w:rPr>
          <w:rFonts w:hint="eastAsia"/>
          <w:lang w:eastAsia="ja-JP"/>
        </w:rPr>
        <w:t>ソリューションを提供している商用プロバイダー一覧（</w:t>
      </w:r>
      <w:r w:rsidR="000438AC" w:rsidRPr="002C4D0C">
        <w:t xml:space="preserve">List of </w:t>
      </w:r>
      <w:r w:rsidR="006A5765" w:rsidRPr="002C4D0C">
        <w:t>Commercial Providers</w:t>
      </w:r>
      <w:r w:rsidR="00853F21" w:rsidRPr="002C4D0C">
        <w:rPr>
          <w:color w:val="FF0000"/>
        </w:rPr>
        <w:t>*</w:t>
      </w:r>
      <w:r w:rsidR="006A5765" w:rsidRPr="002C4D0C">
        <w:rPr>
          <w:color w:val="FF0000"/>
        </w:rPr>
        <w:t xml:space="preserve"> </w:t>
      </w:r>
      <w:r w:rsidR="006A5765" w:rsidRPr="002C4D0C">
        <w:t xml:space="preserve">of Open Source Compliance Solutions </w:t>
      </w:r>
      <w:r>
        <w:rPr>
          <w:rFonts w:hint="eastAsia"/>
          <w:lang w:eastAsia="ja-JP"/>
        </w:rPr>
        <w:t>）</w:t>
      </w:r>
    </w:p>
    <w:p w14:paraId="0A6E85B6" w14:textId="0B1407D4" w:rsidR="00291C10" w:rsidRPr="002C4D0C" w:rsidRDefault="00BF139D" w:rsidP="00F16C1E">
      <w:pPr>
        <w:pStyle w:val="ListIbrahim1"/>
      </w:pPr>
      <w:hyperlink r:id="rId44" w:history="1">
        <w:r w:rsidR="00291C10" w:rsidRPr="002C4D0C">
          <w:rPr>
            <w:rStyle w:val="affd"/>
          </w:rPr>
          <w:t>Black Duck Software</w:t>
        </w:r>
      </w:hyperlink>
    </w:p>
    <w:p w14:paraId="113C33B5" w14:textId="0FC1F140" w:rsidR="00291C10" w:rsidRPr="002C4D0C" w:rsidRDefault="00BF139D" w:rsidP="00F16C1E">
      <w:pPr>
        <w:pStyle w:val="ListIbrahim1"/>
      </w:pPr>
      <w:hyperlink r:id="rId45"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BF139D" w:rsidP="00F16C1E">
      <w:pPr>
        <w:pStyle w:val="ListIbrahim1"/>
      </w:pPr>
      <w:hyperlink r:id="rId46" w:history="1">
        <w:r w:rsidR="006A5765" w:rsidRPr="002C4D0C">
          <w:rPr>
            <w:rStyle w:val="affd"/>
          </w:rPr>
          <w:t>FOSSA</w:t>
        </w:r>
      </w:hyperlink>
    </w:p>
    <w:p w14:paraId="6D04F4C9" w14:textId="7935EBA4" w:rsidR="00291C10" w:rsidRPr="002C4D0C" w:rsidRDefault="00BF139D" w:rsidP="00F16C1E">
      <w:pPr>
        <w:pStyle w:val="ListIbrahim1"/>
      </w:pPr>
      <w:hyperlink r:id="rId47" w:history="1">
        <w:r w:rsidR="00291C10" w:rsidRPr="002C4D0C">
          <w:rPr>
            <w:rStyle w:val="affd"/>
          </w:rPr>
          <w:t>FOSSID AB</w:t>
        </w:r>
      </w:hyperlink>
    </w:p>
    <w:p w14:paraId="5B4BC591" w14:textId="27EAFDCD" w:rsidR="00291C10" w:rsidRPr="002C4D0C" w:rsidRDefault="00BF139D" w:rsidP="00F16C1E">
      <w:pPr>
        <w:pStyle w:val="ListIbrahim1"/>
      </w:pPr>
      <w:hyperlink r:id="rId48" w:history="1">
        <w:r w:rsidR="00291C10" w:rsidRPr="002C4D0C">
          <w:rPr>
            <w:rStyle w:val="affd"/>
          </w:rPr>
          <w:t>nexB</w:t>
        </w:r>
      </w:hyperlink>
    </w:p>
    <w:p w14:paraId="04E74297" w14:textId="7CE24668" w:rsidR="00291C10" w:rsidRPr="002C4D0C" w:rsidRDefault="00BF139D" w:rsidP="00F16C1E">
      <w:pPr>
        <w:pStyle w:val="ListIbrahim1"/>
      </w:pPr>
      <w:hyperlink r:id="rId49" w:history="1">
        <w:r w:rsidR="00291C10" w:rsidRPr="002C4D0C">
          <w:rPr>
            <w:rStyle w:val="affd"/>
          </w:rPr>
          <w:t>Protecode</w:t>
        </w:r>
      </w:hyperlink>
      <w:r w:rsidR="00875DB3" w:rsidRPr="002C4D0C">
        <w:t xml:space="preserve"> (Synopsys)</w:t>
      </w:r>
    </w:p>
    <w:p w14:paraId="3F8AE522" w14:textId="1FEEE21F" w:rsidR="00291C10" w:rsidRPr="002C4D0C" w:rsidRDefault="00BF139D" w:rsidP="00F16C1E">
      <w:pPr>
        <w:pStyle w:val="ListIbrahim1"/>
      </w:pPr>
      <w:hyperlink r:id="rId50" w:history="1">
        <w:r w:rsidR="00291C10" w:rsidRPr="002C4D0C">
          <w:rPr>
            <w:rStyle w:val="affd"/>
          </w:rPr>
          <w:t>Rogue Wave Software</w:t>
        </w:r>
      </w:hyperlink>
    </w:p>
    <w:p w14:paraId="3F92F3AD" w14:textId="3CF3C08B" w:rsidR="00291C10" w:rsidRPr="002C4D0C" w:rsidRDefault="00BF139D" w:rsidP="00F16C1E">
      <w:pPr>
        <w:pStyle w:val="ListIbrahim1"/>
      </w:pPr>
      <w:hyperlink r:id="rId51" w:history="1">
        <w:r w:rsidR="00291C10" w:rsidRPr="002C4D0C">
          <w:rPr>
            <w:rStyle w:val="affd"/>
          </w:rPr>
          <w:t>WhiteSource Software</w:t>
        </w:r>
      </w:hyperlink>
      <w:r w:rsidR="00291C10" w:rsidRPr="002C4D0C">
        <w:t xml:space="preserve"> </w:t>
      </w:r>
    </w:p>
    <w:p w14:paraId="42436C47" w14:textId="76EF3B76" w:rsidR="006C718F" w:rsidRPr="002C4D0C" w:rsidRDefault="00AC72F8" w:rsidP="00197BB6">
      <w:pPr>
        <w:pStyle w:val="bodyIbrahimResources"/>
      </w:pPr>
      <w:r>
        <w:rPr>
          <w:rFonts w:hint="eastAsia"/>
          <w:lang w:eastAsia="ja-JP"/>
        </w:rPr>
        <w:t>オープンソース</w:t>
      </w:r>
      <w:r>
        <w:rPr>
          <w:rFonts w:hint="eastAsia"/>
          <w:lang w:eastAsia="ja-JP"/>
        </w:rPr>
        <w:t xml:space="preserve"> </w:t>
      </w:r>
      <w:r>
        <w:rPr>
          <w:rFonts w:hint="eastAsia"/>
          <w:lang w:eastAsia="ja-JP"/>
        </w:rPr>
        <w:t>コンプライアンスツール（</w:t>
      </w:r>
      <w:r w:rsidR="006C718F" w:rsidRPr="002C4D0C">
        <w:t>Open Source Compliance Tool</w:t>
      </w:r>
      <w:r w:rsidR="00F923E9" w:rsidRPr="002C4D0C">
        <w:t>s</w:t>
      </w:r>
      <w:r w:rsidR="00853F21" w:rsidRPr="002C4D0C">
        <w:rPr>
          <w:color w:val="FF0000"/>
        </w:rPr>
        <w:t>*</w:t>
      </w:r>
      <w:r w:rsidRPr="00AC72F8">
        <w:rPr>
          <w:rFonts w:hint="eastAsia"/>
          <w:color w:val="000000" w:themeColor="text1"/>
          <w:lang w:eastAsia="ja-JP"/>
        </w:rPr>
        <w:t>）</w:t>
      </w:r>
    </w:p>
    <w:p w14:paraId="5ED7A154" w14:textId="4B146FCB" w:rsidR="006C718F" w:rsidRPr="002C4D0C" w:rsidRDefault="00BF139D" w:rsidP="00F16C1E">
      <w:pPr>
        <w:pStyle w:val="ListIbrahim1"/>
      </w:pPr>
      <w:hyperlink r:id="rId52"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Pr="00AC72F8" w:rsidRDefault="00BF139D" w:rsidP="00F16C1E">
      <w:pPr>
        <w:pStyle w:val="ListIbrahim1"/>
      </w:pPr>
      <w:hyperlink r:id="rId53"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05A821C4" w14:textId="77777777" w:rsidR="00AC72F8" w:rsidRDefault="00AC72F8" w:rsidP="00AC72F8">
      <w:pPr>
        <w:pStyle w:val="ListIbrahim1"/>
        <w:numPr>
          <w:ilvl w:val="0"/>
          <w:numId w:val="0"/>
        </w:numPr>
        <w:ind w:left="720" w:hanging="360"/>
        <w:rPr>
          <w:rFonts w:eastAsia="ＭＳ Ｐゴシック"/>
          <w:lang w:eastAsia="ja-JP"/>
        </w:rPr>
      </w:pPr>
    </w:p>
    <w:p w14:paraId="1ABEDD47" w14:textId="000764DB" w:rsidR="00AC72F8" w:rsidRPr="00AC72F8" w:rsidRDefault="00BF139D" w:rsidP="00AC72F8">
      <w:pPr>
        <w:pStyle w:val="ListIbrahim1"/>
        <w:spacing w:line="240" w:lineRule="exact"/>
        <w:ind w:left="714" w:hanging="357"/>
        <w:rPr>
          <w:rFonts w:ascii="メイリオ" w:eastAsia="メイリオ" w:hAnsi="メイリオ" w:cs="メイリオ"/>
          <w:lang w:eastAsia="ja-JP"/>
        </w:rPr>
      </w:pPr>
      <w:hyperlink r:id="rId54" w:history="1">
        <w:r w:rsidR="00AC72F8" w:rsidRPr="00AC72F8">
          <w:rPr>
            <w:rStyle w:val="affd"/>
            <w:rFonts w:ascii="メイリオ" w:eastAsia="メイリオ" w:hAnsi="メイリオ" w:cs="メイリオ"/>
            <w:sz w:val="18"/>
            <w:lang w:eastAsia="ja-JP"/>
          </w:rPr>
          <w:t>FOSSology</w:t>
        </w:r>
      </w:hyperlink>
      <w:r w:rsidR="00AC72F8" w:rsidRPr="00AC72F8">
        <w:rPr>
          <w:rFonts w:ascii="メイリオ" w:eastAsia="メイリオ" w:hAnsi="メイリオ" w:cs="メイリオ"/>
          <w:sz w:val="18"/>
          <w:lang w:eastAsia="ja-JP"/>
        </w:rPr>
        <w:t xml:space="preserve"> </w:t>
      </w:r>
      <w:r w:rsidR="00AC72F8" w:rsidRPr="00AC72F8">
        <w:rPr>
          <w:rFonts w:ascii="メイリオ" w:eastAsia="メイリオ" w:hAnsi="メイリオ" w:cs="メイリオ" w:hint="eastAsia"/>
          <w:sz w:val="18"/>
          <w:lang w:eastAsia="ja-JP"/>
        </w:rPr>
        <w:t>はライセンス コンプライアンスのためのオープンソース</w:t>
      </w:r>
      <w:r w:rsidR="00AC72F8">
        <w:rPr>
          <w:rFonts w:ascii="メイリオ" w:eastAsia="メイリオ" w:hAnsi="メイリオ" w:cs="メイリオ" w:hint="eastAsia"/>
          <w:sz w:val="18"/>
          <w:lang w:eastAsia="ja-JP"/>
        </w:rPr>
        <w:t>の</w:t>
      </w:r>
      <w:r w:rsidR="00AC72F8" w:rsidRPr="00AC72F8">
        <w:rPr>
          <w:rFonts w:ascii="メイリオ" w:eastAsia="メイリオ" w:hAnsi="メイリオ" w:cs="メイリオ" w:hint="eastAsia"/>
          <w:sz w:val="18"/>
          <w:lang w:eastAsia="ja-JP"/>
        </w:rPr>
        <w:t>ソフトウェアシステムとツールキットです。</w:t>
      </w:r>
      <w:r w:rsidR="00AC72F8" w:rsidRPr="00AC72F8">
        <w:rPr>
          <w:rFonts w:ascii="メイリオ" w:eastAsia="メイリオ" w:hAnsi="メイリオ" w:cs="メイリオ"/>
          <w:lang w:eastAsia="ja-JP"/>
        </w:rPr>
        <w:t xml:space="preserve"> </w:t>
      </w:r>
    </w:p>
    <w:p w14:paraId="273BAE82" w14:textId="731E839A" w:rsidR="00AC72F8" w:rsidRPr="00AC72F8" w:rsidRDefault="00BF139D" w:rsidP="00AC72F8">
      <w:pPr>
        <w:pStyle w:val="ListIbrahim1"/>
        <w:spacing w:line="240" w:lineRule="exact"/>
        <w:ind w:left="714" w:hanging="357"/>
        <w:rPr>
          <w:rFonts w:ascii="メイリオ" w:eastAsia="メイリオ" w:hAnsi="メイリオ" w:cs="メイリオ"/>
          <w:lang w:eastAsia="ja-JP"/>
        </w:rPr>
      </w:pPr>
      <w:hyperlink r:id="rId55" w:history="1">
        <w:r w:rsidR="00AC72F8" w:rsidRPr="00AC72F8">
          <w:rPr>
            <w:rStyle w:val="affd"/>
            <w:rFonts w:ascii="メイリオ" w:eastAsia="メイリオ" w:hAnsi="メイリオ" w:cs="メイリオ"/>
            <w:sz w:val="18"/>
            <w:lang w:eastAsia="ja-JP"/>
          </w:rPr>
          <w:t>Binary Analysis Tool</w:t>
        </w:r>
      </w:hyperlink>
      <w:r w:rsidR="00AC72F8" w:rsidRPr="00AC72F8">
        <w:rPr>
          <w:rFonts w:ascii="メイリオ" w:eastAsia="メイリオ" w:hAnsi="メイリオ" w:cs="メイリオ"/>
          <w:sz w:val="18"/>
          <w:lang w:eastAsia="ja-JP"/>
        </w:rPr>
        <w:t xml:space="preserve"> </w:t>
      </w:r>
      <w:r w:rsidR="00AC72F8" w:rsidRPr="00AC72F8">
        <w:rPr>
          <w:rFonts w:ascii="メイリオ" w:eastAsia="メイリオ" w:hAnsi="メイリオ" w:cs="メイリオ" w:hint="eastAsia"/>
          <w:sz w:val="18"/>
          <w:lang w:eastAsia="ja-JP"/>
        </w:rPr>
        <w:t>は、コンプライアンスのための活動を支援するオープンソースのツールです。バイナリ コードを試験し、コンプライアンスの問題を探索します。</w:t>
      </w:r>
    </w:p>
    <w:p w14:paraId="1E24057E" w14:textId="77777777" w:rsidR="00AC72F8" w:rsidRDefault="00AC72F8" w:rsidP="00AC72F8">
      <w:pPr>
        <w:pStyle w:val="ListIbrahim1"/>
        <w:numPr>
          <w:ilvl w:val="0"/>
          <w:numId w:val="0"/>
        </w:numPr>
        <w:ind w:left="720" w:hanging="360"/>
        <w:rPr>
          <w:lang w:eastAsia="ja-JP"/>
        </w:rPr>
      </w:pPr>
    </w:p>
    <w:p w14:paraId="5EDC0959" w14:textId="77777777" w:rsidR="00AC72F8" w:rsidRDefault="00853F21" w:rsidP="00F16C1E">
      <w:pPr>
        <w:pStyle w:val="bodyIbrahim1"/>
        <w:rPr>
          <w:rFonts w:eastAsia="ＭＳ Ｐゴシック"/>
          <w:lang w:eastAsia="ja-JP"/>
        </w:rPr>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56"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p>
    <w:p w14:paraId="7D411215" w14:textId="5DDA35C0" w:rsidR="00AC72F8" w:rsidRPr="00AC72F8" w:rsidRDefault="00AC72F8" w:rsidP="00AC72F8">
      <w:pPr>
        <w:pStyle w:val="bodyIbrahim1"/>
        <w:spacing w:line="240" w:lineRule="exact"/>
        <w:rPr>
          <w:rFonts w:eastAsia="ＭＳ Ｐゴシック"/>
          <w:lang w:eastAsia="ja-JP"/>
        </w:rPr>
      </w:pPr>
      <w:r w:rsidRPr="009C2C96">
        <w:rPr>
          <w:color w:val="FF0000"/>
          <w:lang w:eastAsia="ja-JP"/>
        </w:rPr>
        <w:t>*</w:t>
      </w:r>
      <w:r w:rsidRPr="009C2C96">
        <w:rPr>
          <w:lang w:eastAsia="ja-JP"/>
        </w:rPr>
        <w:t xml:space="preserve"> </w:t>
      </w:r>
      <w:r w:rsidRPr="00AC72F8">
        <w:rPr>
          <w:rFonts w:ascii="メイリオ" w:eastAsia="メイリオ" w:hAnsi="メイリオ" w:cs="メイリオ" w:hint="eastAsia"/>
          <w:sz w:val="18"/>
          <w:szCs w:val="18"/>
          <w:lang w:eastAsia="ja-JP"/>
        </w:rPr>
        <w:t>事前のお詫び：このリストに</w:t>
      </w:r>
      <w:r>
        <w:rPr>
          <w:rFonts w:ascii="メイリオ" w:eastAsia="メイリオ" w:hAnsi="メイリオ" w:cs="メイリオ" w:hint="eastAsia"/>
          <w:sz w:val="18"/>
          <w:szCs w:val="18"/>
          <w:lang w:eastAsia="ja-JP"/>
        </w:rPr>
        <w:t>記載したプロバイダやツールに</w:t>
      </w:r>
      <w:r w:rsidRPr="00AC72F8">
        <w:rPr>
          <w:rFonts w:ascii="メイリオ" w:eastAsia="メイリオ" w:hAnsi="メイリオ" w:cs="メイリオ" w:hint="eastAsia"/>
          <w:sz w:val="18"/>
          <w:szCs w:val="18"/>
          <w:lang w:eastAsia="ja-JP"/>
        </w:rPr>
        <w:t>不備がありましたら</w:t>
      </w:r>
      <w:r>
        <w:rPr>
          <w:rFonts w:ascii="メイリオ" w:eastAsia="メイリオ" w:hAnsi="メイリオ" w:cs="メイリオ" w:hint="eastAsia"/>
          <w:sz w:val="18"/>
          <w:szCs w:val="18"/>
          <w:lang w:eastAsia="ja-JP"/>
        </w:rPr>
        <w:t>お詫びいたします。またその際にはお手数ですが適切なリストとして追加</w:t>
      </w:r>
      <w:r w:rsidR="008F5539">
        <w:rPr>
          <w:rFonts w:ascii="メイリオ" w:eastAsia="メイリオ" w:hAnsi="メイリオ" w:cs="メイリオ" w:hint="eastAsia"/>
          <w:sz w:val="18"/>
          <w:szCs w:val="18"/>
          <w:lang w:eastAsia="ja-JP"/>
        </w:rPr>
        <w:t>いたしますので</w:t>
      </w:r>
      <w:r>
        <w:rPr>
          <w:rFonts w:ascii="メイリオ" w:eastAsia="メイリオ" w:hAnsi="メイリオ" w:cs="メイリオ" w:hint="eastAsia"/>
          <w:sz w:val="18"/>
          <w:szCs w:val="18"/>
          <w:lang w:eastAsia="ja-JP"/>
        </w:rPr>
        <w:t>以下に電子メールでご連絡ください（ただし英語で）</w:t>
      </w:r>
      <w:hyperlink r:id="rId57" w:history="1">
        <w:r w:rsidRPr="00F16C1E">
          <w:rPr>
            <w:rStyle w:val="affd"/>
            <w:i/>
            <w:lang w:eastAsia="ja-JP"/>
          </w:rPr>
          <w:t>info@linuxfoundation.org</w:t>
        </w:r>
      </w:hyperlink>
      <w:r w:rsidRPr="009C2C96">
        <w:rPr>
          <w:lang w:eastAsia="ja-JP"/>
        </w:rPr>
        <w:t xml:space="preserve"> </w:t>
      </w:r>
    </w:p>
    <w:p w14:paraId="1B327CD4" w14:textId="3A5F8368" w:rsidR="00197BB6" w:rsidRDefault="00197BB6" w:rsidP="00F16C1E">
      <w:pPr>
        <w:pStyle w:val="bodyIbrahim1"/>
        <w:rPr>
          <w:lang w:eastAsia="ja-JP"/>
        </w:rPr>
      </w:pPr>
      <w:r>
        <w:rPr>
          <w:lang w:eastAsia="ja-JP"/>
        </w:rPr>
        <w:br w:type="page"/>
      </w:r>
    </w:p>
    <w:p w14:paraId="302ED724" w14:textId="0B6B03AD" w:rsidR="00597D3F" w:rsidRPr="002C4D0C" w:rsidRDefault="00091FE8" w:rsidP="00F16C1E">
      <w:pPr>
        <w:pStyle w:val="HeadingIbrahim1"/>
      </w:pPr>
      <w:bookmarkStart w:id="952" w:name="_Toc492046653"/>
      <w:r>
        <w:rPr>
          <w:rFonts w:hint="eastAsia"/>
          <w:lang w:eastAsia="ja-JP"/>
        </w:rPr>
        <w:lastRenderedPageBreak/>
        <w:t>謝辞（</w:t>
      </w:r>
      <w:r w:rsidR="004C6B67" w:rsidRPr="002C4D0C">
        <w:t>Acknowledgments</w:t>
      </w:r>
      <w:bookmarkEnd w:id="952"/>
      <w:r>
        <w:rPr>
          <w:rFonts w:hint="eastAsia"/>
          <w:lang w:eastAsia="ja-JP"/>
        </w:rPr>
        <w:t>）</w:t>
      </w:r>
    </w:p>
    <w:p w14:paraId="763BF86C" w14:textId="1B740909" w:rsidR="00597D3F" w:rsidRPr="002C4D0C" w:rsidRDefault="00BF139D" w:rsidP="00F16C1E">
      <w:pPr>
        <w:pStyle w:val="bodyIbrahim1"/>
      </w:pPr>
      <w:hyperlink r:id="rId58"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Phil Odence (VP &amp;GM, Black Duck Software) for being available to discuss the M&amp;A audit process.</w:t>
      </w:r>
    </w:p>
    <w:p w14:paraId="2B82327B" w14:textId="30FD5783" w:rsidR="00ED7123" w:rsidRPr="000438AC" w:rsidRDefault="00ED7123" w:rsidP="00F16C1E">
      <w:pPr>
        <w:pStyle w:val="bodyIbrahim1"/>
      </w:pPr>
      <w:r w:rsidRPr="000438AC">
        <w:t>Jon Aldama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SamsungNEXT), </w:t>
      </w:r>
      <w:r w:rsidR="00ED7123" w:rsidRPr="000438AC">
        <w:t>David Marr (VP of Legal, Qualcomm)</w:t>
      </w:r>
      <w:r>
        <w:t xml:space="preserve">, </w:t>
      </w:r>
      <w:r w:rsidRPr="000438AC">
        <w:t>Nithya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6114BE9B" w:rsidR="00983310" w:rsidRDefault="00ED7123" w:rsidP="00F16C1E">
      <w:pPr>
        <w:pStyle w:val="bodyIbrahim1"/>
        <w:rPr>
          <w:rFonts w:eastAsia="ＭＳ Ｐゴシック"/>
          <w:lang w:eastAsia="ja-JP"/>
        </w:rPr>
      </w:pPr>
      <w:r w:rsidRPr="000438AC">
        <w:t>Shane Coughlan (</w:t>
      </w:r>
      <w:commentRangeStart w:id="953"/>
      <w:r w:rsidRPr="000438AC">
        <w:t>Program Manager</w:t>
      </w:r>
      <w:commentRangeEnd w:id="953"/>
      <w:r w:rsidR="003E4554">
        <w:rPr>
          <w:rStyle w:val="af5"/>
          <w:rFonts w:asciiTheme="minorHAnsi" w:eastAsia="ＭＳ 明朝" w:hAnsiTheme="minorHAnsi"/>
          <w:color w:val="7F7F7F" w:themeColor="text1" w:themeTint="80"/>
          <w:lang w:eastAsia="ja-JP"/>
        </w:rPr>
        <w:commentReference w:id="953"/>
      </w:r>
      <w:r w:rsidRPr="000438AC">
        <w:t xml:space="preserve">, OpenChain), for his review and </w:t>
      </w:r>
      <w:commentRangeStart w:id="954"/>
      <w:r w:rsidRPr="000438AC">
        <w:t>ensuring OpenChain’s mentions are accurate.</w:t>
      </w:r>
      <w:commentRangeEnd w:id="954"/>
      <w:r w:rsidR="0067142B">
        <w:rPr>
          <w:rStyle w:val="af5"/>
          <w:rFonts w:asciiTheme="minorHAnsi" w:eastAsia="ＭＳ 明朝" w:hAnsiTheme="minorHAnsi"/>
          <w:color w:val="7F7F7F" w:themeColor="text1" w:themeTint="80"/>
          <w:lang w:eastAsia="ja-JP"/>
        </w:rPr>
        <w:commentReference w:id="954"/>
      </w:r>
      <w:r w:rsidRPr="000438AC">
        <w:t xml:space="preserve"> </w:t>
      </w:r>
    </w:p>
    <w:p w14:paraId="2378CA6F" w14:textId="78AA2C85" w:rsidR="00091FE8" w:rsidRDefault="00BF139D" w:rsidP="008F5539">
      <w:pPr>
        <w:pStyle w:val="bodyIbrahim1"/>
        <w:spacing w:line="240" w:lineRule="exact"/>
        <w:rPr>
          <w:rFonts w:ascii="メイリオ" w:eastAsia="メイリオ" w:hAnsi="メイリオ" w:cs="メイリオ"/>
          <w:sz w:val="18"/>
          <w:szCs w:val="18"/>
          <w:lang w:eastAsia="ja-JP"/>
        </w:rPr>
      </w:pPr>
      <w:hyperlink r:id="rId59" w:history="1">
        <w:r w:rsidR="008F5539" w:rsidRPr="008F5539">
          <w:rPr>
            <w:rStyle w:val="affd"/>
            <w:rFonts w:ascii="メイリオ" w:eastAsia="メイリオ" w:hAnsi="メイリオ" w:cs="メイリオ" w:hint="eastAsia"/>
            <w:sz w:val="18"/>
            <w:szCs w:val="18"/>
            <w:lang w:eastAsia="ja-JP"/>
          </w:rPr>
          <w:t>OpenChanプロジェクト</w:t>
        </w:r>
      </w:hyperlink>
      <w:r w:rsidR="008F5539">
        <w:rPr>
          <w:rFonts w:ascii="メイリオ" w:eastAsia="メイリオ" w:hAnsi="メイリオ" w:cs="メイリオ" w:hint="eastAsia"/>
          <w:sz w:val="18"/>
          <w:szCs w:val="18"/>
          <w:lang w:eastAsia="ja-JP"/>
        </w:rPr>
        <w:t>へ。2章で紹介した図使用し、改良することを許可してくれたことに対して。</w:t>
      </w:r>
    </w:p>
    <w:p w14:paraId="337AF59C" w14:textId="583F0E36" w:rsidR="008F5539" w:rsidRDefault="008F5539" w:rsidP="008F5539">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Brian Warner（Samsung、</w:t>
      </w:r>
      <w:r w:rsidRPr="008F5539">
        <w:rPr>
          <w:rFonts w:ascii="メイリオ" w:eastAsia="メイリオ" w:hAnsi="メイリオ" w:cs="メイリオ"/>
          <w:sz w:val="18"/>
          <w:szCs w:val="18"/>
          <w:lang w:eastAsia="ja-JP"/>
        </w:rPr>
        <w:t>Open Source Strategy and Engineering</w:t>
      </w:r>
      <w:r>
        <w:rPr>
          <w:rFonts w:ascii="メイリオ" w:eastAsia="メイリオ" w:hAnsi="メイリオ" w:cs="メイリオ" w:hint="eastAsia"/>
          <w:sz w:val="18"/>
          <w:szCs w:val="18"/>
          <w:lang w:eastAsia="ja-JP"/>
        </w:rPr>
        <w:t>シニアマネージャ）へ。編集、構成対応に対して。</w:t>
      </w:r>
    </w:p>
    <w:p w14:paraId="28E37E75" w14:textId="007FB51E" w:rsidR="008F5539" w:rsidRDefault="008F5539" w:rsidP="008F5539">
      <w:pPr>
        <w:pStyle w:val="bodyIbrahim1"/>
        <w:spacing w:line="240" w:lineRule="exact"/>
        <w:rPr>
          <w:rFonts w:ascii="メイリオ" w:eastAsia="メイリオ" w:hAnsi="メイリオ" w:cs="メイリオ"/>
          <w:sz w:val="18"/>
          <w:szCs w:val="18"/>
          <w:lang w:eastAsia="ja-JP"/>
        </w:rPr>
      </w:pPr>
      <w:r w:rsidRPr="008F5539">
        <w:rPr>
          <w:rFonts w:ascii="メイリオ" w:eastAsia="メイリオ" w:hAnsi="メイリオ" w:cs="メイリオ"/>
          <w:sz w:val="18"/>
          <w:szCs w:val="18"/>
          <w:lang w:eastAsia="ja-JP"/>
        </w:rPr>
        <w:t>Phil Odence</w:t>
      </w:r>
      <w:r>
        <w:rPr>
          <w:rFonts w:ascii="メイリオ" w:eastAsia="メイリオ" w:hAnsi="メイリオ" w:cs="メイリオ" w:hint="eastAsia"/>
          <w:sz w:val="18"/>
          <w:szCs w:val="18"/>
          <w:lang w:eastAsia="ja-JP"/>
        </w:rPr>
        <w:t>（Black Duck Software、VP&amp;GM）へ。M&amp;A監査プロセスについての議論に対して。</w:t>
      </w:r>
    </w:p>
    <w:p w14:paraId="385128DB" w14:textId="27DA8BC9" w:rsidR="008F5539" w:rsidRDefault="008F5539" w:rsidP="008F5539">
      <w:pPr>
        <w:pStyle w:val="bodyIbrahim1"/>
        <w:spacing w:line="240" w:lineRule="exact"/>
        <w:rPr>
          <w:rFonts w:ascii="メイリオ" w:eastAsia="メイリオ" w:hAnsi="メイリオ" w:cs="メイリオ"/>
          <w:sz w:val="18"/>
          <w:szCs w:val="18"/>
          <w:lang w:eastAsia="ja-JP"/>
        </w:rPr>
      </w:pPr>
      <w:r w:rsidRPr="008F5539">
        <w:rPr>
          <w:rFonts w:ascii="メイリオ" w:eastAsia="メイリオ" w:hAnsi="メイリオ" w:cs="メイリオ"/>
          <w:sz w:val="18"/>
          <w:szCs w:val="18"/>
          <w:lang w:eastAsia="ja-JP"/>
        </w:rPr>
        <w:t>Jon Aldama</w:t>
      </w:r>
      <w:r>
        <w:rPr>
          <w:rFonts w:ascii="メイリオ" w:eastAsia="メイリオ" w:hAnsi="メイリオ" w:cs="メイリオ" w:hint="eastAsia"/>
          <w:sz w:val="18"/>
          <w:szCs w:val="18"/>
          <w:lang w:eastAsia="ja-JP"/>
        </w:rPr>
        <w:t>（FOSSID AB、製品対応VP）へ。ブラインド監査、DIY監査プロセスについての議論に対して。</w:t>
      </w:r>
    </w:p>
    <w:p w14:paraId="6BFABBD8" w14:textId="4BE9D607" w:rsidR="00091FE8" w:rsidRDefault="008F5539" w:rsidP="003E4554">
      <w:pPr>
        <w:pStyle w:val="bodyIbrahim1"/>
        <w:spacing w:line="240" w:lineRule="exact"/>
        <w:rPr>
          <w:rFonts w:ascii="メイリオ" w:eastAsia="メイリオ" w:hAnsi="メイリオ" w:cs="メイリオ"/>
          <w:sz w:val="18"/>
          <w:szCs w:val="18"/>
          <w:lang w:eastAsia="ja-JP"/>
        </w:rPr>
      </w:pPr>
      <w:r w:rsidRPr="008F5539">
        <w:rPr>
          <w:rFonts w:ascii="メイリオ" w:eastAsia="メイリオ" w:hAnsi="メイリオ" w:cs="メイリオ"/>
          <w:sz w:val="18"/>
          <w:szCs w:val="18"/>
          <w:lang w:eastAsia="ja-JP"/>
        </w:rPr>
        <w:t>Jose L. Lopez (SamsungNEXT</w:t>
      </w:r>
      <w:r>
        <w:rPr>
          <w:rFonts w:ascii="メイリオ" w:eastAsia="メイリオ" w:hAnsi="メイリオ" w:cs="メイリオ" w:hint="eastAsia"/>
          <w:sz w:val="18"/>
          <w:szCs w:val="18"/>
          <w:lang w:eastAsia="ja-JP"/>
        </w:rPr>
        <w:t>、シニア コーポレート カウンシル</w:t>
      </w:r>
      <w:r>
        <w:rPr>
          <w:rFonts w:ascii="メイリオ" w:eastAsia="メイリオ" w:hAnsi="メイリオ" w:cs="メイリオ"/>
          <w:sz w:val="18"/>
          <w:szCs w:val="18"/>
          <w:lang w:eastAsia="ja-JP"/>
        </w:rPr>
        <w:t>)</w:t>
      </w:r>
      <w:r>
        <w:rPr>
          <w:rFonts w:ascii="メイリオ" w:eastAsia="メイリオ" w:hAnsi="メイリオ" w:cs="メイリオ" w:hint="eastAsia"/>
          <w:sz w:val="18"/>
          <w:szCs w:val="18"/>
          <w:lang w:eastAsia="ja-JP"/>
        </w:rPr>
        <w:t>、</w:t>
      </w:r>
      <w:r w:rsidRPr="008F5539">
        <w:rPr>
          <w:rFonts w:ascii="メイリオ" w:eastAsia="メイリオ" w:hAnsi="メイリオ" w:cs="メイリオ"/>
          <w:sz w:val="18"/>
          <w:szCs w:val="18"/>
          <w:lang w:eastAsia="ja-JP"/>
        </w:rPr>
        <w:t>David Marr (Qualcomm</w:t>
      </w:r>
      <w:r>
        <w:rPr>
          <w:rFonts w:ascii="メイリオ" w:eastAsia="メイリオ" w:hAnsi="メイリオ" w:cs="メイリオ" w:hint="eastAsia"/>
          <w:sz w:val="18"/>
          <w:szCs w:val="18"/>
          <w:lang w:eastAsia="ja-JP"/>
        </w:rPr>
        <w:t>、法令対応VP</w:t>
      </w:r>
      <w:r>
        <w:rPr>
          <w:rFonts w:ascii="メイリオ" w:eastAsia="メイリオ" w:hAnsi="メイリオ" w:cs="メイリオ"/>
          <w:sz w:val="18"/>
          <w:szCs w:val="18"/>
          <w:lang w:eastAsia="ja-JP"/>
        </w:rPr>
        <w:t>)</w:t>
      </w:r>
      <w:r>
        <w:rPr>
          <w:rFonts w:ascii="メイリオ" w:eastAsia="メイリオ" w:hAnsi="メイリオ" w:cs="メイリオ" w:hint="eastAsia"/>
          <w:sz w:val="18"/>
          <w:szCs w:val="18"/>
          <w:lang w:eastAsia="ja-JP"/>
        </w:rPr>
        <w:t>、</w:t>
      </w:r>
      <w:r w:rsidRPr="008F5539">
        <w:rPr>
          <w:rFonts w:ascii="メイリオ" w:eastAsia="メイリオ" w:hAnsi="メイリオ" w:cs="メイリオ"/>
          <w:sz w:val="18"/>
          <w:szCs w:val="18"/>
          <w:lang w:eastAsia="ja-JP"/>
        </w:rPr>
        <w:t>Nithya Ruff (</w:t>
      </w:r>
      <w:r>
        <w:rPr>
          <w:rFonts w:ascii="メイリオ" w:eastAsia="メイリオ" w:hAnsi="メイリオ" w:cs="メイリオ" w:hint="eastAsia"/>
          <w:sz w:val="18"/>
          <w:szCs w:val="18"/>
          <w:lang w:eastAsia="ja-JP"/>
        </w:rPr>
        <w:t>Comcast、</w:t>
      </w:r>
      <w:r>
        <w:rPr>
          <w:rFonts w:ascii="メイリオ" w:eastAsia="メイリオ" w:hAnsi="メイリオ" w:cs="メイリオ"/>
          <w:sz w:val="18"/>
          <w:szCs w:val="18"/>
          <w:lang w:eastAsia="ja-JP"/>
        </w:rPr>
        <w:t>Open Source Practice</w:t>
      </w:r>
      <w:r>
        <w:rPr>
          <w:rFonts w:ascii="メイリオ" w:eastAsia="メイリオ" w:hAnsi="メイリオ" w:cs="メイリオ" w:hint="eastAsia"/>
          <w:sz w:val="18"/>
          <w:szCs w:val="18"/>
          <w:lang w:eastAsia="ja-JP"/>
        </w:rPr>
        <w:t>シニアダイレクタ</w:t>
      </w:r>
      <w:r w:rsidRPr="008F5539">
        <w:rPr>
          <w:rFonts w:ascii="メイリオ" w:eastAsia="メイリオ" w:hAnsi="メイリオ" w:cs="メイリオ"/>
          <w:sz w:val="18"/>
          <w:szCs w:val="18"/>
          <w:lang w:eastAsia="ja-JP"/>
        </w:rPr>
        <w:t>), and Gil Yehuda (</w:t>
      </w:r>
      <w:r w:rsidR="003E4554">
        <w:rPr>
          <w:rFonts w:ascii="メイリオ" w:eastAsia="メイリオ" w:hAnsi="メイリオ" w:cs="メイリオ" w:hint="eastAsia"/>
          <w:sz w:val="18"/>
          <w:szCs w:val="18"/>
          <w:lang w:eastAsia="ja-JP"/>
        </w:rPr>
        <w:t>Oath、</w:t>
      </w:r>
      <w:r w:rsidRPr="008F5539">
        <w:rPr>
          <w:rFonts w:ascii="メイリオ" w:eastAsia="メイリオ" w:hAnsi="メイリオ" w:cs="メイリオ"/>
          <w:sz w:val="18"/>
          <w:szCs w:val="18"/>
          <w:lang w:eastAsia="ja-JP"/>
        </w:rPr>
        <w:t>Open Source</w:t>
      </w:r>
      <w:r w:rsidR="003E4554">
        <w:rPr>
          <w:rFonts w:ascii="メイリオ" w:eastAsia="メイリオ" w:hAnsi="メイリオ" w:cs="メイリオ" w:hint="eastAsia"/>
          <w:sz w:val="18"/>
          <w:szCs w:val="18"/>
          <w:lang w:eastAsia="ja-JP"/>
        </w:rPr>
        <w:t>シニアダイレクタ</w:t>
      </w:r>
      <w:r w:rsidRPr="008F5539">
        <w:rPr>
          <w:rFonts w:ascii="メイリオ" w:eastAsia="メイリオ" w:hAnsi="メイリオ" w:cs="メイリオ"/>
          <w:sz w:val="18"/>
          <w:szCs w:val="18"/>
          <w:lang w:eastAsia="ja-JP"/>
        </w:rPr>
        <w:t>)</w:t>
      </w:r>
      <w:r>
        <w:rPr>
          <w:rFonts w:ascii="メイリオ" w:eastAsia="メイリオ" w:hAnsi="メイリオ" w:cs="メイリオ" w:hint="eastAsia"/>
          <w:sz w:val="18"/>
          <w:szCs w:val="18"/>
          <w:lang w:eastAsia="ja-JP"/>
        </w:rPr>
        <w:t>へ</w:t>
      </w:r>
      <w:r w:rsidR="001368BC">
        <w:rPr>
          <w:rFonts w:ascii="メイリオ" w:eastAsia="メイリオ" w:hAnsi="メイリオ" w:cs="メイリオ" w:hint="eastAsia"/>
          <w:sz w:val="18"/>
          <w:szCs w:val="18"/>
          <w:lang w:eastAsia="ja-JP"/>
        </w:rPr>
        <w:t>。レビューや貴重なフィードバックを通じて</w:t>
      </w:r>
      <w:r w:rsidR="003E4554">
        <w:rPr>
          <w:rFonts w:ascii="メイリオ" w:eastAsia="メイリオ" w:hAnsi="メイリオ" w:cs="メイリオ" w:hint="eastAsia"/>
          <w:sz w:val="18"/>
          <w:szCs w:val="18"/>
          <w:lang w:eastAsia="ja-JP"/>
        </w:rPr>
        <w:t>詳細</w:t>
      </w:r>
      <w:r w:rsidR="001368BC">
        <w:rPr>
          <w:rFonts w:ascii="メイリオ" w:eastAsia="メイリオ" w:hAnsi="メイリオ" w:cs="メイリオ" w:hint="eastAsia"/>
          <w:sz w:val="18"/>
          <w:szCs w:val="18"/>
          <w:lang w:eastAsia="ja-JP"/>
        </w:rPr>
        <w:t>情報が</w:t>
      </w:r>
      <w:r w:rsidR="003E4554">
        <w:rPr>
          <w:rFonts w:ascii="メイリオ" w:eastAsia="メイリオ" w:hAnsi="メイリオ" w:cs="メイリオ" w:hint="eastAsia"/>
          <w:sz w:val="18"/>
          <w:szCs w:val="18"/>
          <w:lang w:eastAsia="ja-JP"/>
        </w:rPr>
        <w:t>不足してことを気づかせてくれたこと、本書を改善してくれたことに対して。</w:t>
      </w:r>
    </w:p>
    <w:p w14:paraId="08213DF3" w14:textId="1F66D1D5" w:rsidR="003E4554" w:rsidRPr="003E4554" w:rsidRDefault="003E4554" w:rsidP="003E455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Shane Coughlan（Openchain、Program Manager）へ。彼のレビューとOpenChainについて</w:t>
      </w:r>
      <w:r w:rsidR="001368BC">
        <w:rPr>
          <w:rFonts w:ascii="メイリオ" w:eastAsia="メイリオ" w:hAnsi="メイリオ" w:cs="メイリオ" w:hint="eastAsia"/>
          <w:sz w:val="18"/>
          <w:szCs w:val="18"/>
          <w:lang w:eastAsia="ja-JP"/>
        </w:rPr>
        <w:t>の記述が</w:t>
      </w:r>
      <w:r>
        <w:rPr>
          <w:rFonts w:ascii="メイリオ" w:eastAsia="メイリオ" w:hAnsi="メイリオ" w:cs="メイリオ" w:hint="eastAsia"/>
          <w:sz w:val="18"/>
          <w:szCs w:val="18"/>
          <w:lang w:eastAsia="ja-JP"/>
        </w:rPr>
        <w:t>正確であることを確認してくれたことに対して。</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61340D85" w:rsidR="00597D3F" w:rsidRPr="002C4D0C" w:rsidRDefault="0067142B" w:rsidP="00F16C1E">
      <w:pPr>
        <w:pStyle w:val="HeadingIbrahim1"/>
      </w:pPr>
      <w:bookmarkStart w:id="955" w:name="_Toc492046654"/>
      <w:r>
        <w:rPr>
          <w:rFonts w:hint="eastAsia"/>
          <w:lang w:eastAsia="ja-JP"/>
        </w:rPr>
        <w:lastRenderedPageBreak/>
        <w:t>著者について（</w:t>
      </w:r>
      <w:r w:rsidR="004C6B67" w:rsidRPr="002C4D0C">
        <w:t>About the author</w:t>
      </w:r>
      <w:bookmarkEnd w:id="955"/>
      <w:r>
        <w:rPr>
          <w:rFonts w:hint="eastAsia"/>
          <w:lang w:eastAsia="ja-JP"/>
        </w:rPr>
        <w:t>）</w:t>
      </w:r>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60"/>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44B94B8A"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 He is currently serving as</w:t>
      </w:r>
      <w:commentRangeStart w:id="956"/>
      <w:r w:rsidRPr="00A65710">
        <w:t xml:space="preserve"> Vice President of the Open Connectivity Foundation</w:t>
      </w:r>
      <w:commentRangeEnd w:id="956"/>
      <w:r w:rsidR="00D14032">
        <w:rPr>
          <w:rStyle w:val="af5"/>
          <w:rFonts w:asciiTheme="minorHAnsi" w:eastAsia="ＭＳ 明朝" w:hAnsiTheme="minorHAnsi"/>
          <w:color w:val="7F7F7F" w:themeColor="text1" w:themeTint="80"/>
          <w:lang w:eastAsia="ja-JP"/>
        </w:rPr>
        <w:commentReference w:id="956"/>
      </w:r>
      <w:r w:rsidRPr="00A65710">
        <w:t xml:space="preserve"> and the Director on the Board representing Samsung Electronics.</w:t>
      </w:r>
      <w:r w:rsidR="00A65710" w:rsidRPr="00A65710">
        <w:t xml:space="preserve"> He is the author of “Open Source Compliance in the Enterprise”, a practical guide for enterprises on how to best use open source in products and services, and participate in open source communities in a legal and responsible way.</w:t>
      </w:r>
    </w:p>
    <w:p w14:paraId="16F84E4B" w14:textId="6F15F7E2" w:rsidR="00B472B2" w:rsidRDefault="00B472B2" w:rsidP="00F16C1E">
      <w:pPr>
        <w:pStyle w:val="bodyIbrahim1"/>
        <w:contextualSpacing/>
      </w:pPr>
      <w:r>
        <w:t xml:space="preserve">Web: </w:t>
      </w:r>
      <w:hyperlink r:id="rId61" w:history="1">
        <w:r w:rsidRPr="0058190F">
          <w:rPr>
            <w:rStyle w:val="affd"/>
          </w:rPr>
          <w:t>http://www.ibrahimatlinux.com/</w:t>
        </w:r>
      </w:hyperlink>
    </w:p>
    <w:p w14:paraId="55ED1978" w14:textId="38D386F2" w:rsidR="00597D3F" w:rsidRDefault="004C6B67" w:rsidP="00F16C1E">
      <w:pPr>
        <w:pStyle w:val="bodyIbrahim1"/>
        <w:rPr>
          <w:rStyle w:val="affd"/>
          <w:rFonts w:eastAsia="ＭＳ Ｐゴシック"/>
          <w:lang w:eastAsia="ja-JP"/>
        </w:rPr>
      </w:pPr>
      <w:r w:rsidRPr="00A65710">
        <w:t>Twitter:</w:t>
      </w:r>
      <w:hyperlink r:id="rId62" w:history="1">
        <w:r w:rsidRPr="00243C26">
          <w:rPr>
            <w:rStyle w:val="affd"/>
          </w:rPr>
          <w:t xml:space="preserve"> @IbrahimAtLinux</w:t>
        </w:r>
      </w:hyperlink>
    </w:p>
    <w:p w14:paraId="2FAF88C1" w14:textId="092074F9" w:rsidR="00B219DF" w:rsidRPr="00B219DF" w:rsidRDefault="00B219DF" w:rsidP="000D46B2">
      <w:pPr>
        <w:pStyle w:val="bodyIbrahim1"/>
        <w:spacing w:line="240" w:lineRule="exact"/>
        <w:rPr>
          <w:rFonts w:ascii="メイリオ" w:eastAsia="メイリオ" w:hAnsi="メイリオ" w:cs="メイリオ"/>
          <w:sz w:val="18"/>
          <w:szCs w:val="18"/>
          <w:lang w:eastAsia="ja-JP"/>
        </w:rPr>
      </w:pPr>
      <w:r w:rsidRPr="00B219DF">
        <w:rPr>
          <w:rFonts w:ascii="メイリオ" w:eastAsia="メイリオ" w:hAnsi="メイリオ" w:cs="メイリオ"/>
          <w:sz w:val="18"/>
          <w:szCs w:val="18"/>
        </w:rPr>
        <w:t xml:space="preserve">Ibrahim Haddad (Ph.D.) </w:t>
      </w:r>
      <w:r>
        <w:rPr>
          <w:rFonts w:ascii="メイリオ" w:eastAsia="メイリオ" w:hAnsi="メイリオ" w:cs="メイリオ" w:hint="eastAsia"/>
          <w:sz w:val="18"/>
          <w:szCs w:val="18"/>
          <w:lang w:eastAsia="ja-JP"/>
        </w:rPr>
        <w:t>はSamsung Research America のR&amp;D部門のVPおよびOpen Source Group（OSG）の長として一翼を担っています。</w:t>
      </w:r>
      <w:r w:rsidR="00D14032">
        <w:rPr>
          <w:rFonts w:ascii="メイリオ" w:eastAsia="メイリオ" w:hAnsi="メイリオ" w:cs="メイリオ" w:hint="eastAsia"/>
          <w:sz w:val="18"/>
          <w:szCs w:val="18"/>
          <w:lang w:eastAsia="ja-JP"/>
        </w:rPr>
        <w:t>現在、Open Connectivity FoundationのVice PresidentおよびSamsung Electronicsを代表したDirector on Boardの役を務めています。また彼は、企業が製品・サービスでオープンソースを活用し、法的に責任のある形で</w:t>
      </w:r>
      <w:r w:rsidR="000D46B2">
        <w:rPr>
          <w:rFonts w:ascii="メイリオ" w:eastAsia="メイリオ" w:hAnsi="メイリオ" w:cs="メイリオ" w:hint="eastAsia"/>
          <w:sz w:val="18"/>
          <w:szCs w:val="18"/>
          <w:lang w:eastAsia="ja-JP"/>
        </w:rPr>
        <w:t>オープンソース コミュニティに参加するための</w:t>
      </w:r>
      <w:r w:rsidR="00D14032">
        <w:rPr>
          <w:rFonts w:ascii="メイリオ" w:eastAsia="メイリオ" w:hAnsi="メイリオ" w:cs="メイリオ" w:hint="eastAsia"/>
          <w:sz w:val="18"/>
          <w:szCs w:val="18"/>
          <w:lang w:eastAsia="ja-JP"/>
        </w:rPr>
        <w:t>最前の方法</w:t>
      </w:r>
      <w:r w:rsidR="000D46B2">
        <w:rPr>
          <w:rFonts w:ascii="メイリオ" w:eastAsia="メイリオ" w:hAnsi="メイリオ" w:cs="メイリオ" w:hint="eastAsia"/>
          <w:sz w:val="18"/>
          <w:szCs w:val="18"/>
          <w:lang w:eastAsia="ja-JP"/>
        </w:rPr>
        <w:t>についての実践ガイドである</w:t>
      </w:r>
      <w:r w:rsidR="00D14032">
        <w:rPr>
          <w:rFonts w:ascii="メイリオ" w:eastAsia="メイリオ" w:hAnsi="メイリオ" w:cs="メイリオ" w:hint="eastAsia"/>
          <w:sz w:val="18"/>
          <w:szCs w:val="18"/>
          <w:lang w:eastAsia="ja-JP"/>
        </w:rPr>
        <w:t>「Open Source Compliance in the Enterprise（企業におけるオープンソース コンプライアンス）」の著者で</w:t>
      </w:r>
      <w:r w:rsidR="000D46B2">
        <w:rPr>
          <w:rFonts w:ascii="メイリオ" w:eastAsia="メイリオ" w:hAnsi="メイリオ" w:cs="メイリオ" w:hint="eastAsia"/>
          <w:sz w:val="18"/>
          <w:szCs w:val="18"/>
          <w:lang w:eastAsia="ja-JP"/>
        </w:rPr>
        <w:t>もあります。</w:t>
      </w:r>
    </w:p>
    <w:p w14:paraId="7C1E21D0" w14:textId="5A7FC2F9" w:rsidR="00B219DF" w:rsidRDefault="00B219DF" w:rsidP="00B219DF">
      <w:pPr>
        <w:pStyle w:val="bodyIbrahim1"/>
        <w:contextualSpacing/>
      </w:pPr>
      <w:r>
        <w:t xml:space="preserve">Web: </w:t>
      </w:r>
      <w:hyperlink r:id="rId63" w:history="1">
        <w:r w:rsidRPr="0058190F">
          <w:rPr>
            <w:rStyle w:val="affd"/>
          </w:rPr>
          <w:t>http://www.ibrahimatlinux.com/</w:t>
        </w:r>
      </w:hyperlink>
    </w:p>
    <w:p w14:paraId="2B042745" w14:textId="77777777" w:rsidR="00B219DF" w:rsidRDefault="00B219DF" w:rsidP="00B219DF">
      <w:pPr>
        <w:pStyle w:val="bodyIbrahim1"/>
        <w:rPr>
          <w:rStyle w:val="affd"/>
          <w:rFonts w:eastAsia="ＭＳ Ｐゴシック"/>
          <w:lang w:eastAsia="ja-JP"/>
        </w:rPr>
      </w:pPr>
      <w:r w:rsidRPr="00A65710">
        <w:t>Twitter:</w:t>
      </w:r>
      <w:hyperlink r:id="rId64" w:history="1">
        <w:r w:rsidRPr="00243C26">
          <w:rPr>
            <w:rStyle w:val="affd"/>
          </w:rPr>
          <w:t xml:space="preserve"> @IbrahimAtLinux</w:t>
        </w:r>
      </w:hyperlink>
    </w:p>
    <w:p w14:paraId="2958AA4E" w14:textId="77777777" w:rsidR="00B219DF" w:rsidRPr="00B219DF" w:rsidRDefault="00B219DF" w:rsidP="00F16C1E">
      <w:pPr>
        <w:pStyle w:val="bodyIbrahim1"/>
        <w:rPr>
          <w:rFonts w:eastAsia="ＭＳ Ｐゴシック"/>
          <w:lang w:eastAsia="ja-JP"/>
        </w:rPr>
      </w:pPr>
    </w:p>
    <w:sectPr w:rsidR="00B219DF" w:rsidRPr="00B219DF" w:rsidSect="001368BC">
      <w:pgSz w:w="12240" w:h="15840"/>
      <w:pgMar w:top="1901" w:right="1008" w:bottom="1440" w:left="1008" w:header="0" w:footer="432" w:gutter="0"/>
      <w:cols w:space="720"/>
      <w:formProt w:val="0"/>
      <w:docGrid w:linePitch="360" w:charSpace="-204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4" w:author="tani" w:date="2017-11-27T09:39:00Z" w:initials="AIC">
    <w:p w14:paraId="0B8CE1BB" w14:textId="4B75FD25" w:rsidR="00BF139D" w:rsidRDefault="00BF139D">
      <w:pPr>
        <w:pStyle w:val="af7"/>
      </w:pPr>
      <w:r>
        <w:rPr>
          <w:rStyle w:val="af5"/>
        </w:rPr>
        <w:annotationRef/>
      </w:r>
      <w:r>
        <w:rPr>
          <w:rFonts w:hint="eastAsia"/>
        </w:rPr>
        <w:t>原文にはドットがありませんが、色の識別がしづらい方のためにドットを加えました。</w:t>
      </w:r>
    </w:p>
  </w:comment>
  <w:comment w:id="236" w:author="tani" w:date="2017-11-19T09:12:00Z" w:initials="AIC">
    <w:p w14:paraId="521D6BFE" w14:textId="35F1C1C9" w:rsidR="00BF139D" w:rsidRDefault="00BF139D">
      <w:pPr>
        <w:pStyle w:val="af7"/>
      </w:pPr>
      <w:r>
        <w:rPr>
          <w:rStyle w:val="af5"/>
        </w:rPr>
        <w:annotationRef/>
      </w:r>
      <w:r>
        <w:rPr>
          <w:rFonts w:hint="eastAsia"/>
        </w:rPr>
        <w:t>原文では描けているがおそらく下図。キャプションは聞かないとわからない</w:t>
      </w:r>
    </w:p>
  </w:comment>
  <w:comment w:id="245" w:author="The Linux Foundation Japan" w:date="2017-11-19T11:52:00Z" w:initials="tani">
    <w:p w14:paraId="16112169" w14:textId="033DDF5F" w:rsidR="00BF139D" w:rsidRDefault="00BF139D">
      <w:pPr>
        <w:pStyle w:val="af7"/>
      </w:pPr>
      <w:r>
        <w:rPr>
          <w:rStyle w:val="af5"/>
        </w:rPr>
        <w:annotationRef/>
      </w:r>
      <w:r>
        <w:rPr>
          <w:rFonts w:hint="eastAsia"/>
        </w:rPr>
        <w:t>キャプションは聞くこと</w:t>
      </w:r>
    </w:p>
  </w:comment>
  <w:comment w:id="336" w:author="The Linux Foundation Japan" w:date="2017-11-17T11:32:00Z" w:initials="tani">
    <w:p w14:paraId="491D2C6F" w14:textId="7F3E7803" w:rsidR="00BF139D" w:rsidRDefault="00BF139D">
      <w:pPr>
        <w:pStyle w:val="af7"/>
      </w:pPr>
      <w:r>
        <w:rPr>
          <w:rStyle w:val="af5"/>
        </w:rPr>
        <w:annotationRef/>
      </w:r>
      <w:r>
        <w:rPr>
          <w:rFonts w:hint="eastAsia"/>
        </w:rPr>
        <w:t>an?</w:t>
      </w:r>
    </w:p>
  </w:comment>
  <w:comment w:id="340" w:author="The Linux Foundation Japan" w:date="2017-11-19T09:14:00Z" w:initials="tani">
    <w:p w14:paraId="2A1FCF72" w14:textId="5DBB37B9" w:rsidR="00BF139D" w:rsidRDefault="00BF139D">
      <w:pPr>
        <w:pStyle w:val="af7"/>
      </w:pPr>
      <w:r>
        <w:rPr>
          <w:rStyle w:val="af5"/>
        </w:rPr>
        <w:annotationRef/>
      </w:r>
      <w:r>
        <w:rPr>
          <w:rFonts w:hint="eastAsia"/>
        </w:rPr>
        <w:t>ここの訳し方ががいまいちわからない</w:t>
      </w:r>
    </w:p>
  </w:comment>
  <w:comment w:id="357" w:author="The Linux Foundation Japan" w:date="2017-11-19T08:45:00Z" w:initials="tani">
    <w:p w14:paraId="169E6DC0" w14:textId="21206737" w:rsidR="00BF139D" w:rsidRDefault="00BF139D">
      <w:pPr>
        <w:pStyle w:val="af7"/>
      </w:pPr>
      <w:r>
        <w:rPr>
          <w:rStyle w:val="af5"/>
        </w:rPr>
        <w:annotationRef/>
      </w:r>
      <w:r>
        <w:rPr>
          <w:rFonts w:hint="eastAsia"/>
        </w:rPr>
        <w:t>図が間違ってる模様（これは</w:t>
      </w:r>
      <w:r>
        <w:rPr>
          <w:rFonts w:hint="eastAsia"/>
        </w:rPr>
        <w:t>Blind Audit</w:t>
      </w:r>
      <w:r>
        <w:rPr>
          <w:rFonts w:hint="eastAsia"/>
        </w:rPr>
        <w:t>の図に見える）</w:t>
      </w:r>
    </w:p>
  </w:comment>
  <w:comment w:id="358" w:author="工内隆" w:date="2017-12-07T16:33:00Z" w:initials="工内隆">
    <w:p w14:paraId="382427F0" w14:textId="6F1186F2" w:rsidR="00BF139D" w:rsidRDefault="00BF139D">
      <w:pPr>
        <w:pStyle w:val="af7"/>
      </w:pPr>
      <w:r>
        <w:rPr>
          <w:rStyle w:val="af5"/>
        </w:rPr>
        <w:annotationRef/>
      </w:r>
      <w:r>
        <w:rPr>
          <w:rFonts w:hint="eastAsia"/>
        </w:rPr>
        <w:t>図の中の修正ができません。</w:t>
      </w:r>
    </w:p>
    <w:p w14:paraId="0E72F2A5" w14:textId="2585752D" w:rsidR="00BF139D" w:rsidRDefault="00BF139D">
      <w:pPr>
        <w:pStyle w:val="af7"/>
      </w:pPr>
      <w:r>
        <w:t>“</w:t>
      </w:r>
      <w:r>
        <w:rPr>
          <w:rFonts w:hint="eastAsia"/>
        </w:rPr>
        <w:t>c</w:t>
      </w:r>
      <w:r>
        <w:t>all”</w:t>
      </w:r>
      <w:r>
        <w:rPr>
          <w:rFonts w:hint="eastAsia"/>
        </w:rPr>
        <w:t>は電話会議かもしれませんが、「ミーティング」にまとめた方が分かりやすいですね。</w:t>
      </w:r>
    </w:p>
  </w:comment>
  <w:comment w:id="359" w:author="The Linux Foundation Japan" w:date="2017-11-19T09:15:00Z" w:initials="tani">
    <w:p w14:paraId="3E94A7BF" w14:textId="394ED432" w:rsidR="00BF139D" w:rsidRDefault="00BF139D">
      <w:pPr>
        <w:pStyle w:val="af7"/>
      </w:pPr>
      <w:r>
        <w:rPr>
          <w:rStyle w:val="af5"/>
        </w:rPr>
        <w:annotationRef/>
      </w:r>
      <w:r>
        <w:rPr>
          <w:rFonts w:hint="eastAsia"/>
        </w:rPr>
        <w:t>たぶん</w:t>
      </w:r>
      <w:r>
        <w:rPr>
          <w:rFonts w:hint="eastAsia"/>
        </w:rPr>
        <w:t>Fig,6,7,8</w:t>
      </w:r>
      <w:r>
        <w:rPr>
          <w:rFonts w:hint="eastAsia"/>
        </w:rPr>
        <w:t>なので訳文では直しておく。</w:t>
      </w:r>
    </w:p>
  </w:comment>
  <w:comment w:id="378" w:author="工内隆" w:date="2017-12-07T16:51:00Z" w:initials="工内隆">
    <w:p w14:paraId="52836304" w14:textId="4FE7049E" w:rsidR="00BF139D" w:rsidRDefault="00BF139D">
      <w:pPr>
        <w:pStyle w:val="af7"/>
      </w:pPr>
      <w:r>
        <w:rPr>
          <w:rStyle w:val="af5"/>
        </w:rPr>
        <w:annotationRef/>
      </w:r>
      <w:r>
        <w:rPr>
          <w:rFonts w:hint="eastAsia"/>
        </w:rPr>
        <w:t>図の中で「フィンガープリント」と「ソフトウェアの電子署名」は同じもののようです。前者の方がいいのでは？後者には別の意味があるのじゃないか？</w:t>
      </w:r>
    </w:p>
  </w:comment>
  <w:comment w:id="464" w:author="The Linux Foundation Japan" w:date="2017-11-23T13:56:00Z" w:initials="tani">
    <w:p w14:paraId="252E08A6" w14:textId="1D4D7BEE" w:rsidR="00BF139D" w:rsidRDefault="00BF139D">
      <w:pPr>
        <w:pStyle w:val="af7"/>
      </w:pPr>
      <w:r>
        <w:rPr>
          <w:rStyle w:val="af5"/>
        </w:rPr>
        <w:annotationRef/>
      </w:r>
      <w:r>
        <w:rPr>
          <w:rFonts w:hint="eastAsia"/>
        </w:rPr>
        <w:t>何がいいたい？問題のあるコンポーネント回りを「</w:t>
      </w:r>
      <w:r>
        <w:rPr>
          <w:rFonts w:hint="eastAsia"/>
        </w:rPr>
        <w:t>re-design</w:t>
      </w:r>
      <w:r>
        <w:rPr>
          <w:rFonts w:hint="eastAsia"/>
        </w:rPr>
        <w:t>」するということ？</w:t>
      </w:r>
    </w:p>
  </w:comment>
  <w:comment w:id="511" w:author="The Linux Foundation Japan" w:date="2017-11-23T17:26:00Z" w:initials="tani">
    <w:p w14:paraId="06D08075" w14:textId="00D2850C" w:rsidR="00BF139D" w:rsidRDefault="00BF139D">
      <w:pPr>
        <w:pStyle w:val="af7"/>
      </w:pPr>
      <w:r>
        <w:rPr>
          <w:rStyle w:val="af5"/>
        </w:rPr>
        <w:annotationRef/>
      </w:r>
      <w:r>
        <w:rPr>
          <w:rFonts w:hint="eastAsia"/>
        </w:rPr>
        <w:t>いる？</w:t>
      </w:r>
    </w:p>
  </w:comment>
  <w:comment w:id="551" w:author="The Linux Foundation Japan" w:date="2017-11-24T18:10:00Z" w:initials="tani">
    <w:p w14:paraId="5EFFFBDD" w14:textId="1BF995F9" w:rsidR="00BF139D" w:rsidRDefault="00BF139D">
      <w:pPr>
        <w:pStyle w:val="af7"/>
      </w:pPr>
      <w:r>
        <w:rPr>
          <w:rStyle w:val="af5"/>
        </w:rPr>
        <w:annotationRef/>
      </w:r>
      <w:r>
        <w:rPr>
          <w:rFonts w:hint="eastAsia"/>
        </w:rPr>
        <w:t>It=common understanding</w:t>
      </w:r>
      <w:r>
        <w:rPr>
          <w:rFonts w:hint="eastAsia"/>
        </w:rPr>
        <w:t>としてみます。（</w:t>
      </w:r>
      <w:r>
        <w:rPr>
          <w:rFonts w:hint="eastAsia"/>
        </w:rPr>
        <w:t>It=Training, it=goal</w:t>
      </w:r>
      <w:r>
        <w:rPr>
          <w:rFonts w:hint="eastAsia"/>
        </w:rPr>
        <w:t>などいくつか選択可能に見えますが。）</w:t>
      </w:r>
    </w:p>
  </w:comment>
  <w:comment w:id="569" w:author="The Linux Foundation Japan" w:date="2017-11-24T20:47:00Z" w:initials="tani">
    <w:p w14:paraId="4D71B9C3" w14:textId="3F17E388" w:rsidR="00BF139D" w:rsidRDefault="00BF139D">
      <w:pPr>
        <w:pStyle w:val="af7"/>
      </w:pPr>
      <w:r>
        <w:rPr>
          <w:rStyle w:val="af5"/>
        </w:rPr>
        <w:annotationRef/>
      </w:r>
      <w:r>
        <w:rPr>
          <w:rFonts w:hint="eastAsia"/>
        </w:rPr>
        <w:t>ここは訳しづらいです。</w:t>
      </w:r>
    </w:p>
  </w:comment>
  <w:comment w:id="630" w:author="The Linux Foundation Japan" w:date="2017-11-25T09:34:00Z" w:initials="tani">
    <w:p w14:paraId="4B8A7EC6" w14:textId="6F6B2518" w:rsidR="00BF139D" w:rsidRDefault="00BF139D">
      <w:pPr>
        <w:pStyle w:val="af7"/>
      </w:pPr>
      <w:r>
        <w:rPr>
          <w:rStyle w:val="af5"/>
        </w:rPr>
        <w:annotationRef/>
      </w:r>
      <w:r>
        <w:rPr>
          <w:rFonts w:hint="eastAsia"/>
        </w:rPr>
        <w:t>リンクがない。どうもリンク切れみたい。</w:t>
      </w:r>
      <w:r>
        <w:rPr>
          <w:rFonts w:hint="eastAsia"/>
        </w:rPr>
        <w:t>LF</w:t>
      </w:r>
      <w:r>
        <w:rPr>
          <w:rFonts w:hint="eastAsia"/>
        </w:rPr>
        <w:t>に聞くべきか？和訳では仮置き。</w:t>
      </w:r>
    </w:p>
  </w:comment>
  <w:comment w:id="641" w:author="tani" w:date="2017-11-27T11:39:00Z" w:initials="AIC">
    <w:p w14:paraId="228801CC" w14:textId="0CEA5BEE" w:rsidR="00BF139D" w:rsidRDefault="00BF139D">
      <w:pPr>
        <w:pStyle w:val="af7"/>
      </w:pPr>
      <w:r>
        <w:rPr>
          <w:rStyle w:val="af5"/>
        </w:rPr>
        <w:annotationRef/>
      </w:r>
      <w:r>
        <w:rPr>
          <w:rFonts w:hint="eastAsia"/>
        </w:rPr>
        <w:t>9.1.3</w:t>
      </w:r>
      <w:r>
        <w:rPr>
          <w:rFonts w:hint="eastAsia"/>
        </w:rPr>
        <w:t>とのかぶっているようにみえるが？</w:t>
      </w:r>
    </w:p>
  </w:comment>
  <w:comment w:id="642" w:author="tani" w:date="2017-11-27T10:26:00Z" w:initials="AIC">
    <w:p w14:paraId="18148541" w14:textId="1BEC810C" w:rsidR="00BF139D" w:rsidRDefault="00BF139D">
      <w:pPr>
        <w:pStyle w:val="af7"/>
      </w:pPr>
      <w:r>
        <w:rPr>
          <w:rStyle w:val="af5"/>
        </w:rPr>
        <w:annotationRef/>
      </w:r>
      <w:r>
        <w:rPr>
          <w:rFonts w:hint="eastAsia"/>
        </w:rPr>
        <w:t>ここの</w:t>
      </w:r>
      <w:r>
        <w:rPr>
          <w:rFonts w:hint="eastAsia"/>
        </w:rPr>
        <w:t>Strategy</w:t>
      </w:r>
      <w:r>
        <w:rPr>
          <w:rFonts w:hint="eastAsia"/>
        </w:rPr>
        <w:t>はオープンソース戦略？ビジネス戦略？</w:t>
      </w:r>
    </w:p>
  </w:comment>
  <w:comment w:id="675" w:author="The Linux Foundation Japan" w:date="2017-11-25T17:47:00Z" w:initials="tani">
    <w:p w14:paraId="695572EF" w14:textId="6E036ED0" w:rsidR="00BF139D" w:rsidRDefault="00BF139D">
      <w:pPr>
        <w:pStyle w:val="af7"/>
      </w:pPr>
      <w:r>
        <w:rPr>
          <w:rStyle w:val="af5"/>
        </w:rPr>
        <w:annotationRef/>
      </w:r>
      <w:r>
        <w:t>A</w:t>
      </w:r>
      <w:r>
        <w:rPr>
          <w:rFonts w:hint="eastAsia"/>
        </w:rPr>
        <w:t>lign with</w:t>
      </w:r>
      <w:r>
        <w:rPr>
          <w:rFonts w:hint="eastAsia"/>
        </w:rPr>
        <w:t>では？</w:t>
      </w:r>
    </w:p>
  </w:comment>
  <w:comment w:id="712" w:author="The Linux Foundation Japan" w:date="2017-11-25T18:03:00Z" w:initials="tani">
    <w:p w14:paraId="040CE6AE" w14:textId="24D680A3" w:rsidR="00BF139D" w:rsidRDefault="00BF139D">
      <w:pPr>
        <w:pStyle w:val="af7"/>
      </w:pPr>
      <w:r>
        <w:rPr>
          <w:rStyle w:val="af5"/>
        </w:rPr>
        <w:annotationRef/>
      </w:r>
      <w:r>
        <w:t>W</w:t>
      </w:r>
      <w:r>
        <w:rPr>
          <w:rFonts w:hint="eastAsia"/>
        </w:rPr>
        <w:t>hich</w:t>
      </w:r>
      <w:r>
        <w:rPr>
          <w:rFonts w:hint="eastAsia"/>
        </w:rPr>
        <w:t>は関係代名詞？いまいちわかりづらい。</w:t>
      </w:r>
    </w:p>
  </w:comment>
  <w:comment w:id="758" w:author="工内隆" w:date="2017-12-08T16:01:00Z" w:initials="工内隆">
    <w:p w14:paraId="4A8D2F8B" w14:textId="027E85A0" w:rsidR="00120E89" w:rsidRDefault="00120E89">
      <w:pPr>
        <w:pStyle w:val="af7"/>
      </w:pPr>
      <w:r>
        <w:rPr>
          <w:rStyle w:val="af5"/>
        </w:rPr>
        <w:annotationRef/>
      </w:r>
      <w:r>
        <w:rPr>
          <w:rFonts w:hint="eastAsia"/>
        </w:rPr>
        <w:t>少し凝り過ぎた訳語ですが、ＮＨＫではよく使ってますね</w:t>
      </w:r>
    </w:p>
  </w:comment>
  <w:comment w:id="788" w:author="The Linux Foundation Japan" w:date="2017-11-26T09:31:00Z" w:initials="tani">
    <w:p w14:paraId="702373C6" w14:textId="560F36FD" w:rsidR="00BF139D" w:rsidRDefault="00BF139D">
      <w:pPr>
        <w:pStyle w:val="af7"/>
      </w:pPr>
      <w:r>
        <w:rPr>
          <w:rStyle w:val="af5"/>
        </w:rPr>
        <w:annotationRef/>
      </w:r>
      <w:r>
        <w:rPr>
          <w:rFonts w:hint="eastAsia"/>
        </w:rPr>
        <w:t>ここの意味は確認したい</w:t>
      </w:r>
    </w:p>
  </w:comment>
  <w:comment w:id="934" w:author="The Linux Foundation Japan" w:date="2017-11-26T13:51:00Z" w:initials="tani">
    <w:p w14:paraId="0269B938" w14:textId="18CC5DBD" w:rsidR="00BF139D" w:rsidRDefault="00BF139D">
      <w:pPr>
        <w:pStyle w:val="af7"/>
      </w:pPr>
      <w:r>
        <w:rPr>
          <w:rStyle w:val="af5"/>
        </w:rPr>
        <w:annotationRef/>
      </w:r>
      <w:r>
        <w:rPr>
          <w:rFonts w:hint="eastAsia"/>
        </w:rPr>
        <w:t>文脈から、買収先と買収元からみた監査サービス企業の窓口という意味だと思うが、これだと買収先と買収元の窓口の意味にとれる。</w:t>
      </w:r>
    </w:p>
  </w:comment>
  <w:comment w:id="942" w:author="工内隆" w:date="2017-12-08T16:32:00Z" w:initials="工内隆">
    <w:p w14:paraId="2A0800B8" w14:textId="4C0F9054" w:rsidR="00FF5548" w:rsidRDefault="00FF5548">
      <w:pPr>
        <w:pStyle w:val="af7"/>
      </w:pPr>
      <w:r>
        <w:rPr>
          <w:rStyle w:val="af5"/>
        </w:rPr>
        <w:annotationRef/>
      </w:r>
      <w:r>
        <w:rPr>
          <w:rFonts w:hint="eastAsia"/>
        </w:rPr>
        <w:t>これ以降のレビューは省きます。</w:t>
      </w:r>
    </w:p>
  </w:comment>
  <w:comment w:id="953" w:author="The Linux Foundation Japan" w:date="2017-11-26T14:53:00Z" w:initials="tani">
    <w:p w14:paraId="3838264E" w14:textId="16C2AB6E" w:rsidR="00BF139D" w:rsidRDefault="00BF139D">
      <w:pPr>
        <w:pStyle w:val="af7"/>
      </w:pPr>
      <w:r>
        <w:rPr>
          <w:rStyle w:val="af5"/>
        </w:rPr>
        <w:annotationRef/>
      </w:r>
      <w:r>
        <w:rPr>
          <w:rFonts w:hint="eastAsia"/>
        </w:rPr>
        <w:t>今は</w:t>
      </w:r>
      <w:r>
        <w:rPr>
          <w:rFonts w:hint="eastAsia"/>
        </w:rPr>
        <w:t>program Director</w:t>
      </w:r>
      <w:r>
        <w:rPr>
          <w:rFonts w:hint="eastAsia"/>
        </w:rPr>
        <w:t>か</w:t>
      </w:r>
    </w:p>
  </w:comment>
  <w:comment w:id="954" w:author="The Linux Foundation Japan" w:date="2017-11-26T14:55:00Z" w:initials="tani">
    <w:p w14:paraId="24F7A2A6" w14:textId="0E7587B5" w:rsidR="00BF139D" w:rsidRDefault="00BF139D">
      <w:pPr>
        <w:pStyle w:val="af7"/>
      </w:pPr>
      <w:r>
        <w:rPr>
          <w:rStyle w:val="af5"/>
        </w:rPr>
        <w:annotationRef/>
      </w:r>
      <w:r>
        <w:rPr>
          <w:rFonts w:hint="eastAsia"/>
        </w:rPr>
        <w:t>この文章も要確認</w:t>
      </w:r>
    </w:p>
  </w:comment>
  <w:comment w:id="956" w:author="The Linux Foundation Japan" w:date="2017-11-26T16:08:00Z" w:initials="tani">
    <w:p w14:paraId="0EFA1C90" w14:textId="45BC9E95" w:rsidR="00BF139D" w:rsidRDefault="00BF139D">
      <w:pPr>
        <w:pStyle w:val="af7"/>
      </w:pPr>
      <w:r>
        <w:rPr>
          <w:rStyle w:val="af5"/>
        </w:rPr>
        <w:annotationRef/>
      </w:r>
      <w:r>
        <w:rPr>
          <w:rFonts w:hint="eastAsia"/>
        </w:rPr>
        <w:t>ここは</w:t>
      </w:r>
      <w:r>
        <w:rPr>
          <w:rFonts w:hint="eastAsia"/>
        </w:rPr>
        <w:t>2017</w:t>
      </w:r>
      <w:r>
        <w:rPr>
          <w:rFonts w:hint="eastAsia"/>
        </w:rPr>
        <w:t>年</w:t>
      </w:r>
      <w:r>
        <w:rPr>
          <w:rFonts w:hint="eastAsia"/>
        </w:rPr>
        <w:t>11</w:t>
      </w:r>
      <w:r>
        <w:rPr>
          <w:rFonts w:hint="eastAsia"/>
        </w:rPr>
        <w:t>月末現在で、</w:t>
      </w:r>
      <w:r>
        <w:rPr>
          <w:rFonts w:hint="eastAsia"/>
        </w:rPr>
        <w:t>Samsung</w:t>
      </w:r>
      <w:r>
        <w:rPr>
          <w:rFonts w:hint="eastAsia"/>
        </w:rPr>
        <w:t>の別の方になっているようにみえる。要確認</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B8CE1BB" w15:done="0"/>
  <w15:commentEx w15:paraId="521D6BFE" w15:done="0"/>
  <w15:commentEx w15:paraId="16112169" w15:done="0"/>
  <w15:commentEx w15:paraId="491D2C6F" w15:done="0"/>
  <w15:commentEx w15:paraId="2A1FCF72" w15:done="0"/>
  <w15:commentEx w15:paraId="169E6DC0" w15:done="0"/>
  <w15:commentEx w15:paraId="0E72F2A5" w15:done="0"/>
  <w15:commentEx w15:paraId="3E94A7BF" w15:done="0"/>
  <w15:commentEx w15:paraId="52836304" w15:done="0"/>
  <w15:commentEx w15:paraId="252E08A6" w15:done="0"/>
  <w15:commentEx w15:paraId="06D08075" w15:done="0"/>
  <w15:commentEx w15:paraId="5EFFFBDD" w15:done="0"/>
  <w15:commentEx w15:paraId="4D71B9C3" w15:done="0"/>
  <w15:commentEx w15:paraId="4B8A7EC6" w15:done="0"/>
  <w15:commentEx w15:paraId="228801CC" w15:done="0"/>
  <w15:commentEx w15:paraId="18148541" w15:done="0"/>
  <w15:commentEx w15:paraId="695572EF" w15:done="0"/>
  <w15:commentEx w15:paraId="040CE6AE" w15:done="0"/>
  <w15:commentEx w15:paraId="4A8D2F8B" w15:done="0"/>
  <w15:commentEx w15:paraId="702373C6" w15:done="0"/>
  <w15:commentEx w15:paraId="0269B938" w15:done="0"/>
  <w15:commentEx w15:paraId="2A0800B8" w15:done="0"/>
  <w15:commentEx w15:paraId="3838264E" w15:done="0"/>
  <w15:commentEx w15:paraId="24F7A2A6" w15:done="0"/>
  <w15:commentEx w15:paraId="0EFA1C9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B8CE1BB" w16cid:durableId="1DD28099"/>
  <w16cid:commentId w16cid:paraId="521D6BFE" w16cid:durableId="1DD2809A"/>
  <w16cid:commentId w16cid:paraId="16112169" w16cid:durableId="1DD2809B"/>
  <w16cid:commentId w16cid:paraId="491D2C6F" w16cid:durableId="1DD2809C"/>
  <w16cid:commentId w16cid:paraId="2A1FCF72" w16cid:durableId="1DD2809D"/>
  <w16cid:commentId w16cid:paraId="169E6DC0" w16cid:durableId="1DD2809E"/>
  <w16cid:commentId w16cid:paraId="0E72F2A5" w16cid:durableId="1DD3EBBC"/>
  <w16cid:commentId w16cid:paraId="3E94A7BF" w16cid:durableId="1DD2809F"/>
  <w16cid:commentId w16cid:paraId="52836304" w16cid:durableId="1DD3F028"/>
  <w16cid:commentId w16cid:paraId="252E08A6" w16cid:durableId="1DD280A0"/>
  <w16cid:commentId w16cid:paraId="06D08075" w16cid:durableId="1DD280A1"/>
  <w16cid:commentId w16cid:paraId="5EFFFBDD" w16cid:durableId="1DD280A2"/>
  <w16cid:commentId w16cid:paraId="4D71B9C3" w16cid:durableId="1DD280A3"/>
  <w16cid:commentId w16cid:paraId="4B8A7EC6" w16cid:durableId="1DD280A4"/>
  <w16cid:commentId w16cid:paraId="228801CC" w16cid:durableId="1DD280A5"/>
  <w16cid:commentId w16cid:paraId="18148541" w16cid:durableId="1DD280A6"/>
  <w16cid:commentId w16cid:paraId="695572EF" w16cid:durableId="1DD280A7"/>
  <w16cid:commentId w16cid:paraId="040CE6AE" w16cid:durableId="1DD280A8"/>
  <w16cid:commentId w16cid:paraId="4A8D2F8B" w16cid:durableId="1DD535C7"/>
  <w16cid:commentId w16cid:paraId="702373C6" w16cid:durableId="1DD280A9"/>
  <w16cid:commentId w16cid:paraId="0269B938" w16cid:durableId="1DD280AA"/>
  <w16cid:commentId w16cid:paraId="2A0800B8" w16cid:durableId="1DD53D32"/>
  <w16cid:commentId w16cid:paraId="3838264E" w16cid:durableId="1DD280AB"/>
  <w16cid:commentId w16cid:paraId="24F7A2A6" w16cid:durableId="1DD280AC"/>
  <w16cid:commentId w16cid:paraId="0EFA1C90" w16cid:durableId="1DD280A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DC13B2" w14:textId="77777777" w:rsidR="0007210E" w:rsidRDefault="0007210E">
      <w:pPr>
        <w:spacing w:after="0" w:line="240" w:lineRule="auto"/>
      </w:pPr>
      <w:r>
        <w:separator/>
      </w:r>
    </w:p>
  </w:endnote>
  <w:endnote w:type="continuationSeparator" w:id="0">
    <w:p w14:paraId="569C9D47" w14:textId="77777777" w:rsidR="0007210E" w:rsidRDefault="000721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0"/>
    <w:family w:val="swiss"/>
    <w:pitch w:val="variable"/>
    <w:sig w:usb0="E0000AFF" w:usb1="500078FF" w:usb2="00000021" w:usb3="00000000" w:csb0="000001BF" w:csb1="00000000"/>
  </w:font>
  <w:font w:name="Arial Unicode MS">
    <w:altName w:val="ＭＳ ゴシック"/>
    <w:panose1 w:val="020B0604020202020204"/>
    <w:charset w:val="80"/>
    <w:family w:val="modern"/>
    <w:pitch w:val="variable"/>
    <w:sig w:usb0="F7FFAFFF" w:usb1="E9DFFFFF" w:usb2="0000003F" w:usb3="00000000" w:csb0="003F01FF" w:csb1="00000000"/>
  </w:font>
  <w:font w:name="Lucida Sans">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b/>
        <w:sz w:val="18"/>
      </w:rPr>
      <w:id w:val="308659512"/>
      <w:docPartObj>
        <w:docPartGallery w:val="Page Numbers (Bottom of Page)"/>
        <w:docPartUnique/>
      </w:docPartObj>
    </w:sdtPr>
    <w:sdtContent>
      <w:p w14:paraId="3E34F02D" w14:textId="7FCCD0B6" w:rsidR="00BF139D" w:rsidRPr="002C4D0C" w:rsidRDefault="00BF139D">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CA14EE">
          <w:rPr>
            <w:b/>
            <w:noProof/>
            <w:sz w:val="18"/>
          </w:rPr>
          <w:t>29</w:t>
        </w:r>
        <w:r w:rsidRPr="002C4D0C">
          <w:rPr>
            <w:b/>
            <w:sz w:val="1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223A5" w14:textId="77777777" w:rsidR="00BF139D" w:rsidRDefault="00BF139D" w:rsidP="00A2398A">
    <w:pPr>
      <w:spacing w:after="0"/>
      <w:rPr>
        <w:rFonts w:ascii="Calibri" w:hAnsi="Calibri"/>
        <w:sz w:val="16"/>
      </w:rPr>
    </w:pPr>
    <w:r w:rsidRPr="00A2398A">
      <w:rPr>
        <w:rFonts w:ascii="Calibri" w:hAnsi="Calibri"/>
        <w:sz w:val="16"/>
      </w:rPr>
      <w:t>Disclaimer: The author is not a legal counsel and nothing in this paper should be considered as offering legal advice. This paper expresses the author’s own views, and do not necessarily reflect those of his current or any of his previous employers.</w:t>
    </w:r>
  </w:p>
  <w:p w14:paraId="5104A6BE" w14:textId="33087E23" w:rsidR="00BF139D" w:rsidRPr="003D1D8A" w:rsidRDefault="00BF139D" w:rsidP="006E02FA">
    <w:pPr>
      <w:jc w:val="center"/>
      <w:rPr>
        <w:rFonts w:ascii="Calibri" w:hAnsi="Calibri"/>
        <w:sz w:val="16"/>
      </w:rPr>
    </w:pPr>
    <w:r w:rsidRPr="003D1D8A">
      <w:rPr>
        <w:rFonts w:ascii="Calibri" w:hAnsi="Calibri" w:hint="eastAsia"/>
        <w:sz w:val="16"/>
      </w:rPr>
      <w:t>免責事項：本</w:t>
    </w:r>
    <w:ins w:id="943" w:author="工内隆" w:date="2017-12-06T15:04:00Z">
      <w:r>
        <w:rPr>
          <w:rFonts w:ascii="Calibri" w:hAnsi="Calibri" w:hint="eastAsia"/>
          <w:sz w:val="16"/>
        </w:rPr>
        <w:t>文</w:t>
      </w:r>
    </w:ins>
    <w:r w:rsidRPr="003D1D8A">
      <w:rPr>
        <w:rFonts w:ascii="Calibri" w:hAnsi="Calibri" w:hint="eastAsia"/>
        <w:sz w:val="16"/>
      </w:rPr>
      <w:t>書</w:t>
    </w:r>
    <w:ins w:id="944" w:author="工内隆" w:date="2017-12-06T15:04:00Z">
      <w:r>
        <w:rPr>
          <w:rFonts w:ascii="Calibri" w:hAnsi="Calibri" w:hint="eastAsia"/>
          <w:sz w:val="16"/>
        </w:rPr>
        <w:t>の著者</w:t>
      </w:r>
    </w:ins>
    <w:r w:rsidRPr="003D1D8A">
      <w:rPr>
        <w:rFonts w:ascii="Calibri" w:hAnsi="Calibri" w:hint="eastAsia"/>
        <w:sz w:val="16"/>
      </w:rPr>
      <w:t>は</w:t>
    </w:r>
    <w:del w:id="945" w:author="工内隆" w:date="2017-12-06T15:06:00Z">
      <w:r w:rsidRPr="003D1D8A" w:rsidDel="000176CD">
        <w:rPr>
          <w:rFonts w:ascii="Calibri" w:hAnsi="Calibri" w:hint="eastAsia"/>
          <w:sz w:val="16"/>
        </w:rPr>
        <w:delText>、</w:delText>
      </w:r>
    </w:del>
    <w:ins w:id="946" w:author="工内隆" w:date="2017-12-06T15:05:00Z">
      <w:r>
        <w:rPr>
          <w:rFonts w:ascii="Calibri" w:hAnsi="Calibri" w:hint="eastAsia"/>
          <w:sz w:val="16"/>
        </w:rPr>
        <w:t>法務の専門家ではありませんし、</w:t>
      </w:r>
    </w:ins>
    <w:del w:id="947" w:author="工内隆" w:date="2017-12-06T15:05:00Z">
      <w:r w:rsidRPr="003D1D8A" w:rsidDel="000176CD">
        <w:rPr>
          <w:rFonts w:ascii="Calibri" w:hAnsi="Calibri" w:hint="eastAsia"/>
          <w:sz w:val="16"/>
        </w:rPr>
        <w:delText>法律的顧問とは異なる経歴を持つ著者知見に基づくものであり、</w:delText>
      </w:r>
    </w:del>
    <w:ins w:id="948" w:author="工内隆" w:date="2017-12-06T15:05:00Z">
      <w:r>
        <w:rPr>
          <w:rFonts w:ascii="Calibri" w:hAnsi="Calibri" w:hint="eastAsia"/>
          <w:sz w:val="16"/>
        </w:rPr>
        <w:t>本</w:t>
      </w:r>
    </w:ins>
    <w:ins w:id="949" w:author="工内隆" w:date="2017-12-06T15:06:00Z">
      <w:r>
        <w:rPr>
          <w:rFonts w:ascii="Calibri" w:hAnsi="Calibri" w:hint="eastAsia"/>
          <w:sz w:val="16"/>
        </w:rPr>
        <w:t>分書は</w:t>
      </w:r>
    </w:ins>
    <w:r w:rsidRPr="003D1D8A">
      <w:rPr>
        <w:rFonts w:ascii="Calibri" w:hAnsi="Calibri" w:hint="eastAsia"/>
        <w:sz w:val="16"/>
      </w:rPr>
      <w:t>法的アドバイスを提供するものではありません。</w:t>
    </w:r>
    <w:r>
      <w:rPr>
        <w:rFonts w:ascii="Calibri" w:hAnsi="Calibri"/>
        <w:sz w:val="16"/>
      </w:rPr>
      <w:br/>
    </w:r>
    <w:r w:rsidRPr="003D1D8A">
      <w:rPr>
        <w:rFonts w:ascii="Calibri" w:hAnsi="Calibri" w:hint="eastAsia"/>
        <w:sz w:val="16"/>
      </w:rPr>
      <w:t>また</w:t>
    </w:r>
    <w:r>
      <w:rPr>
        <w:rFonts w:ascii="Calibri" w:hAnsi="Calibri" w:hint="eastAsia"/>
        <w:sz w:val="16"/>
      </w:rPr>
      <w:t>、</w:t>
    </w:r>
    <w:r w:rsidRPr="003D1D8A">
      <w:rPr>
        <w:rFonts w:ascii="Calibri" w:hAnsi="Calibri" w:hint="eastAsia"/>
        <w:sz w:val="16"/>
      </w:rPr>
      <w:t>本</w:t>
    </w:r>
    <w:ins w:id="950" w:author="工内隆" w:date="2017-12-06T15:06:00Z">
      <w:r>
        <w:rPr>
          <w:rFonts w:ascii="Calibri" w:hAnsi="Calibri" w:hint="eastAsia"/>
          <w:sz w:val="16"/>
        </w:rPr>
        <w:t>文</w:t>
      </w:r>
    </w:ins>
    <w:r w:rsidRPr="003D1D8A">
      <w:rPr>
        <w:rFonts w:ascii="Calibri" w:hAnsi="Calibri" w:hint="eastAsia"/>
        <w:sz w:val="16"/>
      </w:rPr>
      <w:t>書は、著者自身の見解を示したものであり、著者の現在もしくは過去所属の企業の見解を反映していない場合があります。</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4C91A4" w14:textId="77777777" w:rsidR="0007210E" w:rsidRDefault="0007210E">
      <w:pPr>
        <w:spacing w:after="0" w:line="240" w:lineRule="auto"/>
      </w:pPr>
      <w:r>
        <w:separator/>
      </w:r>
    </w:p>
  </w:footnote>
  <w:footnote w:type="continuationSeparator" w:id="0">
    <w:p w14:paraId="1001DF9F" w14:textId="77777777" w:rsidR="0007210E" w:rsidRDefault="0007210E">
      <w:pPr>
        <w:spacing w:after="0" w:line="240" w:lineRule="auto"/>
      </w:pPr>
      <w:r>
        <w:continuationSeparator/>
      </w:r>
    </w:p>
  </w:footnote>
  <w:footnote w:id="1">
    <w:p w14:paraId="365BF982" w14:textId="598EB6F1" w:rsidR="00BF139D" w:rsidRDefault="00BF139D">
      <w:pPr>
        <w:pStyle w:val="aff"/>
      </w:pPr>
      <w:r>
        <w:rPr>
          <w:rStyle w:val="afff1"/>
        </w:rPr>
        <w:footnoteRef/>
      </w:r>
      <w:r>
        <w:t xml:space="preserve"> </w:t>
      </w:r>
      <w:r>
        <w:rPr>
          <w:rFonts w:ascii="Calibri" w:hAnsi="Calibri"/>
        </w:rPr>
        <w:t>Please note that FOSSID AB refers to the company and FOSSID refers to the tool.</w:t>
      </w:r>
    </w:p>
  </w:footnote>
  <w:footnote w:id="2">
    <w:p w14:paraId="64825AA3" w14:textId="7C192A9C" w:rsidR="00BF139D" w:rsidRDefault="00BF139D">
      <w:pPr>
        <w:pStyle w:val="aff"/>
      </w:pPr>
      <w:r>
        <w:rPr>
          <w:rStyle w:val="afff1"/>
        </w:rPr>
        <w:footnoteRef/>
      </w:r>
      <w:r>
        <w:t xml:space="preserve"> </w:t>
      </w:r>
      <w:r w:rsidRPr="00801561">
        <w:rPr>
          <w:rFonts w:ascii="メイリオ" w:eastAsia="メイリオ" w:hAnsi="メイリオ" w:cs="メイリオ" w:hint="eastAsia"/>
          <w:sz w:val="16"/>
        </w:rPr>
        <w:t>FOSSID ABが会社名で、FOSSIDはツールの名前です。</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F17E2A"/>
    <w:multiLevelType w:val="multilevel"/>
    <w:tmpl w:val="C76E78A6"/>
    <w:lvl w:ilvl="0">
      <w:start w:val="1"/>
      <w:numFmt w:val="decimal"/>
      <w:lvlText w:val="%1."/>
      <w:lvlJc w:val="left"/>
      <w:pPr>
        <w:ind w:left="720" w:hanging="360"/>
      </w:pPr>
      <w:rPr>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4"/>
  </w:num>
  <w:num w:numId="3">
    <w:abstractNumId w:val="5"/>
  </w:num>
  <w:num w:numId="4">
    <w:abstractNumId w:val="3"/>
  </w:num>
  <w:num w:numId="5">
    <w:abstractNumId w:val="1"/>
  </w:num>
  <w:num w:numId="6">
    <w:abstractNumId w:val="1"/>
    <w:lvlOverride w:ilvl="0">
      <w:startOverride w:val="1"/>
    </w:lvlOverride>
  </w:num>
  <w:num w:numId="7">
    <w:abstractNumId w:val="1"/>
    <w:lvlOverride w:ilvl="0">
      <w:startOverride w:val="1"/>
    </w:lvlOverride>
  </w:num>
  <w:num w:numId="8">
    <w:abstractNumId w:val="2"/>
  </w:num>
  <w:num w:numId="9">
    <w:abstractNumId w:val="1"/>
    <w:lvlOverride w:ilvl="0">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工内隆">
    <w15:presenceInfo w15:providerId="Windows Live" w15:userId="2fdea5dc94d19887"/>
  </w15:person>
  <w15:person w15:author="tani">
    <w15:presenceInfo w15:providerId="None" w15:userId="ta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trackRevisions/>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7D3F"/>
    <w:rsid w:val="00004A9B"/>
    <w:rsid w:val="00006815"/>
    <w:rsid w:val="00015561"/>
    <w:rsid w:val="000176CD"/>
    <w:rsid w:val="000254BF"/>
    <w:rsid w:val="00032DD2"/>
    <w:rsid w:val="00032E3D"/>
    <w:rsid w:val="00033E0E"/>
    <w:rsid w:val="00036532"/>
    <w:rsid w:val="000438AC"/>
    <w:rsid w:val="00044D12"/>
    <w:rsid w:val="000511D7"/>
    <w:rsid w:val="00053C64"/>
    <w:rsid w:val="00060A8A"/>
    <w:rsid w:val="00061DE2"/>
    <w:rsid w:val="0006295A"/>
    <w:rsid w:val="0007210E"/>
    <w:rsid w:val="0007415F"/>
    <w:rsid w:val="00083903"/>
    <w:rsid w:val="000864BA"/>
    <w:rsid w:val="0008715F"/>
    <w:rsid w:val="00090971"/>
    <w:rsid w:val="00091FE8"/>
    <w:rsid w:val="00093380"/>
    <w:rsid w:val="000A5F75"/>
    <w:rsid w:val="000B0972"/>
    <w:rsid w:val="000B308C"/>
    <w:rsid w:val="000B59EF"/>
    <w:rsid w:val="000C0CFB"/>
    <w:rsid w:val="000C4467"/>
    <w:rsid w:val="000C6CAA"/>
    <w:rsid w:val="000D2B55"/>
    <w:rsid w:val="000D46B2"/>
    <w:rsid w:val="000D4E50"/>
    <w:rsid w:val="000D6EA3"/>
    <w:rsid w:val="000E3640"/>
    <w:rsid w:val="000F5D0B"/>
    <w:rsid w:val="00106C52"/>
    <w:rsid w:val="00107050"/>
    <w:rsid w:val="00111537"/>
    <w:rsid w:val="00120E89"/>
    <w:rsid w:val="001310C3"/>
    <w:rsid w:val="001368BC"/>
    <w:rsid w:val="00142802"/>
    <w:rsid w:val="001428E0"/>
    <w:rsid w:val="00152FE5"/>
    <w:rsid w:val="00156959"/>
    <w:rsid w:val="0016469F"/>
    <w:rsid w:val="001869EB"/>
    <w:rsid w:val="00197BB6"/>
    <w:rsid w:val="001A11B3"/>
    <w:rsid w:val="001A19BA"/>
    <w:rsid w:val="001A4DF1"/>
    <w:rsid w:val="001B1709"/>
    <w:rsid w:val="001B269D"/>
    <w:rsid w:val="001B2C7F"/>
    <w:rsid w:val="001B5CE8"/>
    <w:rsid w:val="001C1021"/>
    <w:rsid w:val="001D03E3"/>
    <w:rsid w:val="001D07AD"/>
    <w:rsid w:val="001D2C2A"/>
    <w:rsid w:val="001E516E"/>
    <w:rsid w:val="001E6258"/>
    <w:rsid w:val="001E6762"/>
    <w:rsid w:val="001E727D"/>
    <w:rsid w:val="001F23DD"/>
    <w:rsid w:val="001F2403"/>
    <w:rsid w:val="001F25A8"/>
    <w:rsid w:val="001F4E11"/>
    <w:rsid w:val="001F7865"/>
    <w:rsid w:val="0020084E"/>
    <w:rsid w:val="00202869"/>
    <w:rsid w:val="00206098"/>
    <w:rsid w:val="00216FB3"/>
    <w:rsid w:val="0022070C"/>
    <w:rsid w:val="00224A23"/>
    <w:rsid w:val="00230DF4"/>
    <w:rsid w:val="0023137E"/>
    <w:rsid w:val="002319E7"/>
    <w:rsid w:val="00240C8C"/>
    <w:rsid w:val="00243C23"/>
    <w:rsid w:val="00243C26"/>
    <w:rsid w:val="002502FB"/>
    <w:rsid w:val="00251D01"/>
    <w:rsid w:val="002559DE"/>
    <w:rsid w:val="002569DB"/>
    <w:rsid w:val="00260210"/>
    <w:rsid w:val="00265082"/>
    <w:rsid w:val="00266C89"/>
    <w:rsid w:val="002679C0"/>
    <w:rsid w:val="002714E6"/>
    <w:rsid w:val="00273069"/>
    <w:rsid w:val="002732F9"/>
    <w:rsid w:val="00274466"/>
    <w:rsid w:val="00277146"/>
    <w:rsid w:val="002801A1"/>
    <w:rsid w:val="00284F11"/>
    <w:rsid w:val="00286F2B"/>
    <w:rsid w:val="002906F0"/>
    <w:rsid w:val="00291C10"/>
    <w:rsid w:val="0029252A"/>
    <w:rsid w:val="00293720"/>
    <w:rsid w:val="0029469F"/>
    <w:rsid w:val="00297890"/>
    <w:rsid w:val="00297A92"/>
    <w:rsid w:val="002A2D19"/>
    <w:rsid w:val="002A3FAE"/>
    <w:rsid w:val="002A5384"/>
    <w:rsid w:val="002A6E10"/>
    <w:rsid w:val="002C16CB"/>
    <w:rsid w:val="002C449F"/>
    <w:rsid w:val="002C4D0C"/>
    <w:rsid w:val="002D261B"/>
    <w:rsid w:val="002D5CBB"/>
    <w:rsid w:val="002E13DF"/>
    <w:rsid w:val="00305BE6"/>
    <w:rsid w:val="00311A39"/>
    <w:rsid w:val="0031594C"/>
    <w:rsid w:val="00324E02"/>
    <w:rsid w:val="00325D07"/>
    <w:rsid w:val="003326D5"/>
    <w:rsid w:val="00332B9F"/>
    <w:rsid w:val="00332D6C"/>
    <w:rsid w:val="00332ECA"/>
    <w:rsid w:val="00334A37"/>
    <w:rsid w:val="00334ECF"/>
    <w:rsid w:val="00336925"/>
    <w:rsid w:val="003369AD"/>
    <w:rsid w:val="003412FE"/>
    <w:rsid w:val="00351C93"/>
    <w:rsid w:val="00360057"/>
    <w:rsid w:val="00361C20"/>
    <w:rsid w:val="0036512D"/>
    <w:rsid w:val="00367A81"/>
    <w:rsid w:val="003713C0"/>
    <w:rsid w:val="003743FA"/>
    <w:rsid w:val="00374761"/>
    <w:rsid w:val="003769EA"/>
    <w:rsid w:val="00376B5C"/>
    <w:rsid w:val="00382132"/>
    <w:rsid w:val="0038769F"/>
    <w:rsid w:val="003919AF"/>
    <w:rsid w:val="003935BD"/>
    <w:rsid w:val="00395A36"/>
    <w:rsid w:val="00395EB2"/>
    <w:rsid w:val="00396D9B"/>
    <w:rsid w:val="003A30D4"/>
    <w:rsid w:val="003A64FD"/>
    <w:rsid w:val="003B3C93"/>
    <w:rsid w:val="003C05EC"/>
    <w:rsid w:val="003C0EDC"/>
    <w:rsid w:val="003D1D8A"/>
    <w:rsid w:val="003D3D35"/>
    <w:rsid w:val="003D580B"/>
    <w:rsid w:val="003E082C"/>
    <w:rsid w:val="003E4554"/>
    <w:rsid w:val="003F12FC"/>
    <w:rsid w:val="003F1357"/>
    <w:rsid w:val="003F4257"/>
    <w:rsid w:val="003F6E87"/>
    <w:rsid w:val="003F7C6D"/>
    <w:rsid w:val="0040023C"/>
    <w:rsid w:val="00403B4E"/>
    <w:rsid w:val="00404B30"/>
    <w:rsid w:val="004058E0"/>
    <w:rsid w:val="0041120C"/>
    <w:rsid w:val="0041128E"/>
    <w:rsid w:val="0041206A"/>
    <w:rsid w:val="00413556"/>
    <w:rsid w:val="0041382C"/>
    <w:rsid w:val="00415F29"/>
    <w:rsid w:val="00422481"/>
    <w:rsid w:val="00424089"/>
    <w:rsid w:val="004241EA"/>
    <w:rsid w:val="0042618F"/>
    <w:rsid w:val="00430361"/>
    <w:rsid w:val="00435549"/>
    <w:rsid w:val="00435AC4"/>
    <w:rsid w:val="0044168A"/>
    <w:rsid w:val="00443537"/>
    <w:rsid w:val="00444006"/>
    <w:rsid w:val="00444017"/>
    <w:rsid w:val="00447B01"/>
    <w:rsid w:val="00460507"/>
    <w:rsid w:val="004606ED"/>
    <w:rsid w:val="004608EA"/>
    <w:rsid w:val="00463E3D"/>
    <w:rsid w:val="004666F8"/>
    <w:rsid w:val="004779F5"/>
    <w:rsid w:val="00477AAD"/>
    <w:rsid w:val="004813E1"/>
    <w:rsid w:val="00482AE1"/>
    <w:rsid w:val="00483436"/>
    <w:rsid w:val="00490B04"/>
    <w:rsid w:val="004970EE"/>
    <w:rsid w:val="004A2870"/>
    <w:rsid w:val="004A494D"/>
    <w:rsid w:val="004B554E"/>
    <w:rsid w:val="004C184C"/>
    <w:rsid w:val="004C2414"/>
    <w:rsid w:val="004C6B67"/>
    <w:rsid w:val="004D1A16"/>
    <w:rsid w:val="004D31D9"/>
    <w:rsid w:val="004E135A"/>
    <w:rsid w:val="004E2786"/>
    <w:rsid w:val="004E4F7D"/>
    <w:rsid w:val="004E6994"/>
    <w:rsid w:val="00502318"/>
    <w:rsid w:val="00504EA9"/>
    <w:rsid w:val="00530D11"/>
    <w:rsid w:val="00534FC6"/>
    <w:rsid w:val="00535D5A"/>
    <w:rsid w:val="0054052D"/>
    <w:rsid w:val="00541303"/>
    <w:rsid w:val="00541FB0"/>
    <w:rsid w:val="00546BC3"/>
    <w:rsid w:val="005617EF"/>
    <w:rsid w:val="0057191B"/>
    <w:rsid w:val="00572167"/>
    <w:rsid w:val="005762B3"/>
    <w:rsid w:val="00581DD1"/>
    <w:rsid w:val="0058283C"/>
    <w:rsid w:val="00583B00"/>
    <w:rsid w:val="00583C48"/>
    <w:rsid w:val="00587CE8"/>
    <w:rsid w:val="00595FE1"/>
    <w:rsid w:val="00597D3F"/>
    <w:rsid w:val="005A2515"/>
    <w:rsid w:val="005A4F2D"/>
    <w:rsid w:val="005C08F7"/>
    <w:rsid w:val="005C0B7D"/>
    <w:rsid w:val="005C31FC"/>
    <w:rsid w:val="005C4446"/>
    <w:rsid w:val="005C4F50"/>
    <w:rsid w:val="005C577B"/>
    <w:rsid w:val="005D36EF"/>
    <w:rsid w:val="005D6FC7"/>
    <w:rsid w:val="005E1B68"/>
    <w:rsid w:val="005E56E9"/>
    <w:rsid w:val="005F1EA1"/>
    <w:rsid w:val="005F5C58"/>
    <w:rsid w:val="00605C1A"/>
    <w:rsid w:val="0061388D"/>
    <w:rsid w:val="00633306"/>
    <w:rsid w:val="006371F1"/>
    <w:rsid w:val="00641E78"/>
    <w:rsid w:val="00646F76"/>
    <w:rsid w:val="0065313E"/>
    <w:rsid w:val="00653CB9"/>
    <w:rsid w:val="00656CC4"/>
    <w:rsid w:val="0066000C"/>
    <w:rsid w:val="00660EFF"/>
    <w:rsid w:val="00666F78"/>
    <w:rsid w:val="0067142B"/>
    <w:rsid w:val="006722A9"/>
    <w:rsid w:val="00675AE1"/>
    <w:rsid w:val="0068346A"/>
    <w:rsid w:val="00691E56"/>
    <w:rsid w:val="00692A9A"/>
    <w:rsid w:val="0069314E"/>
    <w:rsid w:val="0069693D"/>
    <w:rsid w:val="006A5765"/>
    <w:rsid w:val="006B10C3"/>
    <w:rsid w:val="006B25A1"/>
    <w:rsid w:val="006B3AD1"/>
    <w:rsid w:val="006B6AC6"/>
    <w:rsid w:val="006B6D6E"/>
    <w:rsid w:val="006B6DE7"/>
    <w:rsid w:val="006B7082"/>
    <w:rsid w:val="006C0013"/>
    <w:rsid w:val="006C718F"/>
    <w:rsid w:val="006C74DC"/>
    <w:rsid w:val="006D0F79"/>
    <w:rsid w:val="006E02FA"/>
    <w:rsid w:val="006F09A0"/>
    <w:rsid w:val="006F0FDB"/>
    <w:rsid w:val="006F2524"/>
    <w:rsid w:val="006F7995"/>
    <w:rsid w:val="00701F8E"/>
    <w:rsid w:val="00702291"/>
    <w:rsid w:val="00703F0B"/>
    <w:rsid w:val="007060A6"/>
    <w:rsid w:val="00710442"/>
    <w:rsid w:val="0071780D"/>
    <w:rsid w:val="00724FE1"/>
    <w:rsid w:val="00732081"/>
    <w:rsid w:val="007372B1"/>
    <w:rsid w:val="00742319"/>
    <w:rsid w:val="00750783"/>
    <w:rsid w:val="00760F38"/>
    <w:rsid w:val="0076129B"/>
    <w:rsid w:val="007669CB"/>
    <w:rsid w:val="0076793F"/>
    <w:rsid w:val="007754E7"/>
    <w:rsid w:val="00777891"/>
    <w:rsid w:val="007919F0"/>
    <w:rsid w:val="00794E5E"/>
    <w:rsid w:val="00795409"/>
    <w:rsid w:val="00795D9F"/>
    <w:rsid w:val="00797195"/>
    <w:rsid w:val="007A37AC"/>
    <w:rsid w:val="007A4A22"/>
    <w:rsid w:val="007B0D22"/>
    <w:rsid w:val="007B7A24"/>
    <w:rsid w:val="007C558E"/>
    <w:rsid w:val="007C5809"/>
    <w:rsid w:val="007C69E4"/>
    <w:rsid w:val="007C6C58"/>
    <w:rsid w:val="007E215D"/>
    <w:rsid w:val="007E3550"/>
    <w:rsid w:val="007E3AFF"/>
    <w:rsid w:val="007E5729"/>
    <w:rsid w:val="007E7CE3"/>
    <w:rsid w:val="007F350C"/>
    <w:rsid w:val="007F5EFA"/>
    <w:rsid w:val="00801561"/>
    <w:rsid w:val="0080380C"/>
    <w:rsid w:val="00803BE6"/>
    <w:rsid w:val="00804BEC"/>
    <w:rsid w:val="00810D3B"/>
    <w:rsid w:val="008156F2"/>
    <w:rsid w:val="00825AD9"/>
    <w:rsid w:val="00825CB9"/>
    <w:rsid w:val="00831CA1"/>
    <w:rsid w:val="00835272"/>
    <w:rsid w:val="0083578B"/>
    <w:rsid w:val="008403C6"/>
    <w:rsid w:val="00840CBF"/>
    <w:rsid w:val="008441CF"/>
    <w:rsid w:val="00853F21"/>
    <w:rsid w:val="00855B91"/>
    <w:rsid w:val="008616B4"/>
    <w:rsid w:val="00863431"/>
    <w:rsid w:val="008669FE"/>
    <w:rsid w:val="00871A1A"/>
    <w:rsid w:val="00875DB3"/>
    <w:rsid w:val="008812B6"/>
    <w:rsid w:val="00881D57"/>
    <w:rsid w:val="00885506"/>
    <w:rsid w:val="00887B98"/>
    <w:rsid w:val="008947BD"/>
    <w:rsid w:val="00896E2A"/>
    <w:rsid w:val="008A02BA"/>
    <w:rsid w:val="008A057B"/>
    <w:rsid w:val="008A26C3"/>
    <w:rsid w:val="008A54DB"/>
    <w:rsid w:val="008B1862"/>
    <w:rsid w:val="008B2010"/>
    <w:rsid w:val="008B31D5"/>
    <w:rsid w:val="008B7386"/>
    <w:rsid w:val="008C3AEA"/>
    <w:rsid w:val="008C555A"/>
    <w:rsid w:val="008C5A2A"/>
    <w:rsid w:val="008D05E8"/>
    <w:rsid w:val="008D1D10"/>
    <w:rsid w:val="008D5DDD"/>
    <w:rsid w:val="008E1E83"/>
    <w:rsid w:val="008E6339"/>
    <w:rsid w:val="008F0FD9"/>
    <w:rsid w:val="008F5539"/>
    <w:rsid w:val="00903825"/>
    <w:rsid w:val="00905B48"/>
    <w:rsid w:val="00905D11"/>
    <w:rsid w:val="00905E92"/>
    <w:rsid w:val="00907CF2"/>
    <w:rsid w:val="00912693"/>
    <w:rsid w:val="00915E13"/>
    <w:rsid w:val="00924DC1"/>
    <w:rsid w:val="00926626"/>
    <w:rsid w:val="00926772"/>
    <w:rsid w:val="009313BA"/>
    <w:rsid w:val="00934F7F"/>
    <w:rsid w:val="00935D34"/>
    <w:rsid w:val="00936928"/>
    <w:rsid w:val="00936E27"/>
    <w:rsid w:val="0093714E"/>
    <w:rsid w:val="00945EE5"/>
    <w:rsid w:val="00954E05"/>
    <w:rsid w:val="009558CF"/>
    <w:rsid w:val="00955CAF"/>
    <w:rsid w:val="009560AD"/>
    <w:rsid w:val="0096539F"/>
    <w:rsid w:val="0097200C"/>
    <w:rsid w:val="00972D7C"/>
    <w:rsid w:val="00976FFA"/>
    <w:rsid w:val="00983310"/>
    <w:rsid w:val="009927F4"/>
    <w:rsid w:val="009946B7"/>
    <w:rsid w:val="009963FE"/>
    <w:rsid w:val="009964B0"/>
    <w:rsid w:val="009A21D2"/>
    <w:rsid w:val="009A6972"/>
    <w:rsid w:val="009A7D8B"/>
    <w:rsid w:val="009B0448"/>
    <w:rsid w:val="009C016F"/>
    <w:rsid w:val="009C026F"/>
    <w:rsid w:val="009C273C"/>
    <w:rsid w:val="009C2C96"/>
    <w:rsid w:val="009C44B7"/>
    <w:rsid w:val="009D3CFB"/>
    <w:rsid w:val="009D4818"/>
    <w:rsid w:val="009D6DC4"/>
    <w:rsid w:val="009E09A2"/>
    <w:rsid w:val="009E2A37"/>
    <w:rsid w:val="009E3316"/>
    <w:rsid w:val="009E44BE"/>
    <w:rsid w:val="009E5DFC"/>
    <w:rsid w:val="009F2538"/>
    <w:rsid w:val="009F49A3"/>
    <w:rsid w:val="00A00FB0"/>
    <w:rsid w:val="00A0559A"/>
    <w:rsid w:val="00A1002F"/>
    <w:rsid w:val="00A11D84"/>
    <w:rsid w:val="00A14C26"/>
    <w:rsid w:val="00A1552E"/>
    <w:rsid w:val="00A16688"/>
    <w:rsid w:val="00A178FD"/>
    <w:rsid w:val="00A22215"/>
    <w:rsid w:val="00A2398A"/>
    <w:rsid w:val="00A24EDF"/>
    <w:rsid w:val="00A251AC"/>
    <w:rsid w:val="00A40268"/>
    <w:rsid w:val="00A477E0"/>
    <w:rsid w:val="00A5151D"/>
    <w:rsid w:val="00A517FB"/>
    <w:rsid w:val="00A51F9F"/>
    <w:rsid w:val="00A533E8"/>
    <w:rsid w:val="00A53A30"/>
    <w:rsid w:val="00A53F60"/>
    <w:rsid w:val="00A548AB"/>
    <w:rsid w:val="00A64C29"/>
    <w:rsid w:val="00A65710"/>
    <w:rsid w:val="00A660DB"/>
    <w:rsid w:val="00A662C1"/>
    <w:rsid w:val="00A679A6"/>
    <w:rsid w:val="00A70572"/>
    <w:rsid w:val="00A71F58"/>
    <w:rsid w:val="00A74B57"/>
    <w:rsid w:val="00A862FC"/>
    <w:rsid w:val="00A86A80"/>
    <w:rsid w:val="00A92675"/>
    <w:rsid w:val="00A9373F"/>
    <w:rsid w:val="00AA01D7"/>
    <w:rsid w:val="00AA6DA0"/>
    <w:rsid w:val="00AB211E"/>
    <w:rsid w:val="00AC2BE4"/>
    <w:rsid w:val="00AC342D"/>
    <w:rsid w:val="00AC72F8"/>
    <w:rsid w:val="00AD2403"/>
    <w:rsid w:val="00AD71F3"/>
    <w:rsid w:val="00AE3E71"/>
    <w:rsid w:val="00AE601F"/>
    <w:rsid w:val="00AF4C27"/>
    <w:rsid w:val="00B11315"/>
    <w:rsid w:val="00B20084"/>
    <w:rsid w:val="00B219DF"/>
    <w:rsid w:val="00B27217"/>
    <w:rsid w:val="00B362CC"/>
    <w:rsid w:val="00B40AC9"/>
    <w:rsid w:val="00B42ACD"/>
    <w:rsid w:val="00B472B2"/>
    <w:rsid w:val="00B50A4D"/>
    <w:rsid w:val="00B567B1"/>
    <w:rsid w:val="00B57948"/>
    <w:rsid w:val="00B605F1"/>
    <w:rsid w:val="00B60F5F"/>
    <w:rsid w:val="00B61F83"/>
    <w:rsid w:val="00B63EDC"/>
    <w:rsid w:val="00B77E63"/>
    <w:rsid w:val="00B81DB8"/>
    <w:rsid w:val="00B900DD"/>
    <w:rsid w:val="00B961EA"/>
    <w:rsid w:val="00BA2CB1"/>
    <w:rsid w:val="00BA438C"/>
    <w:rsid w:val="00BA6C74"/>
    <w:rsid w:val="00BA78CF"/>
    <w:rsid w:val="00BA7B9C"/>
    <w:rsid w:val="00BB143C"/>
    <w:rsid w:val="00BB1A92"/>
    <w:rsid w:val="00BB5139"/>
    <w:rsid w:val="00BC2BB1"/>
    <w:rsid w:val="00BC4D85"/>
    <w:rsid w:val="00BC53B5"/>
    <w:rsid w:val="00BC6241"/>
    <w:rsid w:val="00BD581D"/>
    <w:rsid w:val="00BE62FF"/>
    <w:rsid w:val="00BF139D"/>
    <w:rsid w:val="00BF2D77"/>
    <w:rsid w:val="00BF4259"/>
    <w:rsid w:val="00BF4D80"/>
    <w:rsid w:val="00BF67B6"/>
    <w:rsid w:val="00BF7C96"/>
    <w:rsid w:val="00C05989"/>
    <w:rsid w:val="00C0716F"/>
    <w:rsid w:val="00C248FF"/>
    <w:rsid w:val="00C30421"/>
    <w:rsid w:val="00C36B33"/>
    <w:rsid w:val="00C3775D"/>
    <w:rsid w:val="00C37F84"/>
    <w:rsid w:val="00C42AB9"/>
    <w:rsid w:val="00C43BFB"/>
    <w:rsid w:val="00C45A31"/>
    <w:rsid w:val="00C513B2"/>
    <w:rsid w:val="00C52543"/>
    <w:rsid w:val="00C57BB9"/>
    <w:rsid w:val="00C60293"/>
    <w:rsid w:val="00C73CA9"/>
    <w:rsid w:val="00C73D6E"/>
    <w:rsid w:val="00C8062E"/>
    <w:rsid w:val="00C81F05"/>
    <w:rsid w:val="00C829B2"/>
    <w:rsid w:val="00C87EF0"/>
    <w:rsid w:val="00C91292"/>
    <w:rsid w:val="00C9433B"/>
    <w:rsid w:val="00CA09FA"/>
    <w:rsid w:val="00CA14EE"/>
    <w:rsid w:val="00CA1A13"/>
    <w:rsid w:val="00CA2133"/>
    <w:rsid w:val="00CA3C6E"/>
    <w:rsid w:val="00CB0023"/>
    <w:rsid w:val="00CB2114"/>
    <w:rsid w:val="00CB6987"/>
    <w:rsid w:val="00CC0FC9"/>
    <w:rsid w:val="00CC3010"/>
    <w:rsid w:val="00CC7635"/>
    <w:rsid w:val="00CC7652"/>
    <w:rsid w:val="00CD0F9D"/>
    <w:rsid w:val="00CD4035"/>
    <w:rsid w:val="00CD7F8A"/>
    <w:rsid w:val="00CE6C71"/>
    <w:rsid w:val="00D016A1"/>
    <w:rsid w:val="00D0263A"/>
    <w:rsid w:val="00D05AD9"/>
    <w:rsid w:val="00D101D2"/>
    <w:rsid w:val="00D103B8"/>
    <w:rsid w:val="00D11512"/>
    <w:rsid w:val="00D120C2"/>
    <w:rsid w:val="00D12685"/>
    <w:rsid w:val="00D1367D"/>
    <w:rsid w:val="00D13BD3"/>
    <w:rsid w:val="00D14032"/>
    <w:rsid w:val="00D21CCA"/>
    <w:rsid w:val="00D27A43"/>
    <w:rsid w:val="00D34803"/>
    <w:rsid w:val="00D3496F"/>
    <w:rsid w:val="00D4167D"/>
    <w:rsid w:val="00D425FB"/>
    <w:rsid w:val="00D437A0"/>
    <w:rsid w:val="00D44074"/>
    <w:rsid w:val="00D46A28"/>
    <w:rsid w:val="00D54CFB"/>
    <w:rsid w:val="00D60F66"/>
    <w:rsid w:val="00D66301"/>
    <w:rsid w:val="00D6710C"/>
    <w:rsid w:val="00D801E8"/>
    <w:rsid w:val="00D82309"/>
    <w:rsid w:val="00D83B4C"/>
    <w:rsid w:val="00D8670A"/>
    <w:rsid w:val="00D86DD4"/>
    <w:rsid w:val="00D91049"/>
    <w:rsid w:val="00D931A0"/>
    <w:rsid w:val="00D952EC"/>
    <w:rsid w:val="00DA2AD4"/>
    <w:rsid w:val="00DA2D52"/>
    <w:rsid w:val="00DA6F6F"/>
    <w:rsid w:val="00DB067F"/>
    <w:rsid w:val="00DB756E"/>
    <w:rsid w:val="00DB76CA"/>
    <w:rsid w:val="00DC1F76"/>
    <w:rsid w:val="00DC4D20"/>
    <w:rsid w:val="00DC789D"/>
    <w:rsid w:val="00DD2A27"/>
    <w:rsid w:val="00DD2BD3"/>
    <w:rsid w:val="00DE1039"/>
    <w:rsid w:val="00DE3ADE"/>
    <w:rsid w:val="00DF7488"/>
    <w:rsid w:val="00DF7A6D"/>
    <w:rsid w:val="00E03C4A"/>
    <w:rsid w:val="00E06D90"/>
    <w:rsid w:val="00E0749F"/>
    <w:rsid w:val="00E07604"/>
    <w:rsid w:val="00E100C5"/>
    <w:rsid w:val="00E15650"/>
    <w:rsid w:val="00E20B47"/>
    <w:rsid w:val="00E2797B"/>
    <w:rsid w:val="00E30CC4"/>
    <w:rsid w:val="00E325AA"/>
    <w:rsid w:val="00E364AE"/>
    <w:rsid w:val="00E436EF"/>
    <w:rsid w:val="00E46068"/>
    <w:rsid w:val="00E523EE"/>
    <w:rsid w:val="00E55C24"/>
    <w:rsid w:val="00E57AF5"/>
    <w:rsid w:val="00E653F0"/>
    <w:rsid w:val="00E667C3"/>
    <w:rsid w:val="00E71A65"/>
    <w:rsid w:val="00E77F39"/>
    <w:rsid w:val="00E838CA"/>
    <w:rsid w:val="00E87B91"/>
    <w:rsid w:val="00E908ED"/>
    <w:rsid w:val="00E9167A"/>
    <w:rsid w:val="00E91749"/>
    <w:rsid w:val="00E933A6"/>
    <w:rsid w:val="00E94A9D"/>
    <w:rsid w:val="00EA08A6"/>
    <w:rsid w:val="00EA740B"/>
    <w:rsid w:val="00EA7961"/>
    <w:rsid w:val="00EA7AAC"/>
    <w:rsid w:val="00EB40E5"/>
    <w:rsid w:val="00EB45E8"/>
    <w:rsid w:val="00EB70F8"/>
    <w:rsid w:val="00EB79FF"/>
    <w:rsid w:val="00EC12BE"/>
    <w:rsid w:val="00EC1B08"/>
    <w:rsid w:val="00ED2D04"/>
    <w:rsid w:val="00ED4106"/>
    <w:rsid w:val="00ED54B0"/>
    <w:rsid w:val="00ED7123"/>
    <w:rsid w:val="00EE0915"/>
    <w:rsid w:val="00EE0B42"/>
    <w:rsid w:val="00EE2FE5"/>
    <w:rsid w:val="00EE37B1"/>
    <w:rsid w:val="00EE7999"/>
    <w:rsid w:val="00EF1C17"/>
    <w:rsid w:val="00EF292C"/>
    <w:rsid w:val="00EF2D40"/>
    <w:rsid w:val="00EF5B98"/>
    <w:rsid w:val="00EF6931"/>
    <w:rsid w:val="00F0185C"/>
    <w:rsid w:val="00F1243D"/>
    <w:rsid w:val="00F167A2"/>
    <w:rsid w:val="00F16C1E"/>
    <w:rsid w:val="00F20510"/>
    <w:rsid w:val="00F2323D"/>
    <w:rsid w:val="00F3158A"/>
    <w:rsid w:val="00F33449"/>
    <w:rsid w:val="00F35469"/>
    <w:rsid w:val="00F37E36"/>
    <w:rsid w:val="00F43A1D"/>
    <w:rsid w:val="00F45C0E"/>
    <w:rsid w:val="00F47D7E"/>
    <w:rsid w:val="00F52445"/>
    <w:rsid w:val="00F53F54"/>
    <w:rsid w:val="00F57A2C"/>
    <w:rsid w:val="00F7165C"/>
    <w:rsid w:val="00F73BD0"/>
    <w:rsid w:val="00F81D54"/>
    <w:rsid w:val="00F83052"/>
    <w:rsid w:val="00F848AB"/>
    <w:rsid w:val="00F8707D"/>
    <w:rsid w:val="00F9047A"/>
    <w:rsid w:val="00F920A7"/>
    <w:rsid w:val="00F923E9"/>
    <w:rsid w:val="00F933F4"/>
    <w:rsid w:val="00F960D0"/>
    <w:rsid w:val="00FA02EB"/>
    <w:rsid w:val="00FA421D"/>
    <w:rsid w:val="00FA5BB0"/>
    <w:rsid w:val="00FA62F4"/>
    <w:rsid w:val="00FA6C9D"/>
    <w:rsid w:val="00FA7117"/>
    <w:rsid w:val="00FC0BFA"/>
    <w:rsid w:val="00FC1A65"/>
    <w:rsid w:val="00FC289C"/>
    <w:rsid w:val="00FD21CE"/>
    <w:rsid w:val="00FF0A88"/>
    <w:rsid w:val="00FF26C9"/>
    <w:rsid w:val="00FF3F0F"/>
    <w:rsid w:val="00FF554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E3D03A"/>
  <w15:docId w15:val="{CD790074-DB44-4E9D-924A-2815A168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unhideWhenUsed="1" w:qFormat="1"/>
    <w:lsdException w:name="List Number" w:qFormat="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5"/>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3"/>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certification.openchainproject.org/" TargetMode="External"/><Relationship Id="rId39" Type="http://schemas.openxmlformats.org/officeDocument/2006/relationships/hyperlink" Target="https://wiki.linuxfoundation.org/openchain/curriculum" TargetMode="External"/><Relationship Id="rId21" Type="http://schemas.openxmlformats.org/officeDocument/2006/relationships/image" Target="media/image11.png"/><Relationship Id="rId34" Type="http://schemas.openxmlformats.org/officeDocument/2006/relationships/hyperlink" Target="https://www.linux.com/publications/open-source-compliance-enterprise" TargetMode="External"/><Relationship Id="rId42" Type="http://schemas.openxmlformats.org/officeDocument/2006/relationships/hyperlink" Target="https://spdx.org/" TargetMode="External"/><Relationship Id="rId47" Type="http://schemas.openxmlformats.org/officeDocument/2006/relationships/hyperlink" Target="http://www.fossid.com" TargetMode="External"/><Relationship Id="rId50" Type="http://schemas.openxmlformats.org/officeDocument/2006/relationships/hyperlink" Target="https://www.roguewave.com/" TargetMode="External"/><Relationship Id="rId55" Type="http://schemas.openxmlformats.org/officeDocument/2006/relationships/hyperlink" Target="http://www.binaryanalysis.org/" TargetMode="External"/><Relationship Id="rId63" Type="http://schemas.openxmlformats.org/officeDocument/2006/relationships/hyperlink" Target="http://www.ibrahimatlinux.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certification.openchainproject.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www.linux.com/publications/open-source-compliance-enterprise" TargetMode="External"/><Relationship Id="rId32" Type="http://schemas.openxmlformats.org/officeDocument/2006/relationships/footer" Target="footer1.xml"/><Relationship Id="rId37" Type="http://schemas.openxmlformats.org/officeDocument/2006/relationships/hyperlink" Target="https://www.linuxfoundation.org/news-media/research/practical-gpl-compliance" TargetMode="External"/><Relationship Id="rId40" Type="http://schemas.openxmlformats.org/officeDocument/2006/relationships/hyperlink" Target="https://training.linuxfoundation.org/linux-courses/open-source-compliance-courses/compliance-basics-for-developers" TargetMode="External"/><Relationship Id="rId45" Type="http://schemas.openxmlformats.org/officeDocument/2006/relationships/hyperlink" Target="https://www.flexerasoftware.com/" TargetMode="External"/><Relationship Id="rId53" Type="http://schemas.openxmlformats.org/officeDocument/2006/relationships/hyperlink" Target="http://www.binaryanalysis.org/" TargetMode="External"/><Relationship Id="rId58" Type="http://schemas.openxmlformats.org/officeDocument/2006/relationships/hyperlink" Target="https://www.openchainproject.org/" TargetMode="External"/><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linux.com/publications/open-source-compliance-enterprise" TargetMode="External"/><Relationship Id="rId28" Type="http://schemas.openxmlformats.org/officeDocument/2006/relationships/hyperlink" Target="https://www.openchainproject.org/conformance" TargetMode="External"/><Relationship Id="rId36" Type="http://schemas.openxmlformats.org/officeDocument/2006/relationships/hyperlink" Target="https://www.linuxfoundation.org/news-media/research/practical-gpl-compliance" TargetMode="External"/><Relationship Id="rId49" Type="http://schemas.openxmlformats.org/officeDocument/2006/relationships/hyperlink" Target="http://www.protecode.com/" TargetMode="External"/><Relationship Id="rId57" Type="http://schemas.openxmlformats.org/officeDocument/2006/relationships/hyperlink" Target="mailto:info@linuxfoundation.org" TargetMode="External"/><Relationship Id="rId61" Type="http://schemas.openxmlformats.org/officeDocument/2006/relationships/hyperlink" Target="http://www.ibrahimatlinux.com/" TargetMode="Externa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hyperlink" Target="https://www.linuxfoundation.org/blog/self-assessment-checklist-a-measuring-stick-for-open-compliance-efforts/" TargetMode="External"/><Relationship Id="rId44" Type="http://schemas.openxmlformats.org/officeDocument/2006/relationships/hyperlink" Target="https://www.blackducksoftware.com/" TargetMode="External"/><Relationship Id="rId52" Type="http://schemas.openxmlformats.org/officeDocument/2006/relationships/hyperlink" Target="https://www.fossology.org/" TargetMode="External"/><Relationship Id="rId60" Type="http://schemas.openxmlformats.org/officeDocument/2006/relationships/image" Target="media/image13.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iki.linuxfoundation.org/_media/openchain/openchain_conformance_conformance_check_1.1.pdf" TargetMode="External"/><Relationship Id="rId30" Type="http://schemas.openxmlformats.org/officeDocument/2006/relationships/hyperlink" Target="https://wiki.linuxfoundation.org/_media/openchain/openchain_conformance_conformance_check_1.1.pdf" TargetMode="External"/><Relationship Id="rId35" Type="http://schemas.openxmlformats.org/officeDocument/2006/relationships/hyperlink" Target="https://www.linux.com/publications/open-source-compliance-enterprise" TargetMode="External"/><Relationship Id="rId43" Type="http://schemas.openxmlformats.org/officeDocument/2006/relationships/hyperlink" Target="https://spdx.org/" TargetMode="External"/><Relationship Id="rId48" Type="http://schemas.openxmlformats.org/officeDocument/2006/relationships/hyperlink" Target="https://www.nexb.com/" TargetMode="External"/><Relationship Id="rId56" Type="http://schemas.openxmlformats.org/officeDocument/2006/relationships/hyperlink" Target="mailto:info@linuxfoundation.org" TargetMode="External"/><Relationship Id="rId64" Type="http://schemas.openxmlformats.org/officeDocument/2006/relationships/hyperlink" Target="https://twitter.com/ibrahimatlinux" TargetMode="External"/><Relationship Id="rId8" Type="http://schemas.openxmlformats.org/officeDocument/2006/relationships/image" Target="media/image1.png"/><Relationship Id="rId51" Type="http://schemas.openxmlformats.org/officeDocument/2006/relationships/hyperlink" Target="https://www.whitesourcesoftware.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openchainproject.org/conformance" TargetMode="External"/><Relationship Id="rId33" Type="http://schemas.openxmlformats.org/officeDocument/2006/relationships/footer" Target="footer2.xml"/><Relationship Id="rId38" Type="http://schemas.openxmlformats.org/officeDocument/2006/relationships/hyperlink" Target="https://wiki.linuxfoundation.org/openchain/curriculum" TargetMode="External"/><Relationship Id="rId46" Type="http://schemas.openxmlformats.org/officeDocument/2006/relationships/hyperlink" Target="http://fossa.io/" TargetMode="External"/><Relationship Id="rId59" Type="http://schemas.openxmlformats.org/officeDocument/2006/relationships/hyperlink" Target="https://www.openchainproject.org/"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training.linuxfoundation.org/linux-courses/open-source-compliance-courses/compliance-basics-for-developers" TargetMode="External"/><Relationship Id="rId54" Type="http://schemas.openxmlformats.org/officeDocument/2006/relationships/hyperlink" Target="https://www.fossology.org/" TargetMode="External"/><Relationship Id="rId62" Type="http://schemas.openxmlformats.org/officeDocument/2006/relationships/hyperlink" Target="https://twitter.com/ibrahimatlinu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B9725D-BF51-4D02-A6E4-A691D4E08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3865</TotalTime>
  <Pages>33</Pages>
  <Words>9083</Words>
  <Characters>51776</Characters>
  <Application>Microsoft Office Word</Application>
  <DocSecurity>0</DocSecurity>
  <Lines>431</Lines>
  <Paragraphs>121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60738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Ibrahim.H</dc:creator>
  <cp:lastModifiedBy>工内隆</cp:lastModifiedBy>
  <cp:revision>75</cp:revision>
  <cp:lastPrinted>2017-09-07T19:25:00Z</cp:lastPrinted>
  <dcterms:created xsi:type="dcterms:W3CDTF">2017-11-23T08:36:00Z</dcterms:created>
  <dcterms:modified xsi:type="dcterms:W3CDTF">2017-12-08T08:29:00Z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