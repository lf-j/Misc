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1E5D" w:rsidRDefault="005668DD">
      <w:pPr>
        <w:pStyle w:val="a3"/>
        <w:rPr>
          <w:rFonts w:ascii="Times New Roman"/>
          <w:sz w:val="20"/>
        </w:rPr>
      </w:pPr>
      <w:r>
        <w:rPr>
          <w:noProof/>
        </w:rPr>
        <mc:AlternateContent>
          <mc:Choice Requires="wpg">
            <w:drawing>
              <wp:anchor distT="0" distB="0" distL="114300" distR="114300" simplePos="0" relativeHeight="251680768" behindDoc="1" locked="0" layoutInCell="1" allowOverlap="1">
                <wp:simplePos x="0" y="0"/>
                <wp:positionH relativeFrom="page">
                  <wp:posOffset>0</wp:posOffset>
                </wp:positionH>
                <wp:positionV relativeFrom="page">
                  <wp:posOffset>711200</wp:posOffset>
                </wp:positionV>
                <wp:extent cx="7772400" cy="8105140"/>
                <wp:effectExtent l="0" t="6350" r="0" b="3810"/>
                <wp:wrapNone/>
                <wp:docPr id="431"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105140"/>
                          <a:chOff x="0" y="1120"/>
                          <a:chExt cx="12240" cy="12764"/>
                        </a:xfrm>
                      </wpg:grpSpPr>
                      <pic:pic xmlns:pic="http://schemas.openxmlformats.org/drawingml/2006/picture">
                        <pic:nvPicPr>
                          <pic:cNvPr id="432" name="Picture 1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114" y="6416"/>
                            <a:ext cx="9808" cy="7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3" name="AutoShape 131"/>
                        <wps:cNvSpPr>
                          <a:spLocks/>
                        </wps:cNvSpPr>
                        <wps:spPr bwMode="auto">
                          <a:xfrm>
                            <a:off x="1198" y="6416"/>
                            <a:ext cx="9808" cy="7383"/>
                          </a:xfrm>
                          <a:custGeom>
                            <a:avLst/>
                            <a:gdLst>
                              <a:gd name="T0" fmla="+- 0 3293 1198"/>
                              <a:gd name="T1" fmla="*/ T0 w 9808"/>
                              <a:gd name="T2" fmla="+- 0 6591 6417"/>
                              <a:gd name="T3" fmla="*/ 6591 h 7383"/>
                              <a:gd name="T4" fmla="+- 0 4171 1198"/>
                              <a:gd name="T5" fmla="*/ T4 w 9808"/>
                              <a:gd name="T6" fmla="+- 0 9605 6417"/>
                              <a:gd name="T7" fmla="*/ 9605 h 7383"/>
                              <a:gd name="T8" fmla="+- 0 3958 1198"/>
                              <a:gd name="T9" fmla="*/ T8 w 9808"/>
                              <a:gd name="T10" fmla="+- 0 8910 6417"/>
                              <a:gd name="T11" fmla="*/ 8910 h 7383"/>
                              <a:gd name="T12" fmla="+- 0 3457 1198"/>
                              <a:gd name="T13" fmla="*/ T12 w 9808"/>
                              <a:gd name="T14" fmla="+- 0 8410 6417"/>
                              <a:gd name="T15" fmla="*/ 8410 h 7383"/>
                              <a:gd name="T16" fmla="+- 0 2762 1198"/>
                              <a:gd name="T17" fmla="*/ T16 w 9808"/>
                              <a:gd name="T18" fmla="+- 0 8196 6417"/>
                              <a:gd name="T19" fmla="*/ 8196 h 7383"/>
                              <a:gd name="T20" fmla="+- 0 2041 1198"/>
                              <a:gd name="T21" fmla="*/ T20 w 9808"/>
                              <a:gd name="T22" fmla="+- 0 8341 6417"/>
                              <a:gd name="T23" fmla="*/ 8341 h 7383"/>
                              <a:gd name="T24" fmla="+- 0 1494 1198"/>
                              <a:gd name="T25" fmla="*/ T24 w 9808"/>
                              <a:gd name="T26" fmla="+- 0 8792 6417"/>
                              <a:gd name="T27" fmla="*/ 8792 h 7383"/>
                              <a:gd name="T28" fmla="+- 0 1215 1198"/>
                              <a:gd name="T29" fmla="*/ T28 w 9808"/>
                              <a:gd name="T30" fmla="+- 0 9455 6417"/>
                              <a:gd name="T31" fmla="*/ 9455 h 7383"/>
                              <a:gd name="T32" fmla="+- 0 1288 1198"/>
                              <a:gd name="T33" fmla="*/ T32 w 9808"/>
                              <a:gd name="T34" fmla="+- 0 10193 6417"/>
                              <a:gd name="T35" fmla="*/ 10193 h 7383"/>
                              <a:gd name="T36" fmla="+- 0 1686 1198"/>
                              <a:gd name="T37" fmla="*/ T36 w 9808"/>
                              <a:gd name="T38" fmla="+- 0 10783 6417"/>
                              <a:gd name="T39" fmla="*/ 10783 h 7383"/>
                              <a:gd name="T40" fmla="+- 0 2314 1198"/>
                              <a:gd name="T41" fmla="*/ T40 w 9808"/>
                              <a:gd name="T42" fmla="+- 0 11122 6417"/>
                              <a:gd name="T43" fmla="*/ 11122 h 7383"/>
                              <a:gd name="T44" fmla="+- 0 3057 1198"/>
                              <a:gd name="T45" fmla="*/ T44 w 9808"/>
                              <a:gd name="T46" fmla="+- 0 11122 6417"/>
                              <a:gd name="T47" fmla="*/ 11122 h 7383"/>
                              <a:gd name="T48" fmla="+- 0 3686 1198"/>
                              <a:gd name="T49" fmla="*/ T48 w 9808"/>
                              <a:gd name="T50" fmla="+- 0 10783 6417"/>
                              <a:gd name="T51" fmla="*/ 10783 h 7383"/>
                              <a:gd name="T52" fmla="+- 0 4083 1198"/>
                              <a:gd name="T53" fmla="*/ T52 w 9808"/>
                              <a:gd name="T54" fmla="+- 0 10193 6417"/>
                              <a:gd name="T55" fmla="*/ 10193 h 7383"/>
                              <a:gd name="T56" fmla="+- 0 5036 1198"/>
                              <a:gd name="T57" fmla="*/ T56 w 9808"/>
                              <a:gd name="T58" fmla="+- 0 12841 6417"/>
                              <a:gd name="T59" fmla="*/ 12841 h 7383"/>
                              <a:gd name="T60" fmla="+- 0 4647 1198"/>
                              <a:gd name="T61" fmla="*/ T60 w 9808"/>
                              <a:gd name="T62" fmla="+- 0 12285 6417"/>
                              <a:gd name="T63" fmla="*/ 12285 h 7383"/>
                              <a:gd name="T64" fmla="+- 0 3953 1198"/>
                              <a:gd name="T65" fmla="*/ T64 w 9808"/>
                              <a:gd name="T66" fmla="+- 0 12225 6417"/>
                              <a:gd name="T67" fmla="*/ 12225 h 7383"/>
                              <a:gd name="T68" fmla="+- 0 3475 1198"/>
                              <a:gd name="T69" fmla="*/ T68 w 9808"/>
                              <a:gd name="T70" fmla="+- 0 12703 6417"/>
                              <a:gd name="T71" fmla="*/ 12703 h 7383"/>
                              <a:gd name="T72" fmla="+- 0 3535 1198"/>
                              <a:gd name="T73" fmla="*/ T72 w 9808"/>
                              <a:gd name="T74" fmla="+- 0 13397 6417"/>
                              <a:gd name="T75" fmla="*/ 13397 h 7383"/>
                              <a:gd name="T76" fmla="+- 0 4091 1198"/>
                              <a:gd name="T77" fmla="*/ T76 w 9808"/>
                              <a:gd name="T78" fmla="+- 0 13786 6417"/>
                              <a:gd name="T79" fmla="*/ 13786 h 7383"/>
                              <a:gd name="T80" fmla="+- 0 4761 1198"/>
                              <a:gd name="T81" fmla="*/ T80 w 9808"/>
                              <a:gd name="T82" fmla="+- 0 13608 6417"/>
                              <a:gd name="T83" fmla="*/ 13608 h 7383"/>
                              <a:gd name="T84" fmla="+- 0 5050 1198"/>
                              <a:gd name="T85" fmla="*/ T84 w 9808"/>
                              <a:gd name="T86" fmla="+- 0 12987 6417"/>
                              <a:gd name="T87" fmla="*/ 12987 h 7383"/>
                              <a:gd name="T88" fmla="+- 0 4935 1198"/>
                              <a:gd name="T89" fmla="*/ T88 w 9808"/>
                              <a:gd name="T90" fmla="+- 0 6796 6417"/>
                              <a:gd name="T91" fmla="*/ 6796 h 7383"/>
                              <a:gd name="T92" fmla="+- 0 5534 1198"/>
                              <a:gd name="T93" fmla="*/ T92 w 9808"/>
                              <a:gd name="T94" fmla="+- 0 7040 6417"/>
                              <a:gd name="T95" fmla="*/ 7040 h 7383"/>
                              <a:gd name="T96" fmla="+- 0 5924 1198"/>
                              <a:gd name="T97" fmla="*/ T96 w 9808"/>
                              <a:gd name="T98" fmla="+- 0 6528 6417"/>
                              <a:gd name="T99" fmla="*/ 6528 h 7383"/>
                              <a:gd name="T100" fmla="+- 0 6030 1198"/>
                              <a:gd name="T101" fmla="*/ T100 w 9808"/>
                              <a:gd name="T102" fmla="+- 0 8752 6417"/>
                              <a:gd name="T103" fmla="*/ 8752 h 7383"/>
                              <a:gd name="T104" fmla="+- 0 5804 1198"/>
                              <a:gd name="T105" fmla="*/ T104 w 9808"/>
                              <a:gd name="T106" fmla="+- 0 9308 6417"/>
                              <a:gd name="T107" fmla="*/ 9308 h 7383"/>
                              <a:gd name="T108" fmla="+- 0 6403 1198"/>
                              <a:gd name="T109" fmla="*/ T108 w 9808"/>
                              <a:gd name="T110" fmla="+- 0 9308 6417"/>
                              <a:gd name="T111" fmla="*/ 9308 h 7383"/>
                              <a:gd name="T112" fmla="+- 0 6656 1198"/>
                              <a:gd name="T113" fmla="*/ T112 w 9808"/>
                              <a:gd name="T114" fmla="+- 0 12164 6417"/>
                              <a:gd name="T115" fmla="*/ 12164 h 7383"/>
                              <a:gd name="T116" fmla="+- 0 5989 1198"/>
                              <a:gd name="T117" fmla="*/ T116 w 9808"/>
                              <a:gd name="T118" fmla="+- 0 12002 6417"/>
                              <a:gd name="T119" fmla="*/ 12002 h 7383"/>
                              <a:gd name="T120" fmla="+- 0 5605 1198"/>
                              <a:gd name="T121" fmla="*/ T120 w 9808"/>
                              <a:gd name="T122" fmla="+- 0 12563 6417"/>
                              <a:gd name="T123" fmla="*/ 12563 h 7383"/>
                              <a:gd name="T124" fmla="+- 0 5989 1198"/>
                              <a:gd name="T125" fmla="*/ T124 w 9808"/>
                              <a:gd name="T126" fmla="+- 0 13124 6417"/>
                              <a:gd name="T127" fmla="*/ 13124 h 7383"/>
                              <a:gd name="T128" fmla="+- 0 6656 1198"/>
                              <a:gd name="T129" fmla="*/ T128 w 9808"/>
                              <a:gd name="T130" fmla="+- 0 12963 6417"/>
                              <a:gd name="T131" fmla="*/ 12963 h 7383"/>
                              <a:gd name="T132" fmla="+- 0 8190 1198"/>
                              <a:gd name="T133" fmla="*/ T132 w 9808"/>
                              <a:gd name="T134" fmla="+- 0 6958 6417"/>
                              <a:gd name="T135" fmla="*/ 6958 h 7383"/>
                              <a:gd name="T136" fmla="+- 0 7629 1198"/>
                              <a:gd name="T137" fmla="*/ T136 w 9808"/>
                              <a:gd name="T138" fmla="+- 0 6639 6417"/>
                              <a:gd name="T139" fmla="*/ 6639 h 7383"/>
                              <a:gd name="T140" fmla="+- 0 7176 1198"/>
                              <a:gd name="T141" fmla="*/ T140 w 9808"/>
                              <a:gd name="T142" fmla="+- 0 7092 6417"/>
                              <a:gd name="T143" fmla="*/ 7092 h 7383"/>
                              <a:gd name="T144" fmla="+- 0 7495 1198"/>
                              <a:gd name="T145" fmla="*/ T144 w 9808"/>
                              <a:gd name="T146" fmla="+- 0 7653 6417"/>
                              <a:gd name="T147" fmla="*/ 7653 h 7383"/>
                              <a:gd name="T148" fmla="+- 0 8121 1198"/>
                              <a:gd name="T149" fmla="*/ T148 w 9808"/>
                              <a:gd name="T150" fmla="+- 0 7489 6417"/>
                              <a:gd name="T151" fmla="*/ 7489 h 7383"/>
                              <a:gd name="T152" fmla="+- 0 7112 1198"/>
                              <a:gd name="T153" fmla="*/ T152 w 9808"/>
                              <a:gd name="T154" fmla="+- 0 10137 6417"/>
                              <a:gd name="T155" fmla="*/ 10137 h 7383"/>
                              <a:gd name="T156" fmla="+- 0 6429 1198"/>
                              <a:gd name="T157" fmla="*/ T156 w 9808"/>
                              <a:gd name="T158" fmla="+- 0 10208 6417"/>
                              <a:gd name="T159" fmla="*/ 10208 h 7383"/>
                              <a:gd name="T160" fmla="+- 0 6155 1198"/>
                              <a:gd name="T161" fmla="*/ T160 w 9808"/>
                              <a:gd name="T162" fmla="+- 0 10831 6417"/>
                              <a:gd name="T163" fmla="*/ 10831 h 7383"/>
                              <a:gd name="T164" fmla="+- 0 6550 1198"/>
                              <a:gd name="T165" fmla="*/ T164 w 9808"/>
                              <a:gd name="T166" fmla="+- 0 11376 6417"/>
                              <a:gd name="T167" fmla="*/ 11376 h 7383"/>
                              <a:gd name="T168" fmla="+- 0 7232 1198"/>
                              <a:gd name="T169" fmla="*/ T168 w 9808"/>
                              <a:gd name="T170" fmla="+- 0 11305 6417"/>
                              <a:gd name="T171" fmla="*/ 11305 h 7383"/>
                              <a:gd name="T172" fmla="+- 0 7507 1198"/>
                              <a:gd name="T173" fmla="*/ T172 w 9808"/>
                              <a:gd name="T174" fmla="+- 0 10683 6417"/>
                              <a:gd name="T175" fmla="*/ 10683 h 7383"/>
                              <a:gd name="T176" fmla="+- 0 9148 1198"/>
                              <a:gd name="T177" fmla="*/ T176 w 9808"/>
                              <a:gd name="T178" fmla="+- 0 7466 6417"/>
                              <a:gd name="T179" fmla="*/ 7466 h 7383"/>
                              <a:gd name="T180" fmla="+- 0 10082 1198"/>
                              <a:gd name="T181" fmla="*/ T180 w 9808"/>
                              <a:gd name="T182" fmla="+- 0 6763 6417"/>
                              <a:gd name="T183" fmla="*/ 6763 h 7383"/>
                              <a:gd name="T184" fmla="+- 0 9855 1198"/>
                              <a:gd name="T185" fmla="*/ T184 w 9808"/>
                              <a:gd name="T186" fmla="+- 0 7320 6417"/>
                              <a:gd name="T187" fmla="*/ 7320 h 7383"/>
                              <a:gd name="T188" fmla="+- 0 10454 1198"/>
                              <a:gd name="T189" fmla="*/ T188 w 9808"/>
                              <a:gd name="T190" fmla="+- 0 7320 6417"/>
                              <a:gd name="T191" fmla="*/ 7320 h 7383"/>
                              <a:gd name="T192" fmla="+- 0 10939 1198"/>
                              <a:gd name="T193" fmla="*/ T192 w 9808"/>
                              <a:gd name="T194" fmla="+- 0 9606 6417"/>
                              <a:gd name="T195" fmla="*/ 9606 h 7383"/>
                              <a:gd name="T196" fmla="+- 0 10570 1198"/>
                              <a:gd name="T197" fmla="*/ T196 w 9808"/>
                              <a:gd name="T198" fmla="+- 0 8996 6417"/>
                              <a:gd name="T199" fmla="*/ 8996 h 7383"/>
                              <a:gd name="T200" fmla="+- 0 9960 1198"/>
                              <a:gd name="T201" fmla="*/ T200 w 9808"/>
                              <a:gd name="T202" fmla="+- 0 8627 6417"/>
                              <a:gd name="T203" fmla="*/ 8627 h 7383"/>
                              <a:gd name="T204" fmla="+- 0 9218 1198"/>
                              <a:gd name="T205" fmla="*/ T204 w 9808"/>
                              <a:gd name="T206" fmla="+- 0 8591 6417"/>
                              <a:gd name="T207" fmla="*/ 8591 h 7383"/>
                              <a:gd name="T208" fmla="+- 0 8572 1198"/>
                              <a:gd name="T209" fmla="*/ T208 w 9808"/>
                              <a:gd name="T210" fmla="+- 0 8900 6417"/>
                              <a:gd name="T211" fmla="*/ 8900 h 7383"/>
                              <a:gd name="T212" fmla="+- 0 8147 1198"/>
                              <a:gd name="T213" fmla="*/ T212 w 9808"/>
                              <a:gd name="T214" fmla="+- 0 9469 6417"/>
                              <a:gd name="T215" fmla="*/ 9469 h 7383"/>
                              <a:gd name="T216" fmla="+- 0 8038 1198"/>
                              <a:gd name="T217" fmla="*/ T216 w 9808"/>
                              <a:gd name="T218" fmla="+- 0 10200 6417"/>
                              <a:gd name="T219" fmla="*/ 10200 h 7383"/>
                              <a:gd name="T220" fmla="+- 0 8285 1198"/>
                              <a:gd name="T221" fmla="*/ T220 w 9808"/>
                              <a:gd name="T222" fmla="+- 0 10880 6417"/>
                              <a:gd name="T223" fmla="*/ 10880 h 7383"/>
                              <a:gd name="T224" fmla="+- 0 8809 1198"/>
                              <a:gd name="T225" fmla="*/ T224 w 9808"/>
                              <a:gd name="T226" fmla="+- 0 11356 6417"/>
                              <a:gd name="T227" fmla="*/ 11356 h 7383"/>
                              <a:gd name="T228" fmla="+- 0 9518 1198"/>
                              <a:gd name="T229" fmla="*/ T228 w 9808"/>
                              <a:gd name="T230" fmla="+- 0 11536 6417"/>
                              <a:gd name="T231" fmla="*/ 11536 h 7383"/>
                              <a:gd name="T232" fmla="+- 0 10227 1198"/>
                              <a:gd name="T233" fmla="*/ T232 w 9808"/>
                              <a:gd name="T234" fmla="+- 0 11356 6417"/>
                              <a:gd name="T235" fmla="*/ 11356 h 7383"/>
                              <a:gd name="T236" fmla="+- 0 10752 1198"/>
                              <a:gd name="T237" fmla="*/ T236 w 9808"/>
                              <a:gd name="T238" fmla="+- 0 10880 6417"/>
                              <a:gd name="T239" fmla="*/ 10880 h 7383"/>
                              <a:gd name="T240" fmla="+- 0 10998 1198"/>
                              <a:gd name="T241" fmla="*/ T240 w 9808"/>
                              <a:gd name="T242" fmla="+- 0 10200 6417"/>
                              <a:gd name="T243" fmla="*/ 10200 h 73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9808" h="7383">
                                <a:moveTo>
                                  <a:pt x="2576" y="0"/>
                                </a:moveTo>
                                <a:lnTo>
                                  <a:pt x="1614" y="0"/>
                                </a:lnTo>
                                <a:lnTo>
                                  <a:pt x="1617" y="3"/>
                                </a:lnTo>
                                <a:lnTo>
                                  <a:pt x="1675" y="46"/>
                                </a:lnTo>
                                <a:lnTo>
                                  <a:pt x="1737" y="84"/>
                                </a:lnTo>
                                <a:lnTo>
                                  <a:pt x="1802" y="115"/>
                                </a:lnTo>
                                <a:lnTo>
                                  <a:pt x="1872" y="141"/>
                                </a:lnTo>
                                <a:lnTo>
                                  <a:pt x="1944" y="159"/>
                                </a:lnTo>
                                <a:lnTo>
                                  <a:pt x="2018" y="171"/>
                                </a:lnTo>
                                <a:lnTo>
                                  <a:pt x="2095" y="174"/>
                                </a:lnTo>
                                <a:lnTo>
                                  <a:pt x="2172" y="171"/>
                                </a:lnTo>
                                <a:lnTo>
                                  <a:pt x="2246" y="159"/>
                                </a:lnTo>
                                <a:lnTo>
                                  <a:pt x="2318" y="141"/>
                                </a:lnTo>
                                <a:lnTo>
                                  <a:pt x="2387" y="115"/>
                                </a:lnTo>
                                <a:lnTo>
                                  <a:pt x="2453" y="84"/>
                                </a:lnTo>
                                <a:lnTo>
                                  <a:pt x="2515" y="46"/>
                                </a:lnTo>
                                <a:lnTo>
                                  <a:pt x="2573" y="3"/>
                                </a:lnTo>
                                <a:lnTo>
                                  <a:pt x="2576" y="0"/>
                                </a:lnTo>
                                <a:moveTo>
                                  <a:pt x="2975" y="3265"/>
                                </a:moveTo>
                                <a:lnTo>
                                  <a:pt x="2973" y="3188"/>
                                </a:lnTo>
                                <a:lnTo>
                                  <a:pt x="2968" y="3113"/>
                                </a:lnTo>
                                <a:lnTo>
                                  <a:pt x="2958" y="3038"/>
                                </a:lnTo>
                                <a:lnTo>
                                  <a:pt x="2945" y="2965"/>
                                </a:lnTo>
                                <a:lnTo>
                                  <a:pt x="2928" y="2893"/>
                                </a:lnTo>
                                <a:lnTo>
                                  <a:pt x="2908" y="2822"/>
                                </a:lnTo>
                                <a:lnTo>
                                  <a:pt x="2885" y="2753"/>
                                </a:lnTo>
                                <a:lnTo>
                                  <a:pt x="2858" y="2686"/>
                                </a:lnTo>
                                <a:lnTo>
                                  <a:pt x="2829" y="2620"/>
                                </a:lnTo>
                                <a:lnTo>
                                  <a:pt x="2796" y="2556"/>
                                </a:lnTo>
                                <a:lnTo>
                                  <a:pt x="2760" y="2493"/>
                                </a:lnTo>
                                <a:lnTo>
                                  <a:pt x="2721" y="2433"/>
                                </a:lnTo>
                                <a:lnTo>
                                  <a:pt x="2680" y="2375"/>
                                </a:lnTo>
                                <a:lnTo>
                                  <a:pt x="2636" y="2319"/>
                                </a:lnTo>
                                <a:lnTo>
                                  <a:pt x="2589" y="2265"/>
                                </a:lnTo>
                                <a:lnTo>
                                  <a:pt x="2540" y="2213"/>
                                </a:lnTo>
                                <a:lnTo>
                                  <a:pt x="2488" y="2164"/>
                                </a:lnTo>
                                <a:lnTo>
                                  <a:pt x="2434" y="2117"/>
                                </a:lnTo>
                                <a:lnTo>
                                  <a:pt x="2378" y="2073"/>
                                </a:lnTo>
                                <a:lnTo>
                                  <a:pt x="2319" y="2031"/>
                                </a:lnTo>
                                <a:lnTo>
                                  <a:pt x="2259" y="1993"/>
                                </a:lnTo>
                                <a:lnTo>
                                  <a:pt x="2197" y="1957"/>
                                </a:lnTo>
                                <a:lnTo>
                                  <a:pt x="2133" y="1924"/>
                                </a:lnTo>
                                <a:lnTo>
                                  <a:pt x="2067" y="1894"/>
                                </a:lnTo>
                                <a:lnTo>
                                  <a:pt x="1999" y="1867"/>
                                </a:lnTo>
                                <a:lnTo>
                                  <a:pt x="1930" y="1844"/>
                                </a:lnTo>
                                <a:lnTo>
                                  <a:pt x="1859" y="1824"/>
                                </a:lnTo>
                                <a:lnTo>
                                  <a:pt x="1788" y="1807"/>
                                </a:lnTo>
                                <a:lnTo>
                                  <a:pt x="1714" y="1794"/>
                                </a:lnTo>
                                <a:lnTo>
                                  <a:pt x="1640" y="1785"/>
                                </a:lnTo>
                                <a:lnTo>
                                  <a:pt x="1564" y="1779"/>
                                </a:lnTo>
                                <a:lnTo>
                                  <a:pt x="1488" y="1777"/>
                                </a:lnTo>
                                <a:lnTo>
                                  <a:pt x="1411" y="1779"/>
                                </a:lnTo>
                                <a:lnTo>
                                  <a:pt x="1336" y="1785"/>
                                </a:lnTo>
                                <a:lnTo>
                                  <a:pt x="1261" y="1794"/>
                                </a:lnTo>
                                <a:lnTo>
                                  <a:pt x="1188" y="1807"/>
                                </a:lnTo>
                                <a:lnTo>
                                  <a:pt x="1116" y="1824"/>
                                </a:lnTo>
                                <a:lnTo>
                                  <a:pt x="1045" y="1844"/>
                                </a:lnTo>
                                <a:lnTo>
                                  <a:pt x="976" y="1867"/>
                                </a:lnTo>
                                <a:lnTo>
                                  <a:pt x="909" y="1894"/>
                                </a:lnTo>
                                <a:lnTo>
                                  <a:pt x="843" y="1924"/>
                                </a:lnTo>
                                <a:lnTo>
                                  <a:pt x="779" y="1957"/>
                                </a:lnTo>
                                <a:lnTo>
                                  <a:pt x="716" y="1993"/>
                                </a:lnTo>
                                <a:lnTo>
                                  <a:pt x="656" y="2031"/>
                                </a:lnTo>
                                <a:lnTo>
                                  <a:pt x="598" y="2073"/>
                                </a:lnTo>
                                <a:lnTo>
                                  <a:pt x="542" y="2117"/>
                                </a:lnTo>
                                <a:lnTo>
                                  <a:pt x="488" y="2164"/>
                                </a:lnTo>
                                <a:lnTo>
                                  <a:pt x="436" y="2213"/>
                                </a:lnTo>
                                <a:lnTo>
                                  <a:pt x="387" y="2265"/>
                                </a:lnTo>
                                <a:lnTo>
                                  <a:pt x="340" y="2319"/>
                                </a:lnTo>
                                <a:lnTo>
                                  <a:pt x="296" y="2375"/>
                                </a:lnTo>
                                <a:lnTo>
                                  <a:pt x="254" y="2433"/>
                                </a:lnTo>
                                <a:lnTo>
                                  <a:pt x="216" y="2493"/>
                                </a:lnTo>
                                <a:lnTo>
                                  <a:pt x="180" y="2556"/>
                                </a:lnTo>
                                <a:lnTo>
                                  <a:pt x="147" y="2620"/>
                                </a:lnTo>
                                <a:lnTo>
                                  <a:pt x="117" y="2686"/>
                                </a:lnTo>
                                <a:lnTo>
                                  <a:pt x="90" y="2753"/>
                                </a:lnTo>
                                <a:lnTo>
                                  <a:pt x="67" y="2822"/>
                                </a:lnTo>
                                <a:lnTo>
                                  <a:pt x="47" y="2893"/>
                                </a:lnTo>
                                <a:lnTo>
                                  <a:pt x="30" y="2965"/>
                                </a:lnTo>
                                <a:lnTo>
                                  <a:pt x="17" y="3038"/>
                                </a:lnTo>
                                <a:lnTo>
                                  <a:pt x="8" y="3113"/>
                                </a:lnTo>
                                <a:lnTo>
                                  <a:pt x="2" y="3188"/>
                                </a:lnTo>
                                <a:lnTo>
                                  <a:pt x="0" y="3265"/>
                                </a:lnTo>
                                <a:lnTo>
                                  <a:pt x="2" y="3341"/>
                                </a:lnTo>
                                <a:lnTo>
                                  <a:pt x="8" y="3417"/>
                                </a:lnTo>
                                <a:lnTo>
                                  <a:pt x="17" y="3491"/>
                                </a:lnTo>
                                <a:lnTo>
                                  <a:pt x="30" y="3565"/>
                                </a:lnTo>
                                <a:lnTo>
                                  <a:pt x="47" y="3637"/>
                                </a:lnTo>
                                <a:lnTo>
                                  <a:pt x="67" y="3707"/>
                                </a:lnTo>
                                <a:lnTo>
                                  <a:pt x="90" y="3776"/>
                                </a:lnTo>
                                <a:lnTo>
                                  <a:pt x="117" y="3844"/>
                                </a:lnTo>
                                <a:lnTo>
                                  <a:pt x="147" y="3910"/>
                                </a:lnTo>
                                <a:lnTo>
                                  <a:pt x="180" y="3974"/>
                                </a:lnTo>
                                <a:lnTo>
                                  <a:pt x="216" y="4036"/>
                                </a:lnTo>
                                <a:lnTo>
                                  <a:pt x="254" y="4097"/>
                                </a:lnTo>
                                <a:lnTo>
                                  <a:pt x="296" y="4155"/>
                                </a:lnTo>
                                <a:lnTo>
                                  <a:pt x="340" y="4211"/>
                                </a:lnTo>
                                <a:lnTo>
                                  <a:pt x="387" y="4265"/>
                                </a:lnTo>
                                <a:lnTo>
                                  <a:pt x="436" y="4317"/>
                                </a:lnTo>
                                <a:lnTo>
                                  <a:pt x="488" y="4366"/>
                                </a:lnTo>
                                <a:lnTo>
                                  <a:pt x="542" y="4413"/>
                                </a:lnTo>
                                <a:lnTo>
                                  <a:pt x="598" y="4457"/>
                                </a:lnTo>
                                <a:lnTo>
                                  <a:pt x="656" y="4498"/>
                                </a:lnTo>
                                <a:lnTo>
                                  <a:pt x="716" y="4537"/>
                                </a:lnTo>
                                <a:lnTo>
                                  <a:pt x="779" y="4573"/>
                                </a:lnTo>
                                <a:lnTo>
                                  <a:pt x="843" y="4606"/>
                                </a:lnTo>
                                <a:lnTo>
                                  <a:pt x="909" y="4635"/>
                                </a:lnTo>
                                <a:lnTo>
                                  <a:pt x="976" y="4662"/>
                                </a:lnTo>
                                <a:lnTo>
                                  <a:pt x="1045" y="4685"/>
                                </a:lnTo>
                                <a:lnTo>
                                  <a:pt x="1116" y="4705"/>
                                </a:lnTo>
                                <a:lnTo>
                                  <a:pt x="1188" y="4722"/>
                                </a:lnTo>
                                <a:lnTo>
                                  <a:pt x="1261" y="4735"/>
                                </a:lnTo>
                                <a:lnTo>
                                  <a:pt x="1336" y="4745"/>
                                </a:lnTo>
                                <a:lnTo>
                                  <a:pt x="1411" y="4750"/>
                                </a:lnTo>
                                <a:lnTo>
                                  <a:pt x="1488" y="4752"/>
                                </a:lnTo>
                                <a:lnTo>
                                  <a:pt x="1564" y="4750"/>
                                </a:lnTo>
                                <a:lnTo>
                                  <a:pt x="1640" y="4745"/>
                                </a:lnTo>
                                <a:lnTo>
                                  <a:pt x="1714" y="4735"/>
                                </a:lnTo>
                                <a:lnTo>
                                  <a:pt x="1788" y="4722"/>
                                </a:lnTo>
                                <a:lnTo>
                                  <a:pt x="1859" y="4705"/>
                                </a:lnTo>
                                <a:lnTo>
                                  <a:pt x="1930" y="4685"/>
                                </a:lnTo>
                                <a:lnTo>
                                  <a:pt x="1999" y="4662"/>
                                </a:lnTo>
                                <a:lnTo>
                                  <a:pt x="2067" y="4635"/>
                                </a:lnTo>
                                <a:lnTo>
                                  <a:pt x="2133" y="4606"/>
                                </a:lnTo>
                                <a:lnTo>
                                  <a:pt x="2197" y="4573"/>
                                </a:lnTo>
                                <a:lnTo>
                                  <a:pt x="2259" y="4537"/>
                                </a:lnTo>
                                <a:lnTo>
                                  <a:pt x="2319" y="4498"/>
                                </a:lnTo>
                                <a:lnTo>
                                  <a:pt x="2378" y="4457"/>
                                </a:lnTo>
                                <a:lnTo>
                                  <a:pt x="2434" y="4413"/>
                                </a:lnTo>
                                <a:lnTo>
                                  <a:pt x="2488" y="4366"/>
                                </a:lnTo>
                                <a:lnTo>
                                  <a:pt x="2540" y="4317"/>
                                </a:lnTo>
                                <a:lnTo>
                                  <a:pt x="2589" y="4265"/>
                                </a:lnTo>
                                <a:lnTo>
                                  <a:pt x="2636" y="4211"/>
                                </a:lnTo>
                                <a:lnTo>
                                  <a:pt x="2680" y="4155"/>
                                </a:lnTo>
                                <a:lnTo>
                                  <a:pt x="2721" y="4097"/>
                                </a:lnTo>
                                <a:lnTo>
                                  <a:pt x="2760" y="4036"/>
                                </a:lnTo>
                                <a:lnTo>
                                  <a:pt x="2796" y="3974"/>
                                </a:lnTo>
                                <a:lnTo>
                                  <a:pt x="2829" y="3910"/>
                                </a:lnTo>
                                <a:lnTo>
                                  <a:pt x="2858" y="3844"/>
                                </a:lnTo>
                                <a:lnTo>
                                  <a:pt x="2885" y="3776"/>
                                </a:lnTo>
                                <a:lnTo>
                                  <a:pt x="2908" y="3707"/>
                                </a:lnTo>
                                <a:lnTo>
                                  <a:pt x="2928" y="3637"/>
                                </a:lnTo>
                                <a:lnTo>
                                  <a:pt x="2945" y="3565"/>
                                </a:lnTo>
                                <a:lnTo>
                                  <a:pt x="2958" y="3491"/>
                                </a:lnTo>
                                <a:lnTo>
                                  <a:pt x="2968" y="3417"/>
                                </a:lnTo>
                                <a:lnTo>
                                  <a:pt x="2973" y="3341"/>
                                </a:lnTo>
                                <a:lnTo>
                                  <a:pt x="2975" y="3265"/>
                                </a:lnTo>
                                <a:moveTo>
                                  <a:pt x="3852" y="6570"/>
                                </a:moveTo>
                                <a:lnTo>
                                  <a:pt x="3848" y="6496"/>
                                </a:lnTo>
                                <a:lnTo>
                                  <a:pt x="3838" y="6424"/>
                                </a:lnTo>
                                <a:lnTo>
                                  <a:pt x="3823" y="6354"/>
                                </a:lnTo>
                                <a:lnTo>
                                  <a:pt x="3801" y="6286"/>
                                </a:lnTo>
                                <a:lnTo>
                                  <a:pt x="3773" y="6221"/>
                                </a:lnTo>
                                <a:lnTo>
                                  <a:pt x="3741" y="6160"/>
                                </a:lnTo>
                                <a:lnTo>
                                  <a:pt x="3703" y="6101"/>
                                </a:lnTo>
                                <a:lnTo>
                                  <a:pt x="3660" y="6046"/>
                                </a:lnTo>
                                <a:lnTo>
                                  <a:pt x="3614" y="5995"/>
                                </a:lnTo>
                                <a:lnTo>
                                  <a:pt x="3563" y="5948"/>
                                </a:lnTo>
                                <a:lnTo>
                                  <a:pt x="3508" y="5906"/>
                                </a:lnTo>
                                <a:lnTo>
                                  <a:pt x="3449" y="5868"/>
                                </a:lnTo>
                                <a:lnTo>
                                  <a:pt x="3387" y="5835"/>
                                </a:lnTo>
                                <a:lnTo>
                                  <a:pt x="3323" y="5808"/>
                                </a:lnTo>
                                <a:lnTo>
                                  <a:pt x="3255" y="5786"/>
                                </a:lnTo>
                                <a:lnTo>
                                  <a:pt x="3185" y="5770"/>
                                </a:lnTo>
                                <a:lnTo>
                                  <a:pt x="3113" y="5760"/>
                                </a:lnTo>
                                <a:lnTo>
                                  <a:pt x="3039" y="5757"/>
                                </a:lnTo>
                                <a:lnTo>
                                  <a:pt x="2965" y="5760"/>
                                </a:lnTo>
                                <a:lnTo>
                                  <a:pt x="2893" y="5770"/>
                                </a:lnTo>
                                <a:lnTo>
                                  <a:pt x="2823" y="5786"/>
                                </a:lnTo>
                                <a:lnTo>
                                  <a:pt x="2755" y="5808"/>
                                </a:lnTo>
                                <a:lnTo>
                                  <a:pt x="2691" y="5835"/>
                                </a:lnTo>
                                <a:lnTo>
                                  <a:pt x="2629" y="5868"/>
                                </a:lnTo>
                                <a:lnTo>
                                  <a:pt x="2570" y="5906"/>
                                </a:lnTo>
                                <a:lnTo>
                                  <a:pt x="2515" y="5948"/>
                                </a:lnTo>
                                <a:lnTo>
                                  <a:pt x="2464" y="5995"/>
                                </a:lnTo>
                                <a:lnTo>
                                  <a:pt x="2417" y="6046"/>
                                </a:lnTo>
                                <a:lnTo>
                                  <a:pt x="2375" y="6101"/>
                                </a:lnTo>
                                <a:lnTo>
                                  <a:pt x="2337" y="6160"/>
                                </a:lnTo>
                                <a:lnTo>
                                  <a:pt x="2305" y="6221"/>
                                </a:lnTo>
                                <a:lnTo>
                                  <a:pt x="2277" y="6286"/>
                                </a:lnTo>
                                <a:lnTo>
                                  <a:pt x="2255" y="6354"/>
                                </a:lnTo>
                                <a:lnTo>
                                  <a:pt x="2239" y="6424"/>
                                </a:lnTo>
                                <a:lnTo>
                                  <a:pt x="2230" y="6496"/>
                                </a:lnTo>
                                <a:lnTo>
                                  <a:pt x="2226" y="6570"/>
                                </a:lnTo>
                                <a:lnTo>
                                  <a:pt x="2230" y="6644"/>
                                </a:lnTo>
                                <a:lnTo>
                                  <a:pt x="2239" y="6716"/>
                                </a:lnTo>
                                <a:lnTo>
                                  <a:pt x="2255" y="6786"/>
                                </a:lnTo>
                                <a:lnTo>
                                  <a:pt x="2277" y="6853"/>
                                </a:lnTo>
                                <a:lnTo>
                                  <a:pt x="2305" y="6918"/>
                                </a:lnTo>
                                <a:lnTo>
                                  <a:pt x="2337" y="6980"/>
                                </a:lnTo>
                                <a:lnTo>
                                  <a:pt x="2375" y="7038"/>
                                </a:lnTo>
                                <a:lnTo>
                                  <a:pt x="2417" y="7093"/>
                                </a:lnTo>
                                <a:lnTo>
                                  <a:pt x="2464" y="7144"/>
                                </a:lnTo>
                                <a:lnTo>
                                  <a:pt x="2515" y="7191"/>
                                </a:lnTo>
                                <a:lnTo>
                                  <a:pt x="2570" y="7234"/>
                                </a:lnTo>
                                <a:lnTo>
                                  <a:pt x="2629" y="7271"/>
                                </a:lnTo>
                                <a:lnTo>
                                  <a:pt x="2691" y="7304"/>
                                </a:lnTo>
                                <a:lnTo>
                                  <a:pt x="2755" y="7332"/>
                                </a:lnTo>
                                <a:lnTo>
                                  <a:pt x="2823" y="7353"/>
                                </a:lnTo>
                                <a:lnTo>
                                  <a:pt x="2893" y="7369"/>
                                </a:lnTo>
                                <a:lnTo>
                                  <a:pt x="2965" y="7379"/>
                                </a:lnTo>
                                <a:lnTo>
                                  <a:pt x="3039" y="7382"/>
                                </a:lnTo>
                                <a:lnTo>
                                  <a:pt x="3113" y="7379"/>
                                </a:lnTo>
                                <a:lnTo>
                                  <a:pt x="3185" y="7369"/>
                                </a:lnTo>
                                <a:lnTo>
                                  <a:pt x="3255" y="7353"/>
                                </a:lnTo>
                                <a:lnTo>
                                  <a:pt x="3323" y="7332"/>
                                </a:lnTo>
                                <a:lnTo>
                                  <a:pt x="3387" y="7304"/>
                                </a:lnTo>
                                <a:lnTo>
                                  <a:pt x="3449" y="7271"/>
                                </a:lnTo>
                                <a:lnTo>
                                  <a:pt x="3508" y="7234"/>
                                </a:lnTo>
                                <a:lnTo>
                                  <a:pt x="3563" y="7191"/>
                                </a:lnTo>
                                <a:lnTo>
                                  <a:pt x="3614" y="7144"/>
                                </a:lnTo>
                                <a:lnTo>
                                  <a:pt x="3660" y="7093"/>
                                </a:lnTo>
                                <a:lnTo>
                                  <a:pt x="3703" y="7038"/>
                                </a:lnTo>
                                <a:lnTo>
                                  <a:pt x="3741" y="6980"/>
                                </a:lnTo>
                                <a:lnTo>
                                  <a:pt x="3773" y="6918"/>
                                </a:lnTo>
                                <a:lnTo>
                                  <a:pt x="3801" y="6853"/>
                                </a:lnTo>
                                <a:lnTo>
                                  <a:pt x="3823" y="6786"/>
                                </a:lnTo>
                                <a:lnTo>
                                  <a:pt x="3838" y="6716"/>
                                </a:lnTo>
                                <a:lnTo>
                                  <a:pt x="3848" y="6644"/>
                                </a:lnTo>
                                <a:lnTo>
                                  <a:pt x="3852" y="6570"/>
                                </a:lnTo>
                                <a:moveTo>
                                  <a:pt x="4726" y="111"/>
                                </a:moveTo>
                                <a:lnTo>
                                  <a:pt x="4721" y="39"/>
                                </a:lnTo>
                                <a:lnTo>
                                  <a:pt x="4713" y="0"/>
                                </a:lnTo>
                                <a:lnTo>
                                  <a:pt x="3678" y="0"/>
                                </a:lnTo>
                                <a:lnTo>
                                  <a:pt x="3669" y="39"/>
                                </a:lnTo>
                                <a:lnTo>
                                  <a:pt x="3665" y="111"/>
                                </a:lnTo>
                                <a:lnTo>
                                  <a:pt x="3669" y="183"/>
                                </a:lnTo>
                                <a:lnTo>
                                  <a:pt x="3684" y="252"/>
                                </a:lnTo>
                                <a:lnTo>
                                  <a:pt x="3706" y="318"/>
                                </a:lnTo>
                                <a:lnTo>
                                  <a:pt x="3737" y="379"/>
                                </a:lnTo>
                                <a:lnTo>
                                  <a:pt x="3775" y="436"/>
                                </a:lnTo>
                                <a:lnTo>
                                  <a:pt x="3820" y="487"/>
                                </a:lnTo>
                                <a:lnTo>
                                  <a:pt x="3871" y="531"/>
                                </a:lnTo>
                                <a:lnTo>
                                  <a:pt x="3927" y="570"/>
                                </a:lnTo>
                                <a:lnTo>
                                  <a:pt x="3989" y="600"/>
                                </a:lnTo>
                                <a:lnTo>
                                  <a:pt x="4054" y="623"/>
                                </a:lnTo>
                                <a:lnTo>
                                  <a:pt x="4123" y="637"/>
                                </a:lnTo>
                                <a:lnTo>
                                  <a:pt x="4195" y="642"/>
                                </a:lnTo>
                                <a:lnTo>
                                  <a:pt x="4267" y="637"/>
                                </a:lnTo>
                                <a:lnTo>
                                  <a:pt x="4336" y="623"/>
                                </a:lnTo>
                                <a:lnTo>
                                  <a:pt x="4402" y="600"/>
                                </a:lnTo>
                                <a:lnTo>
                                  <a:pt x="4463" y="570"/>
                                </a:lnTo>
                                <a:lnTo>
                                  <a:pt x="4519" y="531"/>
                                </a:lnTo>
                                <a:lnTo>
                                  <a:pt x="4570" y="487"/>
                                </a:lnTo>
                                <a:lnTo>
                                  <a:pt x="4615" y="436"/>
                                </a:lnTo>
                                <a:lnTo>
                                  <a:pt x="4653" y="379"/>
                                </a:lnTo>
                                <a:lnTo>
                                  <a:pt x="4684" y="318"/>
                                </a:lnTo>
                                <a:lnTo>
                                  <a:pt x="4707" y="252"/>
                                </a:lnTo>
                                <a:lnTo>
                                  <a:pt x="4721" y="183"/>
                                </a:lnTo>
                                <a:lnTo>
                                  <a:pt x="4726" y="111"/>
                                </a:lnTo>
                                <a:moveTo>
                                  <a:pt x="5267" y="2689"/>
                                </a:moveTo>
                                <a:lnTo>
                                  <a:pt x="5259" y="2616"/>
                                </a:lnTo>
                                <a:lnTo>
                                  <a:pt x="5238" y="2549"/>
                                </a:lnTo>
                                <a:lnTo>
                                  <a:pt x="5205" y="2487"/>
                                </a:lnTo>
                                <a:lnTo>
                                  <a:pt x="5161" y="2434"/>
                                </a:lnTo>
                                <a:lnTo>
                                  <a:pt x="5107" y="2390"/>
                                </a:lnTo>
                                <a:lnTo>
                                  <a:pt x="5046" y="2356"/>
                                </a:lnTo>
                                <a:lnTo>
                                  <a:pt x="4978" y="2335"/>
                                </a:lnTo>
                                <a:lnTo>
                                  <a:pt x="4905" y="2328"/>
                                </a:lnTo>
                                <a:lnTo>
                                  <a:pt x="4832" y="2335"/>
                                </a:lnTo>
                                <a:lnTo>
                                  <a:pt x="4765" y="2356"/>
                                </a:lnTo>
                                <a:lnTo>
                                  <a:pt x="4703" y="2390"/>
                                </a:lnTo>
                                <a:lnTo>
                                  <a:pt x="4650" y="2434"/>
                                </a:lnTo>
                                <a:lnTo>
                                  <a:pt x="4606" y="2487"/>
                                </a:lnTo>
                                <a:lnTo>
                                  <a:pt x="4572" y="2549"/>
                                </a:lnTo>
                                <a:lnTo>
                                  <a:pt x="4551" y="2616"/>
                                </a:lnTo>
                                <a:lnTo>
                                  <a:pt x="4544" y="2689"/>
                                </a:lnTo>
                                <a:lnTo>
                                  <a:pt x="4551" y="2762"/>
                                </a:lnTo>
                                <a:lnTo>
                                  <a:pt x="4572" y="2830"/>
                                </a:lnTo>
                                <a:lnTo>
                                  <a:pt x="4606" y="2891"/>
                                </a:lnTo>
                                <a:lnTo>
                                  <a:pt x="4650" y="2945"/>
                                </a:lnTo>
                                <a:lnTo>
                                  <a:pt x="4703" y="2989"/>
                                </a:lnTo>
                                <a:lnTo>
                                  <a:pt x="4765" y="3022"/>
                                </a:lnTo>
                                <a:lnTo>
                                  <a:pt x="4832" y="3043"/>
                                </a:lnTo>
                                <a:lnTo>
                                  <a:pt x="4905" y="3051"/>
                                </a:lnTo>
                                <a:lnTo>
                                  <a:pt x="4978" y="3043"/>
                                </a:lnTo>
                                <a:lnTo>
                                  <a:pt x="5046" y="3022"/>
                                </a:lnTo>
                                <a:lnTo>
                                  <a:pt x="5107" y="2989"/>
                                </a:lnTo>
                                <a:lnTo>
                                  <a:pt x="5161" y="2945"/>
                                </a:lnTo>
                                <a:lnTo>
                                  <a:pt x="5205" y="2891"/>
                                </a:lnTo>
                                <a:lnTo>
                                  <a:pt x="5238" y="2830"/>
                                </a:lnTo>
                                <a:lnTo>
                                  <a:pt x="5259" y="2762"/>
                                </a:lnTo>
                                <a:lnTo>
                                  <a:pt x="5267" y="2689"/>
                                </a:lnTo>
                                <a:moveTo>
                                  <a:pt x="5610" y="6146"/>
                                </a:moveTo>
                                <a:lnTo>
                                  <a:pt x="5605" y="6071"/>
                                </a:lnTo>
                                <a:lnTo>
                                  <a:pt x="5591" y="5998"/>
                                </a:lnTo>
                                <a:lnTo>
                                  <a:pt x="5569" y="5929"/>
                                </a:lnTo>
                                <a:lnTo>
                                  <a:pt x="5539" y="5864"/>
                                </a:lnTo>
                                <a:lnTo>
                                  <a:pt x="5502" y="5803"/>
                                </a:lnTo>
                                <a:lnTo>
                                  <a:pt x="5458" y="5747"/>
                                </a:lnTo>
                                <a:lnTo>
                                  <a:pt x="5408" y="5697"/>
                                </a:lnTo>
                                <a:lnTo>
                                  <a:pt x="5352" y="5653"/>
                                </a:lnTo>
                                <a:lnTo>
                                  <a:pt x="5291" y="5615"/>
                                </a:lnTo>
                                <a:lnTo>
                                  <a:pt x="5226" y="5585"/>
                                </a:lnTo>
                                <a:lnTo>
                                  <a:pt x="5156" y="5563"/>
                                </a:lnTo>
                                <a:lnTo>
                                  <a:pt x="5084" y="5550"/>
                                </a:lnTo>
                                <a:lnTo>
                                  <a:pt x="5008" y="5545"/>
                                </a:lnTo>
                                <a:lnTo>
                                  <a:pt x="4933" y="5550"/>
                                </a:lnTo>
                                <a:lnTo>
                                  <a:pt x="4860" y="5563"/>
                                </a:lnTo>
                                <a:lnTo>
                                  <a:pt x="4791" y="5585"/>
                                </a:lnTo>
                                <a:lnTo>
                                  <a:pt x="4726" y="5615"/>
                                </a:lnTo>
                                <a:lnTo>
                                  <a:pt x="4665" y="5653"/>
                                </a:lnTo>
                                <a:lnTo>
                                  <a:pt x="4609" y="5697"/>
                                </a:lnTo>
                                <a:lnTo>
                                  <a:pt x="4559" y="5747"/>
                                </a:lnTo>
                                <a:lnTo>
                                  <a:pt x="4515" y="5803"/>
                                </a:lnTo>
                                <a:lnTo>
                                  <a:pt x="4477" y="5864"/>
                                </a:lnTo>
                                <a:lnTo>
                                  <a:pt x="4448" y="5929"/>
                                </a:lnTo>
                                <a:lnTo>
                                  <a:pt x="4425" y="5998"/>
                                </a:lnTo>
                                <a:lnTo>
                                  <a:pt x="4412" y="6071"/>
                                </a:lnTo>
                                <a:lnTo>
                                  <a:pt x="4407" y="6146"/>
                                </a:lnTo>
                                <a:lnTo>
                                  <a:pt x="4412" y="6222"/>
                                </a:lnTo>
                                <a:lnTo>
                                  <a:pt x="4425" y="6294"/>
                                </a:lnTo>
                                <a:lnTo>
                                  <a:pt x="4448" y="6364"/>
                                </a:lnTo>
                                <a:lnTo>
                                  <a:pt x="4477" y="6429"/>
                                </a:lnTo>
                                <a:lnTo>
                                  <a:pt x="4515" y="6490"/>
                                </a:lnTo>
                                <a:lnTo>
                                  <a:pt x="4559" y="6546"/>
                                </a:lnTo>
                                <a:lnTo>
                                  <a:pt x="4609" y="6596"/>
                                </a:lnTo>
                                <a:lnTo>
                                  <a:pt x="4665" y="6640"/>
                                </a:lnTo>
                                <a:lnTo>
                                  <a:pt x="4726" y="6677"/>
                                </a:lnTo>
                                <a:lnTo>
                                  <a:pt x="4791" y="6707"/>
                                </a:lnTo>
                                <a:lnTo>
                                  <a:pt x="4860" y="6729"/>
                                </a:lnTo>
                                <a:lnTo>
                                  <a:pt x="4933" y="6743"/>
                                </a:lnTo>
                                <a:lnTo>
                                  <a:pt x="5008" y="6747"/>
                                </a:lnTo>
                                <a:lnTo>
                                  <a:pt x="5084" y="6743"/>
                                </a:lnTo>
                                <a:lnTo>
                                  <a:pt x="5156" y="6729"/>
                                </a:lnTo>
                                <a:lnTo>
                                  <a:pt x="5226" y="6707"/>
                                </a:lnTo>
                                <a:lnTo>
                                  <a:pt x="5291" y="6677"/>
                                </a:lnTo>
                                <a:lnTo>
                                  <a:pt x="5352" y="6640"/>
                                </a:lnTo>
                                <a:lnTo>
                                  <a:pt x="5408" y="6596"/>
                                </a:lnTo>
                                <a:lnTo>
                                  <a:pt x="5458" y="6546"/>
                                </a:lnTo>
                                <a:lnTo>
                                  <a:pt x="5502" y="6490"/>
                                </a:lnTo>
                                <a:lnTo>
                                  <a:pt x="5539" y="6429"/>
                                </a:lnTo>
                                <a:lnTo>
                                  <a:pt x="5569" y="6364"/>
                                </a:lnTo>
                                <a:lnTo>
                                  <a:pt x="5591" y="6294"/>
                                </a:lnTo>
                                <a:lnTo>
                                  <a:pt x="5605" y="6222"/>
                                </a:lnTo>
                                <a:lnTo>
                                  <a:pt x="5610" y="6146"/>
                                </a:lnTo>
                                <a:moveTo>
                                  <a:pt x="7034" y="747"/>
                                </a:moveTo>
                                <a:lnTo>
                                  <a:pt x="7029" y="675"/>
                                </a:lnTo>
                                <a:lnTo>
                                  <a:pt x="7015" y="606"/>
                                </a:lnTo>
                                <a:lnTo>
                                  <a:pt x="6992" y="541"/>
                                </a:lnTo>
                                <a:lnTo>
                                  <a:pt x="6962" y="480"/>
                                </a:lnTo>
                                <a:lnTo>
                                  <a:pt x="6923" y="423"/>
                                </a:lnTo>
                                <a:lnTo>
                                  <a:pt x="6879" y="372"/>
                                </a:lnTo>
                                <a:lnTo>
                                  <a:pt x="6828" y="327"/>
                                </a:lnTo>
                                <a:lnTo>
                                  <a:pt x="6771" y="289"/>
                                </a:lnTo>
                                <a:lnTo>
                                  <a:pt x="6710" y="258"/>
                                </a:lnTo>
                                <a:lnTo>
                                  <a:pt x="6644" y="236"/>
                                </a:lnTo>
                                <a:lnTo>
                                  <a:pt x="6575" y="222"/>
                                </a:lnTo>
                                <a:lnTo>
                                  <a:pt x="6503" y="217"/>
                                </a:lnTo>
                                <a:lnTo>
                                  <a:pt x="6431" y="222"/>
                                </a:lnTo>
                                <a:lnTo>
                                  <a:pt x="6362" y="236"/>
                                </a:lnTo>
                                <a:lnTo>
                                  <a:pt x="6297" y="258"/>
                                </a:lnTo>
                                <a:lnTo>
                                  <a:pt x="6236" y="289"/>
                                </a:lnTo>
                                <a:lnTo>
                                  <a:pt x="6179" y="327"/>
                                </a:lnTo>
                                <a:lnTo>
                                  <a:pt x="6128" y="372"/>
                                </a:lnTo>
                                <a:lnTo>
                                  <a:pt x="6083" y="423"/>
                                </a:lnTo>
                                <a:lnTo>
                                  <a:pt x="6045" y="480"/>
                                </a:lnTo>
                                <a:lnTo>
                                  <a:pt x="6014" y="541"/>
                                </a:lnTo>
                                <a:lnTo>
                                  <a:pt x="5992" y="606"/>
                                </a:lnTo>
                                <a:lnTo>
                                  <a:pt x="5978" y="675"/>
                                </a:lnTo>
                                <a:lnTo>
                                  <a:pt x="5973" y="747"/>
                                </a:lnTo>
                                <a:lnTo>
                                  <a:pt x="5978" y="819"/>
                                </a:lnTo>
                                <a:lnTo>
                                  <a:pt x="5992" y="888"/>
                                </a:lnTo>
                                <a:lnTo>
                                  <a:pt x="6014" y="954"/>
                                </a:lnTo>
                                <a:lnTo>
                                  <a:pt x="6045" y="1015"/>
                                </a:lnTo>
                                <a:lnTo>
                                  <a:pt x="6083" y="1072"/>
                                </a:lnTo>
                                <a:lnTo>
                                  <a:pt x="6128" y="1123"/>
                                </a:lnTo>
                                <a:lnTo>
                                  <a:pt x="6179" y="1167"/>
                                </a:lnTo>
                                <a:lnTo>
                                  <a:pt x="6236" y="1206"/>
                                </a:lnTo>
                                <a:lnTo>
                                  <a:pt x="6297" y="1236"/>
                                </a:lnTo>
                                <a:lnTo>
                                  <a:pt x="6362" y="1259"/>
                                </a:lnTo>
                                <a:lnTo>
                                  <a:pt x="6431" y="1273"/>
                                </a:lnTo>
                                <a:lnTo>
                                  <a:pt x="6503" y="1278"/>
                                </a:lnTo>
                                <a:lnTo>
                                  <a:pt x="6575" y="1273"/>
                                </a:lnTo>
                                <a:lnTo>
                                  <a:pt x="6644" y="1259"/>
                                </a:lnTo>
                                <a:lnTo>
                                  <a:pt x="6710" y="1236"/>
                                </a:lnTo>
                                <a:lnTo>
                                  <a:pt x="6771" y="1206"/>
                                </a:lnTo>
                                <a:lnTo>
                                  <a:pt x="6828" y="1167"/>
                                </a:lnTo>
                                <a:lnTo>
                                  <a:pt x="6879" y="1123"/>
                                </a:lnTo>
                                <a:lnTo>
                                  <a:pt x="6923" y="1072"/>
                                </a:lnTo>
                                <a:lnTo>
                                  <a:pt x="6962" y="1015"/>
                                </a:lnTo>
                                <a:lnTo>
                                  <a:pt x="6992" y="954"/>
                                </a:lnTo>
                                <a:lnTo>
                                  <a:pt x="7015" y="888"/>
                                </a:lnTo>
                                <a:lnTo>
                                  <a:pt x="7029" y="819"/>
                                </a:lnTo>
                                <a:lnTo>
                                  <a:pt x="7034" y="747"/>
                                </a:lnTo>
                                <a:moveTo>
                                  <a:pt x="7950" y="1049"/>
                                </a:moveTo>
                                <a:lnTo>
                                  <a:pt x="7920" y="1027"/>
                                </a:lnTo>
                                <a:lnTo>
                                  <a:pt x="5976" y="3753"/>
                                </a:lnTo>
                                <a:lnTo>
                                  <a:pt x="5914" y="3720"/>
                                </a:lnTo>
                                <a:lnTo>
                                  <a:pt x="5848" y="3695"/>
                                </a:lnTo>
                                <a:lnTo>
                                  <a:pt x="5779" y="3676"/>
                                </a:lnTo>
                                <a:lnTo>
                                  <a:pt x="5707" y="3664"/>
                                </a:lnTo>
                                <a:lnTo>
                                  <a:pt x="5633" y="3660"/>
                                </a:lnTo>
                                <a:lnTo>
                                  <a:pt x="5559" y="3664"/>
                                </a:lnTo>
                                <a:lnTo>
                                  <a:pt x="5487" y="3676"/>
                                </a:lnTo>
                                <a:lnTo>
                                  <a:pt x="5418" y="3695"/>
                                </a:lnTo>
                                <a:lnTo>
                                  <a:pt x="5352" y="3720"/>
                                </a:lnTo>
                                <a:lnTo>
                                  <a:pt x="5290" y="3753"/>
                                </a:lnTo>
                                <a:lnTo>
                                  <a:pt x="5231" y="3791"/>
                                </a:lnTo>
                                <a:lnTo>
                                  <a:pt x="5177" y="3835"/>
                                </a:lnTo>
                                <a:lnTo>
                                  <a:pt x="5128" y="3884"/>
                                </a:lnTo>
                                <a:lnTo>
                                  <a:pt x="5084" y="3938"/>
                                </a:lnTo>
                                <a:lnTo>
                                  <a:pt x="5046" y="3997"/>
                                </a:lnTo>
                                <a:lnTo>
                                  <a:pt x="5014" y="4059"/>
                                </a:lnTo>
                                <a:lnTo>
                                  <a:pt x="4988" y="4125"/>
                                </a:lnTo>
                                <a:lnTo>
                                  <a:pt x="4969" y="4194"/>
                                </a:lnTo>
                                <a:lnTo>
                                  <a:pt x="4957" y="4266"/>
                                </a:lnTo>
                                <a:lnTo>
                                  <a:pt x="4953" y="4340"/>
                                </a:lnTo>
                                <a:lnTo>
                                  <a:pt x="4957" y="4414"/>
                                </a:lnTo>
                                <a:lnTo>
                                  <a:pt x="4969" y="4485"/>
                                </a:lnTo>
                                <a:lnTo>
                                  <a:pt x="4988" y="4554"/>
                                </a:lnTo>
                                <a:lnTo>
                                  <a:pt x="5014" y="4620"/>
                                </a:lnTo>
                                <a:lnTo>
                                  <a:pt x="5046" y="4683"/>
                                </a:lnTo>
                                <a:lnTo>
                                  <a:pt x="5084" y="4741"/>
                                </a:lnTo>
                                <a:lnTo>
                                  <a:pt x="5128" y="4795"/>
                                </a:lnTo>
                                <a:lnTo>
                                  <a:pt x="5177" y="4844"/>
                                </a:lnTo>
                                <a:lnTo>
                                  <a:pt x="5231" y="4888"/>
                                </a:lnTo>
                                <a:lnTo>
                                  <a:pt x="5290" y="4927"/>
                                </a:lnTo>
                                <a:lnTo>
                                  <a:pt x="5352" y="4959"/>
                                </a:lnTo>
                                <a:lnTo>
                                  <a:pt x="5418" y="4985"/>
                                </a:lnTo>
                                <a:lnTo>
                                  <a:pt x="5487" y="5004"/>
                                </a:lnTo>
                                <a:lnTo>
                                  <a:pt x="5559" y="5015"/>
                                </a:lnTo>
                                <a:lnTo>
                                  <a:pt x="5633" y="5019"/>
                                </a:lnTo>
                                <a:lnTo>
                                  <a:pt x="5707" y="5015"/>
                                </a:lnTo>
                                <a:lnTo>
                                  <a:pt x="5779" y="5004"/>
                                </a:lnTo>
                                <a:lnTo>
                                  <a:pt x="5848" y="4985"/>
                                </a:lnTo>
                                <a:lnTo>
                                  <a:pt x="5914" y="4959"/>
                                </a:lnTo>
                                <a:lnTo>
                                  <a:pt x="5976" y="4927"/>
                                </a:lnTo>
                                <a:lnTo>
                                  <a:pt x="6034" y="4888"/>
                                </a:lnTo>
                                <a:lnTo>
                                  <a:pt x="6088" y="4844"/>
                                </a:lnTo>
                                <a:lnTo>
                                  <a:pt x="6138" y="4795"/>
                                </a:lnTo>
                                <a:lnTo>
                                  <a:pt x="6182" y="4741"/>
                                </a:lnTo>
                                <a:lnTo>
                                  <a:pt x="6220" y="4683"/>
                                </a:lnTo>
                                <a:lnTo>
                                  <a:pt x="6252" y="4620"/>
                                </a:lnTo>
                                <a:lnTo>
                                  <a:pt x="6278" y="4554"/>
                                </a:lnTo>
                                <a:lnTo>
                                  <a:pt x="6297" y="4485"/>
                                </a:lnTo>
                                <a:lnTo>
                                  <a:pt x="6309" y="4414"/>
                                </a:lnTo>
                                <a:lnTo>
                                  <a:pt x="6313" y="4340"/>
                                </a:lnTo>
                                <a:lnTo>
                                  <a:pt x="6309" y="4266"/>
                                </a:lnTo>
                                <a:lnTo>
                                  <a:pt x="6297" y="4194"/>
                                </a:lnTo>
                                <a:lnTo>
                                  <a:pt x="6278" y="4125"/>
                                </a:lnTo>
                                <a:lnTo>
                                  <a:pt x="6252" y="4059"/>
                                </a:lnTo>
                                <a:lnTo>
                                  <a:pt x="6220" y="3997"/>
                                </a:lnTo>
                                <a:lnTo>
                                  <a:pt x="6182" y="3938"/>
                                </a:lnTo>
                                <a:lnTo>
                                  <a:pt x="6138" y="3884"/>
                                </a:lnTo>
                                <a:lnTo>
                                  <a:pt x="6088" y="3835"/>
                                </a:lnTo>
                                <a:lnTo>
                                  <a:pt x="6034" y="3791"/>
                                </a:lnTo>
                                <a:lnTo>
                                  <a:pt x="6008" y="3773"/>
                                </a:lnTo>
                                <a:lnTo>
                                  <a:pt x="7950" y="1049"/>
                                </a:lnTo>
                                <a:moveTo>
                                  <a:pt x="9318" y="700"/>
                                </a:moveTo>
                                <a:lnTo>
                                  <a:pt x="9311" y="628"/>
                                </a:lnTo>
                                <a:lnTo>
                                  <a:pt x="9290" y="560"/>
                                </a:lnTo>
                                <a:lnTo>
                                  <a:pt x="9256" y="498"/>
                                </a:lnTo>
                                <a:lnTo>
                                  <a:pt x="9212" y="445"/>
                                </a:lnTo>
                                <a:lnTo>
                                  <a:pt x="9159" y="401"/>
                                </a:lnTo>
                                <a:lnTo>
                                  <a:pt x="9097" y="368"/>
                                </a:lnTo>
                                <a:lnTo>
                                  <a:pt x="9029" y="346"/>
                                </a:lnTo>
                                <a:lnTo>
                                  <a:pt x="8957" y="339"/>
                                </a:lnTo>
                                <a:lnTo>
                                  <a:pt x="8884" y="346"/>
                                </a:lnTo>
                                <a:lnTo>
                                  <a:pt x="8816" y="368"/>
                                </a:lnTo>
                                <a:lnTo>
                                  <a:pt x="8755" y="401"/>
                                </a:lnTo>
                                <a:lnTo>
                                  <a:pt x="8701" y="445"/>
                                </a:lnTo>
                                <a:lnTo>
                                  <a:pt x="8657" y="498"/>
                                </a:lnTo>
                                <a:lnTo>
                                  <a:pt x="8624" y="560"/>
                                </a:lnTo>
                                <a:lnTo>
                                  <a:pt x="8603" y="628"/>
                                </a:lnTo>
                                <a:lnTo>
                                  <a:pt x="8595" y="700"/>
                                </a:lnTo>
                                <a:lnTo>
                                  <a:pt x="8603" y="773"/>
                                </a:lnTo>
                                <a:lnTo>
                                  <a:pt x="8624" y="841"/>
                                </a:lnTo>
                                <a:lnTo>
                                  <a:pt x="8657" y="903"/>
                                </a:lnTo>
                                <a:lnTo>
                                  <a:pt x="8701" y="956"/>
                                </a:lnTo>
                                <a:lnTo>
                                  <a:pt x="8755" y="1000"/>
                                </a:lnTo>
                                <a:lnTo>
                                  <a:pt x="8816" y="1033"/>
                                </a:lnTo>
                                <a:lnTo>
                                  <a:pt x="8884" y="1055"/>
                                </a:lnTo>
                                <a:lnTo>
                                  <a:pt x="8957" y="1062"/>
                                </a:lnTo>
                                <a:lnTo>
                                  <a:pt x="9029" y="1055"/>
                                </a:lnTo>
                                <a:lnTo>
                                  <a:pt x="9097" y="1033"/>
                                </a:lnTo>
                                <a:lnTo>
                                  <a:pt x="9159" y="1000"/>
                                </a:lnTo>
                                <a:lnTo>
                                  <a:pt x="9212" y="956"/>
                                </a:lnTo>
                                <a:lnTo>
                                  <a:pt x="9256" y="903"/>
                                </a:lnTo>
                                <a:lnTo>
                                  <a:pt x="9290" y="841"/>
                                </a:lnTo>
                                <a:lnTo>
                                  <a:pt x="9311" y="773"/>
                                </a:lnTo>
                                <a:lnTo>
                                  <a:pt x="9318" y="700"/>
                                </a:lnTo>
                                <a:moveTo>
                                  <a:pt x="9808" y="3631"/>
                                </a:moveTo>
                                <a:lnTo>
                                  <a:pt x="9806" y="3555"/>
                                </a:lnTo>
                                <a:lnTo>
                                  <a:pt x="9800" y="3479"/>
                                </a:lnTo>
                                <a:lnTo>
                                  <a:pt x="9791" y="3405"/>
                                </a:lnTo>
                                <a:lnTo>
                                  <a:pt x="9777" y="3331"/>
                                </a:lnTo>
                                <a:lnTo>
                                  <a:pt x="9761" y="3259"/>
                                </a:lnTo>
                                <a:lnTo>
                                  <a:pt x="9741" y="3189"/>
                                </a:lnTo>
                                <a:lnTo>
                                  <a:pt x="9717" y="3120"/>
                                </a:lnTo>
                                <a:lnTo>
                                  <a:pt x="9691" y="3052"/>
                                </a:lnTo>
                                <a:lnTo>
                                  <a:pt x="9661" y="2986"/>
                                </a:lnTo>
                                <a:lnTo>
                                  <a:pt x="9628" y="2922"/>
                                </a:lnTo>
                                <a:lnTo>
                                  <a:pt x="9592" y="2860"/>
                                </a:lnTo>
                                <a:lnTo>
                                  <a:pt x="9554" y="2799"/>
                                </a:lnTo>
                                <a:lnTo>
                                  <a:pt x="9512" y="2741"/>
                                </a:lnTo>
                                <a:lnTo>
                                  <a:pt x="9468" y="2685"/>
                                </a:lnTo>
                                <a:lnTo>
                                  <a:pt x="9421" y="2631"/>
                                </a:lnTo>
                                <a:lnTo>
                                  <a:pt x="9372" y="2579"/>
                                </a:lnTo>
                                <a:lnTo>
                                  <a:pt x="9320" y="2530"/>
                                </a:lnTo>
                                <a:lnTo>
                                  <a:pt x="9266" y="2483"/>
                                </a:lnTo>
                                <a:lnTo>
                                  <a:pt x="9210" y="2439"/>
                                </a:lnTo>
                                <a:lnTo>
                                  <a:pt x="9152" y="2398"/>
                                </a:lnTo>
                                <a:lnTo>
                                  <a:pt x="9091" y="2359"/>
                                </a:lnTo>
                                <a:lnTo>
                                  <a:pt x="9029" y="2323"/>
                                </a:lnTo>
                                <a:lnTo>
                                  <a:pt x="8965" y="2290"/>
                                </a:lnTo>
                                <a:lnTo>
                                  <a:pt x="8899" y="2261"/>
                                </a:lnTo>
                                <a:lnTo>
                                  <a:pt x="8831" y="2234"/>
                                </a:lnTo>
                                <a:lnTo>
                                  <a:pt x="8762" y="2210"/>
                                </a:lnTo>
                                <a:lnTo>
                                  <a:pt x="8692" y="2190"/>
                                </a:lnTo>
                                <a:lnTo>
                                  <a:pt x="8620" y="2174"/>
                                </a:lnTo>
                                <a:lnTo>
                                  <a:pt x="8547" y="2161"/>
                                </a:lnTo>
                                <a:lnTo>
                                  <a:pt x="8472" y="2151"/>
                                </a:lnTo>
                                <a:lnTo>
                                  <a:pt x="8397" y="2146"/>
                                </a:lnTo>
                                <a:lnTo>
                                  <a:pt x="8320" y="2144"/>
                                </a:lnTo>
                                <a:lnTo>
                                  <a:pt x="8243" y="2146"/>
                                </a:lnTo>
                                <a:lnTo>
                                  <a:pt x="8168" y="2151"/>
                                </a:lnTo>
                                <a:lnTo>
                                  <a:pt x="8093" y="2161"/>
                                </a:lnTo>
                                <a:lnTo>
                                  <a:pt x="8020" y="2174"/>
                                </a:lnTo>
                                <a:lnTo>
                                  <a:pt x="7948" y="2190"/>
                                </a:lnTo>
                                <a:lnTo>
                                  <a:pt x="7878" y="2210"/>
                                </a:lnTo>
                                <a:lnTo>
                                  <a:pt x="7809" y="2234"/>
                                </a:lnTo>
                                <a:lnTo>
                                  <a:pt x="7741" y="2261"/>
                                </a:lnTo>
                                <a:lnTo>
                                  <a:pt x="7675" y="2290"/>
                                </a:lnTo>
                                <a:lnTo>
                                  <a:pt x="7611" y="2323"/>
                                </a:lnTo>
                                <a:lnTo>
                                  <a:pt x="7549" y="2359"/>
                                </a:lnTo>
                                <a:lnTo>
                                  <a:pt x="7488" y="2398"/>
                                </a:lnTo>
                                <a:lnTo>
                                  <a:pt x="7430" y="2439"/>
                                </a:lnTo>
                                <a:lnTo>
                                  <a:pt x="7374" y="2483"/>
                                </a:lnTo>
                                <a:lnTo>
                                  <a:pt x="7320" y="2530"/>
                                </a:lnTo>
                                <a:lnTo>
                                  <a:pt x="7268" y="2579"/>
                                </a:lnTo>
                                <a:lnTo>
                                  <a:pt x="7219" y="2631"/>
                                </a:lnTo>
                                <a:lnTo>
                                  <a:pt x="7172" y="2685"/>
                                </a:lnTo>
                                <a:lnTo>
                                  <a:pt x="7128" y="2741"/>
                                </a:lnTo>
                                <a:lnTo>
                                  <a:pt x="7087" y="2799"/>
                                </a:lnTo>
                                <a:lnTo>
                                  <a:pt x="7048" y="2860"/>
                                </a:lnTo>
                                <a:lnTo>
                                  <a:pt x="7012" y="2922"/>
                                </a:lnTo>
                                <a:lnTo>
                                  <a:pt x="6979" y="2986"/>
                                </a:lnTo>
                                <a:lnTo>
                                  <a:pt x="6949" y="3052"/>
                                </a:lnTo>
                                <a:lnTo>
                                  <a:pt x="6923" y="3120"/>
                                </a:lnTo>
                                <a:lnTo>
                                  <a:pt x="6899" y="3189"/>
                                </a:lnTo>
                                <a:lnTo>
                                  <a:pt x="6879" y="3259"/>
                                </a:lnTo>
                                <a:lnTo>
                                  <a:pt x="6863" y="3331"/>
                                </a:lnTo>
                                <a:lnTo>
                                  <a:pt x="6850" y="3405"/>
                                </a:lnTo>
                                <a:lnTo>
                                  <a:pt x="6840" y="3479"/>
                                </a:lnTo>
                                <a:lnTo>
                                  <a:pt x="6834" y="3555"/>
                                </a:lnTo>
                                <a:lnTo>
                                  <a:pt x="6833" y="3631"/>
                                </a:lnTo>
                                <a:lnTo>
                                  <a:pt x="6834" y="3708"/>
                                </a:lnTo>
                                <a:lnTo>
                                  <a:pt x="6840" y="3783"/>
                                </a:lnTo>
                                <a:lnTo>
                                  <a:pt x="6850" y="3858"/>
                                </a:lnTo>
                                <a:lnTo>
                                  <a:pt x="6863" y="3931"/>
                                </a:lnTo>
                                <a:lnTo>
                                  <a:pt x="6879" y="4003"/>
                                </a:lnTo>
                                <a:lnTo>
                                  <a:pt x="6899" y="4073"/>
                                </a:lnTo>
                                <a:lnTo>
                                  <a:pt x="6923" y="4143"/>
                                </a:lnTo>
                                <a:lnTo>
                                  <a:pt x="6949" y="4210"/>
                                </a:lnTo>
                                <a:lnTo>
                                  <a:pt x="6979" y="4276"/>
                                </a:lnTo>
                                <a:lnTo>
                                  <a:pt x="7012" y="4340"/>
                                </a:lnTo>
                                <a:lnTo>
                                  <a:pt x="7048" y="4402"/>
                                </a:lnTo>
                                <a:lnTo>
                                  <a:pt x="7087" y="4463"/>
                                </a:lnTo>
                                <a:lnTo>
                                  <a:pt x="7128" y="4521"/>
                                </a:lnTo>
                                <a:lnTo>
                                  <a:pt x="7172" y="4577"/>
                                </a:lnTo>
                                <a:lnTo>
                                  <a:pt x="7219" y="4631"/>
                                </a:lnTo>
                                <a:lnTo>
                                  <a:pt x="7268" y="4683"/>
                                </a:lnTo>
                                <a:lnTo>
                                  <a:pt x="7320" y="4732"/>
                                </a:lnTo>
                                <a:lnTo>
                                  <a:pt x="7374" y="4779"/>
                                </a:lnTo>
                                <a:lnTo>
                                  <a:pt x="7430" y="4823"/>
                                </a:lnTo>
                                <a:lnTo>
                                  <a:pt x="7488" y="4865"/>
                                </a:lnTo>
                                <a:lnTo>
                                  <a:pt x="7549" y="4903"/>
                                </a:lnTo>
                                <a:lnTo>
                                  <a:pt x="7611" y="4939"/>
                                </a:lnTo>
                                <a:lnTo>
                                  <a:pt x="7675" y="4972"/>
                                </a:lnTo>
                                <a:lnTo>
                                  <a:pt x="7741" y="5002"/>
                                </a:lnTo>
                                <a:lnTo>
                                  <a:pt x="7809" y="5028"/>
                                </a:lnTo>
                                <a:lnTo>
                                  <a:pt x="7878" y="5052"/>
                                </a:lnTo>
                                <a:lnTo>
                                  <a:pt x="7948" y="5072"/>
                                </a:lnTo>
                                <a:lnTo>
                                  <a:pt x="8020" y="5088"/>
                                </a:lnTo>
                                <a:lnTo>
                                  <a:pt x="8093" y="5101"/>
                                </a:lnTo>
                                <a:lnTo>
                                  <a:pt x="8168" y="5111"/>
                                </a:lnTo>
                                <a:lnTo>
                                  <a:pt x="8243" y="5117"/>
                                </a:lnTo>
                                <a:lnTo>
                                  <a:pt x="8320" y="5119"/>
                                </a:lnTo>
                                <a:lnTo>
                                  <a:pt x="8397" y="5117"/>
                                </a:lnTo>
                                <a:lnTo>
                                  <a:pt x="8472" y="5111"/>
                                </a:lnTo>
                                <a:lnTo>
                                  <a:pt x="8547" y="5101"/>
                                </a:lnTo>
                                <a:lnTo>
                                  <a:pt x="8620" y="5088"/>
                                </a:lnTo>
                                <a:lnTo>
                                  <a:pt x="8692" y="5072"/>
                                </a:lnTo>
                                <a:lnTo>
                                  <a:pt x="8762" y="5052"/>
                                </a:lnTo>
                                <a:lnTo>
                                  <a:pt x="8831" y="5028"/>
                                </a:lnTo>
                                <a:lnTo>
                                  <a:pt x="8899" y="5002"/>
                                </a:lnTo>
                                <a:lnTo>
                                  <a:pt x="8965" y="4972"/>
                                </a:lnTo>
                                <a:lnTo>
                                  <a:pt x="9029" y="4939"/>
                                </a:lnTo>
                                <a:lnTo>
                                  <a:pt x="9091" y="4903"/>
                                </a:lnTo>
                                <a:lnTo>
                                  <a:pt x="9152" y="4865"/>
                                </a:lnTo>
                                <a:lnTo>
                                  <a:pt x="9210" y="4823"/>
                                </a:lnTo>
                                <a:lnTo>
                                  <a:pt x="9266" y="4779"/>
                                </a:lnTo>
                                <a:lnTo>
                                  <a:pt x="9320" y="4732"/>
                                </a:lnTo>
                                <a:lnTo>
                                  <a:pt x="9372" y="4683"/>
                                </a:lnTo>
                                <a:lnTo>
                                  <a:pt x="9421" y="4631"/>
                                </a:lnTo>
                                <a:lnTo>
                                  <a:pt x="9468" y="4577"/>
                                </a:lnTo>
                                <a:lnTo>
                                  <a:pt x="9512" y="4521"/>
                                </a:lnTo>
                                <a:lnTo>
                                  <a:pt x="9554" y="4463"/>
                                </a:lnTo>
                                <a:lnTo>
                                  <a:pt x="9592" y="4402"/>
                                </a:lnTo>
                                <a:lnTo>
                                  <a:pt x="9628" y="4340"/>
                                </a:lnTo>
                                <a:lnTo>
                                  <a:pt x="9661" y="4276"/>
                                </a:lnTo>
                                <a:lnTo>
                                  <a:pt x="9691" y="4210"/>
                                </a:lnTo>
                                <a:lnTo>
                                  <a:pt x="9717" y="4143"/>
                                </a:lnTo>
                                <a:lnTo>
                                  <a:pt x="9741" y="4073"/>
                                </a:lnTo>
                                <a:lnTo>
                                  <a:pt x="9761" y="4003"/>
                                </a:lnTo>
                                <a:lnTo>
                                  <a:pt x="9777" y="3931"/>
                                </a:lnTo>
                                <a:lnTo>
                                  <a:pt x="9791" y="3858"/>
                                </a:lnTo>
                                <a:lnTo>
                                  <a:pt x="9800" y="3783"/>
                                </a:lnTo>
                                <a:lnTo>
                                  <a:pt x="9806" y="3708"/>
                                </a:lnTo>
                                <a:lnTo>
                                  <a:pt x="9808" y="3631"/>
                                </a:lnTo>
                              </a:path>
                            </a:pathLst>
                          </a:custGeom>
                          <a:solidFill>
                            <a:srgbClr val="606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AutoShape 130"/>
                        <wps:cNvSpPr>
                          <a:spLocks/>
                        </wps:cNvSpPr>
                        <wps:spPr bwMode="auto">
                          <a:xfrm>
                            <a:off x="4545" y="6412"/>
                            <a:ext cx="592" cy="592"/>
                          </a:xfrm>
                          <a:custGeom>
                            <a:avLst/>
                            <a:gdLst>
                              <a:gd name="T0" fmla="+- 0 4823 4545"/>
                              <a:gd name="T1" fmla="*/ T0 w 592"/>
                              <a:gd name="T2" fmla="+- 0 6955 6412"/>
                              <a:gd name="T3" fmla="*/ 6955 h 592"/>
                              <a:gd name="T4" fmla="+- 0 4851 4545"/>
                              <a:gd name="T5" fmla="*/ T4 w 592"/>
                              <a:gd name="T6" fmla="+- 0 7003 6412"/>
                              <a:gd name="T7" fmla="*/ 7003 h 592"/>
                              <a:gd name="T8" fmla="+- 0 4995 4545"/>
                              <a:gd name="T9" fmla="*/ T8 w 592"/>
                              <a:gd name="T10" fmla="+- 0 6960 6412"/>
                              <a:gd name="T11" fmla="*/ 6960 h 592"/>
                              <a:gd name="T12" fmla="+- 0 4666 4545"/>
                              <a:gd name="T13" fmla="*/ T12 w 592"/>
                              <a:gd name="T14" fmla="+- 0 6810 6412"/>
                              <a:gd name="T15" fmla="*/ 6810 h 592"/>
                              <a:gd name="T16" fmla="+- 0 4629 4545"/>
                              <a:gd name="T17" fmla="*/ T16 w 592"/>
                              <a:gd name="T18" fmla="+- 0 6844 6412"/>
                              <a:gd name="T19" fmla="*/ 6844 h 592"/>
                              <a:gd name="T20" fmla="+- 0 4631 4545"/>
                              <a:gd name="T21" fmla="*/ T20 w 592"/>
                              <a:gd name="T22" fmla="+- 0 6916 6412"/>
                              <a:gd name="T23" fmla="*/ 6916 h 592"/>
                              <a:gd name="T24" fmla="+- 0 4745 4545"/>
                              <a:gd name="T25" fmla="*/ T24 w 592"/>
                              <a:gd name="T26" fmla="+- 0 6987 6412"/>
                              <a:gd name="T27" fmla="*/ 6987 h 592"/>
                              <a:gd name="T28" fmla="+- 0 4823 4545"/>
                              <a:gd name="T29" fmla="*/ T28 w 592"/>
                              <a:gd name="T30" fmla="+- 0 6955 6412"/>
                              <a:gd name="T31" fmla="*/ 6955 h 592"/>
                              <a:gd name="T32" fmla="+- 0 5053 4545"/>
                              <a:gd name="T33" fmla="*/ T32 w 592"/>
                              <a:gd name="T34" fmla="+- 0 6914 6412"/>
                              <a:gd name="T35" fmla="*/ 6914 h 592"/>
                              <a:gd name="T36" fmla="+- 0 4761 4545"/>
                              <a:gd name="T37" fmla="*/ T36 w 592"/>
                              <a:gd name="T38" fmla="+- 0 6898 6412"/>
                              <a:gd name="T39" fmla="*/ 6898 h 592"/>
                              <a:gd name="T40" fmla="+- 0 4666 4545"/>
                              <a:gd name="T41" fmla="*/ T40 w 592"/>
                              <a:gd name="T42" fmla="+- 0 6810 6412"/>
                              <a:gd name="T43" fmla="*/ 6810 h 592"/>
                              <a:gd name="T44" fmla="+- 0 4841 4545"/>
                              <a:gd name="T45" fmla="*/ T44 w 592"/>
                              <a:gd name="T46" fmla="+- 0 6502 6412"/>
                              <a:gd name="T47" fmla="*/ 6502 h 592"/>
                              <a:gd name="T48" fmla="+- 0 4987 4545"/>
                              <a:gd name="T49" fmla="*/ T48 w 592"/>
                              <a:gd name="T50" fmla="+- 0 6562 6412"/>
                              <a:gd name="T51" fmla="*/ 6562 h 592"/>
                              <a:gd name="T52" fmla="+- 0 5047 4545"/>
                              <a:gd name="T53" fmla="*/ T52 w 592"/>
                              <a:gd name="T54" fmla="+- 0 6708 6412"/>
                              <a:gd name="T55" fmla="*/ 6708 h 592"/>
                              <a:gd name="T56" fmla="+- 0 4987 4545"/>
                              <a:gd name="T57" fmla="*/ T56 w 592"/>
                              <a:gd name="T58" fmla="+- 0 6853 6412"/>
                              <a:gd name="T59" fmla="*/ 6853 h 592"/>
                              <a:gd name="T60" fmla="+- 0 4841 4545"/>
                              <a:gd name="T61" fmla="*/ T60 w 592"/>
                              <a:gd name="T62" fmla="+- 0 6914 6412"/>
                              <a:gd name="T63" fmla="*/ 6914 h 592"/>
                              <a:gd name="T64" fmla="+- 0 5053 4545"/>
                              <a:gd name="T65" fmla="*/ T64 w 592"/>
                              <a:gd name="T66" fmla="+- 0 6914 6412"/>
                              <a:gd name="T67" fmla="*/ 6914 h 592"/>
                              <a:gd name="T68" fmla="+- 0 5127 4545"/>
                              <a:gd name="T69" fmla="*/ T68 w 592"/>
                              <a:gd name="T70" fmla="+- 0 6785 6412"/>
                              <a:gd name="T71" fmla="*/ 6785 h 592"/>
                              <a:gd name="T72" fmla="+- 0 5134 4545"/>
                              <a:gd name="T73" fmla="*/ T72 w 592"/>
                              <a:gd name="T74" fmla="+- 0 6668 6412"/>
                              <a:gd name="T75" fmla="*/ 6668 h 592"/>
                              <a:gd name="T76" fmla="+- 0 5114 4545"/>
                              <a:gd name="T77" fmla="*/ T76 w 592"/>
                              <a:gd name="T78" fmla="+- 0 6594 6412"/>
                              <a:gd name="T79" fmla="*/ 6594 h 592"/>
                              <a:gd name="T80" fmla="+- 0 5055 4545"/>
                              <a:gd name="T81" fmla="*/ T80 w 592"/>
                              <a:gd name="T82" fmla="+- 0 6581 6412"/>
                              <a:gd name="T83" fmla="*/ 6581 h 592"/>
                              <a:gd name="T84" fmla="+- 0 5076 4545"/>
                              <a:gd name="T85" fmla="*/ T84 w 592"/>
                              <a:gd name="T86" fmla="+- 0 6528 6412"/>
                              <a:gd name="T87" fmla="*/ 6528 h 592"/>
                              <a:gd name="T88" fmla="+- 0 5053 4545"/>
                              <a:gd name="T89" fmla="*/ T88 w 592"/>
                              <a:gd name="T90" fmla="+- 0 6502 6412"/>
                              <a:gd name="T91" fmla="*/ 6502 h 592"/>
                              <a:gd name="T92" fmla="+- 0 4763 4545"/>
                              <a:gd name="T93" fmla="*/ T92 w 592"/>
                              <a:gd name="T94" fmla="+- 0 6423 6412"/>
                              <a:gd name="T95" fmla="*/ 6423 h 592"/>
                              <a:gd name="T96" fmla="+- 0 4632 4545"/>
                              <a:gd name="T97" fmla="*/ T96 w 592"/>
                              <a:gd name="T98" fmla="+- 0 6499 6412"/>
                              <a:gd name="T99" fmla="*/ 6499 h 592"/>
                              <a:gd name="T100" fmla="+- 0 4556 4545"/>
                              <a:gd name="T101" fmla="*/ T100 w 592"/>
                              <a:gd name="T102" fmla="+- 0 6629 6412"/>
                              <a:gd name="T103" fmla="*/ 6629 h 592"/>
                              <a:gd name="T104" fmla="+- 0 4547 4545"/>
                              <a:gd name="T105" fmla="*/ T104 w 592"/>
                              <a:gd name="T106" fmla="+- 0 6740 6412"/>
                              <a:gd name="T107" fmla="*/ 6740 h 592"/>
                              <a:gd name="T108" fmla="+- 0 4561 4545"/>
                              <a:gd name="T109" fmla="*/ T108 w 592"/>
                              <a:gd name="T110" fmla="+- 0 6801 6412"/>
                              <a:gd name="T111" fmla="*/ 6801 h 592"/>
                              <a:gd name="T112" fmla="+- 0 4612 4545"/>
                              <a:gd name="T113" fmla="*/ T112 w 592"/>
                              <a:gd name="T114" fmla="+- 0 6810 6412"/>
                              <a:gd name="T115" fmla="*/ 6810 h 592"/>
                              <a:gd name="T116" fmla="+- 0 4651 4545"/>
                              <a:gd name="T117" fmla="*/ T116 w 592"/>
                              <a:gd name="T118" fmla="+- 0 6788 6412"/>
                              <a:gd name="T119" fmla="*/ 6788 h 592"/>
                              <a:gd name="T120" fmla="+- 0 4651 4545"/>
                              <a:gd name="T121" fmla="*/ T120 w 592"/>
                              <a:gd name="T122" fmla="+- 0 6628 6412"/>
                              <a:gd name="T123" fmla="*/ 6628 h 592"/>
                              <a:gd name="T124" fmla="+- 0 4761 4545"/>
                              <a:gd name="T125" fmla="*/ T124 w 592"/>
                              <a:gd name="T126" fmla="+- 0 6518 6412"/>
                              <a:gd name="T127" fmla="*/ 6518 h 592"/>
                              <a:gd name="T128" fmla="+- 0 5053 4545"/>
                              <a:gd name="T129" fmla="*/ T128 w 592"/>
                              <a:gd name="T130" fmla="+- 0 6502 6412"/>
                              <a:gd name="T131" fmla="*/ 6502 h 592"/>
                              <a:gd name="T132" fmla="+- 0 4960 4545"/>
                              <a:gd name="T133" fmla="*/ T132 w 592"/>
                              <a:gd name="T134" fmla="+- 0 6482 6412"/>
                              <a:gd name="T135" fmla="*/ 6482 h 592"/>
                              <a:gd name="T136" fmla="+- 0 4934 4545"/>
                              <a:gd name="T137" fmla="*/ T136 w 592"/>
                              <a:gd name="T138" fmla="+- 0 6427 6412"/>
                              <a:gd name="T139" fmla="*/ 6427 h 592"/>
                              <a:gd name="T140" fmla="+- 0 4888 4545"/>
                              <a:gd name="T141" fmla="*/ T140 w 592"/>
                              <a:gd name="T142" fmla="+- 0 6416 6412"/>
                              <a:gd name="T143" fmla="*/ 6416 h 592"/>
                              <a:gd name="T144" fmla="+- 0 4841 4545"/>
                              <a:gd name="T145" fmla="*/ T144 w 592"/>
                              <a:gd name="T146" fmla="+- 0 6412 6412"/>
                              <a:gd name="T147" fmla="*/ 6412 h 592"/>
                              <a:gd name="T148" fmla="+- 0 5055 4545"/>
                              <a:gd name="T149" fmla="*/ T148 w 592"/>
                              <a:gd name="T150" fmla="+- 0 6581 6412"/>
                              <a:gd name="T151" fmla="*/ 6581 h 592"/>
                              <a:gd name="T152" fmla="+- 0 5097 4545"/>
                              <a:gd name="T153" fmla="*/ T152 w 592"/>
                              <a:gd name="T154" fmla="+- 0 6560 6412"/>
                              <a:gd name="T155" fmla="*/ 6560 h 592"/>
                              <a:gd name="T156" fmla="+- 0 4960 4545"/>
                              <a:gd name="T157" fmla="*/ T156 w 592"/>
                              <a:gd name="T158" fmla="+- 0 6482 6412"/>
                              <a:gd name="T159" fmla="*/ 6482 h 592"/>
                              <a:gd name="T160" fmla="+- 0 5027 4545"/>
                              <a:gd name="T161" fmla="*/ T160 w 592"/>
                              <a:gd name="T162" fmla="+- 0 6479 6412"/>
                              <a:gd name="T163" fmla="*/ 6479 h 592"/>
                              <a:gd name="T164" fmla="+- 0 4969 4545"/>
                              <a:gd name="T165" fmla="*/ T164 w 592"/>
                              <a:gd name="T166" fmla="+- 0 6441 6412"/>
                              <a:gd name="T167" fmla="*/ 6441 h 5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92" h="592">
                                <a:moveTo>
                                  <a:pt x="457" y="543"/>
                                </a:moveTo>
                                <a:lnTo>
                                  <a:pt x="278" y="543"/>
                                </a:lnTo>
                                <a:lnTo>
                                  <a:pt x="314" y="550"/>
                                </a:lnTo>
                                <a:lnTo>
                                  <a:pt x="306" y="591"/>
                                </a:lnTo>
                                <a:lnTo>
                                  <a:pt x="382" y="579"/>
                                </a:lnTo>
                                <a:lnTo>
                                  <a:pt x="450" y="548"/>
                                </a:lnTo>
                                <a:lnTo>
                                  <a:pt x="457" y="543"/>
                                </a:lnTo>
                                <a:close/>
                                <a:moveTo>
                                  <a:pt x="121" y="398"/>
                                </a:moveTo>
                                <a:lnTo>
                                  <a:pt x="67" y="398"/>
                                </a:lnTo>
                                <a:lnTo>
                                  <a:pt x="84" y="432"/>
                                </a:lnTo>
                                <a:lnTo>
                                  <a:pt x="44" y="451"/>
                                </a:lnTo>
                                <a:lnTo>
                                  <a:pt x="86" y="504"/>
                                </a:lnTo>
                                <a:lnTo>
                                  <a:pt x="139" y="546"/>
                                </a:lnTo>
                                <a:lnTo>
                                  <a:pt x="200" y="575"/>
                                </a:lnTo>
                                <a:lnTo>
                                  <a:pt x="268" y="590"/>
                                </a:lnTo>
                                <a:lnTo>
                                  <a:pt x="278" y="543"/>
                                </a:lnTo>
                                <a:lnTo>
                                  <a:pt x="457" y="543"/>
                                </a:lnTo>
                                <a:lnTo>
                                  <a:pt x="508" y="502"/>
                                </a:lnTo>
                                <a:lnTo>
                                  <a:pt x="296" y="502"/>
                                </a:lnTo>
                                <a:lnTo>
                                  <a:pt x="216" y="486"/>
                                </a:lnTo>
                                <a:lnTo>
                                  <a:pt x="150" y="441"/>
                                </a:lnTo>
                                <a:lnTo>
                                  <a:pt x="121" y="398"/>
                                </a:lnTo>
                                <a:close/>
                                <a:moveTo>
                                  <a:pt x="508" y="90"/>
                                </a:moveTo>
                                <a:lnTo>
                                  <a:pt x="296" y="90"/>
                                </a:lnTo>
                                <a:lnTo>
                                  <a:pt x="376" y="106"/>
                                </a:lnTo>
                                <a:lnTo>
                                  <a:pt x="442" y="150"/>
                                </a:lnTo>
                                <a:lnTo>
                                  <a:pt x="486" y="216"/>
                                </a:lnTo>
                                <a:lnTo>
                                  <a:pt x="502" y="296"/>
                                </a:lnTo>
                                <a:lnTo>
                                  <a:pt x="486" y="376"/>
                                </a:lnTo>
                                <a:lnTo>
                                  <a:pt x="442" y="441"/>
                                </a:lnTo>
                                <a:lnTo>
                                  <a:pt x="376" y="486"/>
                                </a:lnTo>
                                <a:lnTo>
                                  <a:pt x="296" y="502"/>
                                </a:lnTo>
                                <a:lnTo>
                                  <a:pt x="508" y="502"/>
                                </a:lnTo>
                                <a:lnTo>
                                  <a:pt x="553" y="442"/>
                                </a:lnTo>
                                <a:lnTo>
                                  <a:pt x="582" y="373"/>
                                </a:lnTo>
                                <a:lnTo>
                                  <a:pt x="592" y="296"/>
                                </a:lnTo>
                                <a:lnTo>
                                  <a:pt x="589" y="256"/>
                                </a:lnTo>
                                <a:lnTo>
                                  <a:pt x="581" y="218"/>
                                </a:lnTo>
                                <a:lnTo>
                                  <a:pt x="569" y="182"/>
                                </a:lnTo>
                                <a:lnTo>
                                  <a:pt x="562" y="169"/>
                                </a:lnTo>
                                <a:lnTo>
                                  <a:pt x="510" y="169"/>
                                </a:lnTo>
                                <a:lnTo>
                                  <a:pt x="493" y="135"/>
                                </a:lnTo>
                                <a:lnTo>
                                  <a:pt x="531" y="116"/>
                                </a:lnTo>
                                <a:lnTo>
                                  <a:pt x="508" y="90"/>
                                </a:lnTo>
                                <a:close/>
                                <a:moveTo>
                                  <a:pt x="296" y="0"/>
                                </a:moveTo>
                                <a:lnTo>
                                  <a:pt x="218" y="11"/>
                                </a:lnTo>
                                <a:lnTo>
                                  <a:pt x="147" y="41"/>
                                </a:lnTo>
                                <a:lnTo>
                                  <a:pt x="87" y="87"/>
                                </a:lnTo>
                                <a:lnTo>
                                  <a:pt x="41" y="147"/>
                                </a:lnTo>
                                <a:lnTo>
                                  <a:pt x="11" y="217"/>
                                </a:lnTo>
                                <a:lnTo>
                                  <a:pt x="0" y="296"/>
                                </a:lnTo>
                                <a:lnTo>
                                  <a:pt x="2" y="328"/>
                                </a:lnTo>
                                <a:lnTo>
                                  <a:pt x="7" y="359"/>
                                </a:lnTo>
                                <a:lnTo>
                                  <a:pt x="16" y="389"/>
                                </a:lnTo>
                                <a:lnTo>
                                  <a:pt x="27" y="418"/>
                                </a:lnTo>
                                <a:lnTo>
                                  <a:pt x="67" y="398"/>
                                </a:lnTo>
                                <a:lnTo>
                                  <a:pt x="121" y="398"/>
                                </a:lnTo>
                                <a:lnTo>
                                  <a:pt x="106" y="376"/>
                                </a:lnTo>
                                <a:lnTo>
                                  <a:pt x="90" y="296"/>
                                </a:lnTo>
                                <a:lnTo>
                                  <a:pt x="106" y="216"/>
                                </a:lnTo>
                                <a:lnTo>
                                  <a:pt x="150" y="150"/>
                                </a:lnTo>
                                <a:lnTo>
                                  <a:pt x="216" y="106"/>
                                </a:lnTo>
                                <a:lnTo>
                                  <a:pt x="296" y="90"/>
                                </a:lnTo>
                                <a:lnTo>
                                  <a:pt x="508" y="90"/>
                                </a:lnTo>
                                <a:lnTo>
                                  <a:pt x="486" y="70"/>
                                </a:lnTo>
                                <a:lnTo>
                                  <a:pt x="415" y="70"/>
                                </a:lnTo>
                                <a:lnTo>
                                  <a:pt x="379" y="62"/>
                                </a:lnTo>
                                <a:lnTo>
                                  <a:pt x="389" y="15"/>
                                </a:lnTo>
                                <a:lnTo>
                                  <a:pt x="366" y="9"/>
                                </a:lnTo>
                                <a:lnTo>
                                  <a:pt x="343" y="4"/>
                                </a:lnTo>
                                <a:lnTo>
                                  <a:pt x="320" y="1"/>
                                </a:lnTo>
                                <a:lnTo>
                                  <a:pt x="296" y="0"/>
                                </a:lnTo>
                                <a:close/>
                                <a:moveTo>
                                  <a:pt x="552" y="148"/>
                                </a:moveTo>
                                <a:lnTo>
                                  <a:pt x="510" y="169"/>
                                </a:lnTo>
                                <a:lnTo>
                                  <a:pt x="562" y="169"/>
                                </a:lnTo>
                                <a:lnTo>
                                  <a:pt x="552" y="148"/>
                                </a:lnTo>
                                <a:close/>
                                <a:moveTo>
                                  <a:pt x="424" y="29"/>
                                </a:moveTo>
                                <a:lnTo>
                                  <a:pt x="415" y="70"/>
                                </a:lnTo>
                                <a:lnTo>
                                  <a:pt x="486" y="70"/>
                                </a:lnTo>
                                <a:lnTo>
                                  <a:pt x="482" y="67"/>
                                </a:lnTo>
                                <a:lnTo>
                                  <a:pt x="454" y="46"/>
                                </a:lnTo>
                                <a:lnTo>
                                  <a:pt x="424" y="29"/>
                                </a:lnTo>
                                <a:close/>
                              </a:path>
                            </a:pathLst>
                          </a:custGeom>
                          <a:solidFill>
                            <a:srgbClr val="D1D1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5" name="Picture 1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255" y="6391"/>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AutoShape 128"/>
                        <wps:cNvSpPr>
                          <a:spLocks/>
                        </wps:cNvSpPr>
                        <wps:spPr bwMode="auto">
                          <a:xfrm>
                            <a:off x="2835" y="4194"/>
                            <a:ext cx="5540" cy="2284"/>
                          </a:xfrm>
                          <a:custGeom>
                            <a:avLst/>
                            <a:gdLst>
                              <a:gd name="T0" fmla="+- 0 3096 2835"/>
                              <a:gd name="T1" fmla="*/ T0 w 5540"/>
                              <a:gd name="T2" fmla="+- 0 4730 4194"/>
                              <a:gd name="T3" fmla="*/ 4730 h 2284"/>
                              <a:gd name="T4" fmla="+- 0 3072 2835"/>
                              <a:gd name="T5" fmla="*/ T4 w 5540"/>
                              <a:gd name="T6" fmla="+- 0 4726 4194"/>
                              <a:gd name="T7" fmla="*/ 4726 h 2284"/>
                              <a:gd name="T8" fmla="+- 0 2847 2835"/>
                              <a:gd name="T9" fmla="*/ T8 w 5540"/>
                              <a:gd name="T10" fmla="+- 0 6362 4194"/>
                              <a:gd name="T11" fmla="*/ 6362 h 2284"/>
                              <a:gd name="T12" fmla="+- 0 2872 2835"/>
                              <a:gd name="T13" fmla="*/ T12 w 5540"/>
                              <a:gd name="T14" fmla="+- 0 6366 4194"/>
                              <a:gd name="T15" fmla="*/ 6366 h 2284"/>
                              <a:gd name="T16" fmla="+- 0 4003 2835"/>
                              <a:gd name="T17" fmla="*/ T16 w 5540"/>
                              <a:gd name="T18" fmla="+- 0 4216 4194"/>
                              <a:gd name="T19" fmla="*/ 4216 h 2284"/>
                              <a:gd name="T20" fmla="+- 0 3928 2835"/>
                              <a:gd name="T21" fmla="*/ T20 w 5540"/>
                              <a:gd name="T22" fmla="+- 0 4206 4194"/>
                              <a:gd name="T23" fmla="*/ 4206 h 2284"/>
                              <a:gd name="T24" fmla="+- 0 3920 2835"/>
                              <a:gd name="T25" fmla="*/ T24 w 5540"/>
                              <a:gd name="T26" fmla="+- 0 4230 4194"/>
                              <a:gd name="T27" fmla="*/ 4230 h 2284"/>
                              <a:gd name="T28" fmla="+- 0 4003 2835"/>
                              <a:gd name="T29" fmla="*/ T28 w 5540"/>
                              <a:gd name="T30" fmla="+- 0 4216 4194"/>
                              <a:gd name="T31" fmla="*/ 4216 h 2284"/>
                              <a:gd name="T32" fmla="+- 0 4118 2835"/>
                              <a:gd name="T33" fmla="*/ T32 w 5540"/>
                              <a:gd name="T34" fmla="+- 0 4250 4194"/>
                              <a:gd name="T35" fmla="*/ 4250 h 2284"/>
                              <a:gd name="T36" fmla="+- 0 4222 2835"/>
                              <a:gd name="T37" fmla="*/ T36 w 5540"/>
                              <a:gd name="T38" fmla="+- 0 4320 4194"/>
                              <a:gd name="T39" fmla="*/ 4320 h 2284"/>
                              <a:gd name="T40" fmla="+- 0 4462 2835"/>
                              <a:gd name="T41" fmla="*/ T40 w 5540"/>
                              <a:gd name="T42" fmla="+- 0 4352 4194"/>
                              <a:gd name="T43" fmla="*/ 4352 h 2284"/>
                              <a:gd name="T44" fmla="+- 0 4336 2835"/>
                              <a:gd name="T45" fmla="*/ T44 w 5540"/>
                              <a:gd name="T46" fmla="+- 0 4354 4194"/>
                              <a:gd name="T47" fmla="*/ 4354 h 2284"/>
                              <a:gd name="T48" fmla="+- 0 4462 2835"/>
                              <a:gd name="T49" fmla="*/ T48 w 5540"/>
                              <a:gd name="T50" fmla="+- 0 4352 4194"/>
                              <a:gd name="T51" fmla="*/ 4352 h 2284"/>
                              <a:gd name="T52" fmla="+- 0 4576 2835"/>
                              <a:gd name="T53" fmla="*/ T52 w 5540"/>
                              <a:gd name="T54" fmla="+- 0 4387 4194"/>
                              <a:gd name="T55" fmla="*/ 4387 h 2284"/>
                              <a:gd name="T56" fmla="+- 0 4680 2835"/>
                              <a:gd name="T57" fmla="*/ T56 w 5540"/>
                              <a:gd name="T58" fmla="+- 0 4457 4194"/>
                              <a:gd name="T59" fmla="*/ 4457 h 2284"/>
                              <a:gd name="T60" fmla="+- 0 4824 2835"/>
                              <a:gd name="T61" fmla="*/ T60 w 5540"/>
                              <a:gd name="T62" fmla="+- 0 4461 4194"/>
                              <a:gd name="T63" fmla="*/ 4461 h 2284"/>
                              <a:gd name="T64" fmla="+- 0 4795 2835"/>
                              <a:gd name="T65" fmla="*/ T64 w 5540"/>
                              <a:gd name="T66" fmla="+- 0 4491 4194"/>
                              <a:gd name="T67" fmla="*/ 4491 h 2284"/>
                              <a:gd name="T68" fmla="+- 0 4814 2835"/>
                              <a:gd name="T69" fmla="*/ T68 w 5540"/>
                              <a:gd name="T70" fmla="+- 0 4484 4194"/>
                              <a:gd name="T71" fmla="*/ 4484 h 2284"/>
                              <a:gd name="T72" fmla="+- 0 4824 2835"/>
                              <a:gd name="T73" fmla="*/ T72 w 5540"/>
                              <a:gd name="T74" fmla="+- 0 4461 4194"/>
                              <a:gd name="T75" fmla="*/ 4461 h 2284"/>
                              <a:gd name="T76" fmla="+- 0 5833 2835"/>
                              <a:gd name="T77" fmla="*/ T76 w 5540"/>
                              <a:gd name="T78" fmla="+- 0 4762 4194"/>
                              <a:gd name="T79" fmla="*/ 4762 h 2284"/>
                              <a:gd name="T80" fmla="+- 0 5829 2835"/>
                              <a:gd name="T81" fmla="*/ T80 w 5540"/>
                              <a:gd name="T82" fmla="+- 0 4787 4194"/>
                              <a:gd name="T83" fmla="*/ 4787 h 2284"/>
                              <a:gd name="T84" fmla="+- 0 5826 2835"/>
                              <a:gd name="T85" fmla="*/ T84 w 5540"/>
                              <a:gd name="T86" fmla="+- 0 4799 4194"/>
                              <a:gd name="T87" fmla="*/ 4799 h 2284"/>
                              <a:gd name="T88" fmla="+- 0 6066 2835"/>
                              <a:gd name="T89" fmla="*/ T88 w 5540"/>
                              <a:gd name="T90" fmla="+- 0 4831 4194"/>
                              <a:gd name="T91" fmla="*/ 4831 h 2284"/>
                              <a:gd name="T92" fmla="+- 0 5941 2835"/>
                              <a:gd name="T93" fmla="*/ T92 w 5540"/>
                              <a:gd name="T94" fmla="+- 0 4833 4194"/>
                              <a:gd name="T95" fmla="*/ 4833 h 2284"/>
                              <a:gd name="T96" fmla="+- 0 6066 2835"/>
                              <a:gd name="T97" fmla="*/ T96 w 5540"/>
                              <a:gd name="T98" fmla="+- 0 4831 4194"/>
                              <a:gd name="T99" fmla="*/ 4831 h 2284"/>
                              <a:gd name="T100" fmla="+- 0 6435 2835"/>
                              <a:gd name="T101" fmla="*/ T100 w 5540"/>
                              <a:gd name="T102" fmla="+- 0 4941 4194"/>
                              <a:gd name="T103" fmla="*/ 4941 h 2284"/>
                              <a:gd name="T104" fmla="+- 0 6426 2835"/>
                              <a:gd name="T105" fmla="*/ T104 w 5540"/>
                              <a:gd name="T106" fmla="+- 0 4965 4194"/>
                              <a:gd name="T107" fmla="*/ 4965 h 2284"/>
                              <a:gd name="T108" fmla="+- 0 6514 2835"/>
                              <a:gd name="T109" fmla="*/ T108 w 5540"/>
                              <a:gd name="T110" fmla="+- 0 5004 4194"/>
                              <a:gd name="T111" fmla="*/ 5004 h 2284"/>
                              <a:gd name="T112" fmla="+- 0 6754 2835"/>
                              <a:gd name="T113" fmla="*/ T112 w 5540"/>
                              <a:gd name="T114" fmla="+- 0 5037 4194"/>
                              <a:gd name="T115" fmla="*/ 5037 h 2284"/>
                              <a:gd name="T116" fmla="+- 0 6628 2835"/>
                              <a:gd name="T117" fmla="*/ T116 w 5540"/>
                              <a:gd name="T118" fmla="+- 0 5038 4194"/>
                              <a:gd name="T119" fmla="*/ 5038 h 2284"/>
                              <a:gd name="T120" fmla="+- 0 6754 2835"/>
                              <a:gd name="T121" fmla="*/ T120 w 5540"/>
                              <a:gd name="T122" fmla="+- 0 5037 4194"/>
                              <a:gd name="T123" fmla="*/ 5037 h 2284"/>
                              <a:gd name="T124" fmla="+- 0 6868 2835"/>
                              <a:gd name="T125" fmla="*/ T124 w 5540"/>
                              <a:gd name="T126" fmla="+- 0 5071 4194"/>
                              <a:gd name="T127" fmla="*/ 5071 h 2284"/>
                              <a:gd name="T128" fmla="+- 0 6972 2835"/>
                              <a:gd name="T129" fmla="*/ T128 w 5540"/>
                              <a:gd name="T130" fmla="+- 0 5141 4194"/>
                              <a:gd name="T131" fmla="*/ 5141 h 2284"/>
                              <a:gd name="T132" fmla="+- 0 7114 2835"/>
                              <a:gd name="T133" fmla="*/ T132 w 5540"/>
                              <a:gd name="T134" fmla="+- 0 5144 4194"/>
                              <a:gd name="T135" fmla="*/ 5144 h 2284"/>
                              <a:gd name="T136" fmla="+- 0 7087 2835"/>
                              <a:gd name="T137" fmla="*/ T136 w 5540"/>
                              <a:gd name="T138" fmla="+- 0 5175 4194"/>
                              <a:gd name="T139" fmla="*/ 5175 h 2284"/>
                              <a:gd name="T140" fmla="+- 0 7106 2835"/>
                              <a:gd name="T141" fmla="*/ T140 w 5540"/>
                              <a:gd name="T142" fmla="+- 0 5168 4194"/>
                              <a:gd name="T143" fmla="*/ 5168 h 2284"/>
                              <a:gd name="T144" fmla="+- 0 7114 2835"/>
                              <a:gd name="T145" fmla="*/ T144 w 5540"/>
                              <a:gd name="T146" fmla="+- 0 5144 4194"/>
                              <a:gd name="T147" fmla="*/ 5144 h 2284"/>
                              <a:gd name="T148" fmla="+- 0 7937 2835"/>
                              <a:gd name="T149" fmla="*/ T148 w 5540"/>
                              <a:gd name="T150" fmla="+- 0 5744 4194"/>
                              <a:gd name="T151" fmla="*/ 5744 h 2284"/>
                              <a:gd name="T152" fmla="+- 0 7967 2835"/>
                              <a:gd name="T153" fmla="*/ T152 w 5540"/>
                              <a:gd name="T154" fmla="+- 0 5866 4194"/>
                              <a:gd name="T155" fmla="*/ 5866 h 2284"/>
                              <a:gd name="T156" fmla="+- 0 8124 2835"/>
                              <a:gd name="T157" fmla="*/ T156 w 5540"/>
                              <a:gd name="T158" fmla="+- 0 6050 4194"/>
                              <a:gd name="T159" fmla="*/ 6050 h 2284"/>
                              <a:gd name="T160" fmla="+- 0 8030 2835"/>
                              <a:gd name="T161" fmla="*/ T160 w 5540"/>
                              <a:gd name="T162" fmla="+- 0 5968 4194"/>
                              <a:gd name="T163" fmla="*/ 5968 h 2284"/>
                              <a:gd name="T164" fmla="+- 0 8124 2835"/>
                              <a:gd name="T165" fmla="*/ T164 w 5540"/>
                              <a:gd name="T166" fmla="+- 0 6050 4194"/>
                              <a:gd name="T167" fmla="*/ 6050 h 2284"/>
                              <a:gd name="T168" fmla="+- 0 8187 2835"/>
                              <a:gd name="T169" fmla="*/ T168 w 5540"/>
                              <a:gd name="T170" fmla="+- 0 6152 4194"/>
                              <a:gd name="T171" fmla="*/ 6152 h 2284"/>
                              <a:gd name="T172" fmla="+- 0 8218 2835"/>
                              <a:gd name="T173" fmla="*/ T172 w 5540"/>
                              <a:gd name="T174" fmla="+- 0 6273 4194"/>
                              <a:gd name="T175" fmla="*/ 6273 h 2284"/>
                              <a:gd name="T176" fmla="+- 0 8374 2835"/>
                              <a:gd name="T177" fmla="*/ T176 w 5540"/>
                              <a:gd name="T178" fmla="+- 0 6458 4194"/>
                              <a:gd name="T179" fmla="*/ 6458 h 2284"/>
                              <a:gd name="T180" fmla="+- 0 8280 2835"/>
                              <a:gd name="T181" fmla="*/ T180 w 5540"/>
                              <a:gd name="T182" fmla="+- 0 6375 4194"/>
                              <a:gd name="T183" fmla="*/ 6375 h 2284"/>
                              <a:gd name="T184" fmla="+- 0 8374 2835"/>
                              <a:gd name="T185" fmla="*/ T184 w 5540"/>
                              <a:gd name="T186" fmla="+- 0 6458 4194"/>
                              <a:gd name="T187" fmla="*/ 6458 h 22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5540" h="2284">
                                <a:moveTo>
                                  <a:pt x="274" y="538"/>
                                </a:moveTo>
                                <a:lnTo>
                                  <a:pt x="261" y="536"/>
                                </a:lnTo>
                                <a:lnTo>
                                  <a:pt x="249" y="534"/>
                                </a:lnTo>
                                <a:lnTo>
                                  <a:pt x="237" y="532"/>
                                </a:lnTo>
                                <a:lnTo>
                                  <a:pt x="0" y="2166"/>
                                </a:lnTo>
                                <a:lnTo>
                                  <a:pt x="12" y="2168"/>
                                </a:lnTo>
                                <a:lnTo>
                                  <a:pt x="25" y="2170"/>
                                </a:lnTo>
                                <a:lnTo>
                                  <a:pt x="37" y="2172"/>
                                </a:lnTo>
                                <a:lnTo>
                                  <a:pt x="274" y="538"/>
                                </a:lnTo>
                                <a:moveTo>
                                  <a:pt x="1168" y="22"/>
                                </a:moveTo>
                                <a:lnTo>
                                  <a:pt x="1097" y="0"/>
                                </a:lnTo>
                                <a:lnTo>
                                  <a:pt x="1093" y="12"/>
                                </a:lnTo>
                                <a:lnTo>
                                  <a:pt x="1089" y="24"/>
                                </a:lnTo>
                                <a:lnTo>
                                  <a:pt x="1085" y="36"/>
                                </a:lnTo>
                                <a:lnTo>
                                  <a:pt x="1158" y="57"/>
                                </a:lnTo>
                                <a:lnTo>
                                  <a:pt x="1168" y="22"/>
                                </a:lnTo>
                                <a:moveTo>
                                  <a:pt x="1397" y="90"/>
                                </a:moveTo>
                                <a:lnTo>
                                  <a:pt x="1283" y="56"/>
                                </a:lnTo>
                                <a:lnTo>
                                  <a:pt x="1272" y="92"/>
                                </a:lnTo>
                                <a:lnTo>
                                  <a:pt x="1387" y="126"/>
                                </a:lnTo>
                                <a:lnTo>
                                  <a:pt x="1397" y="90"/>
                                </a:lnTo>
                                <a:moveTo>
                                  <a:pt x="1627" y="158"/>
                                </a:moveTo>
                                <a:lnTo>
                                  <a:pt x="1512" y="124"/>
                                </a:lnTo>
                                <a:lnTo>
                                  <a:pt x="1501" y="160"/>
                                </a:lnTo>
                                <a:lnTo>
                                  <a:pt x="1616" y="194"/>
                                </a:lnTo>
                                <a:lnTo>
                                  <a:pt x="1627" y="158"/>
                                </a:lnTo>
                                <a:moveTo>
                                  <a:pt x="1856" y="227"/>
                                </a:moveTo>
                                <a:lnTo>
                                  <a:pt x="1741" y="193"/>
                                </a:lnTo>
                                <a:lnTo>
                                  <a:pt x="1730" y="228"/>
                                </a:lnTo>
                                <a:lnTo>
                                  <a:pt x="1845" y="263"/>
                                </a:lnTo>
                                <a:lnTo>
                                  <a:pt x="1856" y="227"/>
                                </a:lnTo>
                                <a:moveTo>
                                  <a:pt x="1989" y="267"/>
                                </a:moveTo>
                                <a:lnTo>
                                  <a:pt x="1970" y="261"/>
                                </a:lnTo>
                                <a:lnTo>
                                  <a:pt x="1960" y="297"/>
                                </a:lnTo>
                                <a:lnTo>
                                  <a:pt x="1975" y="301"/>
                                </a:lnTo>
                                <a:lnTo>
                                  <a:pt x="1979" y="290"/>
                                </a:lnTo>
                                <a:lnTo>
                                  <a:pt x="1984" y="278"/>
                                </a:lnTo>
                                <a:lnTo>
                                  <a:pt x="1989" y="267"/>
                                </a:lnTo>
                                <a:moveTo>
                                  <a:pt x="3002" y="569"/>
                                </a:moveTo>
                                <a:lnTo>
                                  <a:pt x="2998" y="568"/>
                                </a:lnTo>
                                <a:lnTo>
                                  <a:pt x="2996" y="580"/>
                                </a:lnTo>
                                <a:lnTo>
                                  <a:pt x="2994" y="593"/>
                                </a:lnTo>
                                <a:lnTo>
                                  <a:pt x="2991" y="605"/>
                                </a:lnTo>
                                <a:lnTo>
                                  <a:pt x="3002" y="569"/>
                                </a:lnTo>
                                <a:moveTo>
                                  <a:pt x="3231" y="637"/>
                                </a:moveTo>
                                <a:lnTo>
                                  <a:pt x="3116" y="603"/>
                                </a:lnTo>
                                <a:lnTo>
                                  <a:pt x="3106" y="639"/>
                                </a:lnTo>
                                <a:lnTo>
                                  <a:pt x="3220" y="673"/>
                                </a:lnTo>
                                <a:lnTo>
                                  <a:pt x="3231" y="637"/>
                                </a:lnTo>
                                <a:moveTo>
                                  <a:pt x="3689" y="774"/>
                                </a:moveTo>
                                <a:lnTo>
                                  <a:pt x="3600" y="747"/>
                                </a:lnTo>
                                <a:lnTo>
                                  <a:pt x="3596" y="759"/>
                                </a:lnTo>
                                <a:lnTo>
                                  <a:pt x="3591" y="771"/>
                                </a:lnTo>
                                <a:lnTo>
                                  <a:pt x="3585" y="782"/>
                                </a:lnTo>
                                <a:lnTo>
                                  <a:pt x="3679" y="810"/>
                                </a:lnTo>
                                <a:lnTo>
                                  <a:pt x="3689" y="774"/>
                                </a:lnTo>
                                <a:moveTo>
                                  <a:pt x="3919" y="843"/>
                                </a:moveTo>
                                <a:lnTo>
                                  <a:pt x="3804" y="808"/>
                                </a:lnTo>
                                <a:lnTo>
                                  <a:pt x="3793" y="844"/>
                                </a:lnTo>
                                <a:lnTo>
                                  <a:pt x="3908" y="878"/>
                                </a:lnTo>
                                <a:lnTo>
                                  <a:pt x="3919" y="843"/>
                                </a:lnTo>
                                <a:moveTo>
                                  <a:pt x="4148" y="911"/>
                                </a:moveTo>
                                <a:lnTo>
                                  <a:pt x="4033" y="877"/>
                                </a:lnTo>
                                <a:lnTo>
                                  <a:pt x="4023" y="913"/>
                                </a:lnTo>
                                <a:lnTo>
                                  <a:pt x="4137" y="947"/>
                                </a:lnTo>
                                <a:lnTo>
                                  <a:pt x="4148" y="911"/>
                                </a:lnTo>
                                <a:moveTo>
                                  <a:pt x="4279" y="950"/>
                                </a:moveTo>
                                <a:lnTo>
                                  <a:pt x="4262" y="945"/>
                                </a:lnTo>
                                <a:lnTo>
                                  <a:pt x="4252" y="981"/>
                                </a:lnTo>
                                <a:lnTo>
                                  <a:pt x="4268" y="986"/>
                                </a:lnTo>
                                <a:lnTo>
                                  <a:pt x="4271" y="974"/>
                                </a:lnTo>
                                <a:lnTo>
                                  <a:pt x="4275" y="962"/>
                                </a:lnTo>
                                <a:lnTo>
                                  <a:pt x="4279" y="950"/>
                                </a:lnTo>
                                <a:moveTo>
                                  <a:pt x="5164" y="1652"/>
                                </a:moveTo>
                                <a:lnTo>
                                  <a:pt x="5102" y="1550"/>
                                </a:lnTo>
                                <a:lnTo>
                                  <a:pt x="5070" y="1570"/>
                                </a:lnTo>
                                <a:lnTo>
                                  <a:pt x="5132" y="1672"/>
                                </a:lnTo>
                                <a:lnTo>
                                  <a:pt x="5164" y="1652"/>
                                </a:lnTo>
                                <a:moveTo>
                                  <a:pt x="5289" y="1856"/>
                                </a:moveTo>
                                <a:lnTo>
                                  <a:pt x="5227" y="1754"/>
                                </a:lnTo>
                                <a:lnTo>
                                  <a:pt x="5195" y="1774"/>
                                </a:lnTo>
                                <a:lnTo>
                                  <a:pt x="5257" y="1876"/>
                                </a:lnTo>
                                <a:lnTo>
                                  <a:pt x="5289" y="1856"/>
                                </a:lnTo>
                                <a:moveTo>
                                  <a:pt x="5414" y="2060"/>
                                </a:moveTo>
                                <a:lnTo>
                                  <a:pt x="5352" y="1958"/>
                                </a:lnTo>
                                <a:lnTo>
                                  <a:pt x="5320" y="1977"/>
                                </a:lnTo>
                                <a:lnTo>
                                  <a:pt x="5383" y="2079"/>
                                </a:lnTo>
                                <a:lnTo>
                                  <a:pt x="5414" y="2060"/>
                                </a:lnTo>
                                <a:moveTo>
                                  <a:pt x="5539" y="2264"/>
                                </a:moveTo>
                                <a:lnTo>
                                  <a:pt x="5477" y="2162"/>
                                </a:lnTo>
                                <a:lnTo>
                                  <a:pt x="5445" y="2181"/>
                                </a:lnTo>
                                <a:lnTo>
                                  <a:pt x="5508" y="2283"/>
                                </a:lnTo>
                                <a:lnTo>
                                  <a:pt x="5539" y="2264"/>
                                </a:lnTo>
                              </a:path>
                            </a:pathLst>
                          </a:custGeom>
                          <a:solidFill>
                            <a:srgbClr val="D1D1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7" name="Picture 1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150" y="4754"/>
                            <a:ext cx="291"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8" name="Picture 1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903" y="5456"/>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9" name="AutoShape 125"/>
                        <wps:cNvSpPr>
                          <a:spLocks/>
                        </wps:cNvSpPr>
                        <wps:spPr bwMode="auto">
                          <a:xfrm>
                            <a:off x="3925" y="1330"/>
                            <a:ext cx="5736" cy="6430"/>
                          </a:xfrm>
                          <a:custGeom>
                            <a:avLst/>
                            <a:gdLst>
                              <a:gd name="T0" fmla="+- 0 3931 3925"/>
                              <a:gd name="T1" fmla="*/ T0 w 5736"/>
                              <a:gd name="T2" fmla="+- 0 7160 1331"/>
                              <a:gd name="T3" fmla="*/ 7160 h 6430"/>
                              <a:gd name="T4" fmla="+- 0 4200 3925"/>
                              <a:gd name="T5" fmla="*/ T4 w 5736"/>
                              <a:gd name="T6" fmla="+- 0 7055 1331"/>
                              <a:gd name="T7" fmla="*/ 7055 h 6430"/>
                              <a:gd name="T8" fmla="+- 0 4200 3925"/>
                              <a:gd name="T9" fmla="*/ T8 w 5736"/>
                              <a:gd name="T10" fmla="+- 0 7055 1331"/>
                              <a:gd name="T11" fmla="*/ 7055 h 6430"/>
                              <a:gd name="T12" fmla="+- 0 4307 3925"/>
                              <a:gd name="T13" fmla="*/ T12 w 5736"/>
                              <a:gd name="T14" fmla="+- 0 7002 1331"/>
                              <a:gd name="T15" fmla="*/ 7002 h 6430"/>
                              <a:gd name="T16" fmla="+- 0 4505 3925"/>
                              <a:gd name="T17" fmla="*/ T16 w 5736"/>
                              <a:gd name="T18" fmla="+- 0 6863 1331"/>
                              <a:gd name="T19" fmla="*/ 6863 h 6430"/>
                              <a:gd name="T20" fmla="+- 0 4823 3925"/>
                              <a:gd name="T21" fmla="*/ T20 w 5736"/>
                              <a:gd name="T22" fmla="+- 0 6955 1331"/>
                              <a:gd name="T23" fmla="*/ 6955 h 6430"/>
                              <a:gd name="T24" fmla="+- 0 5213 3925"/>
                              <a:gd name="T25" fmla="*/ T24 w 5736"/>
                              <a:gd name="T26" fmla="+- 0 5198 1331"/>
                              <a:gd name="T27" fmla="*/ 5198 h 6430"/>
                              <a:gd name="T28" fmla="+- 0 5028 3925"/>
                              <a:gd name="T29" fmla="*/ T28 w 5736"/>
                              <a:gd name="T30" fmla="+- 0 5973 1331"/>
                              <a:gd name="T31" fmla="*/ 5973 h 6430"/>
                              <a:gd name="T32" fmla="+- 0 5213 3925"/>
                              <a:gd name="T33" fmla="*/ T32 w 5736"/>
                              <a:gd name="T34" fmla="+- 0 5198 1331"/>
                              <a:gd name="T35" fmla="*/ 5198 h 6430"/>
                              <a:gd name="T36" fmla="+- 0 5503 3925"/>
                              <a:gd name="T37" fmla="*/ T36 w 5736"/>
                              <a:gd name="T38" fmla="+- 0 3467 1331"/>
                              <a:gd name="T39" fmla="*/ 3467 h 6430"/>
                              <a:gd name="T40" fmla="+- 0 5411 3925"/>
                              <a:gd name="T41" fmla="*/ T40 w 5736"/>
                              <a:gd name="T42" fmla="+- 0 4155 1331"/>
                              <a:gd name="T43" fmla="*/ 4155 h 6430"/>
                              <a:gd name="T44" fmla="+- 0 7129 3925"/>
                              <a:gd name="T45" fmla="*/ T44 w 5736"/>
                              <a:gd name="T46" fmla="+- 0 5519 1331"/>
                              <a:gd name="T47" fmla="*/ 5519 h 6430"/>
                              <a:gd name="T48" fmla="+- 0 7139 3925"/>
                              <a:gd name="T49" fmla="*/ T48 w 5736"/>
                              <a:gd name="T50" fmla="+- 0 5541 1331"/>
                              <a:gd name="T51" fmla="*/ 5541 h 6430"/>
                              <a:gd name="T52" fmla="+- 0 8902 3925"/>
                              <a:gd name="T53" fmla="*/ T52 w 5736"/>
                              <a:gd name="T54" fmla="+- 0 3088 1331"/>
                              <a:gd name="T55" fmla="*/ 3088 h 6430"/>
                              <a:gd name="T56" fmla="+- 0 8862 3925"/>
                              <a:gd name="T57" fmla="*/ T56 w 5736"/>
                              <a:gd name="T58" fmla="+- 0 2917 1331"/>
                              <a:gd name="T59" fmla="*/ 2917 h 6430"/>
                              <a:gd name="T60" fmla="+- 0 8813 3925"/>
                              <a:gd name="T61" fmla="*/ T60 w 5736"/>
                              <a:gd name="T62" fmla="+- 0 3066 1331"/>
                              <a:gd name="T63" fmla="*/ 3066 h 6430"/>
                              <a:gd name="T64" fmla="+- 0 8607 3925"/>
                              <a:gd name="T65" fmla="*/ T64 w 5736"/>
                              <a:gd name="T66" fmla="+- 0 3272 1331"/>
                              <a:gd name="T67" fmla="*/ 3272 h 6430"/>
                              <a:gd name="T68" fmla="+- 0 8447 3925"/>
                              <a:gd name="T69" fmla="*/ T68 w 5736"/>
                              <a:gd name="T70" fmla="+- 0 3196 1331"/>
                              <a:gd name="T71" fmla="*/ 3196 h 6430"/>
                              <a:gd name="T72" fmla="+- 0 8412 3925"/>
                              <a:gd name="T73" fmla="*/ T72 w 5736"/>
                              <a:gd name="T74" fmla="+- 0 3133 1331"/>
                              <a:gd name="T75" fmla="*/ 3133 h 6430"/>
                              <a:gd name="T76" fmla="+- 0 8461 3925"/>
                              <a:gd name="T77" fmla="*/ T76 w 5736"/>
                              <a:gd name="T78" fmla="+- 0 2920 1331"/>
                              <a:gd name="T79" fmla="*/ 2920 h 6430"/>
                              <a:gd name="T80" fmla="+- 0 8752 3925"/>
                              <a:gd name="T81" fmla="*/ T80 w 5736"/>
                              <a:gd name="T82" fmla="+- 0 2920 1331"/>
                              <a:gd name="T83" fmla="*/ 2920 h 6430"/>
                              <a:gd name="T84" fmla="+- 0 8783 3925"/>
                              <a:gd name="T85" fmla="*/ T84 w 5736"/>
                              <a:gd name="T86" fmla="+- 0 2832 1331"/>
                              <a:gd name="T87" fmla="*/ 2832 h 6430"/>
                              <a:gd name="T88" fmla="+- 0 8590 3925"/>
                              <a:gd name="T89" fmla="*/ T88 w 5736"/>
                              <a:gd name="T90" fmla="+- 0 2771 1331"/>
                              <a:gd name="T91" fmla="*/ 2771 h 6430"/>
                              <a:gd name="T92" fmla="+- 0 7963 3925"/>
                              <a:gd name="T93" fmla="*/ T92 w 5736"/>
                              <a:gd name="T94" fmla="+- 0 1799 1331"/>
                              <a:gd name="T95" fmla="*/ 1799 h 6430"/>
                              <a:gd name="T96" fmla="+- 0 8047 3925"/>
                              <a:gd name="T97" fmla="*/ T96 w 5736"/>
                              <a:gd name="T98" fmla="+- 0 1741 1331"/>
                              <a:gd name="T99" fmla="*/ 1741 h 6430"/>
                              <a:gd name="T100" fmla="+- 0 8030 3925"/>
                              <a:gd name="T101" fmla="*/ T100 w 5736"/>
                              <a:gd name="T102" fmla="+- 0 1477 1331"/>
                              <a:gd name="T103" fmla="*/ 1477 h 6430"/>
                              <a:gd name="T104" fmla="+- 0 7980 3925"/>
                              <a:gd name="T105" fmla="*/ T104 w 5736"/>
                              <a:gd name="T106" fmla="+- 0 1626 1331"/>
                              <a:gd name="T107" fmla="*/ 1626 h 6430"/>
                              <a:gd name="T108" fmla="+- 0 7774 3925"/>
                              <a:gd name="T109" fmla="*/ T108 w 5736"/>
                              <a:gd name="T110" fmla="+- 0 1832 1331"/>
                              <a:gd name="T111" fmla="*/ 1832 h 6430"/>
                              <a:gd name="T112" fmla="+- 0 7568 3925"/>
                              <a:gd name="T113" fmla="*/ T112 w 5736"/>
                              <a:gd name="T114" fmla="+- 0 1626 1331"/>
                              <a:gd name="T115" fmla="*/ 1626 h 6430"/>
                              <a:gd name="T116" fmla="+- 0 7774 3925"/>
                              <a:gd name="T117" fmla="*/ T116 w 5736"/>
                              <a:gd name="T118" fmla="+- 0 1420 1331"/>
                              <a:gd name="T119" fmla="*/ 1420 h 6430"/>
                              <a:gd name="T120" fmla="+- 0 7980 3925"/>
                              <a:gd name="T121" fmla="*/ T120 w 5736"/>
                              <a:gd name="T122" fmla="+- 0 1626 1331"/>
                              <a:gd name="T123" fmla="*/ 1626 h 6430"/>
                              <a:gd name="T124" fmla="+- 0 7774 3925"/>
                              <a:gd name="T125" fmla="*/ T124 w 5736"/>
                              <a:gd name="T126" fmla="+- 0 1331 1331"/>
                              <a:gd name="T127" fmla="*/ 1331 h 6430"/>
                              <a:gd name="T128" fmla="+- 0 7519 3925"/>
                              <a:gd name="T129" fmla="*/ T128 w 5736"/>
                              <a:gd name="T130" fmla="+- 0 1477 1331"/>
                              <a:gd name="T131" fmla="*/ 1477 h 6430"/>
                              <a:gd name="T132" fmla="+- 0 7519 3925"/>
                              <a:gd name="T133" fmla="*/ T132 w 5736"/>
                              <a:gd name="T134" fmla="+- 0 1776 1331"/>
                              <a:gd name="T135" fmla="*/ 1776 h 6430"/>
                              <a:gd name="T136" fmla="+- 0 7774 3925"/>
                              <a:gd name="T137" fmla="*/ T136 w 5736"/>
                              <a:gd name="T138" fmla="+- 0 1922 1331"/>
                              <a:gd name="T139" fmla="*/ 1922 h 6430"/>
                              <a:gd name="T140" fmla="+- 0 7955 3925"/>
                              <a:gd name="T141" fmla="*/ T140 w 5736"/>
                              <a:gd name="T142" fmla="+- 0 1860 1331"/>
                              <a:gd name="T143" fmla="*/ 1860 h 6430"/>
                              <a:gd name="T144" fmla="+- 0 8531 3925"/>
                              <a:gd name="T145" fmla="*/ T144 w 5736"/>
                              <a:gd name="T146" fmla="+- 0 2832 1331"/>
                              <a:gd name="T147" fmla="*/ 2832 h 6430"/>
                              <a:gd name="T148" fmla="+- 0 8347 3925"/>
                              <a:gd name="T149" fmla="*/ T148 w 5736"/>
                              <a:gd name="T150" fmla="+- 0 2925 1331"/>
                              <a:gd name="T151" fmla="*/ 2925 h 6430"/>
                              <a:gd name="T152" fmla="+- 0 8323 3925"/>
                              <a:gd name="T153" fmla="*/ T152 w 5736"/>
                              <a:gd name="T154" fmla="+- 0 3148 1331"/>
                              <a:gd name="T155" fmla="*/ 3148 h 6430"/>
                              <a:gd name="T156" fmla="+- 0 6298 3925"/>
                              <a:gd name="T157" fmla="*/ T156 w 5736"/>
                              <a:gd name="T158" fmla="+- 0 4898 1331"/>
                              <a:gd name="T159" fmla="*/ 4898 h 6430"/>
                              <a:gd name="T160" fmla="+- 0 8539 3925"/>
                              <a:gd name="T161" fmla="*/ T160 w 5736"/>
                              <a:gd name="T162" fmla="+- 0 3354 1331"/>
                              <a:gd name="T163" fmla="*/ 3354 h 6430"/>
                              <a:gd name="T164" fmla="+- 0 8645 3925"/>
                              <a:gd name="T165" fmla="*/ T164 w 5736"/>
                              <a:gd name="T166" fmla="+- 0 3359 1331"/>
                              <a:gd name="T167" fmla="*/ 3359 h 6430"/>
                              <a:gd name="T168" fmla="+- 0 8755 3925"/>
                              <a:gd name="T169" fmla="*/ T168 w 5736"/>
                              <a:gd name="T170" fmla="+- 0 3321 1331"/>
                              <a:gd name="T171" fmla="*/ 3321 h 6430"/>
                              <a:gd name="T172" fmla="+- 0 8865 3925"/>
                              <a:gd name="T173" fmla="*/ T172 w 5736"/>
                              <a:gd name="T174" fmla="+- 0 3210 1331"/>
                              <a:gd name="T175" fmla="*/ 3210 h 6430"/>
                              <a:gd name="T176" fmla="+- 0 9210 3925"/>
                              <a:gd name="T177" fmla="*/ T176 w 5736"/>
                              <a:gd name="T178" fmla="+- 0 5550 1331"/>
                              <a:gd name="T179" fmla="*/ 5550 h 6430"/>
                              <a:gd name="T180" fmla="+- 0 9210 3925"/>
                              <a:gd name="T181" fmla="*/ T180 w 5736"/>
                              <a:gd name="T182" fmla="+- 0 5550 1331"/>
                              <a:gd name="T183" fmla="*/ 5550 h 6430"/>
                              <a:gd name="T184" fmla="+- 0 9204 3925"/>
                              <a:gd name="T185" fmla="*/ T184 w 5736"/>
                              <a:gd name="T186" fmla="+- 0 3190 1331"/>
                              <a:gd name="T187" fmla="*/ 3190 h 6430"/>
                              <a:gd name="T188" fmla="+- 0 9310 3925"/>
                              <a:gd name="T189" fmla="*/ T188 w 5736"/>
                              <a:gd name="T190" fmla="+- 0 5475 1331"/>
                              <a:gd name="T191" fmla="*/ 5475 h 6430"/>
                              <a:gd name="T192" fmla="+- 0 9328 3925"/>
                              <a:gd name="T193" fmla="*/ T192 w 5736"/>
                              <a:gd name="T194" fmla="+- 0 3174 1331"/>
                              <a:gd name="T195" fmla="*/ 3174 h 6430"/>
                              <a:gd name="T196" fmla="+- 0 9661 3925"/>
                              <a:gd name="T197" fmla="*/ T196 w 5736"/>
                              <a:gd name="T198" fmla="+- 0 5391 1331"/>
                              <a:gd name="T199" fmla="*/ 5391 h 6430"/>
                              <a:gd name="T200" fmla="+- 0 9661 3925"/>
                              <a:gd name="T201" fmla="*/ T200 w 5736"/>
                              <a:gd name="T202" fmla="+- 0 5391 1331"/>
                              <a:gd name="T203" fmla="*/ 5391 h 64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736" h="6430">
                                <a:moveTo>
                                  <a:pt x="60" y="5830"/>
                                </a:moveTo>
                                <a:lnTo>
                                  <a:pt x="44" y="5797"/>
                                </a:lnTo>
                                <a:lnTo>
                                  <a:pt x="0" y="5818"/>
                                </a:lnTo>
                                <a:lnTo>
                                  <a:pt x="6" y="5829"/>
                                </a:lnTo>
                                <a:lnTo>
                                  <a:pt x="12" y="5840"/>
                                </a:lnTo>
                                <a:lnTo>
                                  <a:pt x="17" y="5852"/>
                                </a:lnTo>
                                <a:lnTo>
                                  <a:pt x="60" y="5830"/>
                                </a:lnTo>
                                <a:moveTo>
                                  <a:pt x="275" y="5724"/>
                                </a:moveTo>
                                <a:lnTo>
                                  <a:pt x="258" y="5691"/>
                                </a:lnTo>
                                <a:lnTo>
                                  <a:pt x="151" y="5744"/>
                                </a:lnTo>
                                <a:lnTo>
                                  <a:pt x="167" y="5777"/>
                                </a:lnTo>
                                <a:lnTo>
                                  <a:pt x="275" y="5724"/>
                                </a:lnTo>
                                <a:moveTo>
                                  <a:pt x="489" y="5618"/>
                                </a:moveTo>
                                <a:lnTo>
                                  <a:pt x="473" y="5585"/>
                                </a:lnTo>
                                <a:lnTo>
                                  <a:pt x="365" y="5638"/>
                                </a:lnTo>
                                <a:lnTo>
                                  <a:pt x="382" y="5671"/>
                                </a:lnTo>
                                <a:lnTo>
                                  <a:pt x="489" y="5618"/>
                                </a:lnTo>
                                <a:moveTo>
                                  <a:pt x="704" y="5513"/>
                                </a:moveTo>
                                <a:lnTo>
                                  <a:pt x="687" y="5479"/>
                                </a:lnTo>
                                <a:lnTo>
                                  <a:pt x="580" y="5532"/>
                                </a:lnTo>
                                <a:lnTo>
                                  <a:pt x="596" y="5566"/>
                                </a:lnTo>
                                <a:lnTo>
                                  <a:pt x="704" y="5513"/>
                                </a:lnTo>
                                <a:moveTo>
                                  <a:pt x="934" y="5631"/>
                                </a:moveTo>
                                <a:lnTo>
                                  <a:pt x="898" y="5624"/>
                                </a:lnTo>
                                <a:lnTo>
                                  <a:pt x="732" y="6429"/>
                                </a:lnTo>
                                <a:lnTo>
                                  <a:pt x="770" y="6429"/>
                                </a:lnTo>
                                <a:lnTo>
                                  <a:pt x="934" y="5631"/>
                                </a:lnTo>
                                <a:moveTo>
                                  <a:pt x="1288" y="3867"/>
                                </a:moveTo>
                                <a:lnTo>
                                  <a:pt x="1276" y="3864"/>
                                </a:lnTo>
                                <a:lnTo>
                                  <a:pt x="1264" y="3862"/>
                                </a:lnTo>
                                <a:lnTo>
                                  <a:pt x="1252" y="3859"/>
                                </a:lnTo>
                                <a:lnTo>
                                  <a:pt x="1103" y="4642"/>
                                </a:lnTo>
                                <a:lnTo>
                                  <a:pt x="999" y="5143"/>
                                </a:lnTo>
                                <a:lnTo>
                                  <a:pt x="1035" y="5151"/>
                                </a:lnTo>
                                <a:lnTo>
                                  <a:pt x="1140" y="4649"/>
                                </a:lnTo>
                                <a:lnTo>
                                  <a:pt x="1288" y="3867"/>
                                </a:lnTo>
                                <a:moveTo>
                                  <a:pt x="1615" y="2140"/>
                                </a:moveTo>
                                <a:lnTo>
                                  <a:pt x="1603" y="2139"/>
                                </a:lnTo>
                                <a:lnTo>
                                  <a:pt x="1590" y="2137"/>
                                </a:lnTo>
                                <a:lnTo>
                                  <a:pt x="1578" y="2136"/>
                                </a:lnTo>
                                <a:lnTo>
                                  <a:pt x="1449" y="2818"/>
                                </a:lnTo>
                                <a:lnTo>
                                  <a:pt x="1461" y="2819"/>
                                </a:lnTo>
                                <a:lnTo>
                                  <a:pt x="1474" y="2821"/>
                                </a:lnTo>
                                <a:lnTo>
                                  <a:pt x="1486" y="2824"/>
                                </a:lnTo>
                                <a:lnTo>
                                  <a:pt x="1615" y="2140"/>
                                </a:lnTo>
                                <a:moveTo>
                                  <a:pt x="3214" y="4210"/>
                                </a:moveTo>
                                <a:lnTo>
                                  <a:pt x="3209" y="4199"/>
                                </a:lnTo>
                                <a:lnTo>
                                  <a:pt x="3204" y="4188"/>
                                </a:lnTo>
                                <a:lnTo>
                                  <a:pt x="3199" y="4176"/>
                                </a:lnTo>
                                <a:lnTo>
                                  <a:pt x="1113" y="5216"/>
                                </a:lnTo>
                                <a:lnTo>
                                  <a:pt x="1130" y="5250"/>
                                </a:lnTo>
                                <a:lnTo>
                                  <a:pt x="3214" y="4210"/>
                                </a:lnTo>
                                <a:moveTo>
                                  <a:pt x="5050" y="1781"/>
                                </a:moveTo>
                                <a:lnTo>
                                  <a:pt x="4975" y="1768"/>
                                </a:lnTo>
                                <a:lnTo>
                                  <a:pt x="4976" y="1760"/>
                                </a:lnTo>
                                <a:lnTo>
                                  <a:pt x="4977" y="1757"/>
                                </a:lnTo>
                                <a:lnTo>
                                  <a:pt x="4977" y="1746"/>
                                </a:lnTo>
                                <a:lnTo>
                                  <a:pt x="4977" y="1735"/>
                                </a:lnTo>
                                <a:lnTo>
                                  <a:pt x="4967" y="1656"/>
                                </a:lnTo>
                                <a:lnTo>
                                  <a:pt x="4937" y="1586"/>
                                </a:lnTo>
                                <a:lnTo>
                                  <a:pt x="4893" y="1529"/>
                                </a:lnTo>
                                <a:lnTo>
                                  <a:pt x="4891" y="1526"/>
                                </a:lnTo>
                                <a:lnTo>
                                  <a:pt x="4888" y="1523"/>
                                </a:lnTo>
                                <a:lnTo>
                                  <a:pt x="4888" y="1735"/>
                                </a:lnTo>
                                <a:lnTo>
                                  <a:pt x="4871" y="1815"/>
                                </a:lnTo>
                                <a:lnTo>
                                  <a:pt x="4827" y="1880"/>
                                </a:lnTo>
                                <a:lnTo>
                                  <a:pt x="4762" y="1924"/>
                                </a:lnTo>
                                <a:lnTo>
                                  <a:pt x="4682" y="1941"/>
                                </a:lnTo>
                                <a:lnTo>
                                  <a:pt x="4635" y="1935"/>
                                </a:lnTo>
                                <a:lnTo>
                                  <a:pt x="4592" y="1920"/>
                                </a:lnTo>
                                <a:lnTo>
                                  <a:pt x="4554" y="1896"/>
                                </a:lnTo>
                                <a:lnTo>
                                  <a:pt x="4522" y="1865"/>
                                </a:lnTo>
                                <a:lnTo>
                                  <a:pt x="4530" y="1859"/>
                                </a:lnTo>
                                <a:lnTo>
                                  <a:pt x="4518" y="1860"/>
                                </a:lnTo>
                                <a:lnTo>
                                  <a:pt x="4500" y="1832"/>
                                </a:lnTo>
                                <a:lnTo>
                                  <a:pt x="4487" y="1802"/>
                                </a:lnTo>
                                <a:lnTo>
                                  <a:pt x="4479" y="1769"/>
                                </a:lnTo>
                                <a:lnTo>
                                  <a:pt x="4476" y="1735"/>
                                </a:lnTo>
                                <a:lnTo>
                                  <a:pt x="4492" y="1655"/>
                                </a:lnTo>
                                <a:lnTo>
                                  <a:pt x="4536" y="1589"/>
                                </a:lnTo>
                                <a:lnTo>
                                  <a:pt x="4602" y="1545"/>
                                </a:lnTo>
                                <a:lnTo>
                                  <a:pt x="4682" y="1529"/>
                                </a:lnTo>
                                <a:lnTo>
                                  <a:pt x="4762" y="1545"/>
                                </a:lnTo>
                                <a:lnTo>
                                  <a:pt x="4827" y="1589"/>
                                </a:lnTo>
                                <a:lnTo>
                                  <a:pt x="4871" y="1655"/>
                                </a:lnTo>
                                <a:lnTo>
                                  <a:pt x="4888" y="1735"/>
                                </a:lnTo>
                                <a:lnTo>
                                  <a:pt x="4888" y="1523"/>
                                </a:lnTo>
                                <a:lnTo>
                                  <a:pt x="4858" y="1501"/>
                                </a:lnTo>
                                <a:lnTo>
                                  <a:pt x="4831" y="1480"/>
                                </a:lnTo>
                                <a:lnTo>
                                  <a:pt x="4760" y="1450"/>
                                </a:lnTo>
                                <a:lnTo>
                                  <a:pt x="4682" y="1439"/>
                                </a:lnTo>
                                <a:lnTo>
                                  <a:pt x="4665" y="1440"/>
                                </a:lnTo>
                                <a:lnTo>
                                  <a:pt x="4649" y="1441"/>
                                </a:lnTo>
                                <a:lnTo>
                                  <a:pt x="4633" y="1443"/>
                                </a:lnTo>
                                <a:lnTo>
                                  <a:pt x="4617" y="1446"/>
                                </a:lnTo>
                                <a:lnTo>
                                  <a:pt x="4038" y="468"/>
                                </a:lnTo>
                                <a:lnTo>
                                  <a:pt x="4059" y="504"/>
                                </a:lnTo>
                                <a:lnTo>
                                  <a:pt x="4088" y="468"/>
                                </a:lnTo>
                                <a:lnTo>
                                  <a:pt x="4095" y="460"/>
                                </a:lnTo>
                                <a:lnTo>
                                  <a:pt x="4122" y="410"/>
                                </a:lnTo>
                                <a:lnTo>
                                  <a:pt x="4139" y="355"/>
                                </a:lnTo>
                                <a:lnTo>
                                  <a:pt x="4145" y="295"/>
                                </a:lnTo>
                                <a:lnTo>
                                  <a:pt x="4134" y="217"/>
                                </a:lnTo>
                                <a:lnTo>
                                  <a:pt x="4105" y="146"/>
                                </a:lnTo>
                                <a:lnTo>
                                  <a:pt x="4061" y="89"/>
                                </a:lnTo>
                                <a:lnTo>
                                  <a:pt x="4058" y="86"/>
                                </a:lnTo>
                                <a:lnTo>
                                  <a:pt x="4055" y="84"/>
                                </a:lnTo>
                                <a:lnTo>
                                  <a:pt x="4055" y="295"/>
                                </a:lnTo>
                                <a:lnTo>
                                  <a:pt x="4039" y="376"/>
                                </a:lnTo>
                                <a:lnTo>
                                  <a:pt x="3995" y="441"/>
                                </a:lnTo>
                                <a:lnTo>
                                  <a:pt x="3929" y="485"/>
                                </a:lnTo>
                                <a:lnTo>
                                  <a:pt x="3849" y="501"/>
                                </a:lnTo>
                                <a:lnTo>
                                  <a:pt x="3769" y="485"/>
                                </a:lnTo>
                                <a:lnTo>
                                  <a:pt x="3704" y="441"/>
                                </a:lnTo>
                                <a:lnTo>
                                  <a:pt x="3660" y="376"/>
                                </a:lnTo>
                                <a:lnTo>
                                  <a:pt x="3643" y="295"/>
                                </a:lnTo>
                                <a:lnTo>
                                  <a:pt x="3660" y="215"/>
                                </a:lnTo>
                                <a:lnTo>
                                  <a:pt x="3704" y="150"/>
                                </a:lnTo>
                                <a:lnTo>
                                  <a:pt x="3769" y="106"/>
                                </a:lnTo>
                                <a:lnTo>
                                  <a:pt x="3849" y="89"/>
                                </a:lnTo>
                                <a:lnTo>
                                  <a:pt x="3929" y="106"/>
                                </a:lnTo>
                                <a:lnTo>
                                  <a:pt x="3995" y="150"/>
                                </a:lnTo>
                                <a:lnTo>
                                  <a:pt x="4039" y="215"/>
                                </a:lnTo>
                                <a:lnTo>
                                  <a:pt x="4055" y="295"/>
                                </a:lnTo>
                                <a:lnTo>
                                  <a:pt x="4055" y="84"/>
                                </a:lnTo>
                                <a:lnTo>
                                  <a:pt x="3998" y="40"/>
                                </a:lnTo>
                                <a:lnTo>
                                  <a:pt x="3928" y="10"/>
                                </a:lnTo>
                                <a:lnTo>
                                  <a:pt x="3849" y="0"/>
                                </a:lnTo>
                                <a:lnTo>
                                  <a:pt x="3771" y="10"/>
                                </a:lnTo>
                                <a:lnTo>
                                  <a:pt x="3700" y="40"/>
                                </a:lnTo>
                                <a:lnTo>
                                  <a:pt x="3640" y="86"/>
                                </a:lnTo>
                                <a:lnTo>
                                  <a:pt x="3594" y="146"/>
                                </a:lnTo>
                                <a:lnTo>
                                  <a:pt x="3564" y="217"/>
                                </a:lnTo>
                                <a:lnTo>
                                  <a:pt x="3554" y="295"/>
                                </a:lnTo>
                                <a:lnTo>
                                  <a:pt x="3564" y="374"/>
                                </a:lnTo>
                                <a:lnTo>
                                  <a:pt x="3594" y="445"/>
                                </a:lnTo>
                                <a:lnTo>
                                  <a:pt x="3640" y="504"/>
                                </a:lnTo>
                                <a:lnTo>
                                  <a:pt x="3700" y="551"/>
                                </a:lnTo>
                                <a:lnTo>
                                  <a:pt x="3771" y="580"/>
                                </a:lnTo>
                                <a:lnTo>
                                  <a:pt x="3849" y="591"/>
                                </a:lnTo>
                                <a:lnTo>
                                  <a:pt x="3899" y="587"/>
                                </a:lnTo>
                                <a:lnTo>
                                  <a:pt x="3947" y="575"/>
                                </a:lnTo>
                                <a:lnTo>
                                  <a:pt x="3991" y="555"/>
                                </a:lnTo>
                                <a:lnTo>
                                  <a:pt x="4030" y="529"/>
                                </a:lnTo>
                                <a:lnTo>
                                  <a:pt x="4580" y="1457"/>
                                </a:lnTo>
                                <a:lnTo>
                                  <a:pt x="4606" y="1501"/>
                                </a:lnTo>
                                <a:lnTo>
                                  <a:pt x="4626" y="1489"/>
                                </a:lnTo>
                                <a:lnTo>
                                  <a:pt x="4606" y="1501"/>
                                </a:lnTo>
                                <a:lnTo>
                                  <a:pt x="4580" y="1457"/>
                                </a:lnTo>
                                <a:lnTo>
                                  <a:pt x="4516" y="1490"/>
                                </a:lnTo>
                                <a:lnTo>
                                  <a:pt x="4463" y="1536"/>
                                </a:lnTo>
                                <a:lnTo>
                                  <a:pt x="4422" y="1594"/>
                                </a:lnTo>
                                <a:lnTo>
                                  <a:pt x="4395" y="1661"/>
                                </a:lnTo>
                                <a:lnTo>
                                  <a:pt x="4386" y="1735"/>
                                </a:lnTo>
                                <a:lnTo>
                                  <a:pt x="4389" y="1777"/>
                                </a:lnTo>
                                <a:lnTo>
                                  <a:pt x="4398" y="1817"/>
                                </a:lnTo>
                                <a:lnTo>
                                  <a:pt x="4412" y="1855"/>
                                </a:lnTo>
                                <a:lnTo>
                                  <a:pt x="4430" y="1891"/>
                                </a:lnTo>
                                <a:lnTo>
                                  <a:pt x="2308" y="3571"/>
                                </a:lnTo>
                                <a:lnTo>
                                  <a:pt x="2373" y="3567"/>
                                </a:lnTo>
                                <a:lnTo>
                                  <a:pt x="4452" y="1921"/>
                                </a:lnTo>
                                <a:lnTo>
                                  <a:pt x="4498" y="1966"/>
                                </a:lnTo>
                                <a:lnTo>
                                  <a:pt x="4552" y="2001"/>
                                </a:lnTo>
                                <a:lnTo>
                                  <a:pt x="4614" y="2023"/>
                                </a:lnTo>
                                <a:lnTo>
                                  <a:pt x="4682" y="2030"/>
                                </a:lnTo>
                                <a:lnTo>
                                  <a:pt x="4695" y="2030"/>
                                </a:lnTo>
                                <a:lnTo>
                                  <a:pt x="4707" y="2030"/>
                                </a:lnTo>
                                <a:lnTo>
                                  <a:pt x="4720" y="2028"/>
                                </a:lnTo>
                                <a:lnTo>
                                  <a:pt x="4712" y="1984"/>
                                </a:lnTo>
                                <a:lnTo>
                                  <a:pt x="4749" y="1978"/>
                                </a:lnTo>
                                <a:lnTo>
                                  <a:pt x="4757" y="2021"/>
                                </a:lnTo>
                                <a:lnTo>
                                  <a:pt x="4830" y="1990"/>
                                </a:lnTo>
                                <a:lnTo>
                                  <a:pt x="4847" y="1978"/>
                                </a:lnTo>
                                <a:lnTo>
                                  <a:pt x="4892" y="1942"/>
                                </a:lnTo>
                                <a:lnTo>
                                  <a:pt x="4893" y="1941"/>
                                </a:lnTo>
                                <a:lnTo>
                                  <a:pt x="4940" y="1879"/>
                                </a:lnTo>
                                <a:lnTo>
                                  <a:pt x="4969" y="1805"/>
                                </a:lnTo>
                                <a:lnTo>
                                  <a:pt x="5043" y="1818"/>
                                </a:lnTo>
                                <a:lnTo>
                                  <a:pt x="5050" y="1781"/>
                                </a:lnTo>
                                <a:moveTo>
                                  <a:pt x="5285" y="4219"/>
                                </a:moveTo>
                                <a:lnTo>
                                  <a:pt x="5272" y="4184"/>
                                </a:lnTo>
                                <a:lnTo>
                                  <a:pt x="5160" y="4224"/>
                                </a:lnTo>
                                <a:lnTo>
                                  <a:pt x="5172" y="4259"/>
                                </a:lnTo>
                                <a:lnTo>
                                  <a:pt x="5285" y="4219"/>
                                </a:lnTo>
                                <a:moveTo>
                                  <a:pt x="5285" y="1822"/>
                                </a:moveTo>
                                <a:lnTo>
                                  <a:pt x="5167" y="1801"/>
                                </a:lnTo>
                                <a:lnTo>
                                  <a:pt x="5161" y="1838"/>
                                </a:lnTo>
                                <a:lnTo>
                                  <a:pt x="5279" y="1859"/>
                                </a:lnTo>
                                <a:lnTo>
                                  <a:pt x="5285" y="1822"/>
                                </a:lnTo>
                                <a:moveTo>
                                  <a:pt x="5510" y="4139"/>
                                </a:moveTo>
                                <a:lnTo>
                                  <a:pt x="5498" y="4104"/>
                                </a:lnTo>
                                <a:lnTo>
                                  <a:pt x="5385" y="4144"/>
                                </a:lnTo>
                                <a:lnTo>
                                  <a:pt x="5398" y="4179"/>
                                </a:lnTo>
                                <a:lnTo>
                                  <a:pt x="5510" y="4139"/>
                                </a:lnTo>
                                <a:moveTo>
                                  <a:pt x="5521" y="1863"/>
                                </a:moveTo>
                                <a:lnTo>
                                  <a:pt x="5403" y="1843"/>
                                </a:lnTo>
                                <a:lnTo>
                                  <a:pt x="5397" y="1879"/>
                                </a:lnTo>
                                <a:lnTo>
                                  <a:pt x="5514" y="1900"/>
                                </a:lnTo>
                                <a:lnTo>
                                  <a:pt x="5521" y="1863"/>
                                </a:lnTo>
                                <a:moveTo>
                                  <a:pt x="5736" y="4060"/>
                                </a:moveTo>
                                <a:lnTo>
                                  <a:pt x="5723" y="4024"/>
                                </a:lnTo>
                                <a:lnTo>
                                  <a:pt x="5611" y="4064"/>
                                </a:lnTo>
                                <a:lnTo>
                                  <a:pt x="5623" y="4099"/>
                                </a:lnTo>
                                <a:lnTo>
                                  <a:pt x="5736" y="4060"/>
                                </a:lnTo>
                              </a:path>
                            </a:pathLst>
                          </a:custGeom>
                          <a:solidFill>
                            <a:srgbClr val="D1D1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0" name="Picture 1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151" y="7574"/>
                            <a:ext cx="111"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1" name="AutoShape 123"/>
                        <wps:cNvSpPr>
                          <a:spLocks/>
                        </wps:cNvSpPr>
                        <wps:spPr bwMode="auto">
                          <a:xfrm>
                            <a:off x="1116" y="1203"/>
                            <a:ext cx="9741" cy="6557"/>
                          </a:xfrm>
                          <a:custGeom>
                            <a:avLst/>
                            <a:gdLst>
                              <a:gd name="T0" fmla="+- 0 3734 1116"/>
                              <a:gd name="T1" fmla="*/ T0 w 9741"/>
                              <a:gd name="T2" fmla="+- 0 1453 1204"/>
                              <a:gd name="T3" fmla="*/ 1453 h 6557"/>
                              <a:gd name="T4" fmla="+- 0 4051 1116"/>
                              <a:gd name="T5" fmla="*/ T4 w 9741"/>
                              <a:gd name="T6" fmla="+- 0 7492 1204"/>
                              <a:gd name="T7" fmla="*/ 7492 h 6557"/>
                              <a:gd name="T8" fmla="+- 0 3931 1116"/>
                              <a:gd name="T9" fmla="*/ T8 w 9741"/>
                              <a:gd name="T10" fmla="+- 0 7160 1204"/>
                              <a:gd name="T11" fmla="*/ 7160 h 6557"/>
                              <a:gd name="T12" fmla="+- 0 3713 1116"/>
                              <a:gd name="T13" fmla="*/ T12 w 9741"/>
                              <a:gd name="T14" fmla="+- 0 6840 1204"/>
                              <a:gd name="T15" fmla="*/ 6840 h 6557"/>
                              <a:gd name="T16" fmla="+- 0 3369 1116"/>
                              <a:gd name="T17" fmla="*/ T16 w 9741"/>
                              <a:gd name="T18" fmla="+- 0 6554 1204"/>
                              <a:gd name="T19" fmla="*/ 6554 h 6557"/>
                              <a:gd name="T20" fmla="+- 0 2948 1116"/>
                              <a:gd name="T21" fmla="*/ T20 w 9741"/>
                              <a:gd name="T22" fmla="+- 0 6382 1204"/>
                              <a:gd name="T23" fmla="*/ 6382 h 6557"/>
                              <a:gd name="T24" fmla="+- 0 2720 1116"/>
                              <a:gd name="T25" fmla="*/ T24 w 9741"/>
                              <a:gd name="T26" fmla="+- 0 6346 1204"/>
                              <a:gd name="T27" fmla="*/ 6346 h 6557"/>
                              <a:gd name="T28" fmla="+- 0 2302 1116"/>
                              <a:gd name="T29" fmla="*/ T28 w 9741"/>
                              <a:gd name="T30" fmla="+- 0 6372 1204"/>
                              <a:gd name="T31" fmla="*/ 6372 h 6557"/>
                              <a:gd name="T32" fmla="+- 0 1893 1116"/>
                              <a:gd name="T33" fmla="*/ T32 w 9741"/>
                              <a:gd name="T34" fmla="+- 0 6521 1204"/>
                              <a:gd name="T35" fmla="*/ 6521 h 6557"/>
                              <a:gd name="T36" fmla="+- 0 1550 1116"/>
                              <a:gd name="T37" fmla="*/ T36 w 9741"/>
                              <a:gd name="T38" fmla="+- 0 6777 1204"/>
                              <a:gd name="T39" fmla="*/ 6777 h 6557"/>
                              <a:gd name="T40" fmla="+- 0 1294 1116"/>
                              <a:gd name="T41" fmla="*/ T40 w 9741"/>
                              <a:gd name="T42" fmla="+- 0 7120 1204"/>
                              <a:gd name="T43" fmla="*/ 7120 h 6557"/>
                              <a:gd name="T44" fmla="+- 0 1145 1116"/>
                              <a:gd name="T45" fmla="*/ T44 w 9741"/>
                              <a:gd name="T46" fmla="+- 0 7529 1204"/>
                              <a:gd name="T47" fmla="*/ 7529 h 6557"/>
                              <a:gd name="T48" fmla="+- 0 4134 1116"/>
                              <a:gd name="T49" fmla="*/ T48 w 9741"/>
                              <a:gd name="T50" fmla="+- 0 1626 1204"/>
                              <a:gd name="T51" fmla="*/ 1626 h 6557"/>
                              <a:gd name="T52" fmla="+- 0 4028 1116"/>
                              <a:gd name="T53" fmla="*/ T52 w 9741"/>
                              <a:gd name="T54" fmla="+- 0 1546 1204"/>
                              <a:gd name="T55" fmla="*/ 1546 h 6557"/>
                              <a:gd name="T56" fmla="+- 0 3759 1116"/>
                              <a:gd name="T57" fmla="*/ T56 w 9741"/>
                              <a:gd name="T58" fmla="+- 0 1816 1204"/>
                              <a:gd name="T59" fmla="*/ 1816 h 6557"/>
                              <a:gd name="T60" fmla="+- 0 3734 1116"/>
                              <a:gd name="T61" fmla="*/ T60 w 9741"/>
                              <a:gd name="T62" fmla="+- 0 1453 1204"/>
                              <a:gd name="T63" fmla="*/ 1453 h 6557"/>
                              <a:gd name="T64" fmla="+- 0 4057 1116"/>
                              <a:gd name="T65" fmla="*/ T64 w 9741"/>
                              <a:gd name="T66" fmla="+- 0 1429 1204"/>
                              <a:gd name="T67" fmla="*/ 1429 h 6557"/>
                              <a:gd name="T68" fmla="+- 0 4020 1116"/>
                              <a:gd name="T69" fmla="*/ T68 w 9741"/>
                              <a:gd name="T70" fmla="+- 0 1396 1204"/>
                              <a:gd name="T71" fmla="*/ 1396 h 6557"/>
                              <a:gd name="T72" fmla="+- 0 3630 1116"/>
                              <a:gd name="T73" fmla="*/ T72 w 9741"/>
                              <a:gd name="T74" fmla="+- 0 1417 1204"/>
                              <a:gd name="T75" fmla="*/ 1417 h 6557"/>
                              <a:gd name="T76" fmla="+- 0 3614 1116"/>
                              <a:gd name="T77" fmla="*/ T76 w 9741"/>
                              <a:gd name="T78" fmla="+- 0 1818 1204"/>
                              <a:gd name="T79" fmla="*/ 1818 h 6557"/>
                              <a:gd name="T80" fmla="+- 0 3426 1116"/>
                              <a:gd name="T81" fmla="*/ T80 w 9741"/>
                              <a:gd name="T82" fmla="+- 0 3268 1204"/>
                              <a:gd name="T83" fmla="*/ 3268 h 6557"/>
                              <a:gd name="T84" fmla="+- 0 3818 1116"/>
                              <a:gd name="T85" fmla="*/ T84 w 9741"/>
                              <a:gd name="T86" fmla="+- 0 1921 1204"/>
                              <a:gd name="T87" fmla="*/ 1921 h 6557"/>
                              <a:gd name="T88" fmla="+- 0 4050 1116"/>
                              <a:gd name="T89" fmla="*/ T88 w 9741"/>
                              <a:gd name="T90" fmla="+- 0 1832 1204"/>
                              <a:gd name="T91" fmla="*/ 1832 h 6557"/>
                              <a:gd name="T92" fmla="+- 0 6776 1116"/>
                              <a:gd name="T93" fmla="*/ T92 w 9741"/>
                              <a:gd name="T94" fmla="+- 0 2192 1204"/>
                              <a:gd name="T95" fmla="*/ 2192 h 6557"/>
                              <a:gd name="T96" fmla="+- 0 6642 1116"/>
                              <a:gd name="T97" fmla="*/ T96 w 9741"/>
                              <a:gd name="T98" fmla="+- 0 1787 1204"/>
                              <a:gd name="T99" fmla="*/ 1787 h 6557"/>
                              <a:gd name="T100" fmla="+- 0 6376 1116"/>
                              <a:gd name="T101" fmla="*/ T100 w 9741"/>
                              <a:gd name="T102" fmla="+- 0 1466 1204"/>
                              <a:gd name="T103" fmla="*/ 1466 h 6557"/>
                              <a:gd name="T104" fmla="+- 0 6009 1116"/>
                              <a:gd name="T105" fmla="*/ T104 w 9741"/>
                              <a:gd name="T106" fmla="+- 0 1262 1204"/>
                              <a:gd name="T107" fmla="*/ 1262 h 6557"/>
                              <a:gd name="T108" fmla="+- 0 5575 1116"/>
                              <a:gd name="T109" fmla="*/ T108 w 9741"/>
                              <a:gd name="T110" fmla="+- 0 1206 1204"/>
                              <a:gd name="T111" fmla="*/ 1206 h 6557"/>
                              <a:gd name="T112" fmla="+- 0 5159 1116"/>
                              <a:gd name="T113" fmla="*/ T112 w 9741"/>
                              <a:gd name="T114" fmla="+- 0 1315 1204"/>
                              <a:gd name="T115" fmla="*/ 1315 h 6557"/>
                              <a:gd name="T116" fmla="+- 0 4822 1116"/>
                              <a:gd name="T117" fmla="*/ T116 w 9741"/>
                              <a:gd name="T118" fmla="+- 0 1562 1204"/>
                              <a:gd name="T119" fmla="*/ 1562 h 6557"/>
                              <a:gd name="T120" fmla="+- 0 4596 1116"/>
                              <a:gd name="T121" fmla="*/ T120 w 9741"/>
                              <a:gd name="T122" fmla="+- 0 1914 1204"/>
                              <a:gd name="T123" fmla="*/ 1914 h 6557"/>
                              <a:gd name="T124" fmla="+- 0 4513 1116"/>
                              <a:gd name="T125" fmla="*/ T124 w 9741"/>
                              <a:gd name="T126" fmla="+- 0 2340 1204"/>
                              <a:gd name="T127" fmla="*/ 2340 h 6557"/>
                              <a:gd name="T128" fmla="+- 0 4604 1116"/>
                              <a:gd name="T129" fmla="*/ T128 w 9741"/>
                              <a:gd name="T130" fmla="+- 0 2784 1204"/>
                              <a:gd name="T131" fmla="*/ 2784 h 6557"/>
                              <a:gd name="T132" fmla="+- 0 4849 1116"/>
                              <a:gd name="T133" fmla="*/ T132 w 9741"/>
                              <a:gd name="T134" fmla="+- 0 3146 1204"/>
                              <a:gd name="T135" fmla="*/ 3146 h 6557"/>
                              <a:gd name="T136" fmla="+- 0 5213 1116"/>
                              <a:gd name="T137" fmla="*/ T136 w 9741"/>
                              <a:gd name="T138" fmla="+- 0 3389 1204"/>
                              <a:gd name="T139" fmla="*/ 3389 h 6557"/>
                              <a:gd name="T140" fmla="+- 0 5528 1116"/>
                              <a:gd name="T141" fmla="*/ T140 w 9741"/>
                              <a:gd name="T142" fmla="+- 0 3470 1204"/>
                              <a:gd name="T143" fmla="*/ 3470 h 6557"/>
                              <a:gd name="T144" fmla="+- 0 5724 1116"/>
                              <a:gd name="T145" fmla="*/ T144 w 9741"/>
                              <a:gd name="T146" fmla="+- 0 3474 1204"/>
                              <a:gd name="T147" fmla="*/ 3474 h 6557"/>
                              <a:gd name="T148" fmla="+- 0 6140 1116"/>
                              <a:gd name="T149" fmla="*/ T148 w 9741"/>
                              <a:gd name="T150" fmla="+- 0 3365 1204"/>
                              <a:gd name="T151" fmla="*/ 3365 h 6557"/>
                              <a:gd name="T152" fmla="+- 0 6477 1116"/>
                              <a:gd name="T153" fmla="*/ T152 w 9741"/>
                              <a:gd name="T154" fmla="+- 0 3118 1204"/>
                              <a:gd name="T155" fmla="*/ 3118 h 6557"/>
                              <a:gd name="T156" fmla="+- 0 6703 1116"/>
                              <a:gd name="T157" fmla="*/ T156 w 9741"/>
                              <a:gd name="T158" fmla="+- 0 2766 1204"/>
                              <a:gd name="T159" fmla="*/ 2766 h 6557"/>
                              <a:gd name="T160" fmla="+- 0 6786 1116"/>
                              <a:gd name="T161" fmla="*/ T160 w 9741"/>
                              <a:gd name="T162" fmla="+- 0 2340 1204"/>
                              <a:gd name="T163" fmla="*/ 2340 h 6557"/>
                              <a:gd name="T164" fmla="+- 0 8650 1116"/>
                              <a:gd name="T165" fmla="*/ T164 w 9741"/>
                              <a:gd name="T166" fmla="+- 0 6931 1204"/>
                              <a:gd name="T167" fmla="*/ 6931 h 6557"/>
                              <a:gd name="T168" fmla="+- 0 10832 1116"/>
                              <a:gd name="T169" fmla="*/ T168 w 9741"/>
                              <a:gd name="T170" fmla="+- 0 7684 1204"/>
                              <a:gd name="T171" fmla="*/ 7684 h 6557"/>
                              <a:gd name="T172" fmla="+- 0 10626 1116"/>
                              <a:gd name="T173" fmla="*/ T172 w 9741"/>
                              <a:gd name="T174" fmla="+- 0 7305 1204"/>
                              <a:gd name="T175" fmla="*/ 7305 h 6557"/>
                              <a:gd name="T176" fmla="+- 0 10324 1116"/>
                              <a:gd name="T177" fmla="*/ T176 w 9741"/>
                              <a:gd name="T178" fmla="+- 0 7003 1204"/>
                              <a:gd name="T179" fmla="*/ 7003 h 6557"/>
                              <a:gd name="T180" fmla="+- 0 9946 1116"/>
                              <a:gd name="T181" fmla="*/ T180 w 9741"/>
                              <a:gd name="T182" fmla="+- 0 6798 1204"/>
                              <a:gd name="T183" fmla="*/ 6798 h 6557"/>
                              <a:gd name="T184" fmla="+- 0 9511 1116"/>
                              <a:gd name="T185" fmla="*/ T184 w 9741"/>
                              <a:gd name="T186" fmla="+- 0 6710 1204"/>
                              <a:gd name="T187" fmla="*/ 6710 h 6557"/>
                              <a:gd name="T188" fmla="+- 0 9068 1116"/>
                              <a:gd name="T189" fmla="*/ T188 w 9741"/>
                              <a:gd name="T190" fmla="+- 0 5599 1204"/>
                              <a:gd name="T191" fmla="*/ 5599 h 6557"/>
                              <a:gd name="T192" fmla="+- 0 9064 1116"/>
                              <a:gd name="T193" fmla="*/ T192 w 9741"/>
                              <a:gd name="T194" fmla="+- 0 5613 1204"/>
                              <a:gd name="T195" fmla="*/ 5613 h 6557"/>
                              <a:gd name="T196" fmla="+- 0 7534 1116"/>
                              <a:gd name="T197" fmla="*/ T196 w 9741"/>
                              <a:gd name="T198" fmla="+- 0 7760 1204"/>
                              <a:gd name="T199" fmla="*/ 7760 h 6557"/>
                              <a:gd name="T200" fmla="+- 0 9141 1116"/>
                              <a:gd name="T201" fmla="*/ T200 w 9741"/>
                              <a:gd name="T202" fmla="+- 0 6737 1204"/>
                              <a:gd name="T203" fmla="*/ 6737 h 6557"/>
                              <a:gd name="T204" fmla="+- 0 8671 1116"/>
                              <a:gd name="T205" fmla="*/ T204 w 9741"/>
                              <a:gd name="T206" fmla="+- 0 6918 1204"/>
                              <a:gd name="T207" fmla="*/ 6918 h 6557"/>
                              <a:gd name="T208" fmla="+- 0 8462 1116"/>
                              <a:gd name="T209" fmla="*/ T208 w 9741"/>
                              <a:gd name="T210" fmla="+- 0 7070 1204"/>
                              <a:gd name="T211" fmla="*/ 7070 h 6557"/>
                              <a:gd name="T212" fmla="+- 0 8175 1116"/>
                              <a:gd name="T213" fmla="*/ T212 w 9741"/>
                              <a:gd name="T214" fmla="+- 0 7403 1204"/>
                              <a:gd name="T215" fmla="*/ 7403 h 6557"/>
                              <a:gd name="T216" fmla="+- 0 8012 1116"/>
                              <a:gd name="T217" fmla="*/ T216 w 9741"/>
                              <a:gd name="T218" fmla="+- 0 7760 1204"/>
                              <a:gd name="T219" fmla="*/ 7760 h 6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741" h="6557">
                                <a:moveTo>
                                  <a:pt x="2827" y="249"/>
                                </a:moveTo>
                                <a:lnTo>
                                  <a:pt x="2803" y="233"/>
                                </a:lnTo>
                                <a:lnTo>
                                  <a:pt x="2767" y="225"/>
                                </a:lnTo>
                                <a:lnTo>
                                  <a:pt x="2678" y="225"/>
                                </a:lnTo>
                                <a:lnTo>
                                  <a:pt x="2643" y="233"/>
                                </a:lnTo>
                                <a:lnTo>
                                  <a:pt x="2618" y="249"/>
                                </a:lnTo>
                                <a:lnTo>
                                  <a:pt x="2827" y="249"/>
                                </a:lnTo>
                                <a:moveTo>
                                  <a:pt x="2971" y="6556"/>
                                </a:moveTo>
                                <a:lnTo>
                                  <a:pt x="2971" y="6539"/>
                                </a:lnTo>
                                <a:lnTo>
                                  <a:pt x="2964" y="6454"/>
                                </a:lnTo>
                                <a:lnTo>
                                  <a:pt x="2952" y="6370"/>
                                </a:lnTo>
                                <a:lnTo>
                                  <a:pt x="2935" y="6288"/>
                                </a:lnTo>
                                <a:lnTo>
                                  <a:pt x="2914" y="6208"/>
                                </a:lnTo>
                                <a:lnTo>
                                  <a:pt x="2889" y="6129"/>
                                </a:lnTo>
                                <a:lnTo>
                                  <a:pt x="2859" y="6053"/>
                                </a:lnTo>
                                <a:lnTo>
                                  <a:pt x="2826" y="5979"/>
                                </a:lnTo>
                                <a:lnTo>
                                  <a:pt x="2821" y="5967"/>
                                </a:lnTo>
                                <a:lnTo>
                                  <a:pt x="2815" y="5956"/>
                                </a:lnTo>
                                <a:lnTo>
                                  <a:pt x="2809" y="5945"/>
                                </a:lnTo>
                                <a:lnTo>
                                  <a:pt x="2773" y="5879"/>
                                </a:lnTo>
                                <a:lnTo>
                                  <a:pt x="2734" y="5815"/>
                                </a:lnTo>
                                <a:lnTo>
                                  <a:pt x="2691" y="5753"/>
                                </a:lnTo>
                                <a:lnTo>
                                  <a:pt x="2646" y="5693"/>
                                </a:lnTo>
                                <a:lnTo>
                                  <a:pt x="2597" y="5636"/>
                                </a:lnTo>
                                <a:lnTo>
                                  <a:pt x="2546" y="5582"/>
                                </a:lnTo>
                                <a:lnTo>
                                  <a:pt x="2492" y="5530"/>
                                </a:lnTo>
                                <a:lnTo>
                                  <a:pt x="2436" y="5480"/>
                                </a:lnTo>
                                <a:lnTo>
                                  <a:pt x="2377" y="5434"/>
                                </a:lnTo>
                                <a:lnTo>
                                  <a:pt x="2316" y="5391"/>
                                </a:lnTo>
                                <a:lnTo>
                                  <a:pt x="2253" y="5350"/>
                                </a:lnTo>
                                <a:lnTo>
                                  <a:pt x="2187" y="5313"/>
                                </a:lnTo>
                                <a:lnTo>
                                  <a:pt x="2120" y="5279"/>
                                </a:lnTo>
                                <a:lnTo>
                                  <a:pt x="2051" y="5248"/>
                                </a:lnTo>
                                <a:lnTo>
                                  <a:pt x="1979" y="5221"/>
                                </a:lnTo>
                                <a:lnTo>
                                  <a:pt x="1906" y="5198"/>
                                </a:lnTo>
                                <a:lnTo>
                                  <a:pt x="1832" y="5178"/>
                                </a:lnTo>
                                <a:lnTo>
                                  <a:pt x="1756" y="5162"/>
                                </a:lnTo>
                                <a:lnTo>
                                  <a:pt x="1744" y="5160"/>
                                </a:lnTo>
                                <a:lnTo>
                                  <a:pt x="1731" y="5158"/>
                                </a:lnTo>
                                <a:lnTo>
                                  <a:pt x="1719" y="5156"/>
                                </a:lnTo>
                                <a:lnTo>
                                  <a:pt x="1662" y="5148"/>
                                </a:lnTo>
                                <a:lnTo>
                                  <a:pt x="1604" y="5142"/>
                                </a:lnTo>
                                <a:lnTo>
                                  <a:pt x="1545" y="5139"/>
                                </a:lnTo>
                                <a:lnTo>
                                  <a:pt x="1486" y="5137"/>
                                </a:lnTo>
                                <a:lnTo>
                                  <a:pt x="1409" y="5139"/>
                                </a:lnTo>
                                <a:lnTo>
                                  <a:pt x="1334" y="5145"/>
                                </a:lnTo>
                                <a:lnTo>
                                  <a:pt x="1259" y="5155"/>
                                </a:lnTo>
                                <a:lnTo>
                                  <a:pt x="1186" y="5168"/>
                                </a:lnTo>
                                <a:lnTo>
                                  <a:pt x="1114" y="5184"/>
                                </a:lnTo>
                                <a:lnTo>
                                  <a:pt x="1044" y="5204"/>
                                </a:lnTo>
                                <a:lnTo>
                                  <a:pt x="974" y="5228"/>
                                </a:lnTo>
                                <a:lnTo>
                                  <a:pt x="907" y="5254"/>
                                </a:lnTo>
                                <a:lnTo>
                                  <a:pt x="841" y="5284"/>
                                </a:lnTo>
                                <a:lnTo>
                                  <a:pt x="777" y="5317"/>
                                </a:lnTo>
                                <a:lnTo>
                                  <a:pt x="715" y="5353"/>
                                </a:lnTo>
                                <a:lnTo>
                                  <a:pt x="654" y="5391"/>
                                </a:lnTo>
                                <a:lnTo>
                                  <a:pt x="596" y="5433"/>
                                </a:lnTo>
                                <a:lnTo>
                                  <a:pt x="540" y="5477"/>
                                </a:lnTo>
                                <a:lnTo>
                                  <a:pt x="486" y="5524"/>
                                </a:lnTo>
                                <a:lnTo>
                                  <a:pt x="434" y="5573"/>
                                </a:lnTo>
                                <a:lnTo>
                                  <a:pt x="385" y="5625"/>
                                </a:lnTo>
                                <a:lnTo>
                                  <a:pt x="338" y="5679"/>
                                </a:lnTo>
                                <a:lnTo>
                                  <a:pt x="294" y="5735"/>
                                </a:lnTo>
                                <a:lnTo>
                                  <a:pt x="252" y="5793"/>
                                </a:lnTo>
                                <a:lnTo>
                                  <a:pt x="214" y="5854"/>
                                </a:lnTo>
                                <a:lnTo>
                                  <a:pt x="178" y="5916"/>
                                </a:lnTo>
                                <a:lnTo>
                                  <a:pt x="145" y="5980"/>
                                </a:lnTo>
                                <a:lnTo>
                                  <a:pt x="115" y="6046"/>
                                </a:lnTo>
                                <a:lnTo>
                                  <a:pt x="89" y="6114"/>
                                </a:lnTo>
                                <a:lnTo>
                                  <a:pt x="65" y="6183"/>
                                </a:lnTo>
                                <a:lnTo>
                                  <a:pt x="45" y="6253"/>
                                </a:lnTo>
                                <a:lnTo>
                                  <a:pt x="29" y="6325"/>
                                </a:lnTo>
                                <a:lnTo>
                                  <a:pt x="16" y="6398"/>
                                </a:lnTo>
                                <a:lnTo>
                                  <a:pt x="6" y="6473"/>
                                </a:lnTo>
                                <a:lnTo>
                                  <a:pt x="0" y="6548"/>
                                </a:lnTo>
                                <a:lnTo>
                                  <a:pt x="0" y="6556"/>
                                </a:lnTo>
                                <a:lnTo>
                                  <a:pt x="2971" y="6556"/>
                                </a:lnTo>
                                <a:moveTo>
                                  <a:pt x="3018" y="422"/>
                                </a:moveTo>
                                <a:lnTo>
                                  <a:pt x="3008" y="344"/>
                                </a:lnTo>
                                <a:lnTo>
                                  <a:pt x="2978" y="273"/>
                                </a:lnTo>
                                <a:lnTo>
                                  <a:pt x="2959" y="249"/>
                                </a:lnTo>
                                <a:lnTo>
                                  <a:pt x="2827" y="249"/>
                                </a:lnTo>
                                <a:lnTo>
                                  <a:pt x="2868" y="277"/>
                                </a:lnTo>
                                <a:lnTo>
                                  <a:pt x="2912" y="342"/>
                                </a:lnTo>
                                <a:lnTo>
                                  <a:pt x="2929" y="422"/>
                                </a:lnTo>
                                <a:lnTo>
                                  <a:pt x="2912" y="502"/>
                                </a:lnTo>
                                <a:lnTo>
                                  <a:pt x="2868" y="568"/>
                                </a:lnTo>
                                <a:lnTo>
                                  <a:pt x="2803" y="612"/>
                                </a:lnTo>
                                <a:lnTo>
                                  <a:pt x="2723" y="628"/>
                                </a:lnTo>
                                <a:lnTo>
                                  <a:pt x="2643" y="612"/>
                                </a:lnTo>
                                <a:lnTo>
                                  <a:pt x="2577" y="568"/>
                                </a:lnTo>
                                <a:lnTo>
                                  <a:pt x="2533" y="502"/>
                                </a:lnTo>
                                <a:lnTo>
                                  <a:pt x="2517" y="422"/>
                                </a:lnTo>
                                <a:lnTo>
                                  <a:pt x="2533" y="342"/>
                                </a:lnTo>
                                <a:lnTo>
                                  <a:pt x="2577" y="277"/>
                                </a:lnTo>
                                <a:lnTo>
                                  <a:pt x="2618" y="249"/>
                                </a:lnTo>
                                <a:lnTo>
                                  <a:pt x="2539" y="249"/>
                                </a:lnTo>
                                <a:lnTo>
                                  <a:pt x="2568" y="225"/>
                                </a:lnTo>
                                <a:lnTo>
                                  <a:pt x="2678" y="225"/>
                                </a:lnTo>
                                <a:lnTo>
                                  <a:pt x="2723" y="216"/>
                                </a:lnTo>
                                <a:lnTo>
                                  <a:pt x="2767" y="225"/>
                                </a:lnTo>
                                <a:lnTo>
                                  <a:pt x="2941" y="225"/>
                                </a:lnTo>
                                <a:lnTo>
                                  <a:pt x="2934" y="216"/>
                                </a:lnTo>
                                <a:lnTo>
                                  <a:pt x="2932" y="213"/>
                                </a:lnTo>
                                <a:lnTo>
                                  <a:pt x="2924" y="208"/>
                                </a:lnTo>
                                <a:lnTo>
                                  <a:pt x="2855" y="208"/>
                                </a:lnTo>
                                <a:lnTo>
                                  <a:pt x="2821" y="192"/>
                                </a:lnTo>
                                <a:lnTo>
                                  <a:pt x="2904" y="192"/>
                                </a:lnTo>
                                <a:lnTo>
                                  <a:pt x="2872" y="167"/>
                                </a:lnTo>
                                <a:lnTo>
                                  <a:pt x="2801" y="137"/>
                                </a:lnTo>
                                <a:lnTo>
                                  <a:pt x="2723" y="127"/>
                                </a:lnTo>
                                <a:lnTo>
                                  <a:pt x="2644" y="137"/>
                                </a:lnTo>
                                <a:lnTo>
                                  <a:pt x="2574" y="167"/>
                                </a:lnTo>
                                <a:lnTo>
                                  <a:pt x="2514" y="213"/>
                                </a:lnTo>
                                <a:lnTo>
                                  <a:pt x="2467" y="273"/>
                                </a:lnTo>
                                <a:lnTo>
                                  <a:pt x="2438" y="344"/>
                                </a:lnTo>
                                <a:lnTo>
                                  <a:pt x="2427" y="422"/>
                                </a:lnTo>
                                <a:lnTo>
                                  <a:pt x="2436" y="493"/>
                                </a:lnTo>
                                <a:lnTo>
                                  <a:pt x="2460" y="558"/>
                                </a:lnTo>
                                <a:lnTo>
                                  <a:pt x="2498" y="614"/>
                                </a:lnTo>
                                <a:lnTo>
                                  <a:pt x="2548" y="661"/>
                                </a:lnTo>
                                <a:lnTo>
                                  <a:pt x="2607" y="694"/>
                                </a:lnTo>
                                <a:lnTo>
                                  <a:pt x="2274" y="2054"/>
                                </a:lnTo>
                                <a:lnTo>
                                  <a:pt x="2286" y="2057"/>
                                </a:lnTo>
                                <a:lnTo>
                                  <a:pt x="2298" y="2060"/>
                                </a:lnTo>
                                <a:lnTo>
                                  <a:pt x="2310" y="2064"/>
                                </a:lnTo>
                                <a:lnTo>
                                  <a:pt x="2653" y="662"/>
                                </a:lnTo>
                                <a:lnTo>
                                  <a:pt x="2642" y="707"/>
                                </a:lnTo>
                                <a:lnTo>
                                  <a:pt x="2662" y="712"/>
                                </a:lnTo>
                                <a:lnTo>
                                  <a:pt x="2682" y="715"/>
                                </a:lnTo>
                                <a:lnTo>
                                  <a:pt x="2702" y="717"/>
                                </a:lnTo>
                                <a:lnTo>
                                  <a:pt x="2723" y="718"/>
                                </a:lnTo>
                                <a:lnTo>
                                  <a:pt x="2801" y="707"/>
                                </a:lnTo>
                                <a:lnTo>
                                  <a:pt x="2872" y="678"/>
                                </a:lnTo>
                                <a:lnTo>
                                  <a:pt x="2904" y="653"/>
                                </a:lnTo>
                                <a:lnTo>
                                  <a:pt x="2932" y="631"/>
                                </a:lnTo>
                                <a:lnTo>
                                  <a:pt x="2934" y="628"/>
                                </a:lnTo>
                                <a:lnTo>
                                  <a:pt x="2978" y="572"/>
                                </a:lnTo>
                                <a:lnTo>
                                  <a:pt x="3008" y="501"/>
                                </a:lnTo>
                                <a:lnTo>
                                  <a:pt x="3018" y="422"/>
                                </a:lnTo>
                                <a:moveTo>
                                  <a:pt x="5670" y="1136"/>
                                </a:moveTo>
                                <a:lnTo>
                                  <a:pt x="5667" y="1061"/>
                                </a:lnTo>
                                <a:lnTo>
                                  <a:pt x="5660" y="988"/>
                                </a:lnTo>
                                <a:lnTo>
                                  <a:pt x="5649" y="916"/>
                                </a:lnTo>
                                <a:lnTo>
                                  <a:pt x="5632" y="846"/>
                                </a:lnTo>
                                <a:lnTo>
                                  <a:pt x="5612" y="777"/>
                                </a:lnTo>
                                <a:lnTo>
                                  <a:pt x="5587" y="710"/>
                                </a:lnTo>
                                <a:lnTo>
                                  <a:pt x="5559" y="646"/>
                                </a:lnTo>
                                <a:lnTo>
                                  <a:pt x="5526" y="583"/>
                                </a:lnTo>
                                <a:lnTo>
                                  <a:pt x="5490" y="523"/>
                                </a:lnTo>
                                <a:lnTo>
                                  <a:pt x="5451" y="465"/>
                                </a:lnTo>
                                <a:lnTo>
                                  <a:pt x="5408" y="410"/>
                                </a:lnTo>
                                <a:lnTo>
                                  <a:pt x="5361" y="358"/>
                                </a:lnTo>
                                <a:lnTo>
                                  <a:pt x="5312" y="308"/>
                                </a:lnTo>
                                <a:lnTo>
                                  <a:pt x="5260" y="262"/>
                                </a:lnTo>
                                <a:lnTo>
                                  <a:pt x="5205" y="219"/>
                                </a:lnTo>
                                <a:lnTo>
                                  <a:pt x="5147" y="179"/>
                                </a:lnTo>
                                <a:lnTo>
                                  <a:pt x="5087" y="143"/>
                                </a:lnTo>
                                <a:lnTo>
                                  <a:pt x="5024" y="111"/>
                                </a:lnTo>
                                <a:lnTo>
                                  <a:pt x="4959" y="82"/>
                                </a:lnTo>
                                <a:lnTo>
                                  <a:pt x="4893" y="58"/>
                                </a:lnTo>
                                <a:lnTo>
                                  <a:pt x="4824" y="37"/>
                                </a:lnTo>
                                <a:lnTo>
                                  <a:pt x="4754" y="21"/>
                                </a:lnTo>
                                <a:lnTo>
                                  <a:pt x="4682" y="9"/>
                                </a:lnTo>
                                <a:lnTo>
                                  <a:pt x="4608" y="2"/>
                                </a:lnTo>
                                <a:lnTo>
                                  <a:pt x="4534" y="0"/>
                                </a:lnTo>
                                <a:lnTo>
                                  <a:pt x="4459" y="2"/>
                                </a:lnTo>
                                <a:lnTo>
                                  <a:pt x="4385" y="9"/>
                                </a:lnTo>
                                <a:lnTo>
                                  <a:pt x="4314" y="21"/>
                                </a:lnTo>
                                <a:lnTo>
                                  <a:pt x="4243" y="37"/>
                                </a:lnTo>
                                <a:lnTo>
                                  <a:pt x="4174" y="58"/>
                                </a:lnTo>
                                <a:lnTo>
                                  <a:pt x="4108" y="82"/>
                                </a:lnTo>
                                <a:lnTo>
                                  <a:pt x="4043" y="111"/>
                                </a:lnTo>
                                <a:lnTo>
                                  <a:pt x="3980" y="143"/>
                                </a:lnTo>
                                <a:lnTo>
                                  <a:pt x="3920" y="179"/>
                                </a:lnTo>
                                <a:lnTo>
                                  <a:pt x="3863" y="219"/>
                                </a:lnTo>
                                <a:lnTo>
                                  <a:pt x="3808" y="262"/>
                                </a:lnTo>
                                <a:lnTo>
                                  <a:pt x="3755" y="308"/>
                                </a:lnTo>
                                <a:lnTo>
                                  <a:pt x="3706" y="358"/>
                                </a:lnTo>
                                <a:lnTo>
                                  <a:pt x="3660" y="410"/>
                                </a:lnTo>
                                <a:lnTo>
                                  <a:pt x="3617" y="465"/>
                                </a:lnTo>
                                <a:lnTo>
                                  <a:pt x="3577" y="523"/>
                                </a:lnTo>
                                <a:lnTo>
                                  <a:pt x="3541" y="583"/>
                                </a:lnTo>
                                <a:lnTo>
                                  <a:pt x="3509" y="646"/>
                                </a:lnTo>
                                <a:lnTo>
                                  <a:pt x="3480" y="710"/>
                                </a:lnTo>
                                <a:lnTo>
                                  <a:pt x="3455" y="777"/>
                                </a:lnTo>
                                <a:lnTo>
                                  <a:pt x="3435" y="846"/>
                                </a:lnTo>
                                <a:lnTo>
                                  <a:pt x="3419" y="916"/>
                                </a:lnTo>
                                <a:lnTo>
                                  <a:pt x="3407" y="988"/>
                                </a:lnTo>
                                <a:lnTo>
                                  <a:pt x="3400" y="1061"/>
                                </a:lnTo>
                                <a:lnTo>
                                  <a:pt x="3397" y="1136"/>
                                </a:lnTo>
                                <a:lnTo>
                                  <a:pt x="3400" y="1214"/>
                                </a:lnTo>
                                <a:lnTo>
                                  <a:pt x="3408" y="1291"/>
                                </a:lnTo>
                                <a:lnTo>
                                  <a:pt x="3421" y="1366"/>
                                </a:lnTo>
                                <a:lnTo>
                                  <a:pt x="3438" y="1439"/>
                                </a:lnTo>
                                <a:lnTo>
                                  <a:pt x="3461" y="1511"/>
                                </a:lnTo>
                                <a:lnTo>
                                  <a:pt x="3488" y="1580"/>
                                </a:lnTo>
                                <a:lnTo>
                                  <a:pt x="3519" y="1647"/>
                                </a:lnTo>
                                <a:lnTo>
                                  <a:pt x="3554" y="1712"/>
                                </a:lnTo>
                                <a:lnTo>
                                  <a:pt x="3593" y="1774"/>
                                </a:lnTo>
                                <a:lnTo>
                                  <a:pt x="3636" y="1833"/>
                                </a:lnTo>
                                <a:lnTo>
                                  <a:pt x="3683" y="1889"/>
                                </a:lnTo>
                                <a:lnTo>
                                  <a:pt x="3733" y="1942"/>
                                </a:lnTo>
                                <a:lnTo>
                                  <a:pt x="3786" y="1992"/>
                                </a:lnTo>
                                <a:lnTo>
                                  <a:pt x="3843" y="2038"/>
                                </a:lnTo>
                                <a:lnTo>
                                  <a:pt x="3903" y="2081"/>
                                </a:lnTo>
                                <a:lnTo>
                                  <a:pt x="3965" y="2120"/>
                                </a:lnTo>
                                <a:lnTo>
                                  <a:pt x="4030" y="2155"/>
                                </a:lnTo>
                                <a:lnTo>
                                  <a:pt x="4097" y="2185"/>
                                </a:lnTo>
                                <a:lnTo>
                                  <a:pt x="4167" y="2212"/>
                                </a:lnTo>
                                <a:lnTo>
                                  <a:pt x="4238" y="2233"/>
                                </a:lnTo>
                                <a:lnTo>
                                  <a:pt x="4312" y="2251"/>
                                </a:lnTo>
                                <a:lnTo>
                                  <a:pt x="4387" y="2263"/>
                                </a:lnTo>
                                <a:lnTo>
                                  <a:pt x="4399" y="2264"/>
                                </a:lnTo>
                                <a:lnTo>
                                  <a:pt x="4412" y="2266"/>
                                </a:lnTo>
                                <a:lnTo>
                                  <a:pt x="4424" y="2267"/>
                                </a:lnTo>
                                <a:lnTo>
                                  <a:pt x="4451" y="2269"/>
                                </a:lnTo>
                                <a:lnTo>
                                  <a:pt x="4479" y="2271"/>
                                </a:lnTo>
                                <a:lnTo>
                                  <a:pt x="4506" y="2272"/>
                                </a:lnTo>
                                <a:lnTo>
                                  <a:pt x="4534" y="2272"/>
                                </a:lnTo>
                                <a:lnTo>
                                  <a:pt x="4608" y="2270"/>
                                </a:lnTo>
                                <a:lnTo>
                                  <a:pt x="4682" y="2263"/>
                                </a:lnTo>
                                <a:lnTo>
                                  <a:pt x="4754" y="2251"/>
                                </a:lnTo>
                                <a:lnTo>
                                  <a:pt x="4824" y="2235"/>
                                </a:lnTo>
                                <a:lnTo>
                                  <a:pt x="4893" y="2214"/>
                                </a:lnTo>
                                <a:lnTo>
                                  <a:pt x="4959" y="2190"/>
                                </a:lnTo>
                                <a:lnTo>
                                  <a:pt x="5024" y="2161"/>
                                </a:lnTo>
                                <a:lnTo>
                                  <a:pt x="5087" y="2129"/>
                                </a:lnTo>
                                <a:lnTo>
                                  <a:pt x="5147" y="2093"/>
                                </a:lnTo>
                                <a:lnTo>
                                  <a:pt x="5205" y="2053"/>
                                </a:lnTo>
                                <a:lnTo>
                                  <a:pt x="5260" y="2010"/>
                                </a:lnTo>
                                <a:lnTo>
                                  <a:pt x="5312" y="1964"/>
                                </a:lnTo>
                                <a:lnTo>
                                  <a:pt x="5361" y="1914"/>
                                </a:lnTo>
                                <a:lnTo>
                                  <a:pt x="5408" y="1862"/>
                                </a:lnTo>
                                <a:lnTo>
                                  <a:pt x="5451" y="1807"/>
                                </a:lnTo>
                                <a:lnTo>
                                  <a:pt x="5490" y="1749"/>
                                </a:lnTo>
                                <a:lnTo>
                                  <a:pt x="5526" y="1689"/>
                                </a:lnTo>
                                <a:lnTo>
                                  <a:pt x="5559" y="1627"/>
                                </a:lnTo>
                                <a:lnTo>
                                  <a:pt x="5587" y="1562"/>
                                </a:lnTo>
                                <a:lnTo>
                                  <a:pt x="5612" y="1495"/>
                                </a:lnTo>
                                <a:lnTo>
                                  <a:pt x="5632" y="1427"/>
                                </a:lnTo>
                                <a:lnTo>
                                  <a:pt x="5649" y="1356"/>
                                </a:lnTo>
                                <a:lnTo>
                                  <a:pt x="5660" y="1284"/>
                                </a:lnTo>
                                <a:lnTo>
                                  <a:pt x="5667" y="1211"/>
                                </a:lnTo>
                                <a:lnTo>
                                  <a:pt x="5670" y="1136"/>
                                </a:lnTo>
                                <a:moveTo>
                                  <a:pt x="7555" y="5714"/>
                                </a:moveTo>
                                <a:lnTo>
                                  <a:pt x="7391" y="5438"/>
                                </a:lnTo>
                                <a:lnTo>
                                  <a:pt x="7359" y="5457"/>
                                </a:lnTo>
                                <a:lnTo>
                                  <a:pt x="7523" y="5734"/>
                                </a:lnTo>
                                <a:lnTo>
                                  <a:pt x="7534" y="5727"/>
                                </a:lnTo>
                                <a:lnTo>
                                  <a:pt x="7544" y="5721"/>
                                </a:lnTo>
                                <a:lnTo>
                                  <a:pt x="7555" y="5714"/>
                                </a:lnTo>
                                <a:moveTo>
                                  <a:pt x="9741" y="6556"/>
                                </a:moveTo>
                                <a:lnTo>
                                  <a:pt x="9739" y="6549"/>
                                </a:lnTo>
                                <a:lnTo>
                                  <a:pt x="9716" y="6480"/>
                                </a:lnTo>
                                <a:lnTo>
                                  <a:pt x="9689" y="6412"/>
                                </a:lnTo>
                                <a:lnTo>
                                  <a:pt x="9659" y="6346"/>
                                </a:lnTo>
                                <a:lnTo>
                                  <a:pt x="9626" y="6282"/>
                                </a:lnTo>
                                <a:lnTo>
                                  <a:pt x="9590" y="6220"/>
                                </a:lnTo>
                                <a:lnTo>
                                  <a:pt x="9552" y="6160"/>
                                </a:lnTo>
                                <a:lnTo>
                                  <a:pt x="9510" y="6101"/>
                                </a:lnTo>
                                <a:lnTo>
                                  <a:pt x="9466" y="6045"/>
                                </a:lnTo>
                                <a:lnTo>
                                  <a:pt x="9419" y="5991"/>
                                </a:lnTo>
                                <a:lnTo>
                                  <a:pt x="9370" y="5940"/>
                                </a:lnTo>
                                <a:lnTo>
                                  <a:pt x="9318" y="5890"/>
                                </a:lnTo>
                                <a:lnTo>
                                  <a:pt x="9264" y="5844"/>
                                </a:lnTo>
                                <a:lnTo>
                                  <a:pt x="9208" y="5799"/>
                                </a:lnTo>
                                <a:lnTo>
                                  <a:pt x="9150" y="5758"/>
                                </a:lnTo>
                                <a:lnTo>
                                  <a:pt x="9090" y="5719"/>
                                </a:lnTo>
                                <a:lnTo>
                                  <a:pt x="9027" y="5683"/>
                                </a:lnTo>
                                <a:lnTo>
                                  <a:pt x="8963" y="5651"/>
                                </a:lnTo>
                                <a:lnTo>
                                  <a:pt x="8897" y="5621"/>
                                </a:lnTo>
                                <a:lnTo>
                                  <a:pt x="8830" y="5594"/>
                                </a:lnTo>
                                <a:lnTo>
                                  <a:pt x="8760" y="5571"/>
                                </a:lnTo>
                                <a:lnTo>
                                  <a:pt x="8690" y="5551"/>
                                </a:lnTo>
                                <a:lnTo>
                                  <a:pt x="8618" y="5534"/>
                                </a:lnTo>
                                <a:lnTo>
                                  <a:pt x="8545" y="5521"/>
                                </a:lnTo>
                                <a:lnTo>
                                  <a:pt x="8470" y="5512"/>
                                </a:lnTo>
                                <a:lnTo>
                                  <a:pt x="8395" y="5506"/>
                                </a:lnTo>
                                <a:lnTo>
                                  <a:pt x="8318" y="5504"/>
                                </a:lnTo>
                                <a:lnTo>
                                  <a:pt x="8275" y="5504"/>
                                </a:lnTo>
                                <a:lnTo>
                                  <a:pt x="8232" y="5506"/>
                                </a:lnTo>
                                <a:lnTo>
                                  <a:pt x="8190" y="5509"/>
                                </a:lnTo>
                                <a:lnTo>
                                  <a:pt x="8147" y="5514"/>
                                </a:lnTo>
                                <a:lnTo>
                                  <a:pt x="7952" y="4395"/>
                                </a:lnTo>
                                <a:lnTo>
                                  <a:pt x="7950" y="4388"/>
                                </a:lnTo>
                                <a:lnTo>
                                  <a:pt x="7948" y="4376"/>
                                </a:lnTo>
                                <a:lnTo>
                                  <a:pt x="7948" y="4409"/>
                                </a:lnTo>
                                <a:lnTo>
                                  <a:pt x="7918" y="4388"/>
                                </a:lnTo>
                                <a:lnTo>
                                  <a:pt x="7948" y="4409"/>
                                </a:lnTo>
                                <a:lnTo>
                                  <a:pt x="7948" y="4376"/>
                                </a:lnTo>
                                <a:lnTo>
                                  <a:pt x="7558" y="2105"/>
                                </a:lnTo>
                                <a:lnTo>
                                  <a:pt x="7521" y="2111"/>
                                </a:lnTo>
                                <a:lnTo>
                                  <a:pt x="7914" y="4394"/>
                                </a:lnTo>
                                <a:lnTo>
                                  <a:pt x="6372" y="6556"/>
                                </a:lnTo>
                                <a:lnTo>
                                  <a:pt x="6418" y="6556"/>
                                </a:lnTo>
                                <a:lnTo>
                                  <a:pt x="7923" y="4446"/>
                                </a:lnTo>
                                <a:lnTo>
                                  <a:pt x="8110" y="5518"/>
                                </a:lnTo>
                                <a:lnTo>
                                  <a:pt x="8123" y="5517"/>
                                </a:lnTo>
                                <a:lnTo>
                                  <a:pt x="8110" y="5518"/>
                                </a:lnTo>
                                <a:lnTo>
                                  <a:pt x="8025" y="5533"/>
                                </a:lnTo>
                                <a:lnTo>
                                  <a:pt x="7942" y="5552"/>
                                </a:lnTo>
                                <a:lnTo>
                                  <a:pt x="7860" y="5576"/>
                                </a:lnTo>
                                <a:lnTo>
                                  <a:pt x="7780" y="5604"/>
                                </a:lnTo>
                                <a:lnTo>
                                  <a:pt x="7703" y="5637"/>
                                </a:lnTo>
                                <a:lnTo>
                                  <a:pt x="7628" y="5673"/>
                                </a:lnTo>
                                <a:lnTo>
                                  <a:pt x="7555" y="5714"/>
                                </a:lnTo>
                                <a:lnTo>
                                  <a:pt x="7544" y="5721"/>
                                </a:lnTo>
                                <a:lnTo>
                                  <a:pt x="7534" y="5727"/>
                                </a:lnTo>
                                <a:lnTo>
                                  <a:pt x="7523" y="5734"/>
                                </a:lnTo>
                                <a:lnTo>
                                  <a:pt x="7462" y="5775"/>
                                </a:lnTo>
                                <a:lnTo>
                                  <a:pt x="7403" y="5819"/>
                                </a:lnTo>
                                <a:lnTo>
                                  <a:pt x="7346" y="5866"/>
                                </a:lnTo>
                                <a:lnTo>
                                  <a:pt x="7291" y="5915"/>
                                </a:lnTo>
                                <a:lnTo>
                                  <a:pt x="7239" y="5967"/>
                                </a:lnTo>
                                <a:lnTo>
                                  <a:pt x="7190" y="6022"/>
                                </a:lnTo>
                                <a:lnTo>
                                  <a:pt x="7143" y="6079"/>
                                </a:lnTo>
                                <a:lnTo>
                                  <a:pt x="7100" y="6138"/>
                                </a:lnTo>
                                <a:lnTo>
                                  <a:pt x="7059" y="6199"/>
                                </a:lnTo>
                                <a:lnTo>
                                  <a:pt x="7021" y="6263"/>
                                </a:lnTo>
                                <a:lnTo>
                                  <a:pt x="6986" y="6329"/>
                                </a:lnTo>
                                <a:lnTo>
                                  <a:pt x="6955" y="6396"/>
                                </a:lnTo>
                                <a:lnTo>
                                  <a:pt x="6926" y="6465"/>
                                </a:lnTo>
                                <a:lnTo>
                                  <a:pt x="6902" y="6536"/>
                                </a:lnTo>
                                <a:lnTo>
                                  <a:pt x="6896" y="6556"/>
                                </a:lnTo>
                                <a:lnTo>
                                  <a:pt x="9741" y="6556"/>
                                </a:lnTo>
                              </a:path>
                            </a:pathLst>
                          </a:custGeom>
                          <a:solidFill>
                            <a:srgbClr val="D1D1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2" name="Picture 1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285" y="2020"/>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3" name="AutoShape 121"/>
                        <wps:cNvSpPr>
                          <a:spLocks/>
                        </wps:cNvSpPr>
                        <wps:spPr bwMode="auto">
                          <a:xfrm>
                            <a:off x="1417" y="2154"/>
                            <a:ext cx="9015" cy="5461"/>
                          </a:xfrm>
                          <a:custGeom>
                            <a:avLst/>
                            <a:gdLst>
                              <a:gd name="T0" fmla="+- 0 2636 1417"/>
                              <a:gd name="T1" fmla="*/ T0 w 9015"/>
                              <a:gd name="T2" fmla="+- 0 3501 2154"/>
                              <a:gd name="T3" fmla="*/ 3501 h 5461"/>
                              <a:gd name="T4" fmla="+- 0 3945 1417"/>
                              <a:gd name="T5" fmla="*/ T4 w 9015"/>
                              <a:gd name="T6" fmla="+- 0 3835 2154"/>
                              <a:gd name="T7" fmla="*/ 3835 h 5461"/>
                              <a:gd name="T8" fmla="+- 0 3787 1417"/>
                              <a:gd name="T9" fmla="*/ T8 w 9015"/>
                              <a:gd name="T10" fmla="+- 0 3507 2154"/>
                              <a:gd name="T11" fmla="*/ 3507 h 5461"/>
                              <a:gd name="T12" fmla="+- 0 3496 1417"/>
                              <a:gd name="T13" fmla="*/ T12 w 9015"/>
                              <a:gd name="T14" fmla="+- 0 3293 2154"/>
                              <a:gd name="T15" fmla="*/ 3293 h 5461"/>
                              <a:gd name="T16" fmla="+- 0 3346 1417"/>
                              <a:gd name="T17" fmla="*/ T16 w 9015"/>
                              <a:gd name="T18" fmla="+- 0 3248 2154"/>
                              <a:gd name="T19" fmla="*/ 3248 h 5461"/>
                              <a:gd name="T20" fmla="+- 0 3048 1417"/>
                              <a:gd name="T21" fmla="*/ T20 w 9015"/>
                              <a:gd name="T22" fmla="+- 0 3253 2154"/>
                              <a:gd name="T23" fmla="*/ 3253 h 5461"/>
                              <a:gd name="T24" fmla="+- 0 2707 1417"/>
                              <a:gd name="T25" fmla="*/ T24 w 9015"/>
                              <a:gd name="T26" fmla="+- 0 3428 2154"/>
                              <a:gd name="T27" fmla="*/ 3428 h 5461"/>
                              <a:gd name="T28" fmla="+- 0 2585 1417"/>
                              <a:gd name="T29" fmla="*/ T28 w 9015"/>
                              <a:gd name="T30" fmla="+- 0 3568 2154"/>
                              <a:gd name="T31" fmla="*/ 3568 h 5461"/>
                              <a:gd name="T32" fmla="+- 0 2462 1417"/>
                              <a:gd name="T33" fmla="*/ T32 w 9015"/>
                              <a:gd name="T34" fmla="+- 0 3911 2154"/>
                              <a:gd name="T35" fmla="*/ 3911 h 5461"/>
                              <a:gd name="T36" fmla="+- 0 2518 1417"/>
                              <a:gd name="T37" fmla="*/ T36 w 9015"/>
                              <a:gd name="T38" fmla="+- 0 4283 2154"/>
                              <a:gd name="T39" fmla="*/ 4283 h 5461"/>
                              <a:gd name="T40" fmla="+- 0 2738 1417"/>
                              <a:gd name="T41" fmla="*/ T40 w 9015"/>
                              <a:gd name="T42" fmla="+- 0 4573 2154"/>
                              <a:gd name="T43" fmla="*/ 4573 h 5461"/>
                              <a:gd name="T44" fmla="+- 0 3072 1417"/>
                              <a:gd name="T45" fmla="*/ T44 w 9015"/>
                              <a:gd name="T46" fmla="+- 0 4726 2154"/>
                              <a:gd name="T47" fmla="*/ 4726 h 5461"/>
                              <a:gd name="T48" fmla="+- 0 3158 1417"/>
                              <a:gd name="T49" fmla="*/ T48 w 9015"/>
                              <a:gd name="T50" fmla="+- 0 4737 2154"/>
                              <a:gd name="T51" fmla="*/ 4737 h 5461"/>
                              <a:gd name="T52" fmla="+- 0 3445 1417"/>
                              <a:gd name="T53" fmla="*/ T52 w 9015"/>
                              <a:gd name="T54" fmla="+- 0 4701 2154"/>
                              <a:gd name="T55" fmla="*/ 4701 h 5461"/>
                              <a:gd name="T56" fmla="+- 0 3765 1417"/>
                              <a:gd name="T57" fmla="*/ T56 w 9015"/>
                              <a:gd name="T58" fmla="+- 0 4493 2154"/>
                              <a:gd name="T59" fmla="*/ 4493 h 5461"/>
                              <a:gd name="T60" fmla="+- 0 3924 1417"/>
                              <a:gd name="T61" fmla="*/ T60 w 9015"/>
                              <a:gd name="T62" fmla="+- 0 4218 2154"/>
                              <a:gd name="T63" fmla="*/ 4218 h 5461"/>
                              <a:gd name="T64" fmla="+- 0 3959 1417"/>
                              <a:gd name="T65" fmla="*/ T64 w 9015"/>
                              <a:gd name="T66" fmla="+- 0 4041 2154"/>
                              <a:gd name="T67" fmla="*/ 4041 h 5461"/>
                              <a:gd name="T68" fmla="+- 0 5794 1417"/>
                              <a:gd name="T69" fmla="*/ T68 w 9015"/>
                              <a:gd name="T70" fmla="+- 0 4458 2154"/>
                              <a:gd name="T71" fmla="*/ 4458 h 5461"/>
                              <a:gd name="T72" fmla="+- 0 5549 1417"/>
                              <a:gd name="T73" fmla="*/ T72 w 9015"/>
                              <a:gd name="T74" fmla="+- 0 4202 2154"/>
                              <a:gd name="T75" fmla="*/ 4202 h 5461"/>
                              <a:gd name="T76" fmla="+- 0 5374 1417"/>
                              <a:gd name="T77" fmla="*/ T76 w 9015"/>
                              <a:gd name="T78" fmla="+- 0 4149 2154"/>
                              <a:gd name="T79" fmla="*/ 4149 h 5461"/>
                              <a:gd name="T80" fmla="+- 0 5230 1417"/>
                              <a:gd name="T81" fmla="*/ T80 w 9015"/>
                              <a:gd name="T82" fmla="+- 0 4151 2154"/>
                              <a:gd name="T83" fmla="*/ 4151 h 5461"/>
                              <a:gd name="T84" fmla="+- 0 4904 1417"/>
                              <a:gd name="T85" fmla="*/ T84 w 9015"/>
                              <a:gd name="T86" fmla="+- 0 4333 2154"/>
                              <a:gd name="T87" fmla="*/ 4333 h 5461"/>
                              <a:gd name="T88" fmla="+- 0 4810 1417"/>
                              <a:gd name="T89" fmla="*/ T88 w 9015"/>
                              <a:gd name="T90" fmla="+- 0 4495 2154"/>
                              <a:gd name="T91" fmla="*/ 4495 h 5461"/>
                              <a:gd name="T92" fmla="+- 0 4785 1417"/>
                              <a:gd name="T93" fmla="*/ T92 w 9015"/>
                              <a:gd name="T94" fmla="+- 0 4756 2154"/>
                              <a:gd name="T95" fmla="*/ 4756 h 5461"/>
                              <a:gd name="T96" fmla="+- 0 4972 1417"/>
                              <a:gd name="T97" fmla="*/ T96 w 9015"/>
                              <a:gd name="T98" fmla="+- 0 5085 2154"/>
                              <a:gd name="T99" fmla="*/ 5085 h 5461"/>
                              <a:gd name="T100" fmla="+- 0 5201 1417"/>
                              <a:gd name="T101" fmla="*/ T100 w 9015"/>
                              <a:gd name="T102" fmla="+- 0 5195 2154"/>
                              <a:gd name="T103" fmla="*/ 5195 h 5461"/>
                              <a:gd name="T104" fmla="+- 0 5309 1417"/>
                              <a:gd name="T105" fmla="*/ T104 w 9015"/>
                              <a:gd name="T106" fmla="+- 0 5206 2154"/>
                              <a:gd name="T107" fmla="*/ 5206 h 5461"/>
                              <a:gd name="T108" fmla="+- 0 5641 1417"/>
                              <a:gd name="T109" fmla="*/ T108 w 9015"/>
                              <a:gd name="T110" fmla="+- 0 5090 2154"/>
                              <a:gd name="T111" fmla="*/ 5090 h 5461"/>
                              <a:gd name="T112" fmla="+- 0 5826 1417"/>
                              <a:gd name="T113" fmla="*/ T112 w 9015"/>
                              <a:gd name="T114" fmla="+- 0 4799 2154"/>
                              <a:gd name="T115" fmla="*/ 4799 h 5461"/>
                              <a:gd name="T116" fmla="+- 0 5838 1417"/>
                              <a:gd name="T117" fmla="*/ T116 w 9015"/>
                              <a:gd name="T118" fmla="+- 0 4719 2154"/>
                              <a:gd name="T119" fmla="*/ 4719 h 5461"/>
                              <a:gd name="T120" fmla="+- 0 6352 1417"/>
                              <a:gd name="T121" fmla="*/ T120 w 9015"/>
                              <a:gd name="T122" fmla="+- 0 7113 2154"/>
                              <a:gd name="T123" fmla="*/ 7113 h 5461"/>
                              <a:gd name="T124" fmla="+- 0 6092 1417"/>
                              <a:gd name="T125" fmla="*/ T124 w 9015"/>
                              <a:gd name="T126" fmla="+- 0 6899 2154"/>
                              <a:gd name="T127" fmla="*/ 6899 h 5461"/>
                              <a:gd name="T128" fmla="+- 0 5764 1417"/>
                              <a:gd name="T129" fmla="*/ T128 w 9015"/>
                              <a:gd name="T130" fmla="+- 0 6998 2154"/>
                              <a:gd name="T131" fmla="*/ 6998 h 5461"/>
                              <a:gd name="T132" fmla="+- 0 5665 1417"/>
                              <a:gd name="T133" fmla="*/ T132 w 9015"/>
                              <a:gd name="T134" fmla="+- 0 7326 2154"/>
                              <a:gd name="T135" fmla="*/ 7326 h 5461"/>
                              <a:gd name="T136" fmla="+- 0 5879 1417"/>
                              <a:gd name="T137" fmla="*/ T136 w 9015"/>
                              <a:gd name="T138" fmla="+- 0 7586 2154"/>
                              <a:gd name="T139" fmla="*/ 7586 h 5461"/>
                              <a:gd name="T140" fmla="+- 0 6120 1417"/>
                              <a:gd name="T141" fmla="*/ T140 w 9015"/>
                              <a:gd name="T142" fmla="+- 0 7601 2154"/>
                              <a:gd name="T143" fmla="*/ 7601 h 5461"/>
                              <a:gd name="T144" fmla="+- 0 6251 1417"/>
                              <a:gd name="T145" fmla="*/ T144 w 9015"/>
                              <a:gd name="T146" fmla="+- 0 7531 2154"/>
                              <a:gd name="T147" fmla="*/ 7531 h 5461"/>
                              <a:gd name="T148" fmla="+- 0 8148 1417"/>
                              <a:gd name="T149" fmla="*/ T148 w 9015"/>
                              <a:gd name="T150" fmla="+- 0 5312 2154"/>
                              <a:gd name="T151" fmla="*/ 5312 h 5461"/>
                              <a:gd name="T152" fmla="+- 0 8038 1417"/>
                              <a:gd name="T153" fmla="*/ T152 w 9015"/>
                              <a:gd name="T154" fmla="+- 0 4987 2154"/>
                              <a:gd name="T155" fmla="*/ 4987 h 5461"/>
                              <a:gd name="T156" fmla="+- 0 7759 1417"/>
                              <a:gd name="T157" fmla="*/ T156 w 9015"/>
                              <a:gd name="T158" fmla="+- 0 4800 2154"/>
                              <a:gd name="T159" fmla="*/ 4800 h 5461"/>
                              <a:gd name="T160" fmla="+- 0 7398 1417"/>
                              <a:gd name="T161" fmla="*/ T160 w 9015"/>
                              <a:gd name="T162" fmla="+- 0 4828 2154"/>
                              <a:gd name="T163" fmla="*/ 4828 h 5461"/>
                              <a:gd name="T164" fmla="+- 0 7142 1417"/>
                              <a:gd name="T165" fmla="*/ T164 w 9015"/>
                              <a:gd name="T166" fmla="+- 0 5076 2154"/>
                              <a:gd name="T167" fmla="*/ 5076 h 5461"/>
                              <a:gd name="T168" fmla="+- 0 7096 1417"/>
                              <a:gd name="T169" fmla="*/ T168 w 9015"/>
                              <a:gd name="T170" fmla="+- 0 5212 2154"/>
                              <a:gd name="T171" fmla="*/ 5212 h 5461"/>
                              <a:gd name="T172" fmla="+- 0 7096 1417"/>
                              <a:gd name="T173" fmla="*/ T172 w 9015"/>
                              <a:gd name="T174" fmla="+- 0 5412 2154"/>
                              <a:gd name="T175" fmla="*/ 5412 h 5461"/>
                              <a:gd name="T176" fmla="+- 0 7139 1417"/>
                              <a:gd name="T177" fmla="*/ T176 w 9015"/>
                              <a:gd name="T178" fmla="+- 0 5541 2154"/>
                              <a:gd name="T179" fmla="*/ 5541 h 5461"/>
                              <a:gd name="T180" fmla="+- 0 7396 1417"/>
                              <a:gd name="T181" fmla="*/ T180 w 9015"/>
                              <a:gd name="T182" fmla="+- 0 5794 2154"/>
                              <a:gd name="T183" fmla="*/ 5794 h 5461"/>
                              <a:gd name="T184" fmla="+- 0 7759 1417"/>
                              <a:gd name="T185" fmla="*/ T184 w 9015"/>
                              <a:gd name="T186" fmla="+- 0 5823 2154"/>
                              <a:gd name="T187" fmla="*/ 5823 h 5461"/>
                              <a:gd name="T188" fmla="+- 0 8038 1417"/>
                              <a:gd name="T189" fmla="*/ T188 w 9015"/>
                              <a:gd name="T190" fmla="+- 0 5636 2154"/>
                              <a:gd name="T191" fmla="*/ 5636 h 5461"/>
                              <a:gd name="T192" fmla="+- 0 8148 1417"/>
                              <a:gd name="T193" fmla="*/ T192 w 9015"/>
                              <a:gd name="T194" fmla="+- 0 5312 2154"/>
                              <a:gd name="T195" fmla="*/ 5312 h 5461"/>
                              <a:gd name="T196" fmla="+- 0 10326 1417"/>
                              <a:gd name="T197" fmla="*/ T196 w 9015"/>
                              <a:gd name="T198" fmla="+- 0 5009 2154"/>
                              <a:gd name="T199" fmla="*/ 5009 h 5461"/>
                              <a:gd name="T200" fmla="+- 0 9998 1417"/>
                              <a:gd name="T201" fmla="*/ T200 w 9015"/>
                              <a:gd name="T202" fmla="+- 0 4911 2154"/>
                              <a:gd name="T203" fmla="*/ 4911 h 5461"/>
                              <a:gd name="T204" fmla="+- 0 9738 1417"/>
                              <a:gd name="T205" fmla="*/ T204 w 9015"/>
                              <a:gd name="T206" fmla="+- 0 5124 2154"/>
                              <a:gd name="T207" fmla="*/ 5124 h 5461"/>
                              <a:gd name="T208" fmla="+- 0 9771 1417"/>
                              <a:gd name="T209" fmla="*/ T208 w 9015"/>
                              <a:gd name="T210" fmla="+- 0 5467 2154"/>
                              <a:gd name="T211" fmla="*/ 5467 h 5461"/>
                              <a:gd name="T212" fmla="+- 0 10071 1417"/>
                              <a:gd name="T213" fmla="*/ T212 w 9015"/>
                              <a:gd name="T214" fmla="+- 0 5626 2154"/>
                              <a:gd name="T215" fmla="*/ 5626 h 5461"/>
                              <a:gd name="T216" fmla="+- 0 10370 1417"/>
                              <a:gd name="T217" fmla="*/ T216 w 9015"/>
                              <a:gd name="T218" fmla="+- 0 5467 2154"/>
                              <a:gd name="T219" fmla="*/ 5467 h 54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015" h="5461">
                                <a:moveTo>
                                  <a:pt x="1236" y="1328"/>
                                </a:moveTo>
                                <a:lnTo>
                                  <a:pt x="28" y="0"/>
                                </a:lnTo>
                                <a:lnTo>
                                  <a:pt x="0" y="25"/>
                                </a:lnTo>
                                <a:lnTo>
                                  <a:pt x="1211" y="1357"/>
                                </a:lnTo>
                                <a:lnTo>
                                  <a:pt x="1219" y="1347"/>
                                </a:lnTo>
                                <a:lnTo>
                                  <a:pt x="1227" y="1337"/>
                                </a:lnTo>
                                <a:lnTo>
                                  <a:pt x="1236" y="1328"/>
                                </a:lnTo>
                                <a:moveTo>
                                  <a:pt x="2543" y="1833"/>
                                </a:moveTo>
                                <a:lnTo>
                                  <a:pt x="2539" y="1756"/>
                                </a:lnTo>
                                <a:lnTo>
                                  <a:pt x="2528" y="1681"/>
                                </a:lnTo>
                                <a:lnTo>
                                  <a:pt x="2509" y="1608"/>
                                </a:lnTo>
                                <a:lnTo>
                                  <a:pt x="2484" y="1539"/>
                                </a:lnTo>
                                <a:lnTo>
                                  <a:pt x="2452" y="1473"/>
                                </a:lnTo>
                                <a:lnTo>
                                  <a:pt x="2413" y="1411"/>
                                </a:lnTo>
                                <a:lnTo>
                                  <a:pt x="2370" y="1353"/>
                                </a:lnTo>
                                <a:lnTo>
                                  <a:pt x="2321" y="1299"/>
                                </a:lnTo>
                                <a:lnTo>
                                  <a:pt x="2267" y="1251"/>
                                </a:lnTo>
                                <a:lnTo>
                                  <a:pt x="2208" y="1208"/>
                                </a:lnTo>
                                <a:lnTo>
                                  <a:pt x="2145" y="1170"/>
                                </a:lnTo>
                                <a:lnTo>
                                  <a:pt x="2079" y="1139"/>
                                </a:lnTo>
                                <a:lnTo>
                                  <a:pt x="2009" y="1114"/>
                                </a:lnTo>
                                <a:lnTo>
                                  <a:pt x="1997" y="1110"/>
                                </a:lnTo>
                                <a:lnTo>
                                  <a:pt x="1985" y="1107"/>
                                </a:lnTo>
                                <a:lnTo>
                                  <a:pt x="1973" y="1104"/>
                                </a:lnTo>
                                <a:lnTo>
                                  <a:pt x="1929" y="1094"/>
                                </a:lnTo>
                                <a:lnTo>
                                  <a:pt x="1884" y="1088"/>
                                </a:lnTo>
                                <a:lnTo>
                                  <a:pt x="1839" y="1083"/>
                                </a:lnTo>
                                <a:lnTo>
                                  <a:pt x="1792" y="1082"/>
                                </a:lnTo>
                                <a:lnTo>
                                  <a:pt x="1711" y="1086"/>
                                </a:lnTo>
                                <a:lnTo>
                                  <a:pt x="1631" y="1099"/>
                                </a:lnTo>
                                <a:lnTo>
                                  <a:pt x="1555" y="1120"/>
                                </a:lnTo>
                                <a:lnTo>
                                  <a:pt x="1483" y="1148"/>
                                </a:lnTo>
                                <a:lnTo>
                                  <a:pt x="1414" y="1184"/>
                                </a:lnTo>
                                <a:lnTo>
                                  <a:pt x="1350" y="1226"/>
                                </a:lnTo>
                                <a:lnTo>
                                  <a:pt x="1290" y="1274"/>
                                </a:lnTo>
                                <a:lnTo>
                                  <a:pt x="1236" y="1328"/>
                                </a:lnTo>
                                <a:lnTo>
                                  <a:pt x="1227" y="1337"/>
                                </a:lnTo>
                                <a:lnTo>
                                  <a:pt x="1219" y="1347"/>
                                </a:lnTo>
                                <a:lnTo>
                                  <a:pt x="1211" y="1357"/>
                                </a:lnTo>
                                <a:lnTo>
                                  <a:pt x="1168" y="1414"/>
                                </a:lnTo>
                                <a:lnTo>
                                  <a:pt x="1131" y="1476"/>
                                </a:lnTo>
                                <a:lnTo>
                                  <a:pt x="1099" y="1542"/>
                                </a:lnTo>
                                <a:lnTo>
                                  <a:pt x="1074" y="1611"/>
                                </a:lnTo>
                                <a:lnTo>
                                  <a:pt x="1056" y="1682"/>
                                </a:lnTo>
                                <a:lnTo>
                                  <a:pt x="1045" y="1757"/>
                                </a:lnTo>
                                <a:lnTo>
                                  <a:pt x="1041" y="1833"/>
                                </a:lnTo>
                                <a:lnTo>
                                  <a:pt x="1045" y="1911"/>
                                </a:lnTo>
                                <a:lnTo>
                                  <a:pt x="1056" y="1987"/>
                                </a:lnTo>
                                <a:lnTo>
                                  <a:pt x="1075" y="2060"/>
                                </a:lnTo>
                                <a:lnTo>
                                  <a:pt x="1101" y="2129"/>
                                </a:lnTo>
                                <a:lnTo>
                                  <a:pt x="1134" y="2196"/>
                                </a:lnTo>
                                <a:lnTo>
                                  <a:pt x="1172" y="2258"/>
                                </a:lnTo>
                                <a:lnTo>
                                  <a:pt x="1217" y="2317"/>
                                </a:lnTo>
                                <a:lnTo>
                                  <a:pt x="1266" y="2370"/>
                                </a:lnTo>
                                <a:lnTo>
                                  <a:pt x="1321" y="2419"/>
                                </a:lnTo>
                                <a:lnTo>
                                  <a:pt x="1380" y="2462"/>
                                </a:lnTo>
                                <a:lnTo>
                                  <a:pt x="1444" y="2499"/>
                                </a:lnTo>
                                <a:lnTo>
                                  <a:pt x="1511" y="2530"/>
                                </a:lnTo>
                                <a:lnTo>
                                  <a:pt x="1581" y="2555"/>
                                </a:lnTo>
                                <a:lnTo>
                                  <a:pt x="1655" y="2572"/>
                                </a:lnTo>
                                <a:lnTo>
                                  <a:pt x="1667" y="2574"/>
                                </a:lnTo>
                                <a:lnTo>
                                  <a:pt x="1679" y="2576"/>
                                </a:lnTo>
                                <a:lnTo>
                                  <a:pt x="1692" y="2578"/>
                                </a:lnTo>
                                <a:lnTo>
                                  <a:pt x="1717" y="2581"/>
                                </a:lnTo>
                                <a:lnTo>
                                  <a:pt x="1741" y="2583"/>
                                </a:lnTo>
                                <a:lnTo>
                                  <a:pt x="1767" y="2584"/>
                                </a:lnTo>
                                <a:lnTo>
                                  <a:pt x="1792" y="2585"/>
                                </a:lnTo>
                                <a:lnTo>
                                  <a:pt x="1873" y="2580"/>
                                </a:lnTo>
                                <a:lnTo>
                                  <a:pt x="1952" y="2567"/>
                                </a:lnTo>
                                <a:lnTo>
                                  <a:pt x="2028" y="2547"/>
                                </a:lnTo>
                                <a:lnTo>
                                  <a:pt x="2101" y="2518"/>
                                </a:lnTo>
                                <a:lnTo>
                                  <a:pt x="2169" y="2483"/>
                                </a:lnTo>
                                <a:lnTo>
                                  <a:pt x="2234" y="2441"/>
                                </a:lnTo>
                                <a:lnTo>
                                  <a:pt x="2293" y="2393"/>
                                </a:lnTo>
                                <a:lnTo>
                                  <a:pt x="2348" y="2339"/>
                                </a:lnTo>
                                <a:lnTo>
                                  <a:pt x="2396" y="2280"/>
                                </a:lnTo>
                                <a:lnTo>
                                  <a:pt x="2439" y="2216"/>
                                </a:lnTo>
                                <a:lnTo>
                                  <a:pt x="2475" y="2148"/>
                                </a:lnTo>
                                <a:lnTo>
                                  <a:pt x="2503" y="2076"/>
                                </a:lnTo>
                                <a:lnTo>
                                  <a:pt x="2507" y="2064"/>
                                </a:lnTo>
                                <a:lnTo>
                                  <a:pt x="2511" y="2052"/>
                                </a:lnTo>
                                <a:lnTo>
                                  <a:pt x="2515" y="2040"/>
                                </a:lnTo>
                                <a:lnTo>
                                  <a:pt x="2527" y="1990"/>
                                </a:lnTo>
                                <a:lnTo>
                                  <a:pt x="2536" y="1939"/>
                                </a:lnTo>
                                <a:lnTo>
                                  <a:pt x="2542" y="1887"/>
                                </a:lnTo>
                                <a:lnTo>
                                  <a:pt x="2543" y="1833"/>
                                </a:lnTo>
                                <a:moveTo>
                                  <a:pt x="4423" y="2522"/>
                                </a:moveTo>
                                <a:lnTo>
                                  <a:pt x="4418" y="2446"/>
                                </a:lnTo>
                                <a:lnTo>
                                  <a:pt x="4402" y="2373"/>
                                </a:lnTo>
                                <a:lnTo>
                                  <a:pt x="4377" y="2304"/>
                                </a:lnTo>
                                <a:lnTo>
                                  <a:pt x="4342" y="2240"/>
                                </a:lnTo>
                                <a:lnTo>
                                  <a:pt x="4300" y="2182"/>
                                </a:lnTo>
                                <a:lnTo>
                                  <a:pt x="4251" y="2130"/>
                                </a:lnTo>
                                <a:lnTo>
                                  <a:pt x="4194" y="2085"/>
                                </a:lnTo>
                                <a:lnTo>
                                  <a:pt x="4132" y="2048"/>
                                </a:lnTo>
                                <a:lnTo>
                                  <a:pt x="4065" y="2020"/>
                                </a:lnTo>
                                <a:lnTo>
                                  <a:pt x="3994" y="2001"/>
                                </a:lnTo>
                                <a:lnTo>
                                  <a:pt x="3982" y="1998"/>
                                </a:lnTo>
                                <a:lnTo>
                                  <a:pt x="3969" y="1996"/>
                                </a:lnTo>
                                <a:lnTo>
                                  <a:pt x="3957" y="1995"/>
                                </a:lnTo>
                                <a:lnTo>
                                  <a:pt x="3941" y="1993"/>
                                </a:lnTo>
                                <a:lnTo>
                                  <a:pt x="3925" y="1992"/>
                                </a:lnTo>
                                <a:lnTo>
                                  <a:pt x="3909" y="1991"/>
                                </a:lnTo>
                                <a:lnTo>
                                  <a:pt x="3892" y="1991"/>
                                </a:lnTo>
                                <a:lnTo>
                                  <a:pt x="3813" y="1997"/>
                                </a:lnTo>
                                <a:lnTo>
                                  <a:pt x="3737" y="2014"/>
                                </a:lnTo>
                                <a:lnTo>
                                  <a:pt x="3665" y="2042"/>
                                </a:lnTo>
                                <a:lnTo>
                                  <a:pt x="3599" y="2079"/>
                                </a:lnTo>
                                <a:lnTo>
                                  <a:pt x="3540" y="2125"/>
                                </a:lnTo>
                                <a:lnTo>
                                  <a:pt x="3487" y="2179"/>
                                </a:lnTo>
                                <a:lnTo>
                                  <a:pt x="3443" y="2240"/>
                                </a:lnTo>
                                <a:lnTo>
                                  <a:pt x="3407" y="2307"/>
                                </a:lnTo>
                                <a:lnTo>
                                  <a:pt x="3402" y="2318"/>
                                </a:lnTo>
                                <a:lnTo>
                                  <a:pt x="3397" y="2330"/>
                                </a:lnTo>
                                <a:lnTo>
                                  <a:pt x="3393" y="2341"/>
                                </a:lnTo>
                                <a:lnTo>
                                  <a:pt x="3380" y="2384"/>
                                </a:lnTo>
                                <a:lnTo>
                                  <a:pt x="3370" y="2429"/>
                                </a:lnTo>
                                <a:lnTo>
                                  <a:pt x="3364" y="2475"/>
                                </a:lnTo>
                                <a:lnTo>
                                  <a:pt x="3362" y="2522"/>
                                </a:lnTo>
                                <a:lnTo>
                                  <a:pt x="3368" y="2602"/>
                                </a:lnTo>
                                <a:lnTo>
                                  <a:pt x="3386" y="2679"/>
                                </a:lnTo>
                                <a:lnTo>
                                  <a:pt x="3414" y="2752"/>
                                </a:lnTo>
                                <a:lnTo>
                                  <a:pt x="3452" y="2818"/>
                                </a:lnTo>
                                <a:lnTo>
                                  <a:pt x="3500" y="2878"/>
                                </a:lnTo>
                                <a:lnTo>
                                  <a:pt x="3555" y="2931"/>
                                </a:lnTo>
                                <a:lnTo>
                                  <a:pt x="3617" y="2975"/>
                                </a:lnTo>
                                <a:lnTo>
                                  <a:pt x="3686" y="3011"/>
                                </a:lnTo>
                                <a:lnTo>
                                  <a:pt x="3760" y="3036"/>
                                </a:lnTo>
                                <a:lnTo>
                                  <a:pt x="3772" y="3039"/>
                                </a:lnTo>
                                <a:lnTo>
                                  <a:pt x="3784" y="3041"/>
                                </a:lnTo>
                                <a:lnTo>
                                  <a:pt x="3796" y="3044"/>
                                </a:lnTo>
                                <a:lnTo>
                                  <a:pt x="3820" y="3047"/>
                                </a:lnTo>
                                <a:lnTo>
                                  <a:pt x="3844" y="3050"/>
                                </a:lnTo>
                                <a:lnTo>
                                  <a:pt x="3868" y="3052"/>
                                </a:lnTo>
                                <a:lnTo>
                                  <a:pt x="3892" y="3052"/>
                                </a:lnTo>
                                <a:lnTo>
                                  <a:pt x="3966" y="3047"/>
                                </a:lnTo>
                                <a:lnTo>
                                  <a:pt x="4037" y="3032"/>
                                </a:lnTo>
                                <a:lnTo>
                                  <a:pt x="4104" y="3008"/>
                                </a:lnTo>
                                <a:lnTo>
                                  <a:pt x="4166" y="2976"/>
                                </a:lnTo>
                                <a:lnTo>
                                  <a:pt x="4224" y="2936"/>
                                </a:lnTo>
                                <a:lnTo>
                                  <a:pt x="4275" y="2889"/>
                                </a:lnTo>
                                <a:lnTo>
                                  <a:pt x="4320" y="2836"/>
                                </a:lnTo>
                                <a:lnTo>
                                  <a:pt x="4358" y="2777"/>
                                </a:lnTo>
                                <a:lnTo>
                                  <a:pt x="4387" y="2713"/>
                                </a:lnTo>
                                <a:lnTo>
                                  <a:pt x="4409" y="2645"/>
                                </a:lnTo>
                                <a:lnTo>
                                  <a:pt x="4412" y="2633"/>
                                </a:lnTo>
                                <a:lnTo>
                                  <a:pt x="4414" y="2620"/>
                                </a:lnTo>
                                <a:lnTo>
                                  <a:pt x="4416" y="2608"/>
                                </a:lnTo>
                                <a:lnTo>
                                  <a:pt x="4419" y="2587"/>
                                </a:lnTo>
                                <a:lnTo>
                                  <a:pt x="4421" y="2565"/>
                                </a:lnTo>
                                <a:lnTo>
                                  <a:pt x="4423" y="2544"/>
                                </a:lnTo>
                                <a:lnTo>
                                  <a:pt x="4423" y="2522"/>
                                </a:lnTo>
                                <a:moveTo>
                                  <a:pt x="4964" y="5099"/>
                                </a:moveTo>
                                <a:lnTo>
                                  <a:pt x="4956" y="5027"/>
                                </a:lnTo>
                                <a:lnTo>
                                  <a:pt x="4935" y="4959"/>
                                </a:lnTo>
                                <a:lnTo>
                                  <a:pt x="4902" y="4897"/>
                                </a:lnTo>
                                <a:lnTo>
                                  <a:pt x="4858" y="4844"/>
                                </a:lnTo>
                                <a:lnTo>
                                  <a:pt x="4804" y="4800"/>
                                </a:lnTo>
                                <a:lnTo>
                                  <a:pt x="4743" y="4766"/>
                                </a:lnTo>
                                <a:lnTo>
                                  <a:pt x="4675" y="4745"/>
                                </a:lnTo>
                                <a:lnTo>
                                  <a:pt x="4602" y="4738"/>
                                </a:lnTo>
                                <a:lnTo>
                                  <a:pt x="4530" y="4745"/>
                                </a:lnTo>
                                <a:lnTo>
                                  <a:pt x="4462" y="4766"/>
                                </a:lnTo>
                                <a:lnTo>
                                  <a:pt x="4400" y="4800"/>
                                </a:lnTo>
                                <a:lnTo>
                                  <a:pt x="4347" y="4844"/>
                                </a:lnTo>
                                <a:lnTo>
                                  <a:pt x="4303" y="4897"/>
                                </a:lnTo>
                                <a:lnTo>
                                  <a:pt x="4269" y="4959"/>
                                </a:lnTo>
                                <a:lnTo>
                                  <a:pt x="4248" y="5027"/>
                                </a:lnTo>
                                <a:lnTo>
                                  <a:pt x="4241" y="5099"/>
                                </a:lnTo>
                                <a:lnTo>
                                  <a:pt x="4248" y="5172"/>
                                </a:lnTo>
                                <a:lnTo>
                                  <a:pt x="4269" y="5240"/>
                                </a:lnTo>
                                <a:lnTo>
                                  <a:pt x="4303" y="5301"/>
                                </a:lnTo>
                                <a:lnTo>
                                  <a:pt x="4347" y="5355"/>
                                </a:lnTo>
                                <a:lnTo>
                                  <a:pt x="4400" y="5399"/>
                                </a:lnTo>
                                <a:lnTo>
                                  <a:pt x="4462" y="5432"/>
                                </a:lnTo>
                                <a:lnTo>
                                  <a:pt x="4530" y="5453"/>
                                </a:lnTo>
                                <a:lnTo>
                                  <a:pt x="4602" y="5461"/>
                                </a:lnTo>
                                <a:lnTo>
                                  <a:pt x="4637" y="5459"/>
                                </a:lnTo>
                                <a:lnTo>
                                  <a:pt x="4671" y="5454"/>
                                </a:lnTo>
                                <a:lnTo>
                                  <a:pt x="4703" y="5447"/>
                                </a:lnTo>
                                <a:lnTo>
                                  <a:pt x="4735" y="5436"/>
                                </a:lnTo>
                                <a:lnTo>
                                  <a:pt x="4746" y="5431"/>
                                </a:lnTo>
                                <a:lnTo>
                                  <a:pt x="4758" y="5426"/>
                                </a:lnTo>
                                <a:lnTo>
                                  <a:pt x="4769" y="5420"/>
                                </a:lnTo>
                                <a:lnTo>
                                  <a:pt x="4834" y="5377"/>
                                </a:lnTo>
                                <a:lnTo>
                                  <a:pt x="4887" y="5322"/>
                                </a:lnTo>
                                <a:lnTo>
                                  <a:pt x="4928" y="5255"/>
                                </a:lnTo>
                                <a:lnTo>
                                  <a:pt x="4955" y="5181"/>
                                </a:lnTo>
                                <a:lnTo>
                                  <a:pt x="4964" y="5099"/>
                                </a:lnTo>
                                <a:moveTo>
                                  <a:pt x="6731" y="3158"/>
                                </a:moveTo>
                                <a:lnTo>
                                  <a:pt x="6726" y="3086"/>
                                </a:lnTo>
                                <a:lnTo>
                                  <a:pt x="6712" y="3017"/>
                                </a:lnTo>
                                <a:lnTo>
                                  <a:pt x="6689" y="2951"/>
                                </a:lnTo>
                                <a:lnTo>
                                  <a:pt x="6659" y="2890"/>
                                </a:lnTo>
                                <a:lnTo>
                                  <a:pt x="6621" y="2833"/>
                                </a:lnTo>
                                <a:lnTo>
                                  <a:pt x="6576" y="2782"/>
                                </a:lnTo>
                                <a:lnTo>
                                  <a:pt x="6525" y="2738"/>
                                </a:lnTo>
                                <a:lnTo>
                                  <a:pt x="6468" y="2699"/>
                                </a:lnTo>
                                <a:lnTo>
                                  <a:pt x="6407" y="2669"/>
                                </a:lnTo>
                                <a:lnTo>
                                  <a:pt x="6342" y="2646"/>
                                </a:lnTo>
                                <a:lnTo>
                                  <a:pt x="6272" y="2632"/>
                                </a:lnTo>
                                <a:lnTo>
                                  <a:pt x="6200" y="2627"/>
                                </a:lnTo>
                                <a:lnTo>
                                  <a:pt x="6124" y="2632"/>
                                </a:lnTo>
                                <a:lnTo>
                                  <a:pt x="6050" y="2648"/>
                                </a:lnTo>
                                <a:lnTo>
                                  <a:pt x="5981" y="2674"/>
                                </a:lnTo>
                                <a:lnTo>
                                  <a:pt x="5917" y="2709"/>
                                </a:lnTo>
                                <a:lnTo>
                                  <a:pt x="5859" y="2752"/>
                                </a:lnTo>
                                <a:lnTo>
                                  <a:pt x="5807" y="2802"/>
                                </a:lnTo>
                                <a:lnTo>
                                  <a:pt x="5762" y="2859"/>
                                </a:lnTo>
                                <a:lnTo>
                                  <a:pt x="5725" y="2922"/>
                                </a:lnTo>
                                <a:lnTo>
                                  <a:pt x="5697" y="2990"/>
                                </a:lnTo>
                                <a:lnTo>
                                  <a:pt x="5693" y="3002"/>
                                </a:lnTo>
                                <a:lnTo>
                                  <a:pt x="5689" y="3014"/>
                                </a:lnTo>
                                <a:lnTo>
                                  <a:pt x="5686" y="3026"/>
                                </a:lnTo>
                                <a:lnTo>
                                  <a:pt x="5679" y="3058"/>
                                </a:lnTo>
                                <a:lnTo>
                                  <a:pt x="5674" y="3091"/>
                                </a:lnTo>
                                <a:lnTo>
                                  <a:pt x="5671" y="3124"/>
                                </a:lnTo>
                                <a:lnTo>
                                  <a:pt x="5670" y="3158"/>
                                </a:lnTo>
                                <a:lnTo>
                                  <a:pt x="5672" y="3209"/>
                                </a:lnTo>
                                <a:lnTo>
                                  <a:pt x="5679" y="3258"/>
                                </a:lnTo>
                                <a:lnTo>
                                  <a:pt x="5691" y="3307"/>
                                </a:lnTo>
                                <a:lnTo>
                                  <a:pt x="5707" y="3353"/>
                                </a:lnTo>
                                <a:lnTo>
                                  <a:pt x="5712" y="3365"/>
                                </a:lnTo>
                                <a:lnTo>
                                  <a:pt x="5717" y="3376"/>
                                </a:lnTo>
                                <a:lnTo>
                                  <a:pt x="5722" y="3387"/>
                                </a:lnTo>
                                <a:lnTo>
                                  <a:pt x="5758" y="3451"/>
                                </a:lnTo>
                                <a:lnTo>
                                  <a:pt x="5803" y="3509"/>
                                </a:lnTo>
                                <a:lnTo>
                                  <a:pt x="5855" y="3561"/>
                                </a:lnTo>
                                <a:lnTo>
                                  <a:pt x="5914" y="3605"/>
                                </a:lnTo>
                                <a:lnTo>
                                  <a:pt x="5979" y="3640"/>
                                </a:lnTo>
                                <a:lnTo>
                                  <a:pt x="6049" y="3666"/>
                                </a:lnTo>
                                <a:lnTo>
                                  <a:pt x="6123" y="3683"/>
                                </a:lnTo>
                                <a:lnTo>
                                  <a:pt x="6200" y="3688"/>
                                </a:lnTo>
                                <a:lnTo>
                                  <a:pt x="6272" y="3683"/>
                                </a:lnTo>
                                <a:lnTo>
                                  <a:pt x="6342" y="3669"/>
                                </a:lnTo>
                                <a:lnTo>
                                  <a:pt x="6407" y="3647"/>
                                </a:lnTo>
                                <a:lnTo>
                                  <a:pt x="6468" y="3616"/>
                                </a:lnTo>
                                <a:lnTo>
                                  <a:pt x="6525" y="3578"/>
                                </a:lnTo>
                                <a:lnTo>
                                  <a:pt x="6576" y="3533"/>
                                </a:lnTo>
                                <a:lnTo>
                                  <a:pt x="6621" y="3482"/>
                                </a:lnTo>
                                <a:lnTo>
                                  <a:pt x="6659" y="3425"/>
                                </a:lnTo>
                                <a:lnTo>
                                  <a:pt x="6689" y="3364"/>
                                </a:lnTo>
                                <a:lnTo>
                                  <a:pt x="6712" y="3299"/>
                                </a:lnTo>
                                <a:lnTo>
                                  <a:pt x="6726" y="3230"/>
                                </a:lnTo>
                                <a:lnTo>
                                  <a:pt x="6731" y="3158"/>
                                </a:lnTo>
                                <a:moveTo>
                                  <a:pt x="9015" y="3111"/>
                                </a:moveTo>
                                <a:lnTo>
                                  <a:pt x="9008" y="3038"/>
                                </a:lnTo>
                                <a:lnTo>
                                  <a:pt x="8987" y="2970"/>
                                </a:lnTo>
                                <a:lnTo>
                                  <a:pt x="8953" y="2909"/>
                                </a:lnTo>
                                <a:lnTo>
                                  <a:pt x="8909" y="2855"/>
                                </a:lnTo>
                                <a:lnTo>
                                  <a:pt x="8856" y="2811"/>
                                </a:lnTo>
                                <a:lnTo>
                                  <a:pt x="8794" y="2778"/>
                                </a:lnTo>
                                <a:lnTo>
                                  <a:pt x="8727" y="2757"/>
                                </a:lnTo>
                                <a:lnTo>
                                  <a:pt x="8654" y="2749"/>
                                </a:lnTo>
                                <a:lnTo>
                                  <a:pt x="8581" y="2757"/>
                                </a:lnTo>
                                <a:lnTo>
                                  <a:pt x="8513" y="2778"/>
                                </a:lnTo>
                                <a:lnTo>
                                  <a:pt x="8452" y="2811"/>
                                </a:lnTo>
                                <a:lnTo>
                                  <a:pt x="8398" y="2855"/>
                                </a:lnTo>
                                <a:lnTo>
                                  <a:pt x="8354" y="2909"/>
                                </a:lnTo>
                                <a:lnTo>
                                  <a:pt x="8321" y="2970"/>
                                </a:lnTo>
                                <a:lnTo>
                                  <a:pt x="8300" y="3038"/>
                                </a:lnTo>
                                <a:lnTo>
                                  <a:pt x="8292" y="3111"/>
                                </a:lnTo>
                                <a:lnTo>
                                  <a:pt x="8300" y="3184"/>
                                </a:lnTo>
                                <a:lnTo>
                                  <a:pt x="8321" y="3251"/>
                                </a:lnTo>
                                <a:lnTo>
                                  <a:pt x="8354" y="3313"/>
                                </a:lnTo>
                                <a:lnTo>
                                  <a:pt x="8398" y="3366"/>
                                </a:lnTo>
                                <a:lnTo>
                                  <a:pt x="8452" y="3410"/>
                                </a:lnTo>
                                <a:lnTo>
                                  <a:pt x="8513" y="3444"/>
                                </a:lnTo>
                                <a:lnTo>
                                  <a:pt x="8581" y="3465"/>
                                </a:lnTo>
                                <a:lnTo>
                                  <a:pt x="8654" y="3472"/>
                                </a:lnTo>
                                <a:lnTo>
                                  <a:pt x="8727" y="3465"/>
                                </a:lnTo>
                                <a:lnTo>
                                  <a:pt x="8794" y="3444"/>
                                </a:lnTo>
                                <a:lnTo>
                                  <a:pt x="8856" y="3410"/>
                                </a:lnTo>
                                <a:lnTo>
                                  <a:pt x="8909" y="3366"/>
                                </a:lnTo>
                                <a:lnTo>
                                  <a:pt x="8953" y="3313"/>
                                </a:lnTo>
                                <a:lnTo>
                                  <a:pt x="8987" y="3251"/>
                                </a:lnTo>
                                <a:lnTo>
                                  <a:pt x="9008" y="3184"/>
                                </a:lnTo>
                                <a:lnTo>
                                  <a:pt x="9015" y="3111"/>
                                </a:lnTo>
                              </a:path>
                            </a:pathLst>
                          </a:custGeom>
                          <a:solidFill>
                            <a:srgbClr val="D1D1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4" name="Picture 1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214" y="1626"/>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5" name="AutoShape 119"/>
                        <wps:cNvSpPr>
                          <a:spLocks/>
                        </wps:cNvSpPr>
                        <wps:spPr bwMode="auto">
                          <a:xfrm>
                            <a:off x="9344" y="1762"/>
                            <a:ext cx="1211" cy="1962"/>
                          </a:xfrm>
                          <a:custGeom>
                            <a:avLst/>
                            <a:gdLst>
                              <a:gd name="T0" fmla="+- 0 9376 9344"/>
                              <a:gd name="T1" fmla="*/ T0 w 1211"/>
                              <a:gd name="T2" fmla="+- 0 1762 1762"/>
                              <a:gd name="T3" fmla="*/ 1762 h 1962"/>
                              <a:gd name="T4" fmla="+- 0 9408 9344"/>
                              <a:gd name="T5" fmla="*/ T4 w 1211"/>
                              <a:gd name="T6" fmla="+- 0 1883 1762"/>
                              <a:gd name="T7" fmla="*/ 1883 h 1962"/>
                              <a:gd name="T8" fmla="+- 0 9568 9344"/>
                              <a:gd name="T9" fmla="*/ T8 w 1211"/>
                              <a:gd name="T10" fmla="+- 0 2065 1762"/>
                              <a:gd name="T11" fmla="*/ 2065 h 1962"/>
                              <a:gd name="T12" fmla="+- 0 9472 9344"/>
                              <a:gd name="T13" fmla="*/ T12 w 1211"/>
                              <a:gd name="T14" fmla="+- 0 1984 1762"/>
                              <a:gd name="T15" fmla="*/ 1984 h 1962"/>
                              <a:gd name="T16" fmla="+- 0 9568 9344"/>
                              <a:gd name="T17" fmla="*/ T16 w 1211"/>
                              <a:gd name="T18" fmla="+- 0 2065 1762"/>
                              <a:gd name="T19" fmla="*/ 2065 h 1962"/>
                              <a:gd name="T20" fmla="+- 0 9632 9344"/>
                              <a:gd name="T21" fmla="*/ T20 w 1211"/>
                              <a:gd name="T22" fmla="+- 0 2166 1762"/>
                              <a:gd name="T23" fmla="*/ 2166 h 1962"/>
                              <a:gd name="T24" fmla="+- 0 9664 9344"/>
                              <a:gd name="T25" fmla="*/ T24 w 1211"/>
                              <a:gd name="T26" fmla="+- 0 2287 1762"/>
                              <a:gd name="T27" fmla="*/ 2287 h 1962"/>
                              <a:gd name="T28" fmla="+- 0 9824 9344"/>
                              <a:gd name="T29" fmla="*/ T28 w 1211"/>
                              <a:gd name="T30" fmla="+- 0 2469 1762"/>
                              <a:gd name="T31" fmla="*/ 2469 h 1962"/>
                              <a:gd name="T32" fmla="+- 0 9728 9344"/>
                              <a:gd name="T33" fmla="*/ T32 w 1211"/>
                              <a:gd name="T34" fmla="+- 0 2388 1762"/>
                              <a:gd name="T35" fmla="*/ 2388 h 1962"/>
                              <a:gd name="T36" fmla="+- 0 9824 9344"/>
                              <a:gd name="T37" fmla="*/ T36 w 1211"/>
                              <a:gd name="T38" fmla="+- 0 2469 1762"/>
                              <a:gd name="T39" fmla="*/ 2469 h 1962"/>
                              <a:gd name="T40" fmla="+- 0 9888 9344"/>
                              <a:gd name="T41" fmla="*/ T40 w 1211"/>
                              <a:gd name="T42" fmla="+- 0 2570 1762"/>
                              <a:gd name="T43" fmla="*/ 2570 h 1962"/>
                              <a:gd name="T44" fmla="+- 0 9920 9344"/>
                              <a:gd name="T45" fmla="*/ T44 w 1211"/>
                              <a:gd name="T46" fmla="+- 0 2691 1762"/>
                              <a:gd name="T47" fmla="*/ 2691 h 1962"/>
                              <a:gd name="T48" fmla="+- 0 10555 9344"/>
                              <a:gd name="T49" fmla="*/ T48 w 1211"/>
                              <a:gd name="T50" fmla="+- 0 3214 1762"/>
                              <a:gd name="T51" fmla="*/ 3214 h 1962"/>
                              <a:gd name="T52" fmla="+- 0 10534 9344"/>
                              <a:gd name="T53" fmla="*/ T52 w 1211"/>
                              <a:gd name="T54" fmla="+- 0 3067 1762"/>
                              <a:gd name="T55" fmla="*/ 3067 h 1962"/>
                              <a:gd name="T56" fmla="+- 0 10473 9344"/>
                              <a:gd name="T57" fmla="*/ T56 w 1211"/>
                              <a:gd name="T58" fmla="+- 0 2937 1762"/>
                              <a:gd name="T59" fmla="*/ 2937 h 1962"/>
                              <a:gd name="T60" fmla="+- 0 10380 9344"/>
                              <a:gd name="T61" fmla="*/ T60 w 1211"/>
                              <a:gd name="T62" fmla="+- 0 2830 1762"/>
                              <a:gd name="T63" fmla="*/ 2830 h 1962"/>
                              <a:gd name="T64" fmla="+- 0 10261 9344"/>
                              <a:gd name="T65" fmla="*/ T64 w 1211"/>
                              <a:gd name="T66" fmla="+- 0 2752 1762"/>
                              <a:gd name="T67" fmla="*/ 2752 h 1962"/>
                              <a:gd name="T68" fmla="+- 0 10121 9344"/>
                              <a:gd name="T69" fmla="*/ T68 w 1211"/>
                              <a:gd name="T70" fmla="+- 0 2710 1762"/>
                              <a:gd name="T71" fmla="*/ 2710 h 1962"/>
                              <a:gd name="T72" fmla="+- 0 9971 9344"/>
                              <a:gd name="T73" fmla="*/ T72 w 1211"/>
                              <a:gd name="T74" fmla="+- 0 2710 1762"/>
                              <a:gd name="T75" fmla="*/ 2710 h 1962"/>
                              <a:gd name="T76" fmla="+- 0 9831 9344"/>
                              <a:gd name="T77" fmla="*/ T76 w 1211"/>
                              <a:gd name="T78" fmla="+- 0 2752 1762"/>
                              <a:gd name="T79" fmla="*/ 2752 h 1962"/>
                              <a:gd name="T80" fmla="+- 0 9712 9344"/>
                              <a:gd name="T81" fmla="*/ T80 w 1211"/>
                              <a:gd name="T82" fmla="+- 0 2830 1762"/>
                              <a:gd name="T83" fmla="*/ 2830 h 1962"/>
                              <a:gd name="T84" fmla="+- 0 9619 9344"/>
                              <a:gd name="T85" fmla="*/ T84 w 1211"/>
                              <a:gd name="T86" fmla="+- 0 2937 1762"/>
                              <a:gd name="T87" fmla="*/ 2937 h 1962"/>
                              <a:gd name="T88" fmla="+- 0 9558 9344"/>
                              <a:gd name="T89" fmla="*/ T88 w 1211"/>
                              <a:gd name="T90" fmla="+- 0 3067 1762"/>
                              <a:gd name="T91" fmla="*/ 3067 h 1962"/>
                              <a:gd name="T92" fmla="+- 0 9537 9344"/>
                              <a:gd name="T93" fmla="*/ T92 w 1211"/>
                              <a:gd name="T94" fmla="+- 0 3214 1762"/>
                              <a:gd name="T95" fmla="*/ 3214 h 1962"/>
                              <a:gd name="T96" fmla="+- 0 9558 9344"/>
                              <a:gd name="T97" fmla="*/ T96 w 1211"/>
                              <a:gd name="T98" fmla="+- 0 3361 1762"/>
                              <a:gd name="T99" fmla="*/ 3361 h 1962"/>
                              <a:gd name="T100" fmla="+- 0 9619 9344"/>
                              <a:gd name="T101" fmla="*/ T100 w 1211"/>
                              <a:gd name="T102" fmla="+- 0 3491 1762"/>
                              <a:gd name="T103" fmla="*/ 3491 h 1962"/>
                              <a:gd name="T104" fmla="+- 0 9712 9344"/>
                              <a:gd name="T105" fmla="*/ T104 w 1211"/>
                              <a:gd name="T106" fmla="+- 0 3598 1762"/>
                              <a:gd name="T107" fmla="*/ 3598 h 1962"/>
                              <a:gd name="T108" fmla="+- 0 9831 9344"/>
                              <a:gd name="T109" fmla="*/ T108 w 1211"/>
                              <a:gd name="T110" fmla="+- 0 3676 1762"/>
                              <a:gd name="T111" fmla="*/ 3676 h 1962"/>
                              <a:gd name="T112" fmla="+- 0 9971 9344"/>
                              <a:gd name="T113" fmla="*/ T112 w 1211"/>
                              <a:gd name="T114" fmla="+- 0 3718 1762"/>
                              <a:gd name="T115" fmla="*/ 3718 h 1962"/>
                              <a:gd name="T116" fmla="+- 0 10121 9344"/>
                              <a:gd name="T117" fmla="*/ T116 w 1211"/>
                              <a:gd name="T118" fmla="+- 0 3718 1762"/>
                              <a:gd name="T119" fmla="*/ 3718 h 1962"/>
                              <a:gd name="T120" fmla="+- 0 10261 9344"/>
                              <a:gd name="T121" fmla="*/ T120 w 1211"/>
                              <a:gd name="T122" fmla="+- 0 3676 1762"/>
                              <a:gd name="T123" fmla="*/ 3676 h 1962"/>
                              <a:gd name="T124" fmla="+- 0 10380 9344"/>
                              <a:gd name="T125" fmla="*/ T124 w 1211"/>
                              <a:gd name="T126" fmla="+- 0 3598 1762"/>
                              <a:gd name="T127" fmla="*/ 3598 h 1962"/>
                              <a:gd name="T128" fmla="+- 0 10473 9344"/>
                              <a:gd name="T129" fmla="*/ T128 w 1211"/>
                              <a:gd name="T130" fmla="+- 0 3491 1762"/>
                              <a:gd name="T131" fmla="*/ 3491 h 1962"/>
                              <a:gd name="T132" fmla="+- 0 10534 9344"/>
                              <a:gd name="T133" fmla="*/ T132 w 1211"/>
                              <a:gd name="T134" fmla="+- 0 3361 1762"/>
                              <a:gd name="T135" fmla="*/ 3361 h 1962"/>
                              <a:gd name="T136" fmla="+- 0 10555 9344"/>
                              <a:gd name="T137" fmla="*/ T136 w 1211"/>
                              <a:gd name="T138" fmla="+- 0 3214 1762"/>
                              <a:gd name="T139" fmla="*/ 3214 h 19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11" h="1962">
                                <a:moveTo>
                                  <a:pt x="96" y="101"/>
                                </a:moveTo>
                                <a:lnTo>
                                  <a:pt x="32" y="0"/>
                                </a:lnTo>
                                <a:lnTo>
                                  <a:pt x="0" y="20"/>
                                </a:lnTo>
                                <a:lnTo>
                                  <a:pt x="64" y="121"/>
                                </a:lnTo>
                                <a:lnTo>
                                  <a:pt x="96" y="101"/>
                                </a:lnTo>
                                <a:moveTo>
                                  <a:pt x="224" y="303"/>
                                </a:moveTo>
                                <a:lnTo>
                                  <a:pt x="160" y="202"/>
                                </a:lnTo>
                                <a:lnTo>
                                  <a:pt x="128" y="222"/>
                                </a:lnTo>
                                <a:lnTo>
                                  <a:pt x="192" y="323"/>
                                </a:lnTo>
                                <a:lnTo>
                                  <a:pt x="224" y="303"/>
                                </a:lnTo>
                                <a:moveTo>
                                  <a:pt x="352" y="505"/>
                                </a:moveTo>
                                <a:lnTo>
                                  <a:pt x="288" y="404"/>
                                </a:lnTo>
                                <a:lnTo>
                                  <a:pt x="256" y="424"/>
                                </a:lnTo>
                                <a:lnTo>
                                  <a:pt x="320" y="525"/>
                                </a:lnTo>
                                <a:lnTo>
                                  <a:pt x="352" y="505"/>
                                </a:lnTo>
                                <a:moveTo>
                                  <a:pt x="480" y="707"/>
                                </a:moveTo>
                                <a:lnTo>
                                  <a:pt x="416" y="606"/>
                                </a:lnTo>
                                <a:lnTo>
                                  <a:pt x="384" y="626"/>
                                </a:lnTo>
                                <a:lnTo>
                                  <a:pt x="448" y="727"/>
                                </a:lnTo>
                                <a:lnTo>
                                  <a:pt x="480" y="707"/>
                                </a:lnTo>
                                <a:moveTo>
                                  <a:pt x="608" y="909"/>
                                </a:moveTo>
                                <a:lnTo>
                                  <a:pt x="544" y="808"/>
                                </a:lnTo>
                                <a:lnTo>
                                  <a:pt x="512" y="828"/>
                                </a:lnTo>
                                <a:lnTo>
                                  <a:pt x="576" y="929"/>
                                </a:lnTo>
                                <a:lnTo>
                                  <a:pt x="608" y="909"/>
                                </a:lnTo>
                                <a:moveTo>
                                  <a:pt x="1211" y="1452"/>
                                </a:moveTo>
                                <a:lnTo>
                                  <a:pt x="1206" y="1377"/>
                                </a:lnTo>
                                <a:lnTo>
                                  <a:pt x="1190" y="1305"/>
                                </a:lnTo>
                                <a:lnTo>
                                  <a:pt x="1164" y="1237"/>
                                </a:lnTo>
                                <a:lnTo>
                                  <a:pt x="1129" y="1175"/>
                                </a:lnTo>
                                <a:lnTo>
                                  <a:pt x="1086" y="1118"/>
                                </a:lnTo>
                                <a:lnTo>
                                  <a:pt x="1036" y="1068"/>
                                </a:lnTo>
                                <a:lnTo>
                                  <a:pt x="979" y="1025"/>
                                </a:lnTo>
                                <a:lnTo>
                                  <a:pt x="917" y="990"/>
                                </a:lnTo>
                                <a:lnTo>
                                  <a:pt x="849" y="964"/>
                                </a:lnTo>
                                <a:lnTo>
                                  <a:pt x="777" y="948"/>
                                </a:lnTo>
                                <a:lnTo>
                                  <a:pt x="702" y="943"/>
                                </a:lnTo>
                                <a:lnTo>
                                  <a:pt x="627" y="948"/>
                                </a:lnTo>
                                <a:lnTo>
                                  <a:pt x="555" y="964"/>
                                </a:lnTo>
                                <a:lnTo>
                                  <a:pt x="487" y="990"/>
                                </a:lnTo>
                                <a:lnTo>
                                  <a:pt x="425" y="1025"/>
                                </a:lnTo>
                                <a:lnTo>
                                  <a:pt x="368" y="1068"/>
                                </a:lnTo>
                                <a:lnTo>
                                  <a:pt x="318" y="1118"/>
                                </a:lnTo>
                                <a:lnTo>
                                  <a:pt x="275" y="1175"/>
                                </a:lnTo>
                                <a:lnTo>
                                  <a:pt x="240" y="1237"/>
                                </a:lnTo>
                                <a:lnTo>
                                  <a:pt x="214" y="1305"/>
                                </a:lnTo>
                                <a:lnTo>
                                  <a:pt x="198" y="1377"/>
                                </a:lnTo>
                                <a:lnTo>
                                  <a:pt x="193" y="1452"/>
                                </a:lnTo>
                                <a:lnTo>
                                  <a:pt x="198" y="1527"/>
                                </a:lnTo>
                                <a:lnTo>
                                  <a:pt x="214" y="1599"/>
                                </a:lnTo>
                                <a:lnTo>
                                  <a:pt x="240" y="1667"/>
                                </a:lnTo>
                                <a:lnTo>
                                  <a:pt x="275" y="1729"/>
                                </a:lnTo>
                                <a:lnTo>
                                  <a:pt x="318" y="1786"/>
                                </a:lnTo>
                                <a:lnTo>
                                  <a:pt x="368" y="1836"/>
                                </a:lnTo>
                                <a:lnTo>
                                  <a:pt x="425" y="1879"/>
                                </a:lnTo>
                                <a:lnTo>
                                  <a:pt x="487" y="1914"/>
                                </a:lnTo>
                                <a:lnTo>
                                  <a:pt x="555" y="1940"/>
                                </a:lnTo>
                                <a:lnTo>
                                  <a:pt x="627" y="1956"/>
                                </a:lnTo>
                                <a:lnTo>
                                  <a:pt x="702" y="1961"/>
                                </a:lnTo>
                                <a:lnTo>
                                  <a:pt x="777" y="1956"/>
                                </a:lnTo>
                                <a:lnTo>
                                  <a:pt x="849" y="1940"/>
                                </a:lnTo>
                                <a:lnTo>
                                  <a:pt x="917" y="1914"/>
                                </a:lnTo>
                                <a:lnTo>
                                  <a:pt x="979" y="1879"/>
                                </a:lnTo>
                                <a:lnTo>
                                  <a:pt x="1036" y="1836"/>
                                </a:lnTo>
                                <a:lnTo>
                                  <a:pt x="1086" y="1786"/>
                                </a:lnTo>
                                <a:lnTo>
                                  <a:pt x="1129" y="1729"/>
                                </a:lnTo>
                                <a:lnTo>
                                  <a:pt x="1164" y="1667"/>
                                </a:lnTo>
                                <a:lnTo>
                                  <a:pt x="1190" y="1599"/>
                                </a:lnTo>
                                <a:lnTo>
                                  <a:pt x="1206" y="1527"/>
                                </a:lnTo>
                                <a:lnTo>
                                  <a:pt x="1211" y="1452"/>
                                </a:lnTo>
                              </a:path>
                            </a:pathLst>
                          </a:custGeom>
                          <a:solidFill>
                            <a:srgbClr val="D1D1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AutoShape 118"/>
                        <wps:cNvSpPr>
                          <a:spLocks/>
                        </wps:cNvSpPr>
                        <wps:spPr bwMode="auto">
                          <a:xfrm>
                            <a:off x="3626" y="1246"/>
                            <a:ext cx="5360" cy="5673"/>
                          </a:xfrm>
                          <a:custGeom>
                            <a:avLst/>
                            <a:gdLst>
                              <a:gd name="T0" fmla="+- 0 4178 3627"/>
                              <a:gd name="T1" fmla="*/ T0 w 5360"/>
                              <a:gd name="T2" fmla="+- 0 1393 1247"/>
                              <a:gd name="T3" fmla="*/ 1393 h 5673"/>
                              <a:gd name="T4" fmla="+- 0 4128 3627"/>
                              <a:gd name="T5" fmla="*/ T4 w 5360"/>
                              <a:gd name="T6" fmla="+- 0 1331 1247"/>
                              <a:gd name="T7" fmla="*/ 1331 h 5673"/>
                              <a:gd name="T8" fmla="+- 0 4068 3627"/>
                              <a:gd name="T9" fmla="*/ T8 w 5360"/>
                              <a:gd name="T10" fmla="+- 0 1688 1247"/>
                              <a:gd name="T11" fmla="*/ 1688 h 5673"/>
                              <a:gd name="T12" fmla="+- 0 3842 3627"/>
                              <a:gd name="T13" fmla="*/ T12 w 5360"/>
                              <a:gd name="T14" fmla="+- 0 1732 1247"/>
                              <a:gd name="T15" fmla="*/ 1732 h 5673"/>
                              <a:gd name="T16" fmla="+- 0 3717 3627"/>
                              <a:gd name="T17" fmla="*/ T16 w 5360"/>
                              <a:gd name="T18" fmla="+- 0 1543 1247"/>
                              <a:gd name="T19" fmla="*/ 1543 h 5673"/>
                              <a:gd name="T20" fmla="+- 0 3842 3627"/>
                              <a:gd name="T21" fmla="*/ T20 w 5360"/>
                              <a:gd name="T22" fmla="+- 0 1353 1247"/>
                              <a:gd name="T23" fmla="*/ 1353 h 5673"/>
                              <a:gd name="T24" fmla="+- 0 4068 3627"/>
                              <a:gd name="T25" fmla="*/ T24 w 5360"/>
                              <a:gd name="T26" fmla="+- 0 1397 1247"/>
                              <a:gd name="T27" fmla="*/ 1397 h 5673"/>
                              <a:gd name="T28" fmla="+- 0 4128 3627"/>
                              <a:gd name="T29" fmla="*/ T28 w 5360"/>
                              <a:gd name="T30" fmla="+- 0 1331 1247"/>
                              <a:gd name="T31" fmla="*/ 1331 h 5673"/>
                              <a:gd name="T32" fmla="+- 0 3923 3627"/>
                              <a:gd name="T33" fmla="*/ T32 w 5360"/>
                              <a:gd name="T34" fmla="+- 0 1247 1247"/>
                              <a:gd name="T35" fmla="*/ 1247 h 5673"/>
                              <a:gd name="T36" fmla="+- 0 3714 3627"/>
                              <a:gd name="T37" fmla="*/ T36 w 5360"/>
                              <a:gd name="T38" fmla="+- 0 1334 1247"/>
                              <a:gd name="T39" fmla="*/ 1334 h 5673"/>
                              <a:gd name="T40" fmla="+- 0 3627 3627"/>
                              <a:gd name="T41" fmla="*/ T40 w 5360"/>
                              <a:gd name="T42" fmla="+- 0 1543 1247"/>
                              <a:gd name="T43" fmla="*/ 1543 h 5673"/>
                              <a:gd name="T44" fmla="+- 0 3714 3627"/>
                              <a:gd name="T45" fmla="*/ T44 w 5360"/>
                              <a:gd name="T46" fmla="+- 0 1752 1247"/>
                              <a:gd name="T47" fmla="*/ 1752 h 5673"/>
                              <a:gd name="T48" fmla="+- 0 3923 3627"/>
                              <a:gd name="T49" fmla="*/ T48 w 5360"/>
                              <a:gd name="T50" fmla="+- 0 1838 1247"/>
                              <a:gd name="T51" fmla="*/ 1838 h 5673"/>
                              <a:gd name="T52" fmla="+- 0 4131 3627"/>
                              <a:gd name="T53" fmla="*/ T52 w 5360"/>
                              <a:gd name="T54" fmla="+- 0 1752 1247"/>
                              <a:gd name="T55" fmla="*/ 1752 h 5673"/>
                              <a:gd name="T56" fmla="+- 0 4208 3627"/>
                              <a:gd name="T57" fmla="*/ T56 w 5360"/>
                              <a:gd name="T58" fmla="+- 0 1621 1247"/>
                              <a:gd name="T59" fmla="*/ 1621 h 5673"/>
                              <a:gd name="T60" fmla="+- 0 5210 3627"/>
                              <a:gd name="T61" fmla="*/ T60 w 5360"/>
                              <a:gd name="T62" fmla="+- 0 6545 1247"/>
                              <a:gd name="T63" fmla="*/ 6545 h 5673"/>
                              <a:gd name="T64" fmla="+- 0 5134 3627"/>
                              <a:gd name="T65" fmla="*/ T64 w 5360"/>
                              <a:gd name="T66" fmla="+- 0 6415 1247"/>
                              <a:gd name="T67" fmla="*/ 6415 h 5673"/>
                              <a:gd name="T68" fmla="+- 0 5115 3627"/>
                              <a:gd name="T69" fmla="*/ T68 w 5360"/>
                              <a:gd name="T70" fmla="+- 0 6704 1247"/>
                              <a:gd name="T71" fmla="*/ 6704 h 5673"/>
                              <a:gd name="T72" fmla="+- 0 4925 3627"/>
                              <a:gd name="T73" fmla="*/ T72 w 5360"/>
                              <a:gd name="T74" fmla="+- 0 6830 1247"/>
                              <a:gd name="T75" fmla="*/ 6830 h 5673"/>
                              <a:gd name="T76" fmla="+- 0 4735 3627"/>
                              <a:gd name="T77" fmla="*/ T76 w 5360"/>
                              <a:gd name="T78" fmla="+- 0 6704 1247"/>
                              <a:gd name="T79" fmla="*/ 6704 h 5673"/>
                              <a:gd name="T80" fmla="+- 0 4779 3627"/>
                              <a:gd name="T81" fmla="*/ T80 w 5360"/>
                              <a:gd name="T82" fmla="+- 0 6478 1247"/>
                              <a:gd name="T83" fmla="*/ 6478 h 5673"/>
                              <a:gd name="T84" fmla="+- 0 5005 3627"/>
                              <a:gd name="T85" fmla="*/ T84 w 5360"/>
                              <a:gd name="T86" fmla="+- 0 6434 1247"/>
                              <a:gd name="T87" fmla="*/ 6434 h 5673"/>
                              <a:gd name="T88" fmla="+- 0 5131 3627"/>
                              <a:gd name="T89" fmla="*/ T88 w 5360"/>
                              <a:gd name="T90" fmla="+- 0 6624 1247"/>
                              <a:gd name="T91" fmla="*/ 6624 h 5673"/>
                              <a:gd name="T92" fmla="+- 0 5003 3627"/>
                              <a:gd name="T93" fmla="*/ T92 w 5360"/>
                              <a:gd name="T94" fmla="+- 0 6339 1247"/>
                              <a:gd name="T95" fmla="*/ 6339 h 5673"/>
                              <a:gd name="T96" fmla="+- 0 4776 3627"/>
                              <a:gd name="T97" fmla="*/ T96 w 5360"/>
                              <a:gd name="T98" fmla="+- 0 6369 1247"/>
                              <a:gd name="T99" fmla="*/ 6369 h 5673"/>
                              <a:gd name="T100" fmla="+- 0 4640 3627"/>
                              <a:gd name="T101" fmla="*/ T100 w 5360"/>
                              <a:gd name="T102" fmla="+- 0 6545 1247"/>
                              <a:gd name="T103" fmla="*/ 6545 h 5673"/>
                              <a:gd name="T104" fmla="+- 0 4670 3627"/>
                              <a:gd name="T105" fmla="*/ T104 w 5360"/>
                              <a:gd name="T106" fmla="+- 0 6773 1247"/>
                              <a:gd name="T107" fmla="*/ 6773 h 5673"/>
                              <a:gd name="T108" fmla="+- 0 4846 3627"/>
                              <a:gd name="T109" fmla="*/ T108 w 5360"/>
                              <a:gd name="T110" fmla="+- 0 6909 1247"/>
                              <a:gd name="T111" fmla="*/ 6909 h 5673"/>
                              <a:gd name="T112" fmla="+- 0 5074 3627"/>
                              <a:gd name="T113" fmla="*/ T112 w 5360"/>
                              <a:gd name="T114" fmla="+- 0 6879 1247"/>
                              <a:gd name="T115" fmla="*/ 6879 h 5673"/>
                              <a:gd name="T116" fmla="+- 0 5180 3627"/>
                              <a:gd name="T117" fmla="*/ T116 w 5360"/>
                              <a:gd name="T118" fmla="+- 0 6773 1247"/>
                              <a:gd name="T119" fmla="*/ 6773 h 5673"/>
                              <a:gd name="T120" fmla="+- 0 8154 3627"/>
                              <a:gd name="T121" fmla="*/ T120 w 5360"/>
                              <a:gd name="T122" fmla="+- 0 1543 1247"/>
                              <a:gd name="T123" fmla="*/ 1543 h 5673"/>
                              <a:gd name="T124" fmla="+- 0 8069 3627"/>
                              <a:gd name="T125" fmla="*/ T124 w 5360"/>
                              <a:gd name="T126" fmla="+- 0 1337 1247"/>
                              <a:gd name="T127" fmla="*/ 1337 h 5673"/>
                              <a:gd name="T128" fmla="+- 0 8064 3627"/>
                              <a:gd name="T129" fmla="*/ T128 w 5360"/>
                              <a:gd name="T130" fmla="+- 0 1543 1247"/>
                              <a:gd name="T131" fmla="*/ 1543 h 5673"/>
                              <a:gd name="T132" fmla="+- 0 7938 3627"/>
                              <a:gd name="T133" fmla="*/ T132 w 5360"/>
                              <a:gd name="T134" fmla="+- 0 1732 1247"/>
                              <a:gd name="T135" fmla="*/ 1732 h 5673"/>
                              <a:gd name="T136" fmla="+- 0 7713 3627"/>
                              <a:gd name="T137" fmla="*/ T136 w 5360"/>
                              <a:gd name="T138" fmla="+- 0 1688 1247"/>
                              <a:gd name="T139" fmla="*/ 1688 h 5673"/>
                              <a:gd name="T140" fmla="+- 0 7669 3627"/>
                              <a:gd name="T141" fmla="*/ T140 w 5360"/>
                              <a:gd name="T142" fmla="+- 0 1462 1247"/>
                              <a:gd name="T143" fmla="*/ 1462 h 5673"/>
                              <a:gd name="T144" fmla="+- 0 7858 3627"/>
                              <a:gd name="T145" fmla="*/ T144 w 5360"/>
                              <a:gd name="T146" fmla="+- 0 1337 1247"/>
                              <a:gd name="T147" fmla="*/ 1337 h 5673"/>
                              <a:gd name="T148" fmla="+- 0 8048 3627"/>
                              <a:gd name="T149" fmla="*/ T148 w 5360"/>
                              <a:gd name="T150" fmla="+- 0 1462 1247"/>
                              <a:gd name="T151" fmla="*/ 1462 h 5673"/>
                              <a:gd name="T152" fmla="+- 0 8007 3627"/>
                              <a:gd name="T153" fmla="*/ T152 w 5360"/>
                              <a:gd name="T154" fmla="+- 0 1287 1247"/>
                              <a:gd name="T155" fmla="*/ 1287 h 5673"/>
                              <a:gd name="T156" fmla="+- 0 7780 3627"/>
                              <a:gd name="T157" fmla="*/ T156 w 5360"/>
                              <a:gd name="T158" fmla="+- 0 1257 1247"/>
                              <a:gd name="T159" fmla="*/ 1257 h 5673"/>
                              <a:gd name="T160" fmla="+- 0 7603 3627"/>
                              <a:gd name="T161" fmla="*/ T160 w 5360"/>
                              <a:gd name="T162" fmla="+- 0 1393 1247"/>
                              <a:gd name="T163" fmla="*/ 1393 h 5673"/>
                              <a:gd name="T164" fmla="+- 0 7573 3627"/>
                              <a:gd name="T165" fmla="*/ T164 w 5360"/>
                              <a:gd name="T166" fmla="+- 0 1621 1247"/>
                              <a:gd name="T167" fmla="*/ 1621 h 5673"/>
                              <a:gd name="T168" fmla="+- 0 7709 3627"/>
                              <a:gd name="T169" fmla="*/ T168 w 5360"/>
                              <a:gd name="T170" fmla="+- 0 1798 1247"/>
                              <a:gd name="T171" fmla="*/ 1798 h 5673"/>
                              <a:gd name="T172" fmla="+- 0 7937 3627"/>
                              <a:gd name="T173" fmla="*/ T172 w 5360"/>
                              <a:gd name="T174" fmla="+- 0 1828 1247"/>
                              <a:gd name="T175" fmla="*/ 1828 h 5673"/>
                              <a:gd name="T176" fmla="+- 0 8070 3627"/>
                              <a:gd name="T177" fmla="*/ T176 w 5360"/>
                              <a:gd name="T178" fmla="+- 0 1748 1247"/>
                              <a:gd name="T179" fmla="*/ 1748 h 5673"/>
                              <a:gd name="T180" fmla="+- 0 8154 3627"/>
                              <a:gd name="T181" fmla="*/ T180 w 5360"/>
                              <a:gd name="T182" fmla="+- 0 1543 1247"/>
                              <a:gd name="T183" fmla="*/ 1543 h 5673"/>
                              <a:gd name="T184" fmla="+- 0 8946 3627"/>
                              <a:gd name="T185" fmla="*/ T184 w 5360"/>
                              <a:gd name="T186" fmla="+- 0 2833 1247"/>
                              <a:gd name="T187" fmla="*/ 2833 h 5673"/>
                              <a:gd name="T188" fmla="+- 0 8896 3627"/>
                              <a:gd name="T189" fmla="*/ T188 w 5360"/>
                              <a:gd name="T190" fmla="+- 0 2771 1247"/>
                              <a:gd name="T191" fmla="*/ 2771 h 5673"/>
                              <a:gd name="T192" fmla="+- 0 8836 3627"/>
                              <a:gd name="T193" fmla="*/ T192 w 5360"/>
                              <a:gd name="T194" fmla="+- 0 3127 1247"/>
                              <a:gd name="T195" fmla="*/ 3127 h 5673"/>
                              <a:gd name="T196" fmla="+- 0 8610 3627"/>
                              <a:gd name="T197" fmla="*/ T196 w 5360"/>
                              <a:gd name="T198" fmla="+- 0 3172 1247"/>
                              <a:gd name="T199" fmla="*/ 3172 h 5673"/>
                              <a:gd name="T200" fmla="+- 0 8485 3627"/>
                              <a:gd name="T201" fmla="*/ T200 w 5360"/>
                              <a:gd name="T202" fmla="+- 0 2982 1247"/>
                              <a:gd name="T203" fmla="*/ 2982 h 5673"/>
                              <a:gd name="T204" fmla="+- 0 8610 3627"/>
                              <a:gd name="T205" fmla="*/ T204 w 5360"/>
                              <a:gd name="T206" fmla="+- 0 2792 1247"/>
                              <a:gd name="T207" fmla="*/ 2792 h 5673"/>
                              <a:gd name="T208" fmla="+- 0 8836 3627"/>
                              <a:gd name="T209" fmla="*/ T208 w 5360"/>
                              <a:gd name="T210" fmla="+- 0 2836 1247"/>
                              <a:gd name="T211" fmla="*/ 2836 h 5673"/>
                              <a:gd name="T212" fmla="+- 0 8896 3627"/>
                              <a:gd name="T213" fmla="*/ T212 w 5360"/>
                              <a:gd name="T214" fmla="+- 0 2771 1247"/>
                              <a:gd name="T215" fmla="*/ 2771 h 5673"/>
                              <a:gd name="T216" fmla="+- 0 8691 3627"/>
                              <a:gd name="T217" fmla="*/ T216 w 5360"/>
                              <a:gd name="T218" fmla="+- 0 2686 1247"/>
                              <a:gd name="T219" fmla="*/ 2686 h 5673"/>
                              <a:gd name="T220" fmla="+- 0 8482 3627"/>
                              <a:gd name="T221" fmla="*/ T220 w 5360"/>
                              <a:gd name="T222" fmla="+- 0 2773 1247"/>
                              <a:gd name="T223" fmla="*/ 2773 h 5673"/>
                              <a:gd name="T224" fmla="+- 0 8395 3627"/>
                              <a:gd name="T225" fmla="*/ T224 w 5360"/>
                              <a:gd name="T226" fmla="+- 0 2982 1247"/>
                              <a:gd name="T227" fmla="*/ 2982 h 5673"/>
                              <a:gd name="T228" fmla="+- 0 8482 3627"/>
                              <a:gd name="T229" fmla="*/ T228 w 5360"/>
                              <a:gd name="T230" fmla="+- 0 3191 1247"/>
                              <a:gd name="T231" fmla="*/ 3191 h 5673"/>
                              <a:gd name="T232" fmla="+- 0 8691 3627"/>
                              <a:gd name="T233" fmla="*/ T232 w 5360"/>
                              <a:gd name="T234" fmla="+- 0 3278 1247"/>
                              <a:gd name="T235" fmla="*/ 3278 h 5673"/>
                              <a:gd name="T236" fmla="+- 0 8899 3627"/>
                              <a:gd name="T237" fmla="*/ T236 w 5360"/>
                              <a:gd name="T238" fmla="+- 0 3191 1247"/>
                              <a:gd name="T239" fmla="*/ 3191 h 5673"/>
                              <a:gd name="T240" fmla="+- 0 8976 3627"/>
                              <a:gd name="T241" fmla="*/ T240 w 5360"/>
                              <a:gd name="T242" fmla="+- 0 3060 1247"/>
                              <a:gd name="T243" fmla="*/ 3060 h 5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5360" h="5673">
                                <a:moveTo>
                                  <a:pt x="591" y="296"/>
                                </a:moveTo>
                                <a:lnTo>
                                  <a:pt x="581" y="217"/>
                                </a:lnTo>
                                <a:lnTo>
                                  <a:pt x="551" y="146"/>
                                </a:lnTo>
                                <a:lnTo>
                                  <a:pt x="507" y="90"/>
                                </a:lnTo>
                                <a:lnTo>
                                  <a:pt x="504" y="87"/>
                                </a:lnTo>
                                <a:lnTo>
                                  <a:pt x="501" y="84"/>
                                </a:lnTo>
                                <a:lnTo>
                                  <a:pt x="501" y="296"/>
                                </a:lnTo>
                                <a:lnTo>
                                  <a:pt x="485" y="376"/>
                                </a:lnTo>
                                <a:lnTo>
                                  <a:pt x="441" y="441"/>
                                </a:lnTo>
                                <a:lnTo>
                                  <a:pt x="376" y="485"/>
                                </a:lnTo>
                                <a:lnTo>
                                  <a:pt x="296" y="501"/>
                                </a:lnTo>
                                <a:lnTo>
                                  <a:pt x="215" y="485"/>
                                </a:lnTo>
                                <a:lnTo>
                                  <a:pt x="150" y="441"/>
                                </a:lnTo>
                                <a:lnTo>
                                  <a:pt x="106" y="376"/>
                                </a:lnTo>
                                <a:lnTo>
                                  <a:pt x="90" y="296"/>
                                </a:lnTo>
                                <a:lnTo>
                                  <a:pt x="106" y="215"/>
                                </a:lnTo>
                                <a:lnTo>
                                  <a:pt x="150" y="150"/>
                                </a:lnTo>
                                <a:lnTo>
                                  <a:pt x="215" y="106"/>
                                </a:lnTo>
                                <a:lnTo>
                                  <a:pt x="296" y="90"/>
                                </a:lnTo>
                                <a:lnTo>
                                  <a:pt x="376" y="106"/>
                                </a:lnTo>
                                <a:lnTo>
                                  <a:pt x="441" y="150"/>
                                </a:lnTo>
                                <a:lnTo>
                                  <a:pt x="485" y="215"/>
                                </a:lnTo>
                                <a:lnTo>
                                  <a:pt x="501" y="296"/>
                                </a:lnTo>
                                <a:lnTo>
                                  <a:pt x="501" y="84"/>
                                </a:lnTo>
                                <a:lnTo>
                                  <a:pt x="445" y="40"/>
                                </a:lnTo>
                                <a:lnTo>
                                  <a:pt x="374" y="10"/>
                                </a:lnTo>
                                <a:lnTo>
                                  <a:pt x="296" y="0"/>
                                </a:lnTo>
                                <a:lnTo>
                                  <a:pt x="217" y="10"/>
                                </a:lnTo>
                                <a:lnTo>
                                  <a:pt x="146" y="40"/>
                                </a:lnTo>
                                <a:lnTo>
                                  <a:pt x="87" y="87"/>
                                </a:lnTo>
                                <a:lnTo>
                                  <a:pt x="40" y="146"/>
                                </a:lnTo>
                                <a:lnTo>
                                  <a:pt x="10" y="217"/>
                                </a:lnTo>
                                <a:lnTo>
                                  <a:pt x="0" y="296"/>
                                </a:lnTo>
                                <a:lnTo>
                                  <a:pt x="10" y="374"/>
                                </a:lnTo>
                                <a:lnTo>
                                  <a:pt x="40" y="445"/>
                                </a:lnTo>
                                <a:lnTo>
                                  <a:pt x="87" y="505"/>
                                </a:lnTo>
                                <a:lnTo>
                                  <a:pt x="146" y="551"/>
                                </a:lnTo>
                                <a:lnTo>
                                  <a:pt x="217" y="581"/>
                                </a:lnTo>
                                <a:lnTo>
                                  <a:pt x="296" y="591"/>
                                </a:lnTo>
                                <a:lnTo>
                                  <a:pt x="374" y="581"/>
                                </a:lnTo>
                                <a:lnTo>
                                  <a:pt x="445" y="551"/>
                                </a:lnTo>
                                <a:lnTo>
                                  <a:pt x="504" y="505"/>
                                </a:lnTo>
                                <a:lnTo>
                                  <a:pt x="507" y="501"/>
                                </a:lnTo>
                                <a:lnTo>
                                  <a:pt x="551" y="445"/>
                                </a:lnTo>
                                <a:lnTo>
                                  <a:pt x="581" y="374"/>
                                </a:lnTo>
                                <a:lnTo>
                                  <a:pt x="591" y="296"/>
                                </a:lnTo>
                                <a:moveTo>
                                  <a:pt x="1594" y="5377"/>
                                </a:moveTo>
                                <a:lnTo>
                                  <a:pt x="1583" y="5298"/>
                                </a:lnTo>
                                <a:lnTo>
                                  <a:pt x="1553" y="5228"/>
                                </a:lnTo>
                                <a:lnTo>
                                  <a:pt x="1509" y="5171"/>
                                </a:lnTo>
                                <a:lnTo>
                                  <a:pt x="1507" y="5168"/>
                                </a:lnTo>
                                <a:lnTo>
                                  <a:pt x="1504" y="5166"/>
                                </a:lnTo>
                                <a:lnTo>
                                  <a:pt x="1504" y="5377"/>
                                </a:lnTo>
                                <a:lnTo>
                                  <a:pt x="1488" y="5457"/>
                                </a:lnTo>
                                <a:lnTo>
                                  <a:pt x="1443" y="5523"/>
                                </a:lnTo>
                                <a:lnTo>
                                  <a:pt x="1378" y="5567"/>
                                </a:lnTo>
                                <a:lnTo>
                                  <a:pt x="1298" y="5583"/>
                                </a:lnTo>
                                <a:lnTo>
                                  <a:pt x="1218" y="5567"/>
                                </a:lnTo>
                                <a:lnTo>
                                  <a:pt x="1152" y="5523"/>
                                </a:lnTo>
                                <a:lnTo>
                                  <a:pt x="1108" y="5457"/>
                                </a:lnTo>
                                <a:lnTo>
                                  <a:pt x="1092" y="5377"/>
                                </a:lnTo>
                                <a:lnTo>
                                  <a:pt x="1108" y="5297"/>
                                </a:lnTo>
                                <a:lnTo>
                                  <a:pt x="1152" y="5231"/>
                                </a:lnTo>
                                <a:lnTo>
                                  <a:pt x="1218" y="5187"/>
                                </a:lnTo>
                                <a:lnTo>
                                  <a:pt x="1298" y="5171"/>
                                </a:lnTo>
                                <a:lnTo>
                                  <a:pt x="1378" y="5187"/>
                                </a:lnTo>
                                <a:lnTo>
                                  <a:pt x="1443" y="5231"/>
                                </a:lnTo>
                                <a:lnTo>
                                  <a:pt x="1488" y="5297"/>
                                </a:lnTo>
                                <a:lnTo>
                                  <a:pt x="1504" y="5377"/>
                                </a:lnTo>
                                <a:lnTo>
                                  <a:pt x="1504" y="5166"/>
                                </a:lnTo>
                                <a:lnTo>
                                  <a:pt x="1447" y="5122"/>
                                </a:lnTo>
                                <a:lnTo>
                                  <a:pt x="1376" y="5092"/>
                                </a:lnTo>
                                <a:lnTo>
                                  <a:pt x="1298" y="5081"/>
                                </a:lnTo>
                                <a:lnTo>
                                  <a:pt x="1219" y="5092"/>
                                </a:lnTo>
                                <a:lnTo>
                                  <a:pt x="1149" y="5122"/>
                                </a:lnTo>
                                <a:lnTo>
                                  <a:pt x="1089" y="5168"/>
                                </a:lnTo>
                                <a:lnTo>
                                  <a:pt x="1043" y="5228"/>
                                </a:lnTo>
                                <a:lnTo>
                                  <a:pt x="1013" y="5298"/>
                                </a:lnTo>
                                <a:lnTo>
                                  <a:pt x="1002" y="5377"/>
                                </a:lnTo>
                                <a:lnTo>
                                  <a:pt x="1013" y="5455"/>
                                </a:lnTo>
                                <a:lnTo>
                                  <a:pt x="1043" y="5526"/>
                                </a:lnTo>
                                <a:lnTo>
                                  <a:pt x="1089" y="5586"/>
                                </a:lnTo>
                                <a:lnTo>
                                  <a:pt x="1149" y="5632"/>
                                </a:lnTo>
                                <a:lnTo>
                                  <a:pt x="1219" y="5662"/>
                                </a:lnTo>
                                <a:lnTo>
                                  <a:pt x="1298" y="5673"/>
                                </a:lnTo>
                                <a:lnTo>
                                  <a:pt x="1376" y="5662"/>
                                </a:lnTo>
                                <a:lnTo>
                                  <a:pt x="1447" y="5632"/>
                                </a:lnTo>
                                <a:lnTo>
                                  <a:pt x="1507" y="5586"/>
                                </a:lnTo>
                                <a:lnTo>
                                  <a:pt x="1509" y="5583"/>
                                </a:lnTo>
                                <a:lnTo>
                                  <a:pt x="1553" y="5526"/>
                                </a:lnTo>
                                <a:lnTo>
                                  <a:pt x="1583" y="5455"/>
                                </a:lnTo>
                                <a:lnTo>
                                  <a:pt x="1594" y="5377"/>
                                </a:lnTo>
                                <a:moveTo>
                                  <a:pt x="4527" y="296"/>
                                </a:moveTo>
                                <a:lnTo>
                                  <a:pt x="4516" y="217"/>
                                </a:lnTo>
                                <a:lnTo>
                                  <a:pt x="4486" y="146"/>
                                </a:lnTo>
                                <a:lnTo>
                                  <a:pt x="4442" y="90"/>
                                </a:lnTo>
                                <a:lnTo>
                                  <a:pt x="4440" y="87"/>
                                </a:lnTo>
                                <a:lnTo>
                                  <a:pt x="4437" y="84"/>
                                </a:lnTo>
                                <a:lnTo>
                                  <a:pt x="4437" y="296"/>
                                </a:lnTo>
                                <a:lnTo>
                                  <a:pt x="4421" y="376"/>
                                </a:lnTo>
                                <a:lnTo>
                                  <a:pt x="4377" y="441"/>
                                </a:lnTo>
                                <a:lnTo>
                                  <a:pt x="4311" y="485"/>
                                </a:lnTo>
                                <a:lnTo>
                                  <a:pt x="4231" y="501"/>
                                </a:lnTo>
                                <a:lnTo>
                                  <a:pt x="4151" y="485"/>
                                </a:lnTo>
                                <a:lnTo>
                                  <a:pt x="4086" y="441"/>
                                </a:lnTo>
                                <a:lnTo>
                                  <a:pt x="4042" y="376"/>
                                </a:lnTo>
                                <a:lnTo>
                                  <a:pt x="4025" y="296"/>
                                </a:lnTo>
                                <a:lnTo>
                                  <a:pt x="4042" y="215"/>
                                </a:lnTo>
                                <a:lnTo>
                                  <a:pt x="4086" y="150"/>
                                </a:lnTo>
                                <a:lnTo>
                                  <a:pt x="4151" y="106"/>
                                </a:lnTo>
                                <a:lnTo>
                                  <a:pt x="4231" y="90"/>
                                </a:lnTo>
                                <a:lnTo>
                                  <a:pt x="4311" y="106"/>
                                </a:lnTo>
                                <a:lnTo>
                                  <a:pt x="4377" y="150"/>
                                </a:lnTo>
                                <a:lnTo>
                                  <a:pt x="4421" y="215"/>
                                </a:lnTo>
                                <a:lnTo>
                                  <a:pt x="4437" y="296"/>
                                </a:lnTo>
                                <a:lnTo>
                                  <a:pt x="4437" y="84"/>
                                </a:lnTo>
                                <a:lnTo>
                                  <a:pt x="4380" y="40"/>
                                </a:lnTo>
                                <a:lnTo>
                                  <a:pt x="4310" y="10"/>
                                </a:lnTo>
                                <a:lnTo>
                                  <a:pt x="4231" y="0"/>
                                </a:lnTo>
                                <a:lnTo>
                                  <a:pt x="4153" y="10"/>
                                </a:lnTo>
                                <a:lnTo>
                                  <a:pt x="4082" y="40"/>
                                </a:lnTo>
                                <a:lnTo>
                                  <a:pt x="4022" y="87"/>
                                </a:lnTo>
                                <a:lnTo>
                                  <a:pt x="3976" y="146"/>
                                </a:lnTo>
                                <a:lnTo>
                                  <a:pt x="3946" y="217"/>
                                </a:lnTo>
                                <a:lnTo>
                                  <a:pt x="3936" y="296"/>
                                </a:lnTo>
                                <a:lnTo>
                                  <a:pt x="3946" y="374"/>
                                </a:lnTo>
                                <a:lnTo>
                                  <a:pt x="3976" y="445"/>
                                </a:lnTo>
                                <a:lnTo>
                                  <a:pt x="4022" y="505"/>
                                </a:lnTo>
                                <a:lnTo>
                                  <a:pt x="4082" y="551"/>
                                </a:lnTo>
                                <a:lnTo>
                                  <a:pt x="4153" y="581"/>
                                </a:lnTo>
                                <a:lnTo>
                                  <a:pt x="4231" y="591"/>
                                </a:lnTo>
                                <a:lnTo>
                                  <a:pt x="4310" y="581"/>
                                </a:lnTo>
                                <a:lnTo>
                                  <a:pt x="4380" y="551"/>
                                </a:lnTo>
                                <a:lnTo>
                                  <a:pt x="4440" y="505"/>
                                </a:lnTo>
                                <a:lnTo>
                                  <a:pt x="4443" y="501"/>
                                </a:lnTo>
                                <a:lnTo>
                                  <a:pt x="4486" y="445"/>
                                </a:lnTo>
                                <a:lnTo>
                                  <a:pt x="4516" y="374"/>
                                </a:lnTo>
                                <a:lnTo>
                                  <a:pt x="4527" y="296"/>
                                </a:lnTo>
                                <a:moveTo>
                                  <a:pt x="5359" y="1735"/>
                                </a:moveTo>
                                <a:lnTo>
                                  <a:pt x="5349" y="1656"/>
                                </a:lnTo>
                                <a:lnTo>
                                  <a:pt x="5319" y="1586"/>
                                </a:lnTo>
                                <a:lnTo>
                                  <a:pt x="5275" y="1529"/>
                                </a:lnTo>
                                <a:lnTo>
                                  <a:pt x="5272" y="1526"/>
                                </a:lnTo>
                                <a:lnTo>
                                  <a:pt x="5269" y="1524"/>
                                </a:lnTo>
                                <a:lnTo>
                                  <a:pt x="5269" y="1735"/>
                                </a:lnTo>
                                <a:lnTo>
                                  <a:pt x="5253" y="1815"/>
                                </a:lnTo>
                                <a:lnTo>
                                  <a:pt x="5209" y="1880"/>
                                </a:lnTo>
                                <a:lnTo>
                                  <a:pt x="5144" y="1925"/>
                                </a:lnTo>
                                <a:lnTo>
                                  <a:pt x="5064" y="1941"/>
                                </a:lnTo>
                                <a:lnTo>
                                  <a:pt x="4983" y="1925"/>
                                </a:lnTo>
                                <a:lnTo>
                                  <a:pt x="4918" y="1880"/>
                                </a:lnTo>
                                <a:lnTo>
                                  <a:pt x="4874" y="1815"/>
                                </a:lnTo>
                                <a:lnTo>
                                  <a:pt x="4858" y="1735"/>
                                </a:lnTo>
                                <a:lnTo>
                                  <a:pt x="4874" y="1655"/>
                                </a:lnTo>
                                <a:lnTo>
                                  <a:pt x="4918" y="1589"/>
                                </a:lnTo>
                                <a:lnTo>
                                  <a:pt x="4983" y="1545"/>
                                </a:lnTo>
                                <a:lnTo>
                                  <a:pt x="5064" y="1529"/>
                                </a:lnTo>
                                <a:lnTo>
                                  <a:pt x="5144" y="1545"/>
                                </a:lnTo>
                                <a:lnTo>
                                  <a:pt x="5209" y="1589"/>
                                </a:lnTo>
                                <a:lnTo>
                                  <a:pt x="5253" y="1655"/>
                                </a:lnTo>
                                <a:lnTo>
                                  <a:pt x="5269" y="1735"/>
                                </a:lnTo>
                                <a:lnTo>
                                  <a:pt x="5269" y="1524"/>
                                </a:lnTo>
                                <a:lnTo>
                                  <a:pt x="5213" y="1480"/>
                                </a:lnTo>
                                <a:lnTo>
                                  <a:pt x="5142" y="1450"/>
                                </a:lnTo>
                                <a:lnTo>
                                  <a:pt x="5064" y="1439"/>
                                </a:lnTo>
                                <a:lnTo>
                                  <a:pt x="4985" y="1450"/>
                                </a:lnTo>
                                <a:lnTo>
                                  <a:pt x="4914" y="1480"/>
                                </a:lnTo>
                                <a:lnTo>
                                  <a:pt x="4855" y="1526"/>
                                </a:lnTo>
                                <a:lnTo>
                                  <a:pt x="4808" y="1586"/>
                                </a:lnTo>
                                <a:lnTo>
                                  <a:pt x="4778" y="1656"/>
                                </a:lnTo>
                                <a:lnTo>
                                  <a:pt x="4768" y="1735"/>
                                </a:lnTo>
                                <a:lnTo>
                                  <a:pt x="4778" y="1813"/>
                                </a:lnTo>
                                <a:lnTo>
                                  <a:pt x="4808" y="1884"/>
                                </a:lnTo>
                                <a:lnTo>
                                  <a:pt x="4855" y="1944"/>
                                </a:lnTo>
                                <a:lnTo>
                                  <a:pt x="4914" y="1990"/>
                                </a:lnTo>
                                <a:lnTo>
                                  <a:pt x="4985" y="2020"/>
                                </a:lnTo>
                                <a:lnTo>
                                  <a:pt x="5064" y="2031"/>
                                </a:lnTo>
                                <a:lnTo>
                                  <a:pt x="5142" y="2020"/>
                                </a:lnTo>
                                <a:lnTo>
                                  <a:pt x="5213" y="1990"/>
                                </a:lnTo>
                                <a:lnTo>
                                  <a:pt x="5272" y="1944"/>
                                </a:lnTo>
                                <a:lnTo>
                                  <a:pt x="5275" y="1941"/>
                                </a:lnTo>
                                <a:lnTo>
                                  <a:pt x="5319" y="1884"/>
                                </a:lnTo>
                                <a:lnTo>
                                  <a:pt x="5349" y="1813"/>
                                </a:lnTo>
                                <a:lnTo>
                                  <a:pt x="5359" y="1735"/>
                                </a:lnTo>
                              </a:path>
                            </a:pathLst>
                          </a:custGeom>
                          <a:solidFill>
                            <a:srgbClr val="606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7" name="Picture 1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369" y="1937"/>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8" name="Picture 1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075" y="3104"/>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9" name="Picture 1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987" y="5372"/>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0" name="Picture 1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339" y="6307"/>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1" name="Picture 1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975" y="7032"/>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AutoShape 112"/>
                        <wps:cNvSpPr>
                          <a:spLocks/>
                        </wps:cNvSpPr>
                        <wps:spPr bwMode="auto">
                          <a:xfrm>
                            <a:off x="1501" y="1773"/>
                            <a:ext cx="8723" cy="5049"/>
                          </a:xfrm>
                          <a:custGeom>
                            <a:avLst/>
                            <a:gdLst>
                              <a:gd name="T0" fmla="+- 0 1529 1501"/>
                              <a:gd name="T1" fmla="*/ T0 w 8723"/>
                              <a:gd name="T2" fmla="+- 0 2070 1773"/>
                              <a:gd name="T3" fmla="*/ 2070 h 5049"/>
                              <a:gd name="T4" fmla="+- 0 3125 1501"/>
                              <a:gd name="T5" fmla="*/ T4 w 8723"/>
                              <a:gd name="T6" fmla="+- 0 3887 1773"/>
                              <a:gd name="T7" fmla="*/ 3887 h 5049"/>
                              <a:gd name="T8" fmla="+- 0 3180 1501"/>
                              <a:gd name="T9" fmla="*/ T8 w 8723"/>
                              <a:gd name="T10" fmla="+- 0 4477 1773"/>
                              <a:gd name="T11" fmla="*/ 4477 h 5049"/>
                              <a:gd name="T12" fmla="+- 0 2880 1501"/>
                              <a:gd name="T13" fmla="*/ T12 w 8723"/>
                              <a:gd name="T14" fmla="+- 0 6803 1773"/>
                              <a:gd name="T15" fmla="*/ 6803 h 5049"/>
                              <a:gd name="T16" fmla="+- 0 3817 1501"/>
                              <a:gd name="T17" fmla="*/ T16 w 8723"/>
                              <a:gd name="T18" fmla="+- 0 1773 1773"/>
                              <a:gd name="T19" fmla="*/ 1773 h 5049"/>
                              <a:gd name="T20" fmla="+- 0 3853 1501"/>
                              <a:gd name="T21" fmla="*/ T20 w 8723"/>
                              <a:gd name="T22" fmla="+- 0 1782 1773"/>
                              <a:gd name="T23" fmla="*/ 1782 h 5049"/>
                              <a:gd name="T24" fmla="+- 0 3830 1501"/>
                              <a:gd name="T25" fmla="*/ T24 w 8723"/>
                              <a:gd name="T26" fmla="+- 0 4094 1773"/>
                              <a:gd name="T27" fmla="*/ 4094 h 5049"/>
                              <a:gd name="T28" fmla="+- 0 4087 1501"/>
                              <a:gd name="T29" fmla="*/ T28 w 8723"/>
                              <a:gd name="T30" fmla="+- 0 4132 1773"/>
                              <a:gd name="T31" fmla="*/ 4132 h 5049"/>
                              <a:gd name="T32" fmla="+- 0 4076 1501"/>
                              <a:gd name="T33" fmla="*/ T32 w 8723"/>
                              <a:gd name="T34" fmla="+- 0 4167 1773"/>
                              <a:gd name="T35" fmla="*/ 4167 h 5049"/>
                              <a:gd name="T36" fmla="+- 0 4202 1501"/>
                              <a:gd name="T37" fmla="*/ T36 w 8723"/>
                              <a:gd name="T38" fmla="+- 0 4166 1773"/>
                              <a:gd name="T39" fmla="*/ 4166 h 5049"/>
                              <a:gd name="T40" fmla="+- 0 4316 1501"/>
                              <a:gd name="T41" fmla="*/ T40 w 8723"/>
                              <a:gd name="T42" fmla="+- 0 4200 1773"/>
                              <a:gd name="T43" fmla="*/ 4200 h 5049"/>
                              <a:gd name="T44" fmla="+- 0 4420 1501"/>
                              <a:gd name="T45" fmla="*/ T44 w 8723"/>
                              <a:gd name="T46" fmla="+- 0 4270 1773"/>
                              <a:gd name="T47" fmla="*/ 4270 h 5049"/>
                              <a:gd name="T48" fmla="+- 0 4775 1501"/>
                              <a:gd name="T49" fmla="*/ T48 w 8723"/>
                              <a:gd name="T50" fmla="+- 0 4337 1773"/>
                              <a:gd name="T51" fmla="*/ 4337 h 5049"/>
                              <a:gd name="T52" fmla="+- 0 4764 1501"/>
                              <a:gd name="T53" fmla="*/ T52 w 8723"/>
                              <a:gd name="T54" fmla="+- 0 4373 1773"/>
                              <a:gd name="T55" fmla="*/ 4373 h 5049"/>
                              <a:gd name="T56" fmla="+- 0 4889 1501"/>
                              <a:gd name="T57" fmla="*/ T56 w 8723"/>
                              <a:gd name="T58" fmla="+- 0 4371 1773"/>
                              <a:gd name="T59" fmla="*/ 4371 h 5049"/>
                              <a:gd name="T60" fmla="+- 0 5004 1501"/>
                              <a:gd name="T61" fmla="*/ T60 w 8723"/>
                              <a:gd name="T62" fmla="+- 0 4405 1773"/>
                              <a:gd name="T63" fmla="*/ 4405 h 5049"/>
                              <a:gd name="T64" fmla="+- 0 5108 1501"/>
                              <a:gd name="T65" fmla="*/ T64 w 8723"/>
                              <a:gd name="T66" fmla="+- 0 4475 1773"/>
                              <a:gd name="T67" fmla="*/ 4475 h 5049"/>
                              <a:gd name="T68" fmla="+- 0 5462 1501"/>
                              <a:gd name="T69" fmla="*/ T68 w 8723"/>
                              <a:gd name="T70" fmla="+- 0 4542 1773"/>
                              <a:gd name="T71" fmla="*/ 4542 h 5049"/>
                              <a:gd name="T72" fmla="+- 0 5452 1501"/>
                              <a:gd name="T73" fmla="*/ T72 w 8723"/>
                              <a:gd name="T74" fmla="+- 0 4578 1773"/>
                              <a:gd name="T75" fmla="*/ 4578 h 5049"/>
                              <a:gd name="T76" fmla="+- 0 5577 1501"/>
                              <a:gd name="T77" fmla="*/ T76 w 8723"/>
                              <a:gd name="T78" fmla="+- 0 4576 1773"/>
                              <a:gd name="T79" fmla="*/ 4576 h 5049"/>
                              <a:gd name="T80" fmla="+- 0 5691 1501"/>
                              <a:gd name="T81" fmla="*/ T80 w 8723"/>
                              <a:gd name="T82" fmla="+- 0 4611 1773"/>
                              <a:gd name="T83" fmla="*/ 4611 h 5049"/>
                              <a:gd name="T84" fmla="+- 0 5795 1501"/>
                              <a:gd name="T85" fmla="*/ T84 w 8723"/>
                              <a:gd name="T86" fmla="+- 0 4681 1773"/>
                              <a:gd name="T87" fmla="*/ 4681 h 5049"/>
                              <a:gd name="T88" fmla="+- 0 6150 1501"/>
                              <a:gd name="T89" fmla="*/ T88 w 8723"/>
                              <a:gd name="T90" fmla="+- 0 4747 1773"/>
                              <a:gd name="T91" fmla="*/ 4747 h 5049"/>
                              <a:gd name="T92" fmla="+- 0 6139 1501"/>
                              <a:gd name="T93" fmla="*/ T92 w 8723"/>
                              <a:gd name="T94" fmla="+- 0 4783 1773"/>
                              <a:gd name="T95" fmla="*/ 4783 h 5049"/>
                              <a:gd name="T96" fmla="+- 0 6265 1501"/>
                              <a:gd name="T97" fmla="*/ T96 w 8723"/>
                              <a:gd name="T98" fmla="+- 0 4782 1773"/>
                              <a:gd name="T99" fmla="*/ 4782 h 5049"/>
                              <a:gd name="T100" fmla="+- 0 6379 1501"/>
                              <a:gd name="T101" fmla="*/ T100 w 8723"/>
                              <a:gd name="T102" fmla="+- 0 4816 1773"/>
                              <a:gd name="T103" fmla="*/ 4816 h 5049"/>
                              <a:gd name="T104" fmla="+- 0 6483 1501"/>
                              <a:gd name="T105" fmla="*/ T104 w 8723"/>
                              <a:gd name="T106" fmla="+- 0 4886 1773"/>
                              <a:gd name="T107" fmla="*/ 4886 h 5049"/>
                              <a:gd name="T108" fmla="+- 0 6837 1501"/>
                              <a:gd name="T109" fmla="*/ T108 w 8723"/>
                              <a:gd name="T110" fmla="+- 0 4953 1773"/>
                              <a:gd name="T111" fmla="*/ 4953 h 5049"/>
                              <a:gd name="T112" fmla="+- 0 6827 1501"/>
                              <a:gd name="T113" fmla="*/ T112 w 8723"/>
                              <a:gd name="T114" fmla="+- 0 4989 1773"/>
                              <a:gd name="T115" fmla="*/ 4989 h 5049"/>
                              <a:gd name="T116" fmla="+- 0 6952 1501"/>
                              <a:gd name="T117" fmla="*/ T116 w 8723"/>
                              <a:gd name="T118" fmla="+- 0 4987 1773"/>
                              <a:gd name="T119" fmla="*/ 4987 h 5049"/>
                              <a:gd name="T120" fmla="+- 0 7067 1501"/>
                              <a:gd name="T121" fmla="*/ T120 w 8723"/>
                              <a:gd name="T122" fmla="+- 0 5021 1773"/>
                              <a:gd name="T123" fmla="*/ 5021 h 5049"/>
                              <a:gd name="T124" fmla="+- 0 7171 1501"/>
                              <a:gd name="T125" fmla="*/ T124 w 8723"/>
                              <a:gd name="T126" fmla="+- 0 5091 1773"/>
                              <a:gd name="T127" fmla="*/ 5091 h 5049"/>
                              <a:gd name="T128" fmla="+- 0 7958 1501"/>
                              <a:gd name="T129" fmla="*/ T128 w 8723"/>
                              <a:gd name="T130" fmla="+- 0 5558 1773"/>
                              <a:gd name="T131" fmla="*/ 5558 h 5049"/>
                              <a:gd name="T132" fmla="+- 0 7926 1501"/>
                              <a:gd name="T133" fmla="*/ T132 w 8723"/>
                              <a:gd name="T134" fmla="+- 0 5578 1773"/>
                              <a:gd name="T135" fmla="*/ 5578 h 5049"/>
                              <a:gd name="T136" fmla="+- 0 8020 1501"/>
                              <a:gd name="T137" fmla="*/ T136 w 8723"/>
                              <a:gd name="T138" fmla="+- 0 5660 1773"/>
                              <a:gd name="T139" fmla="*/ 5660 h 5049"/>
                              <a:gd name="T140" fmla="+- 0 8083 1501"/>
                              <a:gd name="T141" fmla="*/ T140 w 8723"/>
                              <a:gd name="T142" fmla="+- 0 5762 1773"/>
                              <a:gd name="T143" fmla="*/ 5762 h 5049"/>
                              <a:gd name="T144" fmla="+- 0 8114 1501"/>
                              <a:gd name="T145" fmla="*/ T144 w 8723"/>
                              <a:gd name="T146" fmla="+- 0 5884 1773"/>
                              <a:gd name="T147" fmla="*/ 5884 h 5049"/>
                              <a:gd name="T148" fmla="+- 0 8333 1501"/>
                              <a:gd name="T149" fmla="*/ T148 w 8723"/>
                              <a:gd name="T150" fmla="+- 0 6170 1773"/>
                              <a:gd name="T151" fmla="*/ 6170 h 5049"/>
                              <a:gd name="T152" fmla="+- 0 8301 1501"/>
                              <a:gd name="T153" fmla="*/ T152 w 8723"/>
                              <a:gd name="T154" fmla="+- 0 6189 1773"/>
                              <a:gd name="T155" fmla="*/ 6189 h 5049"/>
                              <a:gd name="T156" fmla="+- 0 8396 1501"/>
                              <a:gd name="T157" fmla="*/ T156 w 8723"/>
                              <a:gd name="T158" fmla="+- 0 6272 1773"/>
                              <a:gd name="T159" fmla="*/ 6272 h 5049"/>
                              <a:gd name="T160" fmla="+- 0 8458 1501"/>
                              <a:gd name="T161" fmla="*/ T160 w 8723"/>
                              <a:gd name="T162" fmla="+- 0 6374 1773"/>
                              <a:gd name="T163" fmla="*/ 6374 h 5049"/>
                              <a:gd name="T164" fmla="+- 0 8934 1501"/>
                              <a:gd name="T165" fmla="*/ T164 w 8723"/>
                              <a:gd name="T166" fmla="+- 0 3044 1773"/>
                              <a:gd name="T167" fmla="*/ 3044 h 5049"/>
                              <a:gd name="T168" fmla="+- 0 9294 1501"/>
                              <a:gd name="T169" fmla="*/ T168 w 8723"/>
                              <a:gd name="T170" fmla="+- 0 3069 1773"/>
                              <a:gd name="T171" fmla="*/ 3069 h 5049"/>
                              <a:gd name="T172" fmla="+- 0 9288 1501"/>
                              <a:gd name="T173" fmla="*/ T172 w 8723"/>
                              <a:gd name="T174" fmla="+- 0 3106 1773"/>
                              <a:gd name="T175" fmla="*/ 3106 h 5049"/>
                              <a:gd name="T176" fmla="+- 0 9412 1501"/>
                              <a:gd name="T177" fmla="*/ T176 w 8723"/>
                              <a:gd name="T178" fmla="+- 0 3090 1773"/>
                              <a:gd name="T179" fmla="*/ 3090 h 5049"/>
                              <a:gd name="T180" fmla="+- 0 9530 1501"/>
                              <a:gd name="T181" fmla="*/ T180 w 8723"/>
                              <a:gd name="T182" fmla="+- 0 3110 1773"/>
                              <a:gd name="T183" fmla="*/ 3110 h 5049"/>
                              <a:gd name="T184" fmla="+- 0 9641 1501"/>
                              <a:gd name="T185" fmla="*/ T184 w 8723"/>
                              <a:gd name="T186" fmla="+- 0 3168 1773"/>
                              <a:gd name="T187" fmla="*/ 3168 h 5049"/>
                              <a:gd name="T188" fmla="+- 0 10001 1501"/>
                              <a:gd name="T189" fmla="*/ T188 w 8723"/>
                              <a:gd name="T190" fmla="+- 0 3193 1773"/>
                              <a:gd name="T191" fmla="*/ 3193 h 5049"/>
                              <a:gd name="T192" fmla="+- 0 9995 1501"/>
                              <a:gd name="T193" fmla="*/ T192 w 8723"/>
                              <a:gd name="T194" fmla="+- 0 3230 1773"/>
                              <a:gd name="T195" fmla="*/ 3230 h 5049"/>
                              <a:gd name="T196" fmla="+- 0 10119 1501"/>
                              <a:gd name="T197" fmla="*/ T196 w 8723"/>
                              <a:gd name="T198" fmla="+- 0 3213 1773"/>
                              <a:gd name="T199" fmla="*/ 3213 h 5049"/>
                              <a:gd name="T200" fmla="+- 0 10224 1501"/>
                              <a:gd name="T201" fmla="*/ T200 w 8723"/>
                              <a:gd name="T202" fmla="+- 0 3232 1773"/>
                              <a:gd name="T203" fmla="*/ 3232 h 50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8723" h="5049">
                                <a:moveTo>
                                  <a:pt x="1669" y="2109"/>
                                </a:moveTo>
                                <a:lnTo>
                                  <a:pt x="1340" y="1740"/>
                                </a:lnTo>
                                <a:lnTo>
                                  <a:pt x="28" y="297"/>
                                </a:lnTo>
                                <a:lnTo>
                                  <a:pt x="0" y="323"/>
                                </a:lnTo>
                                <a:lnTo>
                                  <a:pt x="1312" y="1765"/>
                                </a:lnTo>
                                <a:lnTo>
                                  <a:pt x="1624" y="2114"/>
                                </a:lnTo>
                                <a:lnTo>
                                  <a:pt x="1669" y="2109"/>
                                </a:lnTo>
                                <a:moveTo>
                                  <a:pt x="1716" y="2709"/>
                                </a:moveTo>
                                <a:lnTo>
                                  <a:pt x="1679" y="2704"/>
                                </a:lnTo>
                                <a:lnTo>
                                  <a:pt x="1345" y="5007"/>
                                </a:lnTo>
                                <a:lnTo>
                                  <a:pt x="1377" y="5048"/>
                                </a:lnTo>
                                <a:lnTo>
                                  <a:pt x="1379" y="5030"/>
                                </a:lnTo>
                                <a:lnTo>
                                  <a:pt x="1716" y="2709"/>
                                </a:lnTo>
                                <a:moveTo>
                                  <a:pt x="2352" y="9"/>
                                </a:moveTo>
                                <a:lnTo>
                                  <a:pt x="2316" y="0"/>
                                </a:lnTo>
                                <a:lnTo>
                                  <a:pt x="1914" y="1640"/>
                                </a:lnTo>
                                <a:lnTo>
                                  <a:pt x="1951" y="1649"/>
                                </a:lnTo>
                                <a:lnTo>
                                  <a:pt x="2352" y="9"/>
                                </a:lnTo>
                                <a:moveTo>
                                  <a:pt x="2357" y="2290"/>
                                </a:moveTo>
                                <a:lnTo>
                                  <a:pt x="2339" y="2285"/>
                                </a:lnTo>
                                <a:lnTo>
                                  <a:pt x="2329" y="2321"/>
                                </a:lnTo>
                                <a:lnTo>
                                  <a:pt x="2346" y="2326"/>
                                </a:lnTo>
                                <a:lnTo>
                                  <a:pt x="2357" y="2290"/>
                                </a:lnTo>
                                <a:moveTo>
                                  <a:pt x="2586" y="2359"/>
                                </a:moveTo>
                                <a:lnTo>
                                  <a:pt x="2471" y="2324"/>
                                </a:lnTo>
                                <a:lnTo>
                                  <a:pt x="2461" y="2360"/>
                                </a:lnTo>
                                <a:lnTo>
                                  <a:pt x="2575" y="2394"/>
                                </a:lnTo>
                                <a:lnTo>
                                  <a:pt x="2586" y="2359"/>
                                </a:lnTo>
                                <a:moveTo>
                                  <a:pt x="2815" y="2427"/>
                                </a:moveTo>
                                <a:lnTo>
                                  <a:pt x="2701" y="2393"/>
                                </a:lnTo>
                                <a:lnTo>
                                  <a:pt x="2690" y="2429"/>
                                </a:lnTo>
                                <a:lnTo>
                                  <a:pt x="2805" y="2463"/>
                                </a:lnTo>
                                <a:lnTo>
                                  <a:pt x="2815" y="2427"/>
                                </a:lnTo>
                                <a:moveTo>
                                  <a:pt x="3044" y="2496"/>
                                </a:moveTo>
                                <a:lnTo>
                                  <a:pt x="2930" y="2461"/>
                                </a:lnTo>
                                <a:lnTo>
                                  <a:pt x="2919" y="2497"/>
                                </a:lnTo>
                                <a:lnTo>
                                  <a:pt x="3034" y="2531"/>
                                </a:lnTo>
                                <a:lnTo>
                                  <a:pt x="3044" y="2496"/>
                                </a:lnTo>
                                <a:moveTo>
                                  <a:pt x="3274" y="2564"/>
                                </a:moveTo>
                                <a:lnTo>
                                  <a:pt x="3159" y="2530"/>
                                </a:lnTo>
                                <a:lnTo>
                                  <a:pt x="3148" y="2566"/>
                                </a:lnTo>
                                <a:lnTo>
                                  <a:pt x="3263" y="2600"/>
                                </a:lnTo>
                                <a:lnTo>
                                  <a:pt x="3274" y="2564"/>
                                </a:lnTo>
                                <a:moveTo>
                                  <a:pt x="3503" y="2632"/>
                                </a:moveTo>
                                <a:lnTo>
                                  <a:pt x="3388" y="2598"/>
                                </a:lnTo>
                                <a:lnTo>
                                  <a:pt x="3377" y="2634"/>
                                </a:lnTo>
                                <a:lnTo>
                                  <a:pt x="3492" y="2668"/>
                                </a:lnTo>
                                <a:lnTo>
                                  <a:pt x="3503" y="2632"/>
                                </a:lnTo>
                                <a:moveTo>
                                  <a:pt x="3732" y="2701"/>
                                </a:moveTo>
                                <a:lnTo>
                                  <a:pt x="3618" y="2667"/>
                                </a:lnTo>
                                <a:lnTo>
                                  <a:pt x="3607" y="2702"/>
                                </a:lnTo>
                                <a:lnTo>
                                  <a:pt x="3721" y="2737"/>
                                </a:lnTo>
                                <a:lnTo>
                                  <a:pt x="3732" y="2701"/>
                                </a:lnTo>
                                <a:moveTo>
                                  <a:pt x="3961" y="2769"/>
                                </a:moveTo>
                                <a:lnTo>
                                  <a:pt x="3847" y="2735"/>
                                </a:lnTo>
                                <a:lnTo>
                                  <a:pt x="3836" y="2771"/>
                                </a:lnTo>
                                <a:lnTo>
                                  <a:pt x="3951" y="2805"/>
                                </a:lnTo>
                                <a:lnTo>
                                  <a:pt x="3961" y="2769"/>
                                </a:lnTo>
                                <a:moveTo>
                                  <a:pt x="4190" y="2838"/>
                                </a:moveTo>
                                <a:lnTo>
                                  <a:pt x="4076" y="2803"/>
                                </a:lnTo>
                                <a:lnTo>
                                  <a:pt x="4065" y="2839"/>
                                </a:lnTo>
                                <a:lnTo>
                                  <a:pt x="4180" y="2873"/>
                                </a:lnTo>
                                <a:lnTo>
                                  <a:pt x="4190" y="2838"/>
                                </a:lnTo>
                                <a:moveTo>
                                  <a:pt x="4420" y="2906"/>
                                </a:moveTo>
                                <a:lnTo>
                                  <a:pt x="4305" y="2872"/>
                                </a:lnTo>
                                <a:lnTo>
                                  <a:pt x="4294" y="2908"/>
                                </a:lnTo>
                                <a:lnTo>
                                  <a:pt x="4409" y="2942"/>
                                </a:lnTo>
                                <a:lnTo>
                                  <a:pt x="4420" y="2906"/>
                                </a:lnTo>
                                <a:moveTo>
                                  <a:pt x="4649" y="2974"/>
                                </a:moveTo>
                                <a:lnTo>
                                  <a:pt x="4534" y="2940"/>
                                </a:lnTo>
                                <a:lnTo>
                                  <a:pt x="4524" y="2976"/>
                                </a:lnTo>
                                <a:lnTo>
                                  <a:pt x="4638" y="3010"/>
                                </a:lnTo>
                                <a:lnTo>
                                  <a:pt x="4649" y="2974"/>
                                </a:lnTo>
                                <a:moveTo>
                                  <a:pt x="4878" y="3043"/>
                                </a:moveTo>
                                <a:lnTo>
                                  <a:pt x="4764" y="3009"/>
                                </a:lnTo>
                                <a:lnTo>
                                  <a:pt x="4753" y="3044"/>
                                </a:lnTo>
                                <a:lnTo>
                                  <a:pt x="4867" y="3079"/>
                                </a:lnTo>
                                <a:lnTo>
                                  <a:pt x="4878" y="3043"/>
                                </a:lnTo>
                                <a:moveTo>
                                  <a:pt x="5107" y="3111"/>
                                </a:moveTo>
                                <a:lnTo>
                                  <a:pt x="4993" y="3077"/>
                                </a:lnTo>
                                <a:lnTo>
                                  <a:pt x="4982" y="3113"/>
                                </a:lnTo>
                                <a:lnTo>
                                  <a:pt x="5097" y="3147"/>
                                </a:lnTo>
                                <a:lnTo>
                                  <a:pt x="5107" y="3111"/>
                                </a:lnTo>
                                <a:moveTo>
                                  <a:pt x="5336" y="3180"/>
                                </a:moveTo>
                                <a:lnTo>
                                  <a:pt x="5222" y="3146"/>
                                </a:lnTo>
                                <a:lnTo>
                                  <a:pt x="5211" y="3181"/>
                                </a:lnTo>
                                <a:lnTo>
                                  <a:pt x="5326" y="3216"/>
                                </a:lnTo>
                                <a:lnTo>
                                  <a:pt x="5336" y="3180"/>
                                </a:lnTo>
                                <a:moveTo>
                                  <a:pt x="5566" y="3248"/>
                                </a:moveTo>
                                <a:lnTo>
                                  <a:pt x="5451" y="3214"/>
                                </a:lnTo>
                                <a:lnTo>
                                  <a:pt x="5440" y="3250"/>
                                </a:lnTo>
                                <a:lnTo>
                                  <a:pt x="5555" y="3284"/>
                                </a:lnTo>
                                <a:lnTo>
                                  <a:pt x="5566" y="3248"/>
                                </a:lnTo>
                                <a:moveTo>
                                  <a:pt x="5795" y="3317"/>
                                </a:moveTo>
                                <a:lnTo>
                                  <a:pt x="5680" y="3282"/>
                                </a:lnTo>
                                <a:lnTo>
                                  <a:pt x="5670" y="3318"/>
                                </a:lnTo>
                                <a:lnTo>
                                  <a:pt x="5784" y="3352"/>
                                </a:lnTo>
                                <a:lnTo>
                                  <a:pt x="5795" y="3317"/>
                                </a:lnTo>
                                <a:moveTo>
                                  <a:pt x="6457" y="3785"/>
                                </a:moveTo>
                                <a:lnTo>
                                  <a:pt x="6394" y="3684"/>
                                </a:lnTo>
                                <a:lnTo>
                                  <a:pt x="6362" y="3703"/>
                                </a:lnTo>
                                <a:lnTo>
                                  <a:pt x="6425" y="3805"/>
                                </a:lnTo>
                                <a:lnTo>
                                  <a:pt x="6457" y="3785"/>
                                </a:lnTo>
                                <a:moveTo>
                                  <a:pt x="6582" y="3989"/>
                                </a:moveTo>
                                <a:lnTo>
                                  <a:pt x="6519" y="3887"/>
                                </a:lnTo>
                                <a:lnTo>
                                  <a:pt x="6487" y="3907"/>
                                </a:lnTo>
                                <a:lnTo>
                                  <a:pt x="6550" y="4009"/>
                                </a:lnTo>
                                <a:lnTo>
                                  <a:pt x="6582" y="3989"/>
                                </a:lnTo>
                                <a:moveTo>
                                  <a:pt x="6707" y="4193"/>
                                </a:moveTo>
                                <a:lnTo>
                                  <a:pt x="6644" y="4091"/>
                                </a:lnTo>
                                <a:lnTo>
                                  <a:pt x="6613" y="4111"/>
                                </a:lnTo>
                                <a:lnTo>
                                  <a:pt x="6675" y="4213"/>
                                </a:lnTo>
                                <a:lnTo>
                                  <a:pt x="6707" y="4193"/>
                                </a:lnTo>
                                <a:moveTo>
                                  <a:pt x="6832" y="4397"/>
                                </a:moveTo>
                                <a:lnTo>
                                  <a:pt x="6770" y="4295"/>
                                </a:lnTo>
                                <a:lnTo>
                                  <a:pt x="6738" y="4315"/>
                                </a:lnTo>
                                <a:lnTo>
                                  <a:pt x="6800" y="4416"/>
                                </a:lnTo>
                                <a:lnTo>
                                  <a:pt x="6832" y="4397"/>
                                </a:lnTo>
                                <a:moveTo>
                                  <a:pt x="6957" y="4601"/>
                                </a:moveTo>
                                <a:lnTo>
                                  <a:pt x="6895" y="4499"/>
                                </a:lnTo>
                                <a:lnTo>
                                  <a:pt x="6863" y="4518"/>
                                </a:lnTo>
                                <a:lnTo>
                                  <a:pt x="6926" y="4620"/>
                                </a:lnTo>
                                <a:lnTo>
                                  <a:pt x="6957" y="4601"/>
                                </a:lnTo>
                                <a:moveTo>
                                  <a:pt x="7558" y="1255"/>
                                </a:moveTo>
                                <a:lnTo>
                                  <a:pt x="7440" y="1234"/>
                                </a:lnTo>
                                <a:lnTo>
                                  <a:pt x="7433" y="1271"/>
                                </a:lnTo>
                                <a:lnTo>
                                  <a:pt x="7551" y="1292"/>
                                </a:lnTo>
                                <a:lnTo>
                                  <a:pt x="7558" y="1255"/>
                                </a:lnTo>
                                <a:moveTo>
                                  <a:pt x="7793" y="1296"/>
                                </a:moveTo>
                                <a:lnTo>
                                  <a:pt x="7675" y="1276"/>
                                </a:lnTo>
                                <a:lnTo>
                                  <a:pt x="7669" y="1312"/>
                                </a:lnTo>
                                <a:lnTo>
                                  <a:pt x="7787" y="1333"/>
                                </a:lnTo>
                                <a:lnTo>
                                  <a:pt x="7793" y="1296"/>
                                </a:lnTo>
                                <a:moveTo>
                                  <a:pt x="8029" y="1337"/>
                                </a:moveTo>
                                <a:lnTo>
                                  <a:pt x="7911" y="1317"/>
                                </a:lnTo>
                                <a:lnTo>
                                  <a:pt x="7904" y="1354"/>
                                </a:lnTo>
                                <a:lnTo>
                                  <a:pt x="8022" y="1374"/>
                                </a:lnTo>
                                <a:lnTo>
                                  <a:pt x="8029" y="1337"/>
                                </a:lnTo>
                                <a:moveTo>
                                  <a:pt x="8264" y="1379"/>
                                </a:moveTo>
                                <a:lnTo>
                                  <a:pt x="8147" y="1358"/>
                                </a:lnTo>
                                <a:lnTo>
                                  <a:pt x="8140" y="1395"/>
                                </a:lnTo>
                                <a:lnTo>
                                  <a:pt x="8258" y="1415"/>
                                </a:lnTo>
                                <a:lnTo>
                                  <a:pt x="8264" y="1379"/>
                                </a:lnTo>
                                <a:moveTo>
                                  <a:pt x="8500" y="1420"/>
                                </a:moveTo>
                                <a:lnTo>
                                  <a:pt x="8382" y="1399"/>
                                </a:lnTo>
                                <a:lnTo>
                                  <a:pt x="8376" y="1436"/>
                                </a:lnTo>
                                <a:lnTo>
                                  <a:pt x="8494" y="1457"/>
                                </a:lnTo>
                                <a:lnTo>
                                  <a:pt x="8500" y="1420"/>
                                </a:lnTo>
                                <a:moveTo>
                                  <a:pt x="8723" y="1459"/>
                                </a:moveTo>
                                <a:lnTo>
                                  <a:pt x="8618" y="1440"/>
                                </a:lnTo>
                                <a:lnTo>
                                  <a:pt x="8611" y="1477"/>
                                </a:lnTo>
                                <a:lnTo>
                                  <a:pt x="8717" y="1496"/>
                                </a:lnTo>
                                <a:lnTo>
                                  <a:pt x="8723" y="1459"/>
                                </a:lnTo>
                              </a:path>
                            </a:pathLst>
                          </a:custGeom>
                          <a:solidFill>
                            <a:srgbClr val="606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3" name="Picture 1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9298" y="1542"/>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AutoShape 110"/>
                        <wps:cNvSpPr>
                          <a:spLocks/>
                        </wps:cNvSpPr>
                        <wps:spPr bwMode="auto">
                          <a:xfrm>
                            <a:off x="9428" y="1678"/>
                            <a:ext cx="705" cy="1083"/>
                          </a:xfrm>
                          <a:custGeom>
                            <a:avLst/>
                            <a:gdLst>
                              <a:gd name="T0" fmla="+- 0 9460 9428"/>
                              <a:gd name="T1" fmla="*/ T0 w 705"/>
                              <a:gd name="T2" fmla="+- 0 1678 1678"/>
                              <a:gd name="T3" fmla="*/ 1678 h 1083"/>
                              <a:gd name="T4" fmla="+- 0 9428 9428"/>
                              <a:gd name="T5" fmla="*/ T4 w 705"/>
                              <a:gd name="T6" fmla="+- 0 1698 1678"/>
                              <a:gd name="T7" fmla="*/ 1698 h 1083"/>
                              <a:gd name="T8" fmla="+- 0 9492 9428"/>
                              <a:gd name="T9" fmla="*/ T8 w 705"/>
                              <a:gd name="T10" fmla="+- 0 1799 1678"/>
                              <a:gd name="T11" fmla="*/ 1799 h 1083"/>
                              <a:gd name="T12" fmla="+- 0 9524 9428"/>
                              <a:gd name="T13" fmla="*/ T12 w 705"/>
                              <a:gd name="T14" fmla="+- 0 1779 1678"/>
                              <a:gd name="T15" fmla="*/ 1779 h 1083"/>
                              <a:gd name="T16" fmla="+- 0 9460 9428"/>
                              <a:gd name="T17" fmla="*/ T16 w 705"/>
                              <a:gd name="T18" fmla="+- 0 1678 1678"/>
                              <a:gd name="T19" fmla="*/ 1678 h 1083"/>
                              <a:gd name="T20" fmla="+- 0 9588 9428"/>
                              <a:gd name="T21" fmla="*/ T20 w 705"/>
                              <a:gd name="T22" fmla="+- 0 1880 1678"/>
                              <a:gd name="T23" fmla="*/ 1880 h 1083"/>
                              <a:gd name="T24" fmla="+- 0 9556 9428"/>
                              <a:gd name="T25" fmla="*/ T24 w 705"/>
                              <a:gd name="T26" fmla="+- 0 1900 1678"/>
                              <a:gd name="T27" fmla="*/ 1900 h 1083"/>
                              <a:gd name="T28" fmla="+- 0 9620 9428"/>
                              <a:gd name="T29" fmla="*/ T28 w 705"/>
                              <a:gd name="T30" fmla="+- 0 2001 1678"/>
                              <a:gd name="T31" fmla="*/ 2001 h 1083"/>
                              <a:gd name="T32" fmla="+- 0 9652 9428"/>
                              <a:gd name="T33" fmla="*/ T32 w 705"/>
                              <a:gd name="T34" fmla="+- 0 1981 1678"/>
                              <a:gd name="T35" fmla="*/ 1981 h 1083"/>
                              <a:gd name="T36" fmla="+- 0 9588 9428"/>
                              <a:gd name="T37" fmla="*/ T36 w 705"/>
                              <a:gd name="T38" fmla="+- 0 1880 1678"/>
                              <a:gd name="T39" fmla="*/ 1880 h 1083"/>
                              <a:gd name="T40" fmla="+- 0 9716 9428"/>
                              <a:gd name="T41" fmla="*/ T40 w 705"/>
                              <a:gd name="T42" fmla="+- 0 2082 1678"/>
                              <a:gd name="T43" fmla="*/ 2082 h 1083"/>
                              <a:gd name="T44" fmla="+- 0 9684 9428"/>
                              <a:gd name="T45" fmla="*/ T44 w 705"/>
                              <a:gd name="T46" fmla="+- 0 2102 1678"/>
                              <a:gd name="T47" fmla="*/ 2102 h 1083"/>
                              <a:gd name="T48" fmla="+- 0 9748 9428"/>
                              <a:gd name="T49" fmla="*/ T48 w 705"/>
                              <a:gd name="T50" fmla="+- 0 2203 1678"/>
                              <a:gd name="T51" fmla="*/ 2203 h 1083"/>
                              <a:gd name="T52" fmla="+- 0 9780 9428"/>
                              <a:gd name="T53" fmla="*/ T52 w 705"/>
                              <a:gd name="T54" fmla="+- 0 2183 1678"/>
                              <a:gd name="T55" fmla="*/ 2183 h 1083"/>
                              <a:gd name="T56" fmla="+- 0 9716 9428"/>
                              <a:gd name="T57" fmla="*/ T56 w 705"/>
                              <a:gd name="T58" fmla="+- 0 2082 1678"/>
                              <a:gd name="T59" fmla="*/ 2082 h 1083"/>
                              <a:gd name="T60" fmla="+- 0 9844 9428"/>
                              <a:gd name="T61" fmla="*/ T60 w 705"/>
                              <a:gd name="T62" fmla="+- 0 2284 1678"/>
                              <a:gd name="T63" fmla="*/ 2284 h 1083"/>
                              <a:gd name="T64" fmla="+- 0 9812 9428"/>
                              <a:gd name="T65" fmla="*/ T64 w 705"/>
                              <a:gd name="T66" fmla="+- 0 2304 1678"/>
                              <a:gd name="T67" fmla="*/ 2304 h 1083"/>
                              <a:gd name="T68" fmla="+- 0 9876 9428"/>
                              <a:gd name="T69" fmla="*/ T68 w 705"/>
                              <a:gd name="T70" fmla="+- 0 2406 1678"/>
                              <a:gd name="T71" fmla="*/ 2406 h 1083"/>
                              <a:gd name="T72" fmla="+- 0 9908 9428"/>
                              <a:gd name="T73" fmla="*/ T72 w 705"/>
                              <a:gd name="T74" fmla="+- 0 2386 1678"/>
                              <a:gd name="T75" fmla="*/ 2386 h 1083"/>
                              <a:gd name="T76" fmla="+- 0 9844 9428"/>
                              <a:gd name="T77" fmla="*/ T76 w 705"/>
                              <a:gd name="T78" fmla="+- 0 2284 1678"/>
                              <a:gd name="T79" fmla="*/ 2284 h 1083"/>
                              <a:gd name="T80" fmla="+- 0 9972 9428"/>
                              <a:gd name="T81" fmla="*/ T80 w 705"/>
                              <a:gd name="T82" fmla="+- 0 2486 1678"/>
                              <a:gd name="T83" fmla="*/ 2486 h 1083"/>
                              <a:gd name="T84" fmla="+- 0 9940 9428"/>
                              <a:gd name="T85" fmla="*/ T84 w 705"/>
                              <a:gd name="T86" fmla="+- 0 2507 1678"/>
                              <a:gd name="T87" fmla="*/ 2507 h 1083"/>
                              <a:gd name="T88" fmla="+- 0 10004 9428"/>
                              <a:gd name="T89" fmla="*/ T88 w 705"/>
                              <a:gd name="T90" fmla="+- 0 2608 1678"/>
                              <a:gd name="T91" fmla="*/ 2608 h 1083"/>
                              <a:gd name="T92" fmla="+- 0 10036 9428"/>
                              <a:gd name="T93" fmla="*/ T92 w 705"/>
                              <a:gd name="T94" fmla="+- 0 2587 1678"/>
                              <a:gd name="T95" fmla="*/ 2587 h 1083"/>
                              <a:gd name="T96" fmla="+- 0 9972 9428"/>
                              <a:gd name="T97" fmla="*/ T96 w 705"/>
                              <a:gd name="T98" fmla="+- 0 2486 1678"/>
                              <a:gd name="T99" fmla="*/ 2486 h 1083"/>
                              <a:gd name="T100" fmla="+- 0 10100 9428"/>
                              <a:gd name="T101" fmla="*/ T100 w 705"/>
                              <a:gd name="T102" fmla="+- 0 2689 1678"/>
                              <a:gd name="T103" fmla="*/ 2689 h 1083"/>
                              <a:gd name="T104" fmla="+- 0 10068 9428"/>
                              <a:gd name="T105" fmla="*/ T104 w 705"/>
                              <a:gd name="T106" fmla="+- 0 2709 1678"/>
                              <a:gd name="T107" fmla="*/ 2709 h 1083"/>
                              <a:gd name="T108" fmla="+- 0 10101 9428"/>
                              <a:gd name="T109" fmla="*/ T108 w 705"/>
                              <a:gd name="T110" fmla="+- 0 2761 1678"/>
                              <a:gd name="T111" fmla="*/ 2761 h 1083"/>
                              <a:gd name="T112" fmla="+- 0 10133 9428"/>
                              <a:gd name="T113" fmla="*/ T112 w 705"/>
                              <a:gd name="T114" fmla="+- 0 2741 1678"/>
                              <a:gd name="T115" fmla="*/ 2741 h 1083"/>
                              <a:gd name="T116" fmla="+- 0 10100 9428"/>
                              <a:gd name="T117" fmla="*/ T116 w 705"/>
                              <a:gd name="T118" fmla="+- 0 2689 1678"/>
                              <a:gd name="T119" fmla="*/ 2689 h 10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05" h="1083">
                                <a:moveTo>
                                  <a:pt x="32" y="0"/>
                                </a:moveTo>
                                <a:lnTo>
                                  <a:pt x="0" y="20"/>
                                </a:lnTo>
                                <a:lnTo>
                                  <a:pt x="64" y="121"/>
                                </a:lnTo>
                                <a:lnTo>
                                  <a:pt x="96" y="101"/>
                                </a:lnTo>
                                <a:lnTo>
                                  <a:pt x="32" y="0"/>
                                </a:lnTo>
                                <a:close/>
                                <a:moveTo>
                                  <a:pt x="160" y="202"/>
                                </a:moveTo>
                                <a:lnTo>
                                  <a:pt x="128" y="222"/>
                                </a:lnTo>
                                <a:lnTo>
                                  <a:pt x="192" y="323"/>
                                </a:lnTo>
                                <a:lnTo>
                                  <a:pt x="224" y="303"/>
                                </a:lnTo>
                                <a:lnTo>
                                  <a:pt x="160" y="202"/>
                                </a:lnTo>
                                <a:close/>
                                <a:moveTo>
                                  <a:pt x="288" y="404"/>
                                </a:moveTo>
                                <a:lnTo>
                                  <a:pt x="256" y="424"/>
                                </a:lnTo>
                                <a:lnTo>
                                  <a:pt x="320" y="525"/>
                                </a:lnTo>
                                <a:lnTo>
                                  <a:pt x="352" y="505"/>
                                </a:lnTo>
                                <a:lnTo>
                                  <a:pt x="288" y="404"/>
                                </a:lnTo>
                                <a:close/>
                                <a:moveTo>
                                  <a:pt x="416" y="606"/>
                                </a:moveTo>
                                <a:lnTo>
                                  <a:pt x="384" y="626"/>
                                </a:lnTo>
                                <a:lnTo>
                                  <a:pt x="448" y="728"/>
                                </a:lnTo>
                                <a:lnTo>
                                  <a:pt x="480" y="708"/>
                                </a:lnTo>
                                <a:lnTo>
                                  <a:pt x="416" y="606"/>
                                </a:lnTo>
                                <a:close/>
                                <a:moveTo>
                                  <a:pt x="544" y="808"/>
                                </a:moveTo>
                                <a:lnTo>
                                  <a:pt x="512" y="829"/>
                                </a:lnTo>
                                <a:lnTo>
                                  <a:pt x="576" y="930"/>
                                </a:lnTo>
                                <a:lnTo>
                                  <a:pt x="608" y="909"/>
                                </a:lnTo>
                                <a:lnTo>
                                  <a:pt x="544" y="808"/>
                                </a:lnTo>
                                <a:close/>
                                <a:moveTo>
                                  <a:pt x="672" y="1011"/>
                                </a:moveTo>
                                <a:lnTo>
                                  <a:pt x="640" y="1031"/>
                                </a:lnTo>
                                <a:lnTo>
                                  <a:pt x="673" y="1083"/>
                                </a:lnTo>
                                <a:lnTo>
                                  <a:pt x="705" y="1063"/>
                                </a:lnTo>
                                <a:lnTo>
                                  <a:pt x="672" y="1011"/>
                                </a:lnTo>
                                <a:close/>
                              </a:path>
                            </a:pathLst>
                          </a:custGeom>
                          <a:solidFill>
                            <a:srgbClr val="606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5" name="Picture 1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234" y="4671"/>
                            <a:ext cx="290"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AutoShape 108"/>
                        <wps:cNvSpPr>
                          <a:spLocks/>
                        </wps:cNvSpPr>
                        <wps:spPr bwMode="auto">
                          <a:xfrm>
                            <a:off x="1198" y="1120"/>
                            <a:ext cx="9766" cy="6640"/>
                          </a:xfrm>
                          <a:custGeom>
                            <a:avLst/>
                            <a:gdLst>
                              <a:gd name="T0" fmla="+- 0 3771 1198"/>
                              <a:gd name="T1" fmla="*/ T0 w 9766"/>
                              <a:gd name="T2" fmla="+- 0 3324 1120"/>
                              <a:gd name="T3" fmla="*/ 3324 h 6640"/>
                              <a:gd name="T4" fmla="+- 0 3070 1198"/>
                              <a:gd name="T5" fmla="*/ T4 w 9766"/>
                              <a:gd name="T6" fmla="+- 0 3186 1120"/>
                              <a:gd name="T7" fmla="*/ 3186 h 6640"/>
                              <a:gd name="T8" fmla="+- 0 2575 1198"/>
                              <a:gd name="T9" fmla="*/ T8 w 9766"/>
                              <a:gd name="T10" fmla="+- 0 3680 1120"/>
                              <a:gd name="T11" fmla="*/ 3680 h 6640"/>
                              <a:gd name="T12" fmla="+- 0 2713 1198"/>
                              <a:gd name="T13" fmla="*/ T12 w 9766"/>
                              <a:gd name="T14" fmla="+- 0 4381 1120"/>
                              <a:gd name="T15" fmla="*/ 4381 h 6640"/>
                              <a:gd name="T16" fmla="+- 0 3370 1198"/>
                              <a:gd name="T17" fmla="*/ T16 w 9766"/>
                              <a:gd name="T18" fmla="+- 0 4651 1120"/>
                              <a:gd name="T19" fmla="*/ 4651 h 6640"/>
                              <a:gd name="T20" fmla="+- 0 3954 1198"/>
                              <a:gd name="T21" fmla="*/ T20 w 9766"/>
                              <a:gd name="T22" fmla="+- 0 4262 1120"/>
                              <a:gd name="T23" fmla="*/ 4262 h 6640"/>
                              <a:gd name="T24" fmla="+- 0 4143 1198"/>
                              <a:gd name="T25" fmla="*/ T24 w 9766"/>
                              <a:gd name="T26" fmla="+- 0 7445 1120"/>
                              <a:gd name="T27" fmla="*/ 7445 h 6640"/>
                              <a:gd name="T28" fmla="+- 0 3994 1198"/>
                              <a:gd name="T29" fmla="*/ T28 w 9766"/>
                              <a:gd name="T30" fmla="+- 0 7036 1120"/>
                              <a:gd name="T31" fmla="*/ 7036 h 6640"/>
                              <a:gd name="T32" fmla="+- 0 3517 1198"/>
                              <a:gd name="T33" fmla="*/ T32 w 9766"/>
                              <a:gd name="T34" fmla="+- 0 6512 1120"/>
                              <a:gd name="T35" fmla="*/ 6512 h 6640"/>
                              <a:gd name="T36" fmla="+- 0 2838 1198"/>
                              <a:gd name="T37" fmla="*/ T36 w 9766"/>
                              <a:gd name="T38" fmla="+- 0 6265 1120"/>
                              <a:gd name="T39" fmla="*/ 6265 h 6640"/>
                              <a:gd name="T40" fmla="+- 0 2107 1198"/>
                              <a:gd name="T41" fmla="*/ T40 w 9766"/>
                              <a:gd name="T42" fmla="+- 0 6374 1120"/>
                              <a:gd name="T43" fmla="*/ 6374 h 6640"/>
                              <a:gd name="T44" fmla="+- 0 1538 1198"/>
                              <a:gd name="T45" fmla="*/ T44 w 9766"/>
                              <a:gd name="T46" fmla="+- 0 6799 1120"/>
                              <a:gd name="T47" fmla="*/ 6799 h 6640"/>
                              <a:gd name="T48" fmla="+- 0 1228 1198"/>
                              <a:gd name="T49" fmla="*/ T48 w 9766"/>
                              <a:gd name="T50" fmla="+- 0 7445 1120"/>
                              <a:gd name="T51" fmla="*/ 7445 h 6640"/>
                              <a:gd name="T52" fmla="+- 0 4160 1198"/>
                              <a:gd name="T53" fmla="*/ T52 w 9766"/>
                              <a:gd name="T54" fmla="+- 0 6991 1120"/>
                              <a:gd name="T55" fmla="*/ 6991 h 6640"/>
                              <a:gd name="T56" fmla="+- 0 4589 1198"/>
                              <a:gd name="T57" fmla="*/ T56 w 9766"/>
                              <a:gd name="T58" fmla="+- 0 6779 1120"/>
                              <a:gd name="T59" fmla="*/ 6779 h 6640"/>
                              <a:gd name="T60" fmla="+- 0 6436 1198"/>
                              <a:gd name="T61" fmla="*/ T60 w 9766"/>
                              <a:gd name="T62" fmla="+- 0 7029 1120"/>
                              <a:gd name="T63" fmla="*/ 7029 h 6640"/>
                              <a:gd name="T64" fmla="+- 0 5848 1198"/>
                              <a:gd name="T65" fmla="*/ T64 w 9766"/>
                              <a:gd name="T66" fmla="+- 0 6914 1120"/>
                              <a:gd name="T67" fmla="*/ 6914 h 6640"/>
                              <a:gd name="T68" fmla="+- 0 5963 1198"/>
                              <a:gd name="T69" fmla="*/ T68 w 9766"/>
                              <a:gd name="T70" fmla="+- 0 7503 1120"/>
                              <a:gd name="T71" fmla="*/ 7503 h 6640"/>
                              <a:gd name="T72" fmla="+- 0 6403 1198"/>
                              <a:gd name="T73" fmla="*/ T72 w 9766"/>
                              <a:gd name="T74" fmla="+- 0 7372 1120"/>
                              <a:gd name="T75" fmla="*/ 7372 h 6640"/>
                              <a:gd name="T76" fmla="+- 0 6787 1198"/>
                              <a:gd name="T77" fmla="*/ T76 w 9766"/>
                              <a:gd name="T78" fmla="+- 0 1830 1120"/>
                              <a:gd name="T79" fmla="*/ 1830 h 6640"/>
                              <a:gd name="T80" fmla="+- 0 6347 1198"/>
                              <a:gd name="T81" fmla="*/ T80 w 9766"/>
                              <a:gd name="T82" fmla="+- 0 1300 1120"/>
                              <a:gd name="T83" fmla="*/ 1300 h 6640"/>
                              <a:gd name="T84" fmla="+- 0 5659 1198"/>
                              <a:gd name="T85" fmla="*/ T84 w 9766"/>
                              <a:gd name="T86" fmla="+- 0 1122 1120"/>
                              <a:gd name="T87" fmla="*/ 1122 h 6640"/>
                              <a:gd name="T88" fmla="+- 0 5007 1198"/>
                              <a:gd name="T89" fmla="*/ T88 w 9766"/>
                              <a:gd name="T90" fmla="+- 0 1382 1120"/>
                              <a:gd name="T91" fmla="*/ 1382 h 6640"/>
                              <a:gd name="T92" fmla="+- 0 4635 1198"/>
                              <a:gd name="T93" fmla="*/ T92 w 9766"/>
                              <a:gd name="T94" fmla="+- 0 1966 1120"/>
                              <a:gd name="T95" fmla="*/ 1966 h 6640"/>
                              <a:gd name="T96" fmla="+- 0 4680 1198"/>
                              <a:gd name="T97" fmla="*/ T96 w 9766"/>
                              <a:gd name="T98" fmla="+- 0 2682 1120"/>
                              <a:gd name="T99" fmla="*/ 2682 h 6640"/>
                              <a:gd name="T100" fmla="+- 0 5120 1198"/>
                              <a:gd name="T101" fmla="*/ T100 w 9766"/>
                              <a:gd name="T102" fmla="+- 0 3213 1120"/>
                              <a:gd name="T103" fmla="*/ 3213 h 6640"/>
                              <a:gd name="T104" fmla="+- 0 5393 1198"/>
                              <a:gd name="T105" fmla="*/ T104 w 9766"/>
                              <a:gd name="T106" fmla="+- 0 4061 1120"/>
                              <a:gd name="T107" fmla="*/ 4061 h 6640"/>
                              <a:gd name="T108" fmla="+- 0 4882 1198"/>
                              <a:gd name="T109" fmla="*/ T108 w 9766"/>
                              <a:gd name="T110" fmla="+- 0 4451 1120"/>
                              <a:gd name="T111" fmla="*/ 4451 h 6640"/>
                              <a:gd name="T112" fmla="+- 0 5125 1198"/>
                              <a:gd name="T113" fmla="*/ T112 w 9766"/>
                              <a:gd name="T114" fmla="+- 0 5050 1120"/>
                              <a:gd name="T115" fmla="*/ 5050 h 6640"/>
                              <a:gd name="T116" fmla="+- 0 5393 1198"/>
                              <a:gd name="T117" fmla="*/ T116 w 9766"/>
                              <a:gd name="T118" fmla="+- 0 5122 1120"/>
                              <a:gd name="T119" fmla="*/ 5122 h 6640"/>
                              <a:gd name="T120" fmla="+- 0 5905 1198"/>
                              <a:gd name="T121" fmla="*/ T120 w 9766"/>
                              <a:gd name="T122" fmla="+- 0 4733 1120"/>
                              <a:gd name="T123" fmla="*/ 4733 h 6640"/>
                              <a:gd name="T124" fmla="+- 0 5661 1198"/>
                              <a:gd name="T125" fmla="*/ T124 w 9766"/>
                              <a:gd name="T126" fmla="+- 0 4134 1120"/>
                              <a:gd name="T127" fmla="*/ 4134 h 6640"/>
                              <a:gd name="T128" fmla="+- 0 6024 1198"/>
                              <a:gd name="T129" fmla="*/ T128 w 9766"/>
                              <a:gd name="T130" fmla="+- 0 3355 1120"/>
                              <a:gd name="T131" fmla="*/ 3355 h 6640"/>
                              <a:gd name="T132" fmla="+- 0 6607 1198"/>
                              <a:gd name="T133" fmla="*/ T132 w 9766"/>
                              <a:gd name="T134" fmla="+- 0 2982 1120"/>
                              <a:gd name="T135" fmla="*/ 2982 h 6640"/>
                              <a:gd name="T136" fmla="+- 0 6867 1198"/>
                              <a:gd name="T137" fmla="*/ T136 w 9766"/>
                              <a:gd name="T138" fmla="+- 0 2331 1120"/>
                              <a:gd name="T139" fmla="*/ 2331 h 6640"/>
                              <a:gd name="T140" fmla="+- 0 7969 1198"/>
                              <a:gd name="T141" fmla="*/ T140 w 9766"/>
                              <a:gd name="T142" fmla="+- 0 4770 1120"/>
                              <a:gd name="T143" fmla="*/ 4770 h 6640"/>
                              <a:gd name="T144" fmla="+- 0 7326 1198"/>
                              <a:gd name="T145" fmla="*/ T144 w 9766"/>
                              <a:gd name="T146" fmla="+- 0 4853 1120"/>
                              <a:gd name="T147" fmla="*/ 4853 h 6640"/>
                              <a:gd name="T148" fmla="+- 0 5122 1198"/>
                              <a:gd name="T149" fmla="*/ T148 w 9766"/>
                              <a:gd name="T150" fmla="+- 0 6463 1120"/>
                              <a:gd name="T151" fmla="*/ 6463 h 6640"/>
                              <a:gd name="T152" fmla="+- 0 7629 1198"/>
                              <a:gd name="T153" fmla="*/ T152 w 9766"/>
                              <a:gd name="T154" fmla="+- 0 5754 1120"/>
                              <a:gd name="T155" fmla="*/ 5754 h 6640"/>
                              <a:gd name="T156" fmla="+- 0 8190 1198"/>
                              <a:gd name="T157" fmla="*/ T156 w 9766"/>
                              <a:gd name="T158" fmla="+- 0 5434 1120"/>
                              <a:gd name="T159" fmla="*/ 5434 h 6640"/>
                              <a:gd name="T160" fmla="+- 0 8046 1198"/>
                              <a:gd name="T161" fmla="*/ T160 w 9766"/>
                              <a:gd name="T162" fmla="+- 0 1715 1120"/>
                              <a:gd name="T163" fmla="*/ 1715 h 6640"/>
                              <a:gd name="T164" fmla="+- 0 9507 1198"/>
                              <a:gd name="T165" fmla="*/ T164 w 9766"/>
                              <a:gd name="T166" fmla="+- 0 5351 1120"/>
                              <a:gd name="T167" fmla="*/ 5351 h 6640"/>
                              <a:gd name="T168" fmla="+- 0 10509 1198"/>
                              <a:gd name="T169" fmla="*/ T168 w 9766"/>
                              <a:gd name="T170" fmla="+- 0 5108 1120"/>
                              <a:gd name="T171" fmla="*/ 5108 h 6640"/>
                              <a:gd name="T172" fmla="+- 0 9953 1198"/>
                              <a:gd name="T173" fmla="*/ T172 w 9766"/>
                              <a:gd name="T174" fmla="+- 0 4881 1120"/>
                              <a:gd name="T175" fmla="*/ 4881 h 6640"/>
                              <a:gd name="T176" fmla="+- 0 9953 1198"/>
                              <a:gd name="T177" fmla="*/ T176 w 9766"/>
                              <a:gd name="T178" fmla="+- 0 5481 1120"/>
                              <a:gd name="T179" fmla="*/ 5481 h 6640"/>
                              <a:gd name="T180" fmla="+- 0 10509 1198"/>
                              <a:gd name="T181" fmla="*/ T180 w 9766"/>
                              <a:gd name="T182" fmla="+- 0 5254 1120"/>
                              <a:gd name="T183" fmla="*/ 5254 h 6640"/>
                              <a:gd name="T184" fmla="+- 0 10344 1198"/>
                              <a:gd name="T185" fmla="*/ T184 w 9766"/>
                              <a:gd name="T186" fmla="+- 0 2668 1120"/>
                              <a:gd name="T187" fmla="*/ 2668 h 6640"/>
                              <a:gd name="T188" fmla="+- 0 9703 1198"/>
                              <a:gd name="T189" fmla="*/ T188 w 9766"/>
                              <a:gd name="T190" fmla="+- 0 2853 1120"/>
                              <a:gd name="T191" fmla="*/ 2853 h 6640"/>
                              <a:gd name="T192" fmla="+- 0 9796 1198"/>
                              <a:gd name="T193" fmla="*/ T192 w 9766"/>
                              <a:gd name="T194" fmla="+- 0 3515 1120"/>
                              <a:gd name="T195" fmla="*/ 3515 h 6640"/>
                              <a:gd name="T196" fmla="+- 0 10464 1198"/>
                              <a:gd name="T197" fmla="*/ T196 w 9766"/>
                              <a:gd name="T198" fmla="+- 0 3515 1120"/>
                              <a:gd name="T199" fmla="*/ 3515 h 6640"/>
                              <a:gd name="T200" fmla="+- 0 10915 1198"/>
                              <a:gd name="T201" fmla="*/ T200 w 9766"/>
                              <a:gd name="T202" fmla="+- 0 7600 1120"/>
                              <a:gd name="T203" fmla="*/ 7600 h 6640"/>
                              <a:gd name="T204" fmla="+- 0 10518 1198"/>
                              <a:gd name="T205" fmla="*/ T204 w 9766"/>
                              <a:gd name="T206" fmla="+- 0 7010 1120"/>
                              <a:gd name="T207" fmla="*/ 7010 h 6640"/>
                              <a:gd name="T208" fmla="+- 0 9890 1198"/>
                              <a:gd name="T209" fmla="*/ T208 w 9766"/>
                              <a:gd name="T210" fmla="+- 0 6671 1120"/>
                              <a:gd name="T211" fmla="*/ 6671 h 6640"/>
                              <a:gd name="T212" fmla="+- 0 8758 1198"/>
                              <a:gd name="T213" fmla="*/ T212 w 9766"/>
                              <a:gd name="T214" fmla="+- 0 3225 1120"/>
                              <a:gd name="T215" fmla="*/ 3225 h 6640"/>
                              <a:gd name="T216" fmla="+- 0 9076 1198"/>
                              <a:gd name="T217" fmla="*/ T216 w 9766"/>
                              <a:gd name="T218" fmla="+- 0 6691 1120"/>
                              <a:gd name="T219" fmla="*/ 6691 h 6640"/>
                              <a:gd name="T220" fmla="+- 0 8628 1198"/>
                              <a:gd name="T221" fmla="*/ T220 w 9766"/>
                              <a:gd name="T222" fmla="+- 0 6919 1120"/>
                              <a:gd name="T223" fmla="*/ 6919 h 6640"/>
                              <a:gd name="T224" fmla="+- 0 8177 1198"/>
                              <a:gd name="T225" fmla="*/ T224 w 9766"/>
                              <a:gd name="T226" fmla="+- 0 7467 1120"/>
                              <a:gd name="T227" fmla="*/ 7467 h 66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766" h="6640">
                                <a:moveTo>
                                  <a:pt x="2846" y="2783"/>
                                </a:moveTo>
                                <a:lnTo>
                                  <a:pt x="2842" y="2707"/>
                                </a:lnTo>
                                <a:lnTo>
                                  <a:pt x="2831" y="2632"/>
                                </a:lnTo>
                                <a:lnTo>
                                  <a:pt x="2813" y="2560"/>
                                </a:lnTo>
                                <a:lnTo>
                                  <a:pt x="2787" y="2491"/>
                                </a:lnTo>
                                <a:lnTo>
                                  <a:pt x="2756" y="2425"/>
                                </a:lnTo>
                                <a:lnTo>
                                  <a:pt x="2718" y="2363"/>
                                </a:lnTo>
                                <a:lnTo>
                                  <a:pt x="2675" y="2306"/>
                                </a:lnTo>
                                <a:lnTo>
                                  <a:pt x="2626" y="2252"/>
                                </a:lnTo>
                                <a:lnTo>
                                  <a:pt x="2573" y="2204"/>
                                </a:lnTo>
                                <a:lnTo>
                                  <a:pt x="2515" y="2160"/>
                                </a:lnTo>
                                <a:lnTo>
                                  <a:pt x="2453" y="2123"/>
                                </a:lnTo>
                                <a:lnTo>
                                  <a:pt x="2387" y="2091"/>
                                </a:lnTo>
                                <a:lnTo>
                                  <a:pt x="2318" y="2066"/>
                                </a:lnTo>
                                <a:lnTo>
                                  <a:pt x="2246" y="2047"/>
                                </a:lnTo>
                                <a:lnTo>
                                  <a:pt x="2172" y="2036"/>
                                </a:lnTo>
                                <a:lnTo>
                                  <a:pt x="2095" y="2032"/>
                                </a:lnTo>
                                <a:lnTo>
                                  <a:pt x="2018" y="2036"/>
                                </a:lnTo>
                                <a:lnTo>
                                  <a:pt x="1944" y="2047"/>
                                </a:lnTo>
                                <a:lnTo>
                                  <a:pt x="1872" y="2066"/>
                                </a:lnTo>
                                <a:lnTo>
                                  <a:pt x="1802" y="2091"/>
                                </a:lnTo>
                                <a:lnTo>
                                  <a:pt x="1737" y="2123"/>
                                </a:lnTo>
                                <a:lnTo>
                                  <a:pt x="1675" y="2160"/>
                                </a:lnTo>
                                <a:lnTo>
                                  <a:pt x="1617" y="2204"/>
                                </a:lnTo>
                                <a:lnTo>
                                  <a:pt x="1564" y="2252"/>
                                </a:lnTo>
                                <a:lnTo>
                                  <a:pt x="1515" y="2306"/>
                                </a:lnTo>
                                <a:lnTo>
                                  <a:pt x="1472" y="2363"/>
                                </a:lnTo>
                                <a:lnTo>
                                  <a:pt x="1434" y="2425"/>
                                </a:lnTo>
                                <a:lnTo>
                                  <a:pt x="1403" y="2491"/>
                                </a:lnTo>
                                <a:lnTo>
                                  <a:pt x="1377" y="2560"/>
                                </a:lnTo>
                                <a:lnTo>
                                  <a:pt x="1359" y="2632"/>
                                </a:lnTo>
                                <a:lnTo>
                                  <a:pt x="1347" y="2707"/>
                                </a:lnTo>
                                <a:lnTo>
                                  <a:pt x="1344" y="2783"/>
                                </a:lnTo>
                                <a:lnTo>
                                  <a:pt x="1347" y="2860"/>
                                </a:lnTo>
                                <a:lnTo>
                                  <a:pt x="1359" y="2935"/>
                                </a:lnTo>
                                <a:lnTo>
                                  <a:pt x="1377" y="3007"/>
                                </a:lnTo>
                                <a:lnTo>
                                  <a:pt x="1403" y="3076"/>
                                </a:lnTo>
                                <a:lnTo>
                                  <a:pt x="1434" y="3142"/>
                                </a:lnTo>
                                <a:lnTo>
                                  <a:pt x="1472" y="3204"/>
                                </a:lnTo>
                                <a:lnTo>
                                  <a:pt x="1515" y="3261"/>
                                </a:lnTo>
                                <a:lnTo>
                                  <a:pt x="1564" y="3315"/>
                                </a:lnTo>
                                <a:lnTo>
                                  <a:pt x="1617" y="3363"/>
                                </a:lnTo>
                                <a:lnTo>
                                  <a:pt x="1675" y="3406"/>
                                </a:lnTo>
                                <a:lnTo>
                                  <a:pt x="1737" y="3444"/>
                                </a:lnTo>
                                <a:lnTo>
                                  <a:pt x="1802" y="3476"/>
                                </a:lnTo>
                                <a:lnTo>
                                  <a:pt x="1872" y="3501"/>
                                </a:lnTo>
                                <a:lnTo>
                                  <a:pt x="1944" y="3519"/>
                                </a:lnTo>
                                <a:lnTo>
                                  <a:pt x="2018" y="3531"/>
                                </a:lnTo>
                                <a:lnTo>
                                  <a:pt x="2095" y="3535"/>
                                </a:lnTo>
                                <a:lnTo>
                                  <a:pt x="2172" y="3531"/>
                                </a:lnTo>
                                <a:lnTo>
                                  <a:pt x="2246" y="3519"/>
                                </a:lnTo>
                                <a:lnTo>
                                  <a:pt x="2318" y="3501"/>
                                </a:lnTo>
                                <a:lnTo>
                                  <a:pt x="2387" y="3476"/>
                                </a:lnTo>
                                <a:lnTo>
                                  <a:pt x="2453" y="3444"/>
                                </a:lnTo>
                                <a:lnTo>
                                  <a:pt x="2515" y="3406"/>
                                </a:lnTo>
                                <a:lnTo>
                                  <a:pt x="2573" y="3363"/>
                                </a:lnTo>
                                <a:lnTo>
                                  <a:pt x="2626" y="3315"/>
                                </a:lnTo>
                                <a:lnTo>
                                  <a:pt x="2675" y="3261"/>
                                </a:lnTo>
                                <a:lnTo>
                                  <a:pt x="2718" y="3204"/>
                                </a:lnTo>
                                <a:lnTo>
                                  <a:pt x="2756" y="3142"/>
                                </a:lnTo>
                                <a:lnTo>
                                  <a:pt x="2787" y="3076"/>
                                </a:lnTo>
                                <a:lnTo>
                                  <a:pt x="2813" y="3007"/>
                                </a:lnTo>
                                <a:lnTo>
                                  <a:pt x="2831" y="2935"/>
                                </a:lnTo>
                                <a:lnTo>
                                  <a:pt x="2842" y="2860"/>
                                </a:lnTo>
                                <a:lnTo>
                                  <a:pt x="2846" y="2783"/>
                                </a:lnTo>
                                <a:moveTo>
                                  <a:pt x="2975" y="6625"/>
                                </a:moveTo>
                                <a:lnTo>
                                  <a:pt x="2973" y="6549"/>
                                </a:lnTo>
                                <a:lnTo>
                                  <a:pt x="2968" y="6473"/>
                                </a:lnTo>
                                <a:lnTo>
                                  <a:pt x="2958" y="6399"/>
                                </a:lnTo>
                                <a:lnTo>
                                  <a:pt x="2945" y="6325"/>
                                </a:lnTo>
                                <a:lnTo>
                                  <a:pt x="2928" y="6253"/>
                                </a:lnTo>
                                <a:lnTo>
                                  <a:pt x="2908" y="6183"/>
                                </a:lnTo>
                                <a:lnTo>
                                  <a:pt x="2885" y="6114"/>
                                </a:lnTo>
                                <a:lnTo>
                                  <a:pt x="2858" y="6046"/>
                                </a:lnTo>
                                <a:lnTo>
                                  <a:pt x="2829" y="5980"/>
                                </a:lnTo>
                                <a:lnTo>
                                  <a:pt x="2828" y="5979"/>
                                </a:lnTo>
                                <a:lnTo>
                                  <a:pt x="2871" y="5957"/>
                                </a:lnTo>
                                <a:lnTo>
                                  <a:pt x="2854" y="5924"/>
                                </a:lnTo>
                                <a:lnTo>
                                  <a:pt x="2811" y="5945"/>
                                </a:lnTo>
                                <a:lnTo>
                                  <a:pt x="2796" y="5916"/>
                                </a:lnTo>
                                <a:lnTo>
                                  <a:pt x="2760" y="5854"/>
                                </a:lnTo>
                                <a:lnTo>
                                  <a:pt x="2721" y="5793"/>
                                </a:lnTo>
                                <a:lnTo>
                                  <a:pt x="2680" y="5735"/>
                                </a:lnTo>
                                <a:lnTo>
                                  <a:pt x="2636" y="5679"/>
                                </a:lnTo>
                                <a:lnTo>
                                  <a:pt x="2589" y="5625"/>
                                </a:lnTo>
                                <a:lnTo>
                                  <a:pt x="2540" y="5573"/>
                                </a:lnTo>
                                <a:lnTo>
                                  <a:pt x="2488" y="5524"/>
                                </a:lnTo>
                                <a:lnTo>
                                  <a:pt x="2434" y="5477"/>
                                </a:lnTo>
                                <a:lnTo>
                                  <a:pt x="2378" y="5433"/>
                                </a:lnTo>
                                <a:lnTo>
                                  <a:pt x="2319" y="5392"/>
                                </a:lnTo>
                                <a:lnTo>
                                  <a:pt x="2259" y="5353"/>
                                </a:lnTo>
                                <a:lnTo>
                                  <a:pt x="2197" y="5317"/>
                                </a:lnTo>
                                <a:lnTo>
                                  <a:pt x="2133" y="5284"/>
                                </a:lnTo>
                                <a:lnTo>
                                  <a:pt x="2067" y="5254"/>
                                </a:lnTo>
                                <a:lnTo>
                                  <a:pt x="1999" y="5228"/>
                                </a:lnTo>
                                <a:lnTo>
                                  <a:pt x="1930" y="5204"/>
                                </a:lnTo>
                                <a:lnTo>
                                  <a:pt x="1859" y="5184"/>
                                </a:lnTo>
                                <a:lnTo>
                                  <a:pt x="1788" y="5168"/>
                                </a:lnTo>
                                <a:lnTo>
                                  <a:pt x="1714" y="5155"/>
                                </a:lnTo>
                                <a:lnTo>
                                  <a:pt x="1640" y="5145"/>
                                </a:lnTo>
                                <a:lnTo>
                                  <a:pt x="1564" y="5139"/>
                                </a:lnTo>
                                <a:lnTo>
                                  <a:pt x="1488" y="5138"/>
                                </a:lnTo>
                                <a:lnTo>
                                  <a:pt x="1411" y="5139"/>
                                </a:lnTo>
                                <a:lnTo>
                                  <a:pt x="1336" y="5145"/>
                                </a:lnTo>
                                <a:lnTo>
                                  <a:pt x="1261" y="5155"/>
                                </a:lnTo>
                                <a:lnTo>
                                  <a:pt x="1188" y="5168"/>
                                </a:lnTo>
                                <a:lnTo>
                                  <a:pt x="1116" y="5184"/>
                                </a:lnTo>
                                <a:lnTo>
                                  <a:pt x="1045" y="5204"/>
                                </a:lnTo>
                                <a:lnTo>
                                  <a:pt x="976" y="5228"/>
                                </a:lnTo>
                                <a:lnTo>
                                  <a:pt x="909" y="5254"/>
                                </a:lnTo>
                                <a:lnTo>
                                  <a:pt x="843" y="5284"/>
                                </a:lnTo>
                                <a:lnTo>
                                  <a:pt x="779" y="5317"/>
                                </a:lnTo>
                                <a:lnTo>
                                  <a:pt x="716" y="5353"/>
                                </a:lnTo>
                                <a:lnTo>
                                  <a:pt x="656" y="5392"/>
                                </a:lnTo>
                                <a:lnTo>
                                  <a:pt x="598" y="5433"/>
                                </a:lnTo>
                                <a:lnTo>
                                  <a:pt x="542" y="5477"/>
                                </a:lnTo>
                                <a:lnTo>
                                  <a:pt x="488" y="5524"/>
                                </a:lnTo>
                                <a:lnTo>
                                  <a:pt x="436" y="5573"/>
                                </a:lnTo>
                                <a:lnTo>
                                  <a:pt x="387" y="5625"/>
                                </a:lnTo>
                                <a:lnTo>
                                  <a:pt x="340" y="5679"/>
                                </a:lnTo>
                                <a:lnTo>
                                  <a:pt x="296" y="5735"/>
                                </a:lnTo>
                                <a:lnTo>
                                  <a:pt x="254" y="5793"/>
                                </a:lnTo>
                                <a:lnTo>
                                  <a:pt x="216" y="5854"/>
                                </a:lnTo>
                                <a:lnTo>
                                  <a:pt x="180" y="5916"/>
                                </a:lnTo>
                                <a:lnTo>
                                  <a:pt x="147" y="5980"/>
                                </a:lnTo>
                                <a:lnTo>
                                  <a:pt x="117" y="6046"/>
                                </a:lnTo>
                                <a:lnTo>
                                  <a:pt x="90" y="6114"/>
                                </a:lnTo>
                                <a:lnTo>
                                  <a:pt x="67" y="6183"/>
                                </a:lnTo>
                                <a:lnTo>
                                  <a:pt x="47" y="6253"/>
                                </a:lnTo>
                                <a:lnTo>
                                  <a:pt x="30" y="6325"/>
                                </a:lnTo>
                                <a:lnTo>
                                  <a:pt x="17" y="6399"/>
                                </a:lnTo>
                                <a:lnTo>
                                  <a:pt x="8" y="6473"/>
                                </a:lnTo>
                                <a:lnTo>
                                  <a:pt x="2" y="6549"/>
                                </a:lnTo>
                                <a:lnTo>
                                  <a:pt x="0" y="6625"/>
                                </a:lnTo>
                                <a:lnTo>
                                  <a:pt x="1" y="6640"/>
                                </a:lnTo>
                                <a:lnTo>
                                  <a:pt x="2975" y="6640"/>
                                </a:lnTo>
                                <a:lnTo>
                                  <a:pt x="2975" y="6625"/>
                                </a:lnTo>
                                <a:moveTo>
                                  <a:pt x="3085" y="5851"/>
                                </a:moveTo>
                                <a:lnTo>
                                  <a:pt x="3069" y="5818"/>
                                </a:lnTo>
                                <a:lnTo>
                                  <a:pt x="2962" y="5871"/>
                                </a:lnTo>
                                <a:lnTo>
                                  <a:pt x="2978" y="5904"/>
                                </a:lnTo>
                                <a:lnTo>
                                  <a:pt x="3085" y="5851"/>
                                </a:lnTo>
                                <a:moveTo>
                                  <a:pt x="3300" y="5746"/>
                                </a:moveTo>
                                <a:lnTo>
                                  <a:pt x="3283" y="5712"/>
                                </a:lnTo>
                                <a:lnTo>
                                  <a:pt x="3176" y="5765"/>
                                </a:lnTo>
                                <a:lnTo>
                                  <a:pt x="3193" y="5799"/>
                                </a:lnTo>
                                <a:lnTo>
                                  <a:pt x="3300" y="5746"/>
                                </a:lnTo>
                                <a:moveTo>
                                  <a:pt x="3514" y="5640"/>
                                </a:moveTo>
                                <a:lnTo>
                                  <a:pt x="3498" y="5606"/>
                                </a:lnTo>
                                <a:lnTo>
                                  <a:pt x="3391" y="5659"/>
                                </a:lnTo>
                                <a:lnTo>
                                  <a:pt x="3407" y="5693"/>
                                </a:lnTo>
                                <a:lnTo>
                                  <a:pt x="3514" y="5640"/>
                                </a:lnTo>
                                <a:moveTo>
                                  <a:pt x="3745" y="5759"/>
                                </a:moveTo>
                                <a:lnTo>
                                  <a:pt x="3709" y="5751"/>
                                </a:lnTo>
                                <a:lnTo>
                                  <a:pt x="3525" y="6640"/>
                                </a:lnTo>
                                <a:lnTo>
                                  <a:pt x="3564" y="6640"/>
                                </a:lnTo>
                                <a:lnTo>
                                  <a:pt x="3745" y="5759"/>
                                </a:lnTo>
                                <a:moveTo>
                                  <a:pt x="5267" y="6050"/>
                                </a:moveTo>
                                <a:lnTo>
                                  <a:pt x="5259" y="5977"/>
                                </a:lnTo>
                                <a:lnTo>
                                  <a:pt x="5238" y="5909"/>
                                </a:lnTo>
                                <a:lnTo>
                                  <a:pt x="5205" y="5848"/>
                                </a:lnTo>
                                <a:lnTo>
                                  <a:pt x="5161" y="5794"/>
                                </a:lnTo>
                                <a:lnTo>
                                  <a:pt x="5107" y="5750"/>
                                </a:lnTo>
                                <a:lnTo>
                                  <a:pt x="5046" y="5717"/>
                                </a:lnTo>
                                <a:lnTo>
                                  <a:pt x="4978" y="5696"/>
                                </a:lnTo>
                                <a:lnTo>
                                  <a:pt x="4905" y="5688"/>
                                </a:lnTo>
                                <a:lnTo>
                                  <a:pt x="4832" y="5696"/>
                                </a:lnTo>
                                <a:lnTo>
                                  <a:pt x="4765" y="5717"/>
                                </a:lnTo>
                                <a:lnTo>
                                  <a:pt x="4703" y="5750"/>
                                </a:lnTo>
                                <a:lnTo>
                                  <a:pt x="4650" y="5794"/>
                                </a:lnTo>
                                <a:lnTo>
                                  <a:pt x="4606" y="5848"/>
                                </a:lnTo>
                                <a:lnTo>
                                  <a:pt x="4572" y="5909"/>
                                </a:lnTo>
                                <a:lnTo>
                                  <a:pt x="4551" y="5977"/>
                                </a:lnTo>
                                <a:lnTo>
                                  <a:pt x="4544" y="6050"/>
                                </a:lnTo>
                                <a:lnTo>
                                  <a:pt x="4551" y="6122"/>
                                </a:lnTo>
                                <a:lnTo>
                                  <a:pt x="4572" y="6190"/>
                                </a:lnTo>
                                <a:lnTo>
                                  <a:pt x="4606" y="6252"/>
                                </a:lnTo>
                                <a:lnTo>
                                  <a:pt x="4650" y="6305"/>
                                </a:lnTo>
                                <a:lnTo>
                                  <a:pt x="4703" y="6349"/>
                                </a:lnTo>
                                <a:lnTo>
                                  <a:pt x="4765" y="6383"/>
                                </a:lnTo>
                                <a:lnTo>
                                  <a:pt x="4832" y="6404"/>
                                </a:lnTo>
                                <a:lnTo>
                                  <a:pt x="4905" y="6411"/>
                                </a:lnTo>
                                <a:lnTo>
                                  <a:pt x="4978" y="6404"/>
                                </a:lnTo>
                                <a:lnTo>
                                  <a:pt x="5037" y="6385"/>
                                </a:lnTo>
                                <a:lnTo>
                                  <a:pt x="5142" y="6640"/>
                                </a:lnTo>
                                <a:lnTo>
                                  <a:pt x="5183" y="6640"/>
                                </a:lnTo>
                                <a:lnTo>
                                  <a:pt x="5071" y="6369"/>
                                </a:lnTo>
                                <a:lnTo>
                                  <a:pt x="5107" y="6349"/>
                                </a:lnTo>
                                <a:lnTo>
                                  <a:pt x="5161" y="6305"/>
                                </a:lnTo>
                                <a:lnTo>
                                  <a:pt x="5205" y="6252"/>
                                </a:lnTo>
                                <a:lnTo>
                                  <a:pt x="5238" y="6190"/>
                                </a:lnTo>
                                <a:lnTo>
                                  <a:pt x="5259" y="6122"/>
                                </a:lnTo>
                                <a:lnTo>
                                  <a:pt x="5267" y="6050"/>
                                </a:lnTo>
                                <a:moveTo>
                                  <a:pt x="5672" y="1136"/>
                                </a:moveTo>
                                <a:lnTo>
                                  <a:pt x="5669" y="1062"/>
                                </a:lnTo>
                                <a:lnTo>
                                  <a:pt x="5662" y="988"/>
                                </a:lnTo>
                                <a:lnTo>
                                  <a:pt x="5650" y="916"/>
                                </a:lnTo>
                                <a:lnTo>
                                  <a:pt x="5634" y="846"/>
                                </a:lnTo>
                                <a:lnTo>
                                  <a:pt x="5614" y="777"/>
                                </a:lnTo>
                                <a:lnTo>
                                  <a:pt x="5589" y="710"/>
                                </a:lnTo>
                                <a:lnTo>
                                  <a:pt x="5561" y="646"/>
                                </a:lnTo>
                                <a:lnTo>
                                  <a:pt x="5528" y="583"/>
                                </a:lnTo>
                                <a:lnTo>
                                  <a:pt x="5492" y="523"/>
                                </a:lnTo>
                                <a:lnTo>
                                  <a:pt x="5452" y="465"/>
                                </a:lnTo>
                                <a:lnTo>
                                  <a:pt x="5409" y="410"/>
                                </a:lnTo>
                                <a:lnTo>
                                  <a:pt x="5363" y="358"/>
                                </a:lnTo>
                                <a:lnTo>
                                  <a:pt x="5314" y="309"/>
                                </a:lnTo>
                                <a:lnTo>
                                  <a:pt x="5262" y="262"/>
                                </a:lnTo>
                                <a:lnTo>
                                  <a:pt x="5206" y="219"/>
                                </a:lnTo>
                                <a:lnTo>
                                  <a:pt x="5149" y="180"/>
                                </a:lnTo>
                                <a:lnTo>
                                  <a:pt x="5089" y="144"/>
                                </a:lnTo>
                                <a:lnTo>
                                  <a:pt x="5026" y="111"/>
                                </a:lnTo>
                                <a:lnTo>
                                  <a:pt x="4961" y="83"/>
                                </a:lnTo>
                                <a:lnTo>
                                  <a:pt x="4895" y="58"/>
                                </a:lnTo>
                                <a:lnTo>
                                  <a:pt x="4826" y="37"/>
                                </a:lnTo>
                                <a:lnTo>
                                  <a:pt x="4756" y="21"/>
                                </a:lnTo>
                                <a:lnTo>
                                  <a:pt x="4684" y="10"/>
                                </a:lnTo>
                                <a:lnTo>
                                  <a:pt x="4610" y="2"/>
                                </a:lnTo>
                                <a:lnTo>
                                  <a:pt x="4535" y="0"/>
                                </a:lnTo>
                                <a:lnTo>
                                  <a:pt x="4461" y="2"/>
                                </a:lnTo>
                                <a:lnTo>
                                  <a:pt x="4387" y="10"/>
                                </a:lnTo>
                                <a:lnTo>
                                  <a:pt x="4315" y="21"/>
                                </a:lnTo>
                                <a:lnTo>
                                  <a:pt x="4245" y="37"/>
                                </a:lnTo>
                                <a:lnTo>
                                  <a:pt x="4176" y="58"/>
                                </a:lnTo>
                                <a:lnTo>
                                  <a:pt x="4110" y="83"/>
                                </a:lnTo>
                                <a:lnTo>
                                  <a:pt x="4045" y="111"/>
                                </a:lnTo>
                                <a:lnTo>
                                  <a:pt x="3982" y="144"/>
                                </a:lnTo>
                                <a:lnTo>
                                  <a:pt x="3922" y="180"/>
                                </a:lnTo>
                                <a:lnTo>
                                  <a:pt x="3864" y="219"/>
                                </a:lnTo>
                                <a:lnTo>
                                  <a:pt x="3809" y="262"/>
                                </a:lnTo>
                                <a:lnTo>
                                  <a:pt x="3757" y="309"/>
                                </a:lnTo>
                                <a:lnTo>
                                  <a:pt x="3708" y="358"/>
                                </a:lnTo>
                                <a:lnTo>
                                  <a:pt x="3662" y="410"/>
                                </a:lnTo>
                                <a:lnTo>
                                  <a:pt x="3618" y="465"/>
                                </a:lnTo>
                                <a:lnTo>
                                  <a:pt x="3579" y="523"/>
                                </a:lnTo>
                                <a:lnTo>
                                  <a:pt x="3543" y="583"/>
                                </a:lnTo>
                                <a:lnTo>
                                  <a:pt x="3510" y="646"/>
                                </a:lnTo>
                                <a:lnTo>
                                  <a:pt x="3482" y="710"/>
                                </a:lnTo>
                                <a:lnTo>
                                  <a:pt x="3457" y="777"/>
                                </a:lnTo>
                                <a:lnTo>
                                  <a:pt x="3437" y="846"/>
                                </a:lnTo>
                                <a:lnTo>
                                  <a:pt x="3421" y="916"/>
                                </a:lnTo>
                                <a:lnTo>
                                  <a:pt x="3409" y="988"/>
                                </a:lnTo>
                                <a:lnTo>
                                  <a:pt x="3402" y="1062"/>
                                </a:lnTo>
                                <a:lnTo>
                                  <a:pt x="3399" y="1136"/>
                                </a:lnTo>
                                <a:lnTo>
                                  <a:pt x="3402" y="1211"/>
                                </a:lnTo>
                                <a:lnTo>
                                  <a:pt x="3409" y="1284"/>
                                </a:lnTo>
                                <a:lnTo>
                                  <a:pt x="3421" y="1356"/>
                                </a:lnTo>
                                <a:lnTo>
                                  <a:pt x="3437" y="1427"/>
                                </a:lnTo>
                                <a:lnTo>
                                  <a:pt x="3457" y="1495"/>
                                </a:lnTo>
                                <a:lnTo>
                                  <a:pt x="3482" y="1562"/>
                                </a:lnTo>
                                <a:lnTo>
                                  <a:pt x="3510" y="1627"/>
                                </a:lnTo>
                                <a:lnTo>
                                  <a:pt x="3543" y="1689"/>
                                </a:lnTo>
                                <a:lnTo>
                                  <a:pt x="3579" y="1750"/>
                                </a:lnTo>
                                <a:lnTo>
                                  <a:pt x="3618" y="1807"/>
                                </a:lnTo>
                                <a:lnTo>
                                  <a:pt x="3662" y="1862"/>
                                </a:lnTo>
                                <a:lnTo>
                                  <a:pt x="3708" y="1915"/>
                                </a:lnTo>
                                <a:lnTo>
                                  <a:pt x="3757" y="1964"/>
                                </a:lnTo>
                                <a:lnTo>
                                  <a:pt x="3809" y="2010"/>
                                </a:lnTo>
                                <a:lnTo>
                                  <a:pt x="3864" y="2053"/>
                                </a:lnTo>
                                <a:lnTo>
                                  <a:pt x="3922" y="2093"/>
                                </a:lnTo>
                                <a:lnTo>
                                  <a:pt x="3982" y="2129"/>
                                </a:lnTo>
                                <a:lnTo>
                                  <a:pt x="4045" y="2161"/>
                                </a:lnTo>
                                <a:lnTo>
                                  <a:pt x="4110" y="2190"/>
                                </a:lnTo>
                                <a:lnTo>
                                  <a:pt x="4176" y="2214"/>
                                </a:lnTo>
                                <a:lnTo>
                                  <a:pt x="4245" y="2235"/>
                                </a:lnTo>
                                <a:lnTo>
                                  <a:pt x="4315" y="2251"/>
                                </a:lnTo>
                                <a:lnTo>
                                  <a:pt x="4387" y="2263"/>
                                </a:lnTo>
                                <a:lnTo>
                                  <a:pt x="4389" y="2263"/>
                                </a:lnTo>
                                <a:lnTo>
                                  <a:pt x="4260" y="2945"/>
                                </a:lnTo>
                                <a:lnTo>
                                  <a:pt x="4195" y="2941"/>
                                </a:lnTo>
                                <a:lnTo>
                                  <a:pt x="4123" y="2946"/>
                                </a:lnTo>
                                <a:lnTo>
                                  <a:pt x="4054" y="2960"/>
                                </a:lnTo>
                                <a:lnTo>
                                  <a:pt x="3989" y="2983"/>
                                </a:lnTo>
                                <a:lnTo>
                                  <a:pt x="3927" y="3014"/>
                                </a:lnTo>
                                <a:lnTo>
                                  <a:pt x="3871" y="3052"/>
                                </a:lnTo>
                                <a:lnTo>
                                  <a:pt x="3820" y="3097"/>
                                </a:lnTo>
                                <a:lnTo>
                                  <a:pt x="3775" y="3148"/>
                                </a:lnTo>
                                <a:lnTo>
                                  <a:pt x="3737" y="3204"/>
                                </a:lnTo>
                                <a:lnTo>
                                  <a:pt x="3706" y="3265"/>
                                </a:lnTo>
                                <a:lnTo>
                                  <a:pt x="3684" y="3331"/>
                                </a:lnTo>
                                <a:lnTo>
                                  <a:pt x="3669" y="3400"/>
                                </a:lnTo>
                                <a:lnTo>
                                  <a:pt x="3665" y="3472"/>
                                </a:lnTo>
                                <a:lnTo>
                                  <a:pt x="3669" y="3544"/>
                                </a:lnTo>
                                <a:lnTo>
                                  <a:pt x="3684" y="3613"/>
                                </a:lnTo>
                                <a:lnTo>
                                  <a:pt x="3706" y="3678"/>
                                </a:lnTo>
                                <a:lnTo>
                                  <a:pt x="3737" y="3740"/>
                                </a:lnTo>
                                <a:lnTo>
                                  <a:pt x="3775" y="3796"/>
                                </a:lnTo>
                                <a:lnTo>
                                  <a:pt x="3820" y="3847"/>
                                </a:lnTo>
                                <a:lnTo>
                                  <a:pt x="3871" y="3892"/>
                                </a:lnTo>
                                <a:lnTo>
                                  <a:pt x="3927" y="3930"/>
                                </a:lnTo>
                                <a:lnTo>
                                  <a:pt x="3989" y="3961"/>
                                </a:lnTo>
                                <a:lnTo>
                                  <a:pt x="4054" y="3983"/>
                                </a:lnTo>
                                <a:lnTo>
                                  <a:pt x="4062" y="3985"/>
                                </a:lnTo>
                                <a:lnTo>
                                  <a:pt x="3914" y="4769"/>
                                </a:lnTo>
                                <a:lnTo>
                                  <a:pt x="3810" y="5270"/>
                                </a:lnTo>
                                <a:lnTo>
                                  <a:pt x="3846" y="5278"/>
                                </a:lnTo>
                                <a:lnTo>
                                  <a:pt x="3951" y="4776"/>
                                </a:lnTo>
                                <a:lnTo>
                                  <a:pt x="4099" y="3993"/>
                                </a:lnTo>
                                <a:lnTo>
                                  <a:pt x="4123" y="3998"/>
                                </a:lnTo>
                                <a:lnTo>
                                  <a:pt x="4195" y="4002"/>
                                </a:lnTo>
                                <a:lnTo>
                                  <a:pt x="4267" y="3998"/>
                                </a:lnTo>
                                <a:lnTo>
                                  <a:pt x="4336" y="3983"/>
                                </a:lnTo>
                                <a:lnTo>
                                  <a:pt x="4402" y="3961"/>
                                </a:lnTo>
                                <a:lnTo>
                                  <a:pt x="4463" y="3930"/>
                                </a:lnTo>
                                <a:lnTo>
                                  <a:pt x="4519" y="3892"/>
                                </a:lnTo>
                                <a:lnTo>
                                  <a:pt x="4570" y="3847"/>
                                </a:lnTo>
                                <a:lnTo>
                                  <a:pt x="4615" y="3796"/>
                                </a:lnTo>
                                <a:lnTo>
                                  <a:pt x="4653" y="3740"/>
                                </a:lnTo>
                                <a:lnTo>
                                  <a:pt x="4684" y="3678"/>
                                </a:lnTo>
                                <a:lnTo>
                                  <a:pt x="4707" y="3613"/>
                                </a:lnTo>
                                <a:lnTo>
                                  <a:pt x="4721" y="3544"/>
                                </a:lnTo>
                                <a:lnTo>
                                  <a:pt x="4726" y="3472"/>
                                </a:lnTo>
                                <a:lnTo>
                                  <a:pt x="4721" y="3400"/>
                                </a:lnTo>
                                <a:lnTo>
                                  <a:pt x="4707" y="3331"/>
                                </a:lnTo>
                                <a:lnTo>
                                  <a:pt x="4684" y="3265"/>
                                </a:lnTo>
                                <a:lnTo>
                                  <a:pt x="4653" y="3204"/>
                                </a:lnTo>
                                <a:lnTo>
                                  <a:pt x="4615" y="3148"/>
                                </a:lnTo>
                                <a:lnTo>
                                  <a:pt x="4570" y="3097"/>
                                </a:lnTo>
                                <a:lnTo>
                                  <a:pt x="4519" y="3052"/>
                                </a:lnTo>
                                <a:lnTo>
                                  <a:pt x="4463" y="3014"/>
                                </a:lnTo>
                                <a:lnTo>
                                  <a:pt x="4402" y="2983"/>
                                </a:lnTo>
                                <a:lnTo>
                                  <a:pt x="4336" y="2960"/>
                                </a:lnTo>
                                <a:lnTo>
                                  <a:pt x="4296" y="2952"/>
                                </a:lnTo>
                                <a:lnTo>
                                  <a:pt x="4426" y="2267"/>
                                </a:lnTo>
                                <a:lnTo>
                                  <a:pt x="4461" y="2270"/>
                                </a:lnTo>
                                <a:lnTo>
                                  <a:pt x="4535" y="2272"/>
                                </a:lnTo>
                                <a:lnTo>
                                  <a:pt x="4610" y="2270"/>
                                </a:lnTo>
                                <a:lnTo>
                                  <a:pt x="4684" y="2263"/>
                                </a:lnTo>
                                <a:lnTo>
                                  <a:pt x="4756" y="2251"/>
                                </a:lnTo>
                                <a:lnTo>
                                  <a:pt x="4826" y="2235"/>
                                </a:lnTo>
                                <a:lnTo>
                                  <a:pt x="4895" y="2214"/>
                                </a:lnTo>
                                <a:lnTo>
                                  <a:pt x="4961" y="2190"/>
                                </a:lnTo>
                                <a:lnTo>
                                  <a:pt x="5026" y="2161"/>
                                </a:lnTo>
                                <a:lnTo>
                                  <a:pt x="5089" y="2129"/>
                                </a:lnTo>
                                <a:lnTo>
                                  <a:pt x="5149" y="2093"/>
                                </a:lnTo>
                                <a:lnTo>
                                  <a:pt x="5206" y="2053"/>
                                </a:lnTo>
                                <a:lnTo>
                                  <a:pt x="5262" y="2010"/>
                                </a:lnTo>
                                <a:lnTo>
                                  <a:pt x="5314" y="1964"/>
                                </a:lnTo>
                                <a:lnTo>
                                  <a:pt x="5363" y="1915"/>
                                </a:lnTo>
                                <a:lnTo>
                                  <a:pt x="5409" y="1862"/>
                                </a:lnTo>
                                <a:lnTo>
                                  <a:pt x="5452" y="1807"/>
                                </a:lnTo>
                                <a:lnTo>
                                  <a:pt x="5492" y="1750"/>
                                </a:lnTo>
                                <a:lnTo>
                                  <a:pt x="5528" y="1689"/>
                                </a:lnTo>
                                <a:lnTo>
                                  <a:pt x="5561" y="1627"/>
                                </a:lnTo>
                                <a:lnTo>
                                  <a:pt x="5589" y="1562"/>
                                </a:lnTo>
                                <a:lnTo>
                                  <a:pt x="5614" y="1495"/>
                                </a:lnTo>
                                <a:lnTo>
                                  <a:pt x="5634" y="1427"/>
                                </a:lnTo>
                                <a:lnTo>
                                  <a:pt x="5650" y="1356"/>
                                </a:lnTo>
                                <a:lnTo>
                                  <a:pt x="5662" y="1284"/>
                                </a:lnTo>
                                <a:lnTo>
                                  <a:pt x="5669" y="1211"/>
                                </a:lnTo>
                                <a:lnTo>
                                  <a:pt x="5672" y="1136"/>
                                </a:lnTo>
                                <a:moveTo>
                                  <a:pt x="7034" y="4108"/>
                                </a:moveTo>
                                <a:lnTo>
                                  <a:pt x="7029" y="4036"/>
                                </a:lnTo>
                                <a:lnTo>
                                  <a:pt x="7015" y="3967"/>
                                </a:lnTo>
                                <a:lnTo>
                                  <a:pt x="6992" y="3901"/>
                                </a:lnTo>
                                <a:lnTo>
                                  <a:pt x="6962" y="3840"/>
                                </a:lnTo>
                                <a:lnTo>
                                  <a:pt x="6923" y="3783"/>
                                </a:lnTo>
                                <a:lnTo>
                                  <a:pt x="6879" y="3733"/>
                                </a:lnTo>
                                <a:lnTo>
                                  <a:pt x="6828" y="3688"/>
                                </a:lnTo>
                                <a:lnTo>
                                  <a:pt x="6771" y="3650"/>
                                </a:lnTo>
                                <a:lnTo>
                                  <a:pt x="6710" y="3619"/>
                                </a:lnTo>
                                <a:lnTo>
                                  <a:pt x="6644" y="3596"/>
                                </a:lnTo>
                                <a:lnTo>
                                  <a:pt x="6575" y="3582"/>
                                </a:lnTo>
                                <a:lnTo>
                                  <a:pt x="6503" y="3577"/>
                                </a:lnTo>
                                <a:lnTo>
                                  <a:pt x="6431" y="3582"/>
                                </a:lnTo>
                                <a:lnTo>
                                  <a:pt x="6362" y="3596"/>
                                </a:lnTo>
                                <a:lnTo>
                                  <a:pt x="6297" y="3619"/>
                                </a:lnTo>
                                <a:lnTo>
                                  <a:pt x="6236" y="3650"/>
                                </a:lnTo>
                                <a:lnTo>
                                  <a:pt x="6179" y="3688"/>
                                </a:lnTo>
                                <a:lnTo>
                                  <a:pt x="6128" y="3733"/>
                                </a:lnTo>
                                <a:lnTo>
                                  <a:pt x="6083" y="3783"/>
                                </a:lnTo>
                                <a:lnTo>
                                  <a:pt x="6045" y="3840"/>
                                </a:lnTo>
                                <a:lnTo>
                                  <a:pt x="6014" y="3901"/>
                                </a:lnTo>
                                <a:lnTo>
                                  <a:pt x="5992" y="3967"/>
                                </a:lnTo>
                                <a:lnTo>
                                  <a:pt x="5978" y="4036"/>
                                </a:lnTo>
                                <a:lnTo>
                                  <a:pt x="5973" y="4108"/>
                                </a:lnTo>
                                <a:lnTo>
                                  <a:pt x="5978" y="4180"/>
                                </a:lnTo>
                                <a:lnTo>
                                  <a:pt x="5992" y="4249"/>
                                </a:lnTo>
                                <a:lnTo>
                                  <a:pt x="6010" y="4303"/>
                                </a:lnTo>
                                <a:lnTo>
                                  <a:pt x="3924" y="5343"/>
                                </a:lnTo>
                                <a:lnTo>
                                  <a:pt x="3941" y="5377"/>
                                </a:lnTo>
                                <a:lnTo>
                                  <a:pt x="6026" y="4337"/>
                                </a:lnTo>
                                <a:lnTo>
                                  <a:pt x="6045" y="4376"/>
                                </a:lnTo>
                                <a:lnTo>
                                  <a:pt x="6083" y="4432"/>
                                </a:lnTo>
                                <a:lnTo>
                                  <a:pt x="6128" y="4483"/>
                                </a:lnTo>
                                <a:lnTo>
                                  <a:pt x="6179" y="4528"/>
                                </a:lnTo>
                                <a:lnTo>
                                  <a:pt x="6236" y="4566"/>
                                </a:lnTo>
                                <a:lnTo>
                                  <a:pt x="6297" y="4597"/>
                                </a:lnTo>
                                <a:lnTo>
                                  <a:pt x="6362" y="4619"/>
                                </a:lnTo>
                                <a:lnTo>
                                  <a:pt x="6431" y="4634"/>
                                </a:lnTo>
                                <a:lnTo>
                                  <a:pt x="6503" y="4638"/>
                                </a:lnTo>
                                <a:lnTo>
                                  <a:pt x="6575" y="4634"/>
                                </a:lnTo>
                                <a:lnTo>
                                  <a:pt x="6644" y="4619"/>
                                </a:lnTo>
                                <a:lnTo>
                                  <a:pt x="6710" y="4597"/>
                                </a:lnTo>
                                <a:lnTo>
                                  <a:pt x="6771" y="4566"/>
                                </a:lnTo>
                                <a:lnTo>
                                  <a:pt x="6828" y="4528"/>
                                </a:lnTo>
                                <a:lnTo>
                                  <a:pt x="6879" y="4483"/>
                                </a:lnTo>
                                <a:lnTo>
                                  <a:pt x="6923" y="4432"/>
                                </a:lnTo>
                                <a:lnTo>
                                  <a:pt x="6962" y="4376"/>
                                </a:lnTo>
                                <a:lnTo>
                                  <a:pt x="6992" y="4314"/>
                                </a:lnTo>
                                <a:lnTo>
                                  <a:pt x="7015" y="4249"/>
                                </a:lnTo>
                                <a:lnTo>
                                  <a:pt x="7029" y="4180"/>
                                </a:lnTo>
                                <a:lnTo>
                                  <a:pt x="7034" y="4108"/>
                                </a:lnTo>
                                <a:moveTo>
                                  <a:pt x="7341" y="1986"/>
                                </a:moveTo>
                                <a:lnTo>
                                  <a:pt x="7275" y="1991"/>
                                </a:lnTo>
                                <a:lnTo>
                                  <a:pt x="5119" y="3698"/>
                                </a:lnTo>
                                <a:lnTo>
                                  <a:pt x="5184" y="3694"/>
                                </a:lnTo>
                                <a:lnTo>
                                  <a:pt x="7341" y="1986"/>
                                </a:lnTo>
                                <a:moveTo>
                                  <a:pt x="7449" y="1609"/>
                                </a:moveTo>
                                <a:lnTo>
                                  <a:pt x="6848" y="595"/>
                                </a:lnTo>
                                <a:lnTo>
                                  <a:pt x="6816" y="614"/>
                                </a:lnTo>
                                <a:lnTo>
                                  <a:pt x="7417" y="1628"/>
                                </a:lnTo>
                                <a:lnTo>
                                  <a:pt x="7449" y="1609"/>
                                </a:lnTo>
                                <a:moveTo>
                                  <a:pt x="8096" y="4346"/>
                                </a:moveTo>
                                <a:lnTo>
                                  <a:pt x="8083" y="4311"/>
                                </a:lnTo>
                                <a:lnTo>
                                  <a:pt x="7970" y="4351"/>
                                </a:lnTo>
                                <a:lnTo>
                                  <a:pt x="7983" y="4386"/>
                                </a:lnTo>
                                <a:lnTo>
                                  <a:pt x="8096" y="4346"/>
                                </a:lnTo>
                                <a:moveTo>
                                  <a:pt x="8321" y="4266"/>
                                </a:moveTo>
                                <a:lnTo>
                                  <a:pt x="8309" y="4231"/>
                                </a:lnTo>
                                <a:lnTo>
                                  <a:pt x="8196" y="4271"/>
                                </a:lnTo>
                                <a:lnTo>
                                  <a:pt x="8208" y="4306"/>
                                </a:lnTo>
                                <a:lnTo>
                                  <a:pt x="8321" y="4266"/>
                                </a:lnTo>
                                <a:moveTo>
                                  <a:pt x="8547" y="4187"/>
                                </a:moveTo>
                                <a:lnTo>
                                  <a:pt x="8534" y="4151"/>
                                </a:lnTo>
                                <a:lnTo>
                                  <a:pt x="8422" y="4191"/>
                                </a:lnTo>
                                <a:lnTo>
                                  <a:pt x="8434" y="4227"/>
                                </a:lnTo>
                                <a:lnTo>
                                  <a:pt x="8547" y="4187"/>
                                </a:lnTo>
                                <a:moveTo>
                                  <a:pt x="9318" y="4061"/>
                                </a:moveTo>
                                <a:lnTo>
                                  <a:pt x="9311" y="3988"/>
                                </a:lnTo>
                                <a:lnTo>
                                  <a:pt x="9290" y="3920"/>
                                </a:lnTo>
                                <a:lnTo>
                                  <a:pt x="9256" y="3859"/>
                                </a:lnTo>
                                <a:lnTo>
                                  <a:pt x="9212" y="3805"/>
                                </a:lnTo>
                                <a:lnTo>
                                  <a:pt x="9159" y="3761"/>
                                </a:lnTo>
                                <a:lnTo>
                                  <a:pt x="9097" y="3728"/>
                                </a:lnTo>
                                <a:lnTo>
                                  <a:pt x="9029" y="3707"/>
                                </a:lnTo>
                                <a:lnTo>
                                  <a:pt x="8957" y="3700"/>
                                </a:lnTo>
                                <a:lnTo>
                                  <a:pt x="8884" y="3707"/>
                                </a:lnTo>
                                <a:lnTo>
                                  <a:pt x="8816" y="3728"/>
                                </a:lnTo>
                                <a:lnTo>
                                  <a:pt x="8755" y="3761"/>
                                </a:lnTo>
                                <a:lnTo>
                                  <a:pt x="8701" y="3805"/>
                                </a:lnTo>
                                <a:lnTo>
                                  <a:pt x="8657" y="3859"/>
                                </a:lnTo>
                                <a:lnTo>
                                  <a:pt x="8624" y="3920"/>
                                </a:lnTo>
                                <a:lnTo>
                                  <a:pt x="8603" y="3988"/>
                                </a:lnTo>
                                <a:lnTo>
                                  <a:pt x="8595" y="4061"/>
                                </a:lnTo>
                                <a:lnTo>
                                  <a:pt x="8603" y="4134"/>
                                </a:lnTo>
                                <a:lnTo>
                                  <a:pt x="8624" y="4202"/>
                                </a:lnTo>
                                <a:lnTo>
                                  <a:pt x="8657" y="4263"/>
                                </a:lnTo>
                                <a:lnTo>
                                  <a:pt x="8701" y="4316"/>
                                </a:lnTo>
                                <a:lnTo>
                                  <a:pt x="8755" y="4361"/>
                                </a:lnTo>
                                <a:lnTo>
                                  <a:pt x="8816" y="4394"/>
                                </a:lnTo>
                                <a:lnTo>
                                  <a:pt x="8884" y="4415"/>
                                </a:lnTo>
                                <a:lnTo>
                                  <a:pt x="8957" y="4422"/>
                                </a:lnTo>
                                <a:lnTo>
                                  <a:pt x="9029" y="4415"/>
                                </a:lnTo>
                                <a:lnTo>
                                  <a:pt x="9097" y="4394"/>
                                </a:lnTo>
                                <a:lnTo>
                                  <a:pt x="9159" y="4361"/>
                                </a:lnTo>
                                <a:lnTo>
                                  <a:pt x="9212" y="4316"/>
                                </a:lnTo>
                                <a:lnTo>
                                  <a:pt x="9256" y="4263"/>
                                </a:lnTo>
                                <a:lnTo>
                                  <a:pt x="9290" y="4202"/>
                                </a:lnTo>
                                <a:lnTo>
                                  <a:pt x="9311" y="4134"/>
                                </a:lnTo>
                                <a:lnTo>
                                  <a:pt x="9318" y="4061"/>
                                </a:lnTo>
                                <a:moveTo>
                                  <a:pt x="9441" y="2010"/>
                                </a:moveTo>
                                <a:lnTo>
                                  <a:pt x="9436" y="1935"/>
                                </a:lnTo>
                                <a:lnTo>
                                  <a:pt x="9419" y="1863"/>
                                </a:lnTo>
                                <a:lnTo>
                                  <a:pt x="9394" y="1796"/>
                                </a:lnTo>
                                <a:lnTo>
                                  <a:pt x="9359" y="1733"/>
                                </a:lnTo>
                                <a:lnTo>
                                  <a:pt x="9316" y="1676"/>
                                </a:lnTo>
                                <a:lnTo>
                                  <a:pt x="9266" y="1626"/>
                                </a:lnTo>
                                <a:lnTo>
                                  <a:pt x="9209" y="1583"/>
                                </a:lnTo>
                                <a:lnTo>
                                  <a:pt x="9146" y="1548"/>
                                </a:lnTo>
                                <a:lnTo>
                                  <a:pt x="9079" y="1523"/>
                                </a:lnTo>
                                <a:lnTo>
                                  <a:pt x="9007" y="1507"/>
                                </a:lnTo>
                                <a:lnTo>
                                  <a:pt x="8932" y="1501"/>
                                </a:lnTo>
                                <a:lnTo>
                                  <a:pt x="8857" y="1507"/>
                                </a:lnTo>
                                <a:lnTo>
                                  <a:pt x="8785" y="1523"/>
                                </a:lnTo>
                                <a:lnTo>
                                  <a:pt x="8717" y="1548"/>
                                </a:lnTo>
                                <a:lnTo>
                                  <a:pt x="8654" y="1583"/>
                                </a:lnTo>
                                <a:lnTo>
                                  <a:pt x="8598" y="1626"/>
                                </a:lnTo>
                                <a:lnTo>
                                  <a:pt x="8547" y="1676"/>
                                </a:lnTo>
                                <a:lnTo>
                                  <a:pt x="8505" y="1733"/>
                                </a:lnTo>
                                <a:lnTo>
                                  <a:pt x="8470" y="1796"/>
                                </a:lnTo>
                                <a:lnTo>
                                  <a:pt x="8444" y="1863"/>
                                </a:lnTo>
                                <a:lnTo>
                                  <a:pt x="8428" y="1935"/>
                                </a:lnTo>
                                <a:lnTo>
                                  <a:pt x="8423" y="2010"/>
                                </a:lnTo>
                                <a:lnTo>
                                  <a:pt x="8428" y="2086"/>
                                </a:lnTo>
                                <a:lnTo>
                                  <a:pt x="8444" y="2157"/>
                                </a:lnTo>
                                <a:lnTo>
                                  <a:pt x="8470" y="2225"/>
                                </a:lnTo>
                                <a:lnTo>
                                  <a:pt x="8505" y="2288"/>
                                </a:lnTo>
                                <a:lnTo>
                                  <a:pt x="8547" y="2344"/>
                                </a:lnTo>
                                <a:lnTo>
                                  <a:pt x="8598" y="2395"/>
                                </a:lnTo>
                                <a:lnTo>
                                  <a:pt x="8654" y="2437"/>
                                </a:lnTo>
                                <a:lnTo>
                                  <a:pt x="8717" y="2472"/>
                                </a:lnTo>
                                <a:lnTo>
                                  <a:pt x="8785" y="2498"/>
                                </a:lnTo>
                                <a:lnTo>
                                  <a:pt x="8857" y="2514"/>
                                </a:lnTo>
                                <a:lnTo>
                                  <a:pt x="8932" y="2520"/>
                                </a:lnTo>
                                <a:lnTo>
                                  <a:pt x="9007" y="2514"/>
                                </a:lnTo>
                                <a:lnTo>
                                  <a:pt x="9079" y="2498"/>
                                </a:lnTo>
                                <a:lnTo>
                                  <a:pt x="9146" y="2472"/>
                                </a:lnTo>
                                <a:lnTo>
                                  <a:pt x="9209" y="2437"/>
                                </a:lnTo>
                                <a:lnTo>
                                  <a:pt x="9266" y="2395"/>
                                </a:lnTo>
                                <a:lnTo>
                                  <a:pt x="9316" y="2344"/>
                                </a:lnTo>
                                <a:lnTo>
                                  <a:pt x="9359" y="2288"/>
                                </a:lnTo>
                                <a:lnTo>
                                  <a:pt x="9394" y="2225"/>
                                </a:lnTo>
                                <a:lnTo>
                                  <a:pt x="9419" y="2157"/>
                                </a:lnTo>
                                <a:lnTo>
                                  <a:pt x="9436" y="2086"/>
                                </a:lnTo>
                                <a:lnTo>
                                  <a:pt x="9441" y="2010"/>
                                </a:lnTo>
                                <a:moveTo>
                                  <a:pt x="9765" y="6640"/>
                                </a:moveTo>
                                <a:lnTo>
                                  <a:pt x="9761" y="6620"/>
                                </a:lnTo>
                                <a:lnTo>
                                  <a:pt x="9741" y="6549"/>
                                </a:lnTo>
                                <a:lnTo>
                                  <a:pt x="9717" y="6480"/>
                                </a:lnTo>
                                <a:lnTo>
                                  <a:pt x="9691" y="6412"/>
                                </a:lnTo>
                                <a:lnTo>
                                  <a:pt x="9661" y="6347"/>
                                </a:lnTo>
                                <a:lnTo>
                                  <a:pt x="9628" y="6282"/>
                                </a:lnTo>
                                <a:lnTo>
                                  <a:pt x="9592" y="6220"/>
                                </a:lnTo>
                                <a:lnTo>
                                  <a:pt x="9554" y="6160"/>
                                </a:lnTo>
                                <a:lnTo>
                                  <a:pt x="9512" y="6101"/>
                                </a:lnTo>
                                <a:lnTo>
                                  <a:pt x="9468" y="6045"/>
                                </a:lnTo>
                                <a:lnTo>
                                  <a:pt x="9421" y="5991"/>
                                </a:lnTo>
                                <a:lnTo>
                                  <a:pt x="9372" y="5940"/>
                                </a:lnTo>
                                <a:lnTo>
                                  <a:pt x="9320" y="5890"/>
                                </a:lnTo>
                                <a:lnTo>
                                  <a:pt x="9266" y="5844"/>
                                </a:lnTo>
                                <a:lnTo>
                                  <a:pt x="9210" y="5799"/>
                                </a:lnTo>
                                <a:lnTo>
                                  <a:pt x="9152" y="5758"/>
                                </a:lnTo>
                                <a:lnTo>
                                  <a:pt x="9091" y="5719"/>
                                </a:lnTo>
                                <a:lnTo>
                                  <a:pt x="9029" y="5684"/>
                                </a:lnTo>
                                <a:lnTo>
                                  <a:pt x="8965" y="5651"/>
                                </a:lnTo>
                                <a:lnTo>
                                  <a:pt x="8899" y="5621"/>
                                </a:lnTo>
                                <a:lnTo>
                                  <a:pt x="8831" y="5594"/>
                                </a:lnTo>
                                <a:lnTo>
                                  <a:pt x="8762" y="5571"/>
                                </a:lnTo>
                                <a:lnTo>
                                  <a:pt x="8692" y="5551"/>
                                </a:lnTo>
                                <a:lnTo>
                                  <a:pt x="8620" y="5534"/>
                                </a:lnTo>
                                <a:lnTo>
                                  <a:pt x="8547" y="5521"/>
                                </a:lnTo>
                                <a:lnTo>
                                  <a:pt x="8472" y="5512"/>
                                </a:lnTo>
                                <a:lnTo>
                                  <a:pt x="8397" y="5506"/>
                                </a:lnTo>
                                <a:lnTo>
                                  <a:pt x="8320" y="5504"/>
                                </a:lnTo>
                                <a:lnTo>
                                  <a:pt x="8243" y="5506"/>
                                </a:lnTo>
                                <a:lnTo>
                                  <a:pt x="8168" y="5512"/>
                                </a:lnTo>
                                <a:lnTo>
                                  <a:pt x="8149" y="5514"/>
                                </a:lnTo>
                                <a:lnTo>
                                  <a:pt x="7954" y="4395"/>
                                </a:lnTo>
                                <a:lnTo>
                                  <a:pt x="7560" y="2105"/>
                                </a:lnTo>
                                <a:lnTo>
                                  <a:pt x="7523" y="2111"/>
                                </a:lnTo>
                                <a:lnTo>
                                  <a:pt x="7915" y="4394"/>
                                </a:lnTo>
                                <a:lnTo>
                                  <a:pt x="6314" y="6640"/>
                                </a:lnTo>
                                <a:lnTo>
                                  <a:pt x="6360" y="6640"/>
                                </a:lnTo>
                                <a:lnTo>
                                  <a:pt x="7924" y="4446"/>
                                </a:lnTo>
                                <a:lnTo>
                                  <a:pt x="8112" y="5519"/>
                                </a:lnTo>
                                <a:lnTo>
                                  <a:pt x="8093" y="5521"/>
                                </a:lnTo>
                                <a:lnTo>
                                  <a:pt x="8020" y="5534"/>
                                </a:lnTo>
                                <a:lnTo>
                                  <a:pt x="7948" y="5551"/>
                                </a:lnTo>
                                <a:lnTo>
                                  <a:pt x="7878" y="5571"/>
                                </a:lnTo>
                                <a:lnTo>
                                  <a:pt x="7809" y="5594"/>
                                </a:lnTo>
                                <a:lnTo>
                                  <a:pt x="7741" y="5621"/>
                                </a:lnTo>
                                <a:lnTo>
                                  <a:pt x="7675" y="5651"/>
                                </a:lnTo>
                                <a:lnTo>
                                  <a:pt x="7611" y="5684"/>
                                </a:lnTo>
                                <a:lnTo>
                                  <a:pt x="7557" y="5715"/>
                                </a:lnTo>
                                <a:lnTo>
                                  <a:pt x="7393" y="5438"/>
                                </a:lnTo>
                                <a:lnTo>
                                  <a:pt x="7361" y="5457"/>
                                </a:lnTo>
                                <a:lnTo>
                                  <a:pt x="7525" y="5734"/>
                                </a:lnTo>
                                <a:lnTo>
                                  <a:pt x="7488" y="5758"/>
                                </a:lnTo>
                                <a:lnTo>
                                  <a:pt x="7430" y="5799"/>
                                </a:lnTo>
                                <a:lnTo>
                                  <a:pt x="7374" y="5844"/>
                                </a:lnTo>
                                <a:lnTo>
                                  <a:pt x="7320" y="5890"/>
                                </a:lnTo>
                                <a:lnTo>
                                  <a:pt x="7268" y="5940"/>
                                </a:lnTo>
                                <a:lnTo>
                                  <a:pt x="7219" y="5991"/>
                                </a:lnTo>
                                <a:lnTo>
                                  <a:pt x="7172" y="6045"/>
                                </a:lnTo>
                                <a:lnTo>
                                  <a:pt x="7128" y="6101"/>
                                </a:lnTo>
                                <a:lnTo>
                                  <a:pt x="7087" y="6160"/>
                                </a:lnTo>
                                <a:lnTo>
                                  <a:pt x="7048" y="6220"/>
                                </a:lnTo>
                                <a:lnTo>
                                  <a:pt x="7012" y="6282"/>
                                </a:lnTo>
                                <a:lnTo>
                                  <a:pt x="6979" y="6347"/>
                                </a:lnTo>
                                <a:lnTo>
                                  <a:pt x="6949" y="6412"/>
                                </a:lnTo>
                                <a:lnTo>
                                  <a:pt x="6923" y="6480"/>
                                </a:lnTo>
                                <a:lnTo>
                                  <a:pt x="6899" y="6549"/>
                                </a:lnTo>
                                <a:lnTo>
                                  <a:pt x="6879" y="6620"/>
                                </a:lnTo>
                                <a:lnTo>
                                  <a:pt x="6875" y="6640"/>
                                </a:lnTo>
                                <a:lnTo>
                                  <a:pt x="9765" y="6640"/>
                                </a:lnTo>
                              </a:path>
                            </a:pathLst>
                          </a:custGeom>
                          <a:solidFill>
                            <a:srgbClr val="606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Rectangle 107"/>
                        <wps:cNvSpPr>
                          <a:spLocks noChangeArrowheads="1"/>
                        </wps:cNvSpPr>
                        <wps:spPr bwMode="auto">
                          <a:xfrm>
                            <a:off x="0" y="3580"/>
                            <a:ext cx="12240" cy="6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C7511C" id="Group 106" o:spid="_x0000_s1026" style="position:absolute;left:0;text-align:left;margin-left:0;margin-top:56pt;width:612pt;height:638.2pt;z-index:-251635712;mso-position-horizontal-relative:page;mso-position-vertical-relative:page" coordorigin=",1120" coordsize="12240,1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 o:spid="_x0000_s1027" type="#_x0000_t75" style="position:absolute;left:1114;top:6416;width:9808;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">
                  <v:imagedata r:id="rId21" o:title=""/>
                </v:shape>
                <v:shape id="AutoShape 131" o:spid="_x0000_s1028" style="position:absolute;left:1198;top:6416;width:9808;height:7383;visibility:visible;mso-wrap-style:square;v-text-anchor:top" coordsize="9808,7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" path="m2576,l1614,r3,3l1675,46r62,38l1802,115r70,26l1944,159r74,12l2095,174r77,-3l2246,159r72,-18l2387,115r66,-31l2515,46,2573,3r3,-3m2975,3265r-2,-77l2968,3113r-10,-75l2945,2965r-17,-72l2908,2822r-23,-69l2858,2686r-29,-66l2796,2556r-36,-63l2721,2433r-41,-58l2636,2319r-47,-54l2540,2213r-52,-49l2434,2117r-56,-44l2319,2031r-60,-38l2197,1957r-64,-33l2067,1894r-68,-27l1930,1844r-71,-20l1788,1807r-74,-13l1640,1785r-76,-6l1488,1777r-77,2l1336,1785r-75,9l1188,1807r-72,17l1045,1844r-69,23l909,1894r-66,30l779,1957r-63,36l656,2031r-58,42l542,2117r-54,47l436,2213r-49,52l340,2319r-44,56l254,2433r-38,60l180,2556r-33,64l117,2686r-27,67l67,2822r-20,71l30,2965r-13,73l8,3113r-6,75l,3265r2,76l8,3417r9,74l30,3565r17,72l67,3707r23,69l117,3844r30,66l180,3974r36,62l254,4097r42,58l340,4211r47,54l436,4317r52,49l542,4413r56,44l656,4498r60,39l779,4573r64,33l909,4635r67,27l1045,4685r71,20l1188,4722r73,13l1336,4745r75,5l1488,4752r76,-2l1640,4745r74,-10l1788,4722r71,-17l1930,4685r69,-23l2067,4635r66,-29l2197,4573r62,-36l2319,4498r59,-41l2434,4413r54,-47l2540,4317r49,-52l2636,4211r44,-56l2721,4097r39,-61l2796,3974r33,-64l2858,3844r27,-68l2908,3707r20,-70l2945,3565r13,-74l2968,3417r5,-76l2975,3265t877,3305l3848,6496r-10,-72l3823,6354r-22,-68l3773,6221r-32,-61l3703,6101r-43,-55l3614,5995r-51,-47l3508,5906r-59,-38l3387,5835r-64,-27l3255,5786r-70,-16l3113,5760r-74,-3l2965,5760r-72,10l2823,5786r-68,22l2691,5835r-62,33l2570,5906r-55,42l2464,5995r-47,51l2375,6101r-38,59l2305,6221r-28,65l2255,6354r-16,70l2230,6496r-4,74l2230,6644r9,72l2255,6786r22,67l2305,6918r32,62l2375,7038r42,55l2464,7144r51,47l2570,7234r59,37l2691,7304r64,28l2823,7353r70,16l2965,7379r74,3l3113,7379r72,-10l3255,7353r68,-21l3387,7304r62,-33l3508,7234r55,-43l3614,7144r46,-51l3703,7038r38,-58l3773,6918r28,-65l3823,6786r15,-70l3848,6644r4,-74m4726,111r-5,-72l4713,,3678,r-9,39l3665,111r4,72l3684,252r22,66l3737,379r38,57l3820,487r51,44l3927,570r62,30l4054,623r69,14l4195,642r72,-5l4336,623r66,-23l4463,570r56,-39l4570,487r45,-51l4653,379r31,-61l4707,252r14,-69l4726,111t541,2578l5259,2616r-21,-67l5205,2487r-44,-53l5107,2390r-61,-34l4978,2335r-73,-7l4832,2335r-67,21l4703,2390r-53,44l4606,2487r-34,62l4551,2616r-7,73l4551,2762r21,68l4606,2891r44,54l4703,2989r62,33l4832,3043r73,8l4978,3043r68,-21l5107,2989r54,-44l5205,2891r33,-61l5259,2762r8,-73m5610,6146r-5,-75l5591,5998r-22,-69l5539,5864r-37,-61l5458,5747r-50,-50l5352,5653r-61,-38l5226,5585r-70,-22l5084,5550r-76,-5l4933,5550r-73,13l4791,5585r-65,30l4665,5653r-56,44l4559,5747r-44,56l4477,5864r-29,65l4425,5998r-13,73l4407,6146r5,76l4425,6294r23,70l4477,6429r38,61l4559,6546r50,50l4665,6640r61,37l4791,6707r69,22l4933,6743r75,4l5084,6743r72,-14l5226,6707r65,-30l5352,6640r56,-44l5458,6546r44,-56l5539,6429r30,-65l5591,6294r14,-72l5610,6146m7034,747r-5,-72l7015,606r-23,-65l6962,480r-39,-57l6879,372r-51,-45l6771,289r-61,-31l6644,236r-69,-14l6503,217r-72,5l6362,236r-65,22l6236,289r-57,38l6128,372r-45,51l6045,480r-31,61l5992,606r-14,69l5973,747r5,72l5992,888r22,66l6045,1015r38,57l6128,1123r51,44l6236,1206r61,30l6362,1259r69,14l6503,1278r72,-5l6644,1259r66,-23l6771,1206r57,-39l6879,1123r44,-51l6962,1015r30,-61l7015,888r14,-69l7034,747t916,302l7920,1027,5976,3753r-62,-33l5848,3695r-69,-19l5707,3664r-74,-4l5559,3664r-72,12l5418,3695r-66,25l5290,3753r-59,38l5177,3835r-49,49l5084,3938r-38,59l5014,4059r-26,66l4969,4194r-12,72l4953,4340r4,74l4969,4485r19,69l5014,4620r32,63l5084,4741r44,54l5177,4844r54,44l5290,4927r62,32l5418,4985r69,19l5559,5015r74,4l5707,5015r72,-11l5848,4985r66,-26l5976,4927r58,-39l6088,4844r50,-49l6182,4741r38,-58l6252,4620r26,-66l6297,4485r12,-71l6313,4340r-4,-74l6297,4194r-19,-69l6252,4059r-32,-62l6182,3938r-44,-54l6088,3835r-54,-44l6008,3773,7950,1049m9318,700r-7,-72l9290,560r-34,-62l9212,445r-53,-44l9097,368r-68,-22l8957,339r-73,7l8816,368r-61,33l8701,445r-44,53l8624,560r-21,68l8595,700r8,73l8624,841r33,62l8701,956r54,44l8816,1033r68,22l8957,1062r72,-7l9097,1033r62,-33l9212,956r44,-53l9290,841r21,-68l9318,700t490,2931l9806,3555r-6,-76l9791,3405r-14,-74l9761,3259r-20,-70l9717,3120r-26,-68l9661,2986r-33,-64l9592,2860r-38,-61l9512,2741r-44,-56l9421,2631r-49,-52l9320,2530r-54,-47l9210,2439r-58,-41l9091,2359r-62,-36l8965,2290r-66,-29l8831,2234r-69,-24l8692,2190r-72,-16l8547,2161r-75,-10l8397,2146r-77,-2l8243,2146r-75,5l8093,2161r-73,13l7948,2190r-70,20l7809,2234r-68,27l7675,2290r-64,33l7549,2359r-61,39l7430,2439r-56,44l7320,2530r-52,49l7219,2631r-47,54l7128,2741r-41,58l7048,2860r-36,62l6979,2986r-30,66l6923,3120r-24,69l6879,3259r-16,72l6850,3405r-10,74l6834,3555r-1,76l6834,3708r6,75l6850,3858r13,73l6879,4003r20,70l6923,4143r26,67l6979,4276r33,64l7048,4402r39,61l7128,4521r44,56l7219,4631r49,52l7320,4732r54,47l7430,4823r58,42l7549,4903r62,36l7675,4972r66,30l7809,5028r69,24l7948,5072r72,16l8093,5101r75,10l8243,5117r77,2l8397,5117r75,-6l8547,5101r73,-13l8692,5072r70,-20l8831,5028r68,-26l8965,4972r64,-33l9091,4903r61,-38l9210,4823r56,-44l9320,4732r52,-49l9421,4631r47,-54l9512,4521r42,-58l9592,4402r36,-62l9661,4276r30,-66l9717,4143r24,-70l9761,4003r16,-72l9791,3858r9,-75l9806,3708r2,-77e" fillcolor="#606060" stroked="f">
                  <v:path arrowok="t" o:connecttype="custom" o:connectlocs="2095,6591;2973,9605;2760,8910;2259,8410;1564,8196;843,8341;296,8792;17,9455;90,10193;488,10783;1116,11122;1859,11122;2488,10783;2885,10193;3838,12841;3449,12285;2755,12225;2277,12703;2337,13397;2893,13786;3563,13608;3852,12987;3737,6796;4336,7040;4726,6528;4832,8752;4606,9308;5205,9308;5458,12164;4791,12002;4407,12563;4791,13124;5458,12963;6992,6958;6431,6639;5978,7092;6297,7653;6923,7489;5914,10137;5231,10208;4957,10831;5352,11376;6034,11305;6309,10683;7950,7466;8884,6763;8657,7320;9256,7320;9741,9606;9372,8996;8762,8627;8020,8591;7374,8900;6949,9469;6840,10200;7087,10880;7611,11356;8320,11536;9029,11356;9554,10880;9800,10200" o:connectangles="0,0,0,0,0,0,0,0,0,0,0,0,0,0,0,0,0,0,0,0,0,0,0,0,0,0,0,0,0,0,0,0,0,0,0,0,0,0,0,0,0,0,0,0,0,0,0,0,0,0,0,0,0,0,0,0,0,0,0,0,0"/>
                </v:shape>
                <v:shape id="AutoShape 130" o:spid="_x0000_s1029" style="position:absolute;left:4545;top:6412;width:592;height:592;visibility:visible;mso-wrap-style:square;v-text-anchor:top" coordsize="592,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" path="m457,543r-179,l314,550r-8,41l382,579r68,-31l457,543xm121,398r-54,l84,432,44,451r42,53l139,546r61,29l268,590r10,-47l457,543r51,-41l296,502,216,486,150,441,121,398xm508,90r-212,l376,106r66,44l486,216r16,80l486,376r-44,65l376,486r-80,16l508,502r45,-60l582,373r10,-77l589,256r-8,-38l569,182r-7,-13l510,169,493,135r38,-19l508,90xm296,l218,11,147,41,87,87,41,147,11,217,,296r2,32l7,359r9,30l27,418,67,398r54,l106,376,90,296r16,-80l150,150r66,-44l296,90r212,l486,70r-71,l379,62,389,15,366,9,343,4,320,1,296,xm552,148r-42,21l562,169,552,148xm424,29r-9,41l486,70r-4,-3l454,46,424,29xe" fillcolor="#d1d1d1" stroked="f">
                  <v:path arrowok="t" o:connecttype="custom" o:connectlocs="278,6955;306,7003;450,6960;121,6810;84,6844;86,6916;200,6987;278,6955;508,6914;216,6898;121,6810;296,6502;442,6562;502,6708;442,6853;296,6914;508,6914;582,6785;589,6668;569,6594;510,6581;531,6528;508,6502;218,6423;87,6499;11,6629;2,6740;16,6801;67,6810;106,6788;106,6628;216,6518;508,6502;415,6482;389,6427;343,6416;296,6412;510,6581;552,6560;415,6482;482,6479;424,6441" o:connectangles="0,0,0,0,0,0,0,0,0,0,0,0,0,0,0,0,0,0,0,0,0,0,0,0,0,0,0,0,0,0,0,0,0,0,0,0,0,0,0,0,0,0"/>
                </v:shape>
                <v:shape id="Picture 129" o:spid="_x0000_s1030" type="#_x0000_t75" style="position:absolute;left:8255;top:6391;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">
                  <v:imagedata r:id="rId22" o:title=""/>
                </v:shape>
                <v:shape id="AutoShape 128" o:spid="_x0000_s1031" style="position:absolute;left:2835;top:4194;width:5540;height:2284;visibility:visible;mso-wrap-style:square;v-text-anchor:top" coordsize="5540,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" path="m274,538r-13,-2l249,534r-12,-2l,2166r12,2l25,2170r12,2l274,538m1168,22l1097,r-4,12l1089,24r-4,12l1158,57r10,-35m1397,90l1283,56r-11,36l1387,126r10,-36m1627,158l1512,124r-11,36l1616,194r11,-36m1856,227l1741,193r-11,35l1845,263r11,-36m1989,267r-19,-6l1960,297r15,4l1979,290r5,-12l1989,267m3002,569r-4,-1l2996,580r-2,13l2991,605r11,-36m3231,637l3116,603r-10,36l3220,673r11,-36m3689,774r-89,-27l3596,759r-5,12l3585,782r94,28l3689,774t230,69l3804,808r-11,36l3908,878r11,-35m4148,911l4033,877r-10,36l4137,947r11,-36m4279,950r-17,-5l4252,981r16,5l4271,974r4,-12l4279,950t885,702l5102,1550r-32,20l5132,1672r32,-20m5289,1856r-62,-102l5195,1774r62,102l5289,1856t125,204l5352,1958r-32,19l5383,2079r31,-19m5539,2264r-62,-102l5445,2181r63,102l5539,2264e" fillcolor="#d1d1d1" stroked="f">
                  <v:path arrowok="t" o:connecttype="custom" o:connectlocs="261,4730;237,4726;12,6362;37,6366;1168,4216;1093,4206;1085,4230;1168,4216;1283,4250;1387,4320;1627,4352;1501,4354;1627,4352;1741,4387;1845,4457;1989,4461;1960,4491;1979,4484;1989,4461;2998,4762;2994,4787;2991,4799;3231,4831;3106,4833;3231,4831;3600,4941;3591,4965;3679,5004;3919,5037;3793,5038;3919,5037;4033,5071;4137,5141;4279,5144;4252,5175;4271,5168;4279,5144;5102,5744;5132,5866;5289,6050;5195,5968;5289,6050;5352,6152;5383,6273;5539,6458;5445,6375;5539,6458" o:connectangles="0,0,0,0,0,0,0,0,0,0,0,0,0,0,0,0,0,0,0,0,0,0,0,0,0,0,0,0,0,0,0,0,0,0,0,0,0,0,0,0,0,0,0,0,0,0,0"/>
                </v:shape>
                <v:shape id="Picture 127" o:spid="_x0000_s1032" type="#_x0000_t75" style="position:absolute;left:6150;top:4754;width:291;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">
                  <v:imagedata r:id="rId23" o:title=""/>
                </v:shape>
                <v:shape id="Picture 126" o:spid="_x0000_s1033" type="#_x0000_t75" style="position:absolute;left:8903;top:5456;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">
                  <v:imagedata r:id="rId24" o:title=""/>
                </v:shape>
                <v:shape id="AutoShape 125" o:spid="_x0000_s1034" style="position:absolute;left:3925;top:1330;width:5736;height:6430;visibility:visible;mso-wrap-style:square;v-text-anchor:top" coordsize="5736,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" path="m60,5830l44,5797,,5818r6,11l12,5840r5,12l60,5830m275,5724r-17,-33l151,5744r16,33l275,5724m489,5618r-16,-33l365,5638r17,33l489,5618m704,5513r-17,-34l580,5532r16,34l704,5513t230,118l898,5624,732,6429r38,l934,5631m1288,3867r-12,-3l1264,3862r-12,-3l1103,4642,999,5143r36,8l1140,4649r148,-782m1615,2140r-12,-1l1590,2137r-12,-1l1449,2818r12,1l1474,2821r12,3l1615,2140m3214,4210r-5,-11l3204,4188r-5,-12l1113,5216r17,34l3214,4210m5050,1781r-75,-13l4976,1760r1,-3l4977,1746r,-11l4967,1656r-30,-70l4893,1529r-2,-3l4888,1523r,212l4871,1815r-44,65l4762,1924r-80,17l4635,1935r-43,-15l4554,1896r-32,-31l4530,1859r-12,1l4500,1832r-13,-30l4479,1769r-3,-34l4492,1655r44,-66l4602,1545r80,-16l4762,1545r65,44l4871,1655r17,80l4888,1523r-30,-22l4831,1480r-71,-30l4682,1439r-17,1l4649,1441r-16,2l4617,1446,4038,468r21,36l4088,468r7,-8l4122,410r17,-55l4145,295r-11,-78l4105,146,4061,89r-3,-3l4055,84r,211l4039,376r-44,65l3929,485r-80,16l3769,485r-65,-44l3660,376r-17,-81l3660,215r44,-65l3769,106r80,-17l3929,106r66,44l4039,215r16,80l4055,84,3998,40,3928,10,3849,r-78,10l3700,40r-60,46l3594,146r-30,71l3554,295r10,79l3594,445r46,59l3700,551r71,29l3849,591r50,-4l3947,575r44,-20l4030,529r550,928l4606,1501r20,-12l4606,1501r-26,-44l4516,1490r-53,46l4422,1594r-27,67l4386,1735r3,42l4398,1817r14,38l4430,1891,2308,3571r65,-4l4452,1921r46,45l4552,2001r62,22l4682,2030r13,l4707,2030r13,-2l4712,1984r37,-6l4757,2021r73,-31l4847,1978r45,-36l4893,1941r47,-62l4969,1805r74,13l5050,1781t235,2438l5272,4184r-112,40l5172,4259r113,-40m5285,1822r-118,-21l5161,1838r118,21l5285,1822t225,2317l5498,4104r-113,40l5398,4179r112,-40m5521,1863r-118,-20l5397,1879r117,21l5521,1863t215,2197l5723,4024r-112,40l5623,4099r113,-39e" fillcolor="#d1d1d1" stroked="f">
                  <v:path arrowok="t" o:connecttype="custom" o:connectlocs="6,7160;275,7055;275,7055;382,7002;580,6863;898,6955;1288,5198;1103,5973;1288,5198;1578,3467;1486,4155;3204,5519;3214,5541;4977,3088;4937,2917;4888,3066;4682,3272;4522,3196;4487,3133;4536,2920;4827,2920;4858,2832;4665,2771;4038,1799;4122,1741;4105,1477;4055,1626;3849,1832;3643,1626;3849,1420;4055,1626;3849,1331;3594,1477;3594,1776;3849,1922;4030,1860;4606,2832;4422,2925;4398,3148;2373,4898;4614,3354;4720,3359;4830,3321;4940,3210;5285,5550;5285,5550;5279,3190;5385,5475;5403,3174;5736,5391;5736,5391" o:connectangles="0,0,0,0,0,0,0,0,0,0,0,0,0,0,0,0,0,0,0,0,0,0,0,0,0,0,0,0,0,0,0,0,0,0,0,0,0,0,0,0,0,0,0,0,0,0,0,0,0,0,0"/>
                </v:shape>
                <v:shape id="Picture 124" o:spid="_x0000_s1035" type="#_x0000_t75" style="position:absolute;left:6151;top:7574;width:111;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">
                  <v:imagedata r:id="rId25" o:title=""/>
                </v:shape>
                <v:shape id="AutoShape 123" o:spid="_x0000_s1036" style="position:absolute;left:1116;top:1203;width:9741;height:6557;visibility:visible;mso-wrap-style:square;v-text-anchor:top" coordsize="9741,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" path="m2827,249r-24,-16l2767,225r-89,l2643,233r-25,16l2827,249t144,6307l2971,6539r-7,-85l2952,6370r-17,-82l2914,6208r-25,-79l2859,6053r-33,-74l2821,5967r-6,-11l2809,5945r-36,-66l2734,5815r-43,-62l2646,5693r-49,-57l2546,5582r-54,-52l2436,5480r-59,-46l2316,5391r-63,-41l2187,5313r-67,-34l2051,5248r-72,-27l1906,5198r-74,-20l1756,5162r-12,-2l1731,5158r-12,-2l1662,5148r-58,-6l1545,5139r-59,-2l1409,5139r-75,6l1259,5155r-73,13l1114,5184r-70,20l974,5228r-67,26l841,5284r-64,33l715,5353r-61,38l596,5433r-56,44l486,5524r-52,49l385,5625r-47,54l294,5735r-42,58l214,5854r-36,62l145,5980r-30,66l89,6114r-24,69l45,6253r-16,72l16,6398,6,6473,,6548r,8l2971,6556m3018,422r-10,-78l2978,273r-19,-24l2827,249r41,28l2912,342r17,80l2912,502r-44,66l2803,612r-80,16l2643,612r-66,-44l2533,502r-16,-80l2533,342r44,-65l2618,249r-79,l2568,225r110,l2723,216r44,9l2941,225r-7,-9l2932,213r-8,-5l2855,208r-34,-16l2904,192r-32,-25l2801,137r-78,-10l2644,137r-70,30l2514,213r-47,60l2438,344r-11,78l2436,493r24,65l2498,614r50,47l2607,694,2274,2054r12,3l2298,2060r12,4l2653,662r-11,45l2662,712r20,3l2702,717r21,1l2801,707r71,-29l2904,653r28,-22l2934,628r44,-56l3008,501r10,-79m5670,1136r-3,-75l5660,988r-11,-72l5632,846r-20,-69l5587,710r-28,-64l5526,583r-36,-60l5451,465r-43,-55l5361,358r-49,-50l5260,262r-55,-43l5147,179r-60,-36l5024,111,4959,82,4893,58,4824,37,4754,21,4682,9,4608,2,4534,r-75,2l4385,9r-71,12l4243,37r-69,21l4108,82r-65,29l3980,143r-60,36l3863,219r-55,43l3755,308r-49,50l3660,410r-43,55l3577,523r-36,60l3509,646r-29,64l3455,777r-20,69l3419,916r-12,72l3400,1061r-3,75l3400,1214r8,77l3421,1366r17,73l3461,1511r27,69l3519,1647r35,65l3593,1774r43,59l3683,1889r50,53l3786,1992r57,46l3903,2081r62,39l4030,2155r67,30l4167,2212r71,21l4312,2251r75,12l4399,2264r13,2l4424,2267r27,2l4479,2271r27,1l4534,2272r74,-2l4682,2263r72,-12l4824,2235r69,-21l4959,2190r65,-29l5087,2129r60,-36l5205,2053r55,-43l5312,1964r49,-50l5408,1862r43,-55l5490,1749r36,-60l5559,1627r28,-65l5612,1495r20,-68l5649,1356r11,-72l5667,1211r3,-75m7555,5714l7391,5438r-32,19l7523,5734r11,-7l7544,5721r11,-7m9741,6556r-2,-7l9716,6480r-27,-68l9659,6346r-33,-64l9590,6220r-38,-60l9510,6101r-44,-56l9419,5991r-49,-51l9318,5890r-54,-46l9208,5799r-58,-41l9090,5719r-63,-36l8963,5651r-66,-30l8830,5594r-70,-23l8690,5551r-72,-17l8545,5521r-75,-9l8395,5506r-77,-2l8275,5504r-43,2l8190,5509r-43,5l7952,4395r-2,-7l7948,4376r,33l7918,4388r30,21l7948,4376,7558,2105r-37,6l7914,4394,6372,6556r46,l7923,4446r187,1072l8123,5517r-13,1l8025,5533r-83,19l7860,5576r-80,28l7703,5637r-75,36l7555,5714r-11,7l7534,5727r-11,7l7462,5775r-59,44l7346,5866r-55,49l7239,5967r-49,55l7143,6079r-43,59l7059,6199r-38,64l6986,6329r-31,67l6926,6465r-24,71l6896,6556r2845,e" fillcolor="#d1d1d1" stroked="f">
                  <v:path arrowok="t" o:connecttype="custom" o:connectlocs="2618,1453;2935,7492;2815,7160;2597,6840;2253,6554;1832,6382;1604,6346;1186,6372;777,6521;434,6777;178,7120;29,7529;3018,1626;2912,1546;2643,1816;2618,1453;2941,1429;2904,1396;2514,1417;2498,1818;2310,3268;2702,1921;2934,1832;5660,2192;5526,1787;5260,1466;4893,1262;4459,1206;4043,1315;3706,1562;3480,1914;3397,2340;3488,2784;3733,3146;4097,3389;4412,3470;4608,3474;5024,3365;5361,3118;5587,2766;5670,2340;7534,6931;9716,7684;9510,7305;9208,7003;8830,6798;8395,6710;7952,5599;7948,5613;6418,7760;8025,6737;7555,6918;7346,7070;7059,7403;6896,7760" o:connectangles="0,0,0,0,0,0,0,0,0,0,0,0,0,0,0,0,0,0,0,0,0,0,0,0,0,0,0,0,0,0,0,0,0,0,0,0,0,0,0,0,0,0,0,0,0,0,0,0,0,0,0,0,0,0,0"/>
                </v:shape>
                <v:shape id="Picture 122" o:spid="_x0000_s1037" type="#_x0000_t75" style="position:absolute;left:1285;top:2020;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">
                  <v:imagedata r:id="rId26" o:title=""/>
                </v:shape>
                <v:shape id="AutoShape 121" o:spid="_x0000_s1038" style="position:absolute;left:1417;top:2154;width:9015;height:5461;visibility:visible;mso-wrap-style:square;v-text-anchor:top" coordsize="9015,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" path="m1236,1328l28,,,25,1211,1357r8,-10l1227,1337r9,-9m2543,1833r-4,-77l2528,1681r-19,-73l2484,1539r-32,-66l2413,1411r-43,-58l2321,1299r-54,-48l2208,1208r-63,-38l2079,1139r-70,-25l1997,1110r-12,-3l1973,1104r-44,-10l1884,1088r-45,-5l1792,1082r-81,4l1631,1099r-76,21l1483,1148r-69,36l1350,1226r-60,48l1236,1328r-9,9l1219,1347r-8,10l1168,1414r-37,62l1099,1542r-25,69l1056,1682r-11,75l1041,1833r4,78l1056,1987r19,73l1101,2129r33,67l1172,2258r45,59l1266,2370r55,49l1380,2462r64,37l1511,2530r70,25l1655,2572r12,2l1679,2576r13,2l1717,2581r24,2l1767,2584r25,1l1873,2580r79,-13l2028,2547r73,-29l2169,2483r65,-42l2293,2393r55,-54l2396,2280r43,-64l2475,2148r28,-72l2507,2064r4,-12l2515,2040r12,-50l2536,1939r6,-52l2543,1833t1880,689l4418,2446r-16,-73l4377,2304r-35,-64l4300,2182r-49,-52l4194,2085r-62,-37l4065,2020r-71,-19l3982,1998r-13,-2l3957,1995r-16,-2l3925,1992r-16,-1l3892,1991r-79,6l3737,2014r-72,28l3599,2079r-59,46l3487,2179r-44,61l3407,2307r-5,11l3397,2330r-4,11l3380,2384r-10,45l3364,2475r-2,47l3368,2602r18,77l3414,2752r38,66l3500,2878r55,53l3617,2975r69,36l3760,3036r12,3l3784,3041r12,3l3820,3047r24,3l3868,3052r24,l3966,3047r71,-15l4104,3008r62,-32l4224,2936r51,-47l4320,2836r38,-59l4387,2713r22,-68l4412,2633r2,-13l4416,2608r3,-21l4421,2565r2,-21l4423,2522t541,2577l4956,5027r-21,-68l4902,4897r-44,-53l4804,4800r-61,-34l4675,4745r-73,-7l4530,4745r-68,21l4400,4800r-53,44l4303,4897r-34,62l4248,5027r-7,72l4248,5172r21,68l4303,5301r44,54l4400,5399r62,33l4530,5453r72,8l4637,5459r34,-5l4703,5447r32,-11l4746,5431r12,-5l4769,5420r65,-43l4887,5322r41,-67l4955,5181r9,-82m6731,3158r-5,-72l6712,3017r-23,-66l6659,2890r-38,-57l6576,2782r-51,-44l6468,2699r-61,-30l6342,2646r-70,-14l6200,2627r-76,5l6050,2648r-69,26l5917,2709r-58,43l5807,2802r-45,57l5725,2922r-28,68l5693,3002r-4,12l5686,3026r-7,32l5674,3091r-3,33l5670,3158r2,51l5679,3258r12,49l5707,3353r5,12l5717,3376r5,11l5758,3451r45,58l5855,3561r59,44l5979,3640r70,26l6123,3683r77,5l6272,3683r70,-14l6407,3647r61,-31l6525,3578r51,-45l6621,3482r38,-57l6689,3364r23,-65l6726,3230r5,-72m9015,3111r-7,-73l8987,2970r-34,-61l8909,2855r-53,-44l8794,2778r-67,-21l8654,2749r-73,8l8513,2778r-61,33l8398,2855r-44,54l8321,2970r-21,68l8292,3111r8,73l8321,3251r33,62l8398,3366r54,44l8513,3444r68,21l8654,3472r73,-7l8794,3444r62,-34l8909,3366r44,-53l8987,3251r21,-67l9015,3111e" fillcolor="#d1d1d1" stroked="f">
                  <v:path arrowok="t" o:connecttype="custom" o:connectlocs="1219,3501;2528,3835;2370,3507;2079,3293;1929,3248;1631,3253;1290,3428;1168,3568;1045,3911;1101,4283;1321,4573;1655,4726;1741,4737;2028,4701;2348,4493;2507,4218;2542,4041;4377,4458;4132,4202;3957,4149;3813,4151;3487,4333;3393,4495;3368,4756;3555,5085;3784,5195;3892,5206;4224,5090;4409,4799;4421,4719;4935,7113;4675,6899;4347,6998;4248,7326;4462,7586;4703,7601;4834,7531;6731,5312;6621,4987;6342,4800;5981,4828;5725,5076;5679,5212;5679,5412;5722,5541;5979,5794;6342,5823;6621,5636;6731,5312;8909,5009;8581,4911;8321,5124;8354,5467;8654,5626;8953,5467" o:connectangles="0,0,0,0,0,0,0,0,0,0,0,0,0,0,0,0,0,0,0,0,0,0,0,0,0,0,0,0,0,0,0,0,0,0,0,0,0,0,0,0,0,0,0,0,0,0,0,0,0,0,0,0,0,0,0"/>
                </v:shape>
                <v:shape id="Picture 120" o:spid="_x0000_s1039" type="#_x0000_t75" style="position:absolute;left:9214;top:1626;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">
                  <v:imagedata r:id="rId27" o:title=""/>
                </v:shape>
                <v:shape id="AutoShape 119" o:spid="_x0000_s1040" style="position:absolute;left:9344;top:1762;width:1211;height:1962;visibility:visible;mso-wrap-style:square;v-text-anchor:top" coordsize="1211,1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" path="m96,101l32,,,20,64,121,96,101m224,303l160,202r-32,20l192,323r32,-20m352,505l288,404r-32,20l320,525r32,-20m480,707l416,606r-32,20l448,727r32,-20m608,909l544,808r-32,20l576,929r32,-20m1211,1452r-5,-75l1190,1305r-26,-68l1129,1175r-43,-57l1036,1068r-57,-43l917,990,849,964,777,948r-75,-5l627,948r-72,16l487,990r-62,35l368,1068r-50,50l275,1175r-35,62l214,1305r-16,72l193,1452r5,75l214,1599r26,68l275,1729r43,57l368,1836r57,43l487,1914r68,26l627,1956r75,5l777,1956r72,-16l917,1914r62,-35l1036,1836r50,-50l1129,1729r35,-62l1190,1599r16,-72l1211,1452e" fillcolor="#d1d1d1" stroked="f">
                  <v:path arrowok="t" o:connecttype="custom" o:connectlocs="32,1762;64,1883;224,2065;128,1984;224,2065;288,2166;320,2287;480,2469;384,2388;480,2469;544,2570;576,2691;1211,3214;1190,3067;1129,2937;1036,2830;917,2752;777,2710;627,2710;487,2752;368,2830;275,2937;214,3067;193,3214;214,3361;275,3491;368,3598;487,3676;627,3718;777,3718;917,3676;1036,3598;1129,3491;1190,3361;1211,3214" o:connectangles="0,0,0,0,0,0,0,0,0,0,0,0,0,0,0,0,0,0,0,0,0,0,0,0,0,0,0,0,0,0,0,0,0,0,0"/>
                </v:shape>
                <v:shape id="AutoShape 118" o:spid="_x0000_s1041" style="position:absolute;left:3626;top:1246;width:5360;height:5673;visibility:visible;mso-wrap-style:square;v-text-anchor:top" coordsize="5360,5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" path="m591,296l581,217,551,146,507,90r-3,-3l501,84r,212l485,376r-44,65l376,485r-80,16l215,485,150,441,106,376,90,296r16,-81l150,150r65,-44l296,90r80,16l441,150r44,65l501,296r,-212l445,40,374,10,296,,217,10,146,40,87,87,40,146,10,217,,296r10,78l40,445r47,60l146,551r71,30l296,591r78,-10l445,551r59,-46l507,501r44,-56l581,374r10,-78m1594,5377r-11,-79l1553,5228r-44,-57l1507,5168r-3,-2l1504,5377r-16,80l1443,5523r-65,44l1298,5583r-80,-16l1152,5523r-44,-66l1092,5377r16,-80l1152,5231r66,-44l1298,5171r80,16l1443,5231r45,66l1504,5377r,-211l1447,5122r-71,-30l1298,5081r-79,11l1149,5122r-60,46l1043,5228r-30,70l1002,5377r11,78l1043,5526r46,60l1149,5632r70,30l1298,5673r78,-11l1447,5632r60,-46l1509,5583r44,-57l1583,5455r11,-78m4527,296r-11,-79l4486,146,4442,90r-2,-3l4437,84r,212l4421,376r-44,65l4311,485r-80,16l4151,485r-65,-44l4042,376r-17,-80l4042,215r44,-65l4151,106r80,-16l4311,106r66,44l4421,215r16,81l4437,84,4380,40,4310,10,4231,r-78,10l4082,40r-60,47l3976,146r-30,71l3936,296r10,78l3976,445r46,60l4082,551r71,30l4231,591r79,-10l4380,551r60,-46l4443,501r43,-56l4516,374r11,-78m5359,1735r-10,-79l5319,1586r-44,-57l5272,1526r-3,-2l5269,1735r-16,80l5209,1880r-65,45l5064,1941r-81,-16l4918,1880r-44,-65l4858,1735r16,-80l4918,1589r65,-44l5064,1529r80,16l5209,1589r44,66l5269,1735r,-211l5213,1480r-71,-30l5064,1439r-79,11l4914,1480r-59,46l4808,1586r-30,70l4768,1735r10,78l4808,1884r47,60l4914,1990r71,30l5064,2031r78,-11l5213,1990r59,-46l5275,1941r44,-57l5349,1813r10,-78e" fillcolor="#606060" stroked="f">
                  <v:path arrowok="t" o:connecttype="custom" o:connectlocs="551,1393;501,1331;441,1688;215,1732;90,1543;215,1353;441,1397;501,1331;296,1247;87,1334;0,1543;87,1752;296,1838;504,1752;581,1621;1583,6545;1507,6415;1488,6704;1298,6830;1108,6704;1152,6478;1378,6434;1504,6624;1376,6339;1149,6369;1013,6545;1043,6773;1219,6909;1447,6879;1553,6773;4527,1543;4442,1337;4437,1543;4311,1732;4086,1688;4042,1462;4231,1337;4421,1462;4380,1287;4153,1257;3976,1393;3946,1621;4082,1798;4310,1828;4443,1748;4527,1543;5319,2833;5269,2771;5209,3127;4983,3172;4858,2982;4983,2792;5209,2836;5269,2771;5064,2686;4855,2773;4768,2982;4855,3191;5064,3278;5272,3191;5349,3060" o:connectangles="0,0,0,0,0,0,0,0,0,0,0,0,0,0,0,0,0,0,0,0,0,0,0,0,0,0,0,0,0,0,0,0,0,0,0,0,0,0,0,0,0,0,0,0,0,0,0,0,0,0,0,0,0,0,0,0,0,0,0,0,0"/>
                </v:shape>
                <v:shape id="Picture 117" o:spid="_x0000_s1042" type="#_x0000_t75" style="position:absolute;left:1369;top:1937;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">
                  <v:imagedata r:id="rId28" o:title=""/>
                </v:shape>
                <v:shape id="Picture 116" o:spid="_x0000_s1043" type="#_x0000_t75" style="position:absolute;left:10075;top:3104;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">
                  <v:imagedata r:id="rId29" o:title=""/>
                </v:shape>
                <v:shape id="Picture 115" o:spid="_x0000_s1044" type="#_x0000_t75" style="position:absolute;left:8987;top:5372;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">
                  <v:imagedata r:id="rId30" o:title=""/>
                </v:shape>
                <v:shape id="Picture 114" o:spid="_x0000_s1045" type="#_x0000_t75" style="position:absolute;left:8339;top:6307;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">
                  <v:imagedata r:id="rId31" o:title=""/>
                </v:shape>
                <v:shape id="Picture 113" o:spid="_x0000_s1046" type="#_x0000_t75" style="position:absolute;left:5975;top:7032;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">
                  <v:imagedata r:id="rId32" o:title=""/>
                </v:shape>
                <v:shape id="AutoShape 112" o:spid="_x0000_s1047" style="position:absolute;left:1501;top:1773;width:8723;height:5049;visibility:visible;mso-wrap-style:square;v-text-anchor:top" coordsize="8723,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" path="m1669,2109l1340,1740,28,297,,323,1312,1765r312,349l1669,2109t47,600l1679,2704,1345,5007r32,41l1379,5030,1716,2709m2352,9l2316,,1914,1640r37,9l2352,9t5,2281l2339,2285r-10,36l2346,2326r11,-36m2586,2359r-115,-35l2461,2360r114,34l2586,2359t229,68l2701,2393r-11,36l2805,2463r10,-36m3044,2496r-114,-35l2919,2497r115,34l3044,2496t230,68l3159,2530r-11,36l3263,2600r11,-36m3503,2632r-115,-34l3377,2634r115,34l3503,2632t229,69l3618,2667r-11,35l3721,2737r11,-36m3961,2769r-114,-34l3836,2771r115,34l3961,2769t229,69l4076,2803r-11,36l4180,2873r10,-35m4420,2906r-115,-34l4294,2908r115,34l4420,2906t229,68l4534,2940r-10,36l4638,3010r11,-36m4878,3043r-114,-34l4753,3044r114,35l4878,3043t229,68l4993,3077r-11,36l5097,3147r10,-36m5336,3180r-114,-34l5211,3181r115,35l5336,3180t230,68l5451,3214r-11,36l5555,3284r11,-36m5795,3317r-115,-35l5670,3318r114,34l5795,3317t662,468l6394,3684r-32,19l6425,3805r32,-20m6582,3989r-63,-102l6487,3907r63,102l6582,3989t125,204l6644,4091r-31,20l6675,4213r32,-20m6832,4397r-62,-102l6738,4315r62,101l6832,4397t125,204l6895,4499r-32,19l6926,4620r31,-19m7558,1255r-118,-21l7433,1271r118,21l7558,1255t235,41l7675,1276r-6,36l7787,1333r6,-37m8029,1337r-118,-20l7904,1354r118,20l8029,1337t235,42l8147,1358r-7,37l8258,1415r6,-36m8500,1420r-118,-21l8376,1436r118,21l8500,1420t223,39l8618,1440r-7,37l8717,1496r6,-37e" fillcolor="#606060" stroked="f">
                  <v:path arrowok="t" o:connecttype="custom" o:connectlocs="28,2070;1624,3887;1679,4477;1379,6803;2316,1773;2352,1782;2329,4094;2586,4132;2575,4167;2701,4166;2815,4200;2919,4270;3274,4337;3263,4373;3388,4371;3503,4405;3607,4475;3961,4542;3951,4578;4076,4576;4190,4611;4294,4681;4649,4747;4638,4783;4764,4782;4878,4816;4982,4886;5336,4953;5326,4989;5451,4987;5566,5021;5670,5091;6457,5558;6425,5578;6519,5660;6582,5762;6613,5884;6832,6170;6800,6189;6895,6272;6957,6374;7433,3044;7793,3069;7787,3106;7911,3090;8029,3110;8140,3168;8500,3193;8494,3230;8618,3213;8723,3232" o:connectangles="0,0,0,0,0,0,0,0,0,0,0,0,0,0,0,0,0,0,0,0,0,0,0,0,0,0,0,0,0,0,0,0,0,0,0,0,0,0,0,0,0,0,0,0,0,0,0,0,0,0,0"/>
                </v:shape>
                <v:shape id="Picture 111" o:spid="_x0000_s1048" type="#_x0000_t75" style="position:absolute;left:9298;top:1542;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">
                  <v:imagedata r:id="rId33" o:title=""/>
                </v:shape>
                <v:shape id="AutoShape 110" o:spid="_x0000_s1049" style="position:absolute;left:9428;top:1678;width:705;height:1083;visibility:visible;mso-wrap-style:square;v-text-anchor:top" coordsize="705,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" path="m32,l,20,64,121,96,101,32,xm160,202r-32,20l192,323r32,-20l160,202xm288,404r-32,20l320,525r32,-20l288,404xm416,606r-32,20l448,728r32,-20l416,606xm544,808r-32,21l576,930r32,-21l544,808xm672,1011r-32,20l673,1083r32,-20l672,1011xe" fillcolor="#606060" stroked="f">
                  <v:path arrowok="t" o:connecttype="custom" o:connectlocs="32,1678;0,1698;64,1799;96,1779;32,1678;160,1880;128,1900;192,2001;224,1981;160,1880;288,2082;256,2102;320,2203;352,2183;288,2082;416,2284;384,2304;448,2406;480,2386;416,2284;544,2486;512,2507;576,2608;608,2587;544,2486;672,2689;640,2709;673,2761;705,2741;672,2689" o:connectangles="0,0,0,0,0,0,0,0,0,0,0,0,0,0,0,0,0,0,0,0,0,0,0,0,0,0,0,0,0,0"/>
                </v:shape>
                <v:shape id="Picture 109" o:spid="_x0000_s1050" type="#_x0000_t75" style="position:absolute;left:6234;top:4671;width:290;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">
                  <v:imagedata r:id="rId34" o:title=""/>
                </v:shape>
                <v:shape id="AutoShape 108" o:spid="_x0000_s1051" style="position:absolute;left:1198;top:1120;width:9766;height:6640;visibility:visible;mso-wrap-style:square;v-text-anchor:top" coordsize="9766,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" path="m2846,2783r-4,-76l2831,2632r-18,-72l2787,2491r-31,-66l2718,2363r-43,-57l2626,2252r-53,-48l2515,2160r-62,-37l2387,2091r-69,-25l2246,2047r-74,-11l2095,2032r-77,4l1944,2047r-72,19l1802,2091r-65,32l1675,2160r-58,44l1564,2252r-49,54l1472,2363r-38,62l1403,2491r-26,69l1359,2632r-12,75l1344,2783r3,77l1359,2935r18,72l1403,3076r31,66l1472,3204r43,57l1564,3315r53,48l1675,3406r62,38l1802,3476r70,25l1944,3519r74,12l2095,3535r77,-4l2246,3519r72,-18l2387,3476r66,-32l2515,3406r58,-43l2626,3315r49,-54l2718,3204r38,-62l2787,3076r26,-69l2831,2935r11,-75l2846,2783t129,3842l2973,6549r-5,-76l2958,6399r-13,-74l2928,6253r-20,-70l2885,6114r-27,-68l2829,5980r-1,-1l2871,5957r-17,-33l2811,5945r-15,-29l2760,5854r-39,-61l2680,5735r-44,-56l2589,5625r-49,-52l2488,5524r-54,-47l2378,5433r-59,-41l2259,5353r-62,-36l2133,5284r-66,-30l1999,5228r-69,-24l1859,5184r-71,-16l1714,5155r-74,-10l1564,5139r-76,-1l1411,5139r-75,6l1261,5155r-73,13l1116,5184r-71,20l976,5228r-67,26l843,5284r-64,33l716,5353r-60,39l598,5433r-56,44l488,5524r-52,49l387,5625r-47,54l296,5735r-42,58l216,5854r-36,62l147,5980r-30,66l90,6114r-23,69l47,6253r-17,72l17,6399r-9,74l2,6549,,6625r1,15l2975,6640r,-15m3085,5851r-16,-33l2962,5871r16,33l3085,5851t215,-105l3283,5712r-107,53l3193,5799r107,-53m3514,5640r-16,-34l3391,5659r16,34l3514,5640t231,119l3709,5751r-184,889l3564,6640r181,-881m5267,6050r-8,-73l5238,5909r-33,-61l5161,5794r-54,-44l5046,5717r-68,-21l4905,5688r-73,8l4765,5717r-62,33l4650,5794r-44,54l4572,5909r-21,68l4544,6050r7,72l4572,6190r34,62l4650,6305r53,44l4765,6383r67,21l4905,6411r73,-7l5037,6385r105,255l5183,6640,5071,6369r36,-20l5161,6305r44,-53l5238,6190r21,-68l5267,6050m5672,1136r-3,-74l5662,988r-12,-72l5634,846r-20,-69l5589,710r-28,-64l5528,583r-36,-60l5452,465r-43,-55l5363,358r-49,-49l5262,262r-56,-43l5149,180r-60,-36l5026,111,4961,83,4895,58,4826,37,4756,21,4684,10,4610,2,4535,r-74,2l4387,10r-72,11l4245,37r-69,21l4110,83r-65,28l3982,144r-60,36l3864,219r-55,43l3757,309r-49,49l3662,410r-44,55l3579,523r-36,60l3510,646r-28,64l3457,777r-20,69l3421,916r-12,72l3402,1062r-3,74l3402,1211r7,73l3421,1356r16,71l3457,1495r25,67l3510,1627r33,62l3579,1750r39,57l3662,1862r46,53l3757,1964r52,46l3864,2053r58,40l3982,2129r63,32l4110,2190r66,24l4245,2235r70,16l4387,2263r2,l4260,2945r-65,-4l4123,2946r-69,14l3989,2983r-62,31l3871,3052r-51,45l3775,3148r-38,56l3706,3265r-22,66l3669,3400r-4,72l3669,3544r15,69l3706,3678r31,62l3775,3796r45,51l3871,3892r56,38l3989,3961r65,22l4062,3985r-148,784l3810,5270r36,8l3951,4776r148,-783l4123,3998r72,4l4267,3998r69,-15l4402,3961r61,-31l4519,3892r51,-45l4615,3796r38,-56l4684,3678r23,-65l4721,3544r5,-72l4721,3400r-14,-69l4684,3265r-31,-61l4615,3148r-45,-51l4519,3052r-56,-38l4402,2983r-66,-23l4296,2952r130,-685l4461,2270r74,2l4610,2270r74,-7l4756,2251r70,-16l4895,2214r66,-24l5026,2161r63,-32l5149,2093r57,-40l5262,2010r52,-46l5363,1915r46,-53l5452,1807r40,-57l5528,1689r33,-62l5589,1562r25,-67l5634,1427r16,-71l5662,1284r7,-73l5672,1136m7034,4108r-5,-72l7015,3967r-23,-66l6962,3840r-39,-57l6879,3733r-51,-45l6771,3650r-61,-31l6644,3596r-69,-14l6503,3577r-72,5l6362,3596r-65,23l6236,3650r-57,38l6128,3733r-45,50l6045,3840r-31,61l5992,3967r-14,69l5973,4108r5,72l5992,4249r18,54l3924,5343r17,34l6026,4337r19,39l6083,4432r45,51l6179,4528r57,38l6297,4597r65,22l6431,4634r72,4l6575,4634r69,-15l6710,4597r61,-31l6828,4528r51,-45l6923,4432r39,-56l6992,4314r23,-65l7029,4180r5,-72m7341,1986r-66,5l5119,3698r65,-4l7341,1986t108,-377l6848,595r-32,19l7417,1628r32,-19m8096,4346r-13,-35l7970,4351r13,35l8096,4346t225,-80l8309,4231r-113,40l8208,4306r113,-40m8547,4187r-13,-36l8422,4191r12,36l8547,4187t771,-126l9311,3988r-21,-68l9256,3859r-44,-54l9159,3761r-62,-33l9029,3707r-72,-7l8884,3707r-68,21l8755,3761r-54,44l8657,3859r-33,61l8603,3988r-8,73l8603,4134r21,68l8657,4263r44,53l8755,4361r61,33l8884,4415r73,7l9029,4415r68,-21l9159,4361r53,-45l9256,4263r34,-61l9311,4134r7,-73m9441,2010r-5,-75l9419,1863r-25,-67l9359,1733r-43,-57l9266,1626r-57,-43l9146,1548r-67,-25l9007,1507r-75,-6l8857,1507r-72,16l8717,1548r-63,35l8598,1626r-51,50l8505,1733r-35,63l8444,1863r-16,72l8423,2010r5,76l8444,2157r26,68l8505,2288r42,56l8598,2395r56,42l8717,2472r68,26l8857,2514r75,6l9007,2514r72,-16l9146,2472r63,-35l9266,2395r50,-51l9359,2288r35,-63l9419,2157r17,-71l9441,2010t324,4630l9761,6620r-20,-71l9717,6480r-26,-68l9661,6347r-33,-65l9592,6220r-38,-60l9512,6101r-44,-56l9421,5991r-49,-51l9320,5890r-54,-46l9210,5799r-58,-41l9091,5719r-62,-35l8965,5651r-66,-30l8831,5594r-69,-23l8692,5551r-72,-17l8547,5521r-75,-9l8397,5506r-77,-2l8243,5506r-75,6l8149,5514,7954,4395,7560,2105r-37,6l7915,4394,6314,6640r46,l7924,4446r188,1073l8093,5521r-73,13l7948,5551r-70,20l7809,5594r-68,27l7675,5651r-64,33l7557,5715,7393,5438r-32,19l7525,5734r-37,24l7430,5799r-56,45l7320,5890r-52,50l7219,5991r-47,54l7128,6101r-41,59l7048,6220r-36,62l6979,6347r-30,65l6923,6480r-24,69l6879,6620r-4,20l9765,6640e" fillcolor="#606060" stroked="f">
                  <v:path arrowok="t" o:connecttype="custom" o:connectlocs="2573,3324;1872,3186;1377,3680;1515,4381;2172,4651;2756,4262;2945,7445;2796,7036;2319,6512;1640,6265;909,6374;340,6799;30,7445;2962,6991;3391,6779;5238,7029;4650,6914;4765,7503;5205,7372;5589,1830;5149,1300;4461,1122;3809,1382;3437,1966;3482,2682;3922,3213;4195,4061;3684,4451;3927,5050;4195,5122;4707,4733;4463,4134;4826,3355;5409,2982;5669,2331;6771,4770;6128,4853;3924,6463;6431,5754;6992,5434;6848,1715;8309,5351;9311,5108;8755,4881;8755,5481;9311,5254;9146,2668;8505,2853;8598,3515;9266,3515;9717,7600;9320,7010;8692,6671;7560,3225;7878,6691;7430,6919;6979,7467" o:connectangles="0,0,0,0,0,0,0,0,0,0,0,0,0,0,0,0,0,0,0,0,0,0,0,0,0,0,0,0,0,0,0,0,0,0,0,0,0,0,0,0,0,0,0,0,0,0,0,0,0,0,0,0,0,0,0,0,0"/>
                </v:shape>
                <v:rect id="Rectangle 107" o:spid="_x0000_s1052" style="position:absolute;top:3580;width:12240;height:6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" stroked="f"/>
                <w10:wrap anchorx="page" anchory="page"/>
              </v:group>
            </w:pict>
          </mc:Fallback>
        </mc:AlternateContent>
      </w:r>
      <w:r>
        <w:rPr>
          <w:noProof/>
        </w:rPr>
        <mc:AlternateContent>
          <mc:Choice Requires="wpg">
            <w:drawing>
              <wp:anchor distT="0" distB="0" distL="114300" distR="114300" simplePos="0" relativeHeight="251632640" behindDoc="0" locked="0" layoutInCell="1" allowOverlap="1">
                <wp:simplePos x="0" y="0"/>
                <wp:positionH relativeFrom="page">
                  <wp:posOffset>1426210</wp:posOffset>
                </wp:positionH>
                <wp:positionV relativeFrom="page">
                  <wp:posOffset>9406890</wp:posOffset>
                </wp:positionV>
                <wp:extent cx="1177925" cy="146685"/>
                <wp:effectExtent l="0" t="0" r="5715" b="0"/>
                <wp:wrapNone/>
                <wp:docPr id="424"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7925" cy="146685"/>
                          <a:chOff x="2246" y="14814"/>
                          <a:chExt cx="1855" cy="231"/>
                        </a:xfrm>
                      </wpg:grpSpPr>
                      <pic:pic xmlns:pic="http://schemas.openxmlformats.org/drawingml/2006/picture">
                        <pic:nvPicPr>
                          <pic:cNvPr id="425" name="Picture 10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246" y="14813"/>
                            <a:ext cx="363"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6" name="Picture 10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639" y="14818"/>
                            <a:ext cx="172"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7" name="Picture 1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853" y="14818"/>
                            <a:ext cx="17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8" name="Picture 1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3071" y="14818"/>
                            <a:ext cx="58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9" name="Picture 10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686" y="14813"/>
                            <a:ext cx="209"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0" name="Picture 1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927" y="14818"/>
                            <a:ext cx="17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BE1DA5D" id="Group 99" o:spid="_x0000_s1026" style="position:absolute;left:0;text-align:left;margin-left:112.3pt;margin-top:740.7pt;width:92.75pt;height:11.55pt;z-index:251632640;mso-position-horizontal-relative:page;mso-position-vertical-relative:page" coordorigin="2246,14814" coordsize="1855,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">
                <v:shape id="Picture 105" o:spid="_x0000_s1027" type="#_x0000_t75" style="position:absolute;left:2246;top:14813;width:363;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">
                  <v:imagedata r:id="rId41" o:title=""/>
                </v:shape>
                <v:shape id="Picture 104" o:spid="_x0000_s1028" type="#_x0000_t75" style="position:absolute;left:2639;top:14818;width:172;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">
                  <v:imagedata r:id="rId42" o:title=""/>
                </v:shape>
                <v:shape id="Picture 103" o:spid="_x0000_s1029" type="#_x0000_t75" style="position:absolute;left:2853;top:14818;width:174;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">
                  <v:imagedata r:id="rId43" o:title=""/>
                </v:shape>
                <v:shape id="Picture 102" o:spid="_x0000_s1030" type="#_x0000_t75" style="position:absolute;left:3071;top:14818;width:581;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">
                  <v:imagedata r:id="rId44" o:title=""/>
                </v:shape>
                <v:shape id="Picture 101" o:spid="_x0000_s1031" type="#_x0000_t75" style="position:absolute;left:3686;top:14813;width:209;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">
                  <v:imagedata r:id="rId45" o:title=""/>
                </v:shape>
                <v:shape id="Picture 100" o:spid="_x0000_s1032" type="#_x0000_t75" style="position:absolute;left:3927;top:14818;width:174;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">
                  <v:imagedata r:id="rId46" o:title=""/>
                </v:shape>
                <w10:wrap anchorx="page" anchory="page"/>
              </v:group>
            </w:pict>
          </mc:Fallback>
        </mc:AlternateContent>
      </w:r>
      <w:r>
        <w:rPr>
          <w:noProof/>
        </w:rPr>
        <mc:AlternateContent>
          <mc:Choice Requires="wps">
            <w:drawing>
              <wp:anchor distT="0" distB="0" distL="114300" distR="114300" simplePos="0" relativeHeight="251633664" behindDoc="0" locked="0" layoutInCell="1" allowOverlap="1">
                <wp:simplePos x="0" y="0"/>
                <wp:positionH relativeFrom="page">
                  <wp:posOffset>2083435</wp:posOffset>
                </wp:positionH>
                <wp:positionV relativeFrom="page">
                  <wp:posOffset>9103360</wp:posOffset>
                </wp:positionV>
                <wp:extent cx="530225" cy="257175"/>
                <wp:effectExtent l="6985" t="6985" r="5715" b="2540"/>
                <wp:wrapNone/>
                <wp:docPr id="423"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0225" cy="257175"/>
                        </a:xfrm>
                        <a:custGeom>
                          <a:avLst/>
                          <a:gdLst>
                            <a:gd name="T0" fmla="+- 0 3641 3281"/>
                            <a:gd name="T1" fmla="*/ T0 w 835"/>
                            <a:gd name="T2" fmla="+- 0 14336 14336"/>
                            <a:gd name="T3" fmla="*/ 14336 h 405"/>
                            <a:gd name="T4" fmla="+- 0 3519 3281"/>
                            <a:gd name="T5" fmla="*/ T4 w 835"/>
                            <a:gd name="T6" fmla="+- 0 14336 14336"/>
                            <a:gd name="T7" fmla="*/ 14336 h 405"/>
                            <a:gd name="T8" fmla="+- 0 3519 3281"/>
                            <a:gd name="T9" fmla="*/ T8 w 835"/>
                            <a:gd name="T10" fmla="+- 0 14552 14336"/>
                            <a:gd name="T11" fmla="*/ 14552 h 405"/>
                            <a:gd name="T12" fmla="+- 0 3518 3281"/>
                            <a:gd name="T13" fmla="*/ T12 w 835"/>
                            <a:gd name="T14" fmla="+- 0 14583 14336"/>
                            <a:gd name="T15" fmla="*/ 14583 h 405"/>
                            <a:gd name="T16" fmla="+- 0 3512 3281"/>
                            <a:gd name="T17" fmla="*/ T16 w 835"/>
                            <a:gd name="T18" fmla="+- 0 14612 14336"/>
                            <a:gd name="T19" fmla="*/ 14612 h 405"/>
                            <a:gd name="T20" fmla="+- 0 3495 3281"/>
                            <a:gd name="T21" fmla="*/ T20 w 835"/>
                            <a:gd name="T22" fmla="+- 0 14634 14336"/>
                            <a:gd name="T23" fmla="*/ 14634 h 405"/>
                            <a:gd name="T24" fmla="+- 0 3462 3281"/>
                            <a:gd name="T25" fmla="*/ T24 w 835"/>
                            <a:gd name="T26" fmla="+- 0 14642 14336"/>
                            <a:gd name="T27" fmla="*/ 14642 h 405"/>
                            <a:gd name="T28" fmla="+- 0 3427 3281"/>
                            <a:gd name="T29" fmla="*/ T28 w 835"/>
                            <a:gd name="T30" fmla="+- 0 14634 14336"/>
                            <a:gd name="T31" fmla="*/ 14634 h 405"/>
                            <a:gd name="T32" fmla="+- 0 3410 3281"/>
                            <a:gd name="T33" fmla="*/ T32 w 835"/>
                            <a:gd name="T34" fmla="+- 0 14612 14336"/>
                            <a:gd name="T35" fmla="*/ 14612 h 405"/>
                            <a:gd name="T36" fmla="+- 0 3403 3281"/>
                            <a:gd name="T37" fmla="*/ T36 w 835"/>
                            <a:gd name="T38" fmla="+- 0 14583 14336"/>
                            <a:gd name="T39" fmla="*/ 14583 h 405"/>
                            <a:gd name="T40" fmla="+- 0 3403 3281"/>
                            <a:gd name="T41" fmla="*/ T40 w 835"/>
                            <a:gd name="T42" fmla="+- 0 14552 14336"/>
                            <a:gd name="T43" fmla="*/ 14552 h 405"/>
                            <a:gd name="T44" fmla="+- 0 3403 3281"/>
                            <a:gd name="T45" fmla="*/ T44 w 835"/>
                            <a:gd name="T46" fmla="+- 0 14336 14336"/>
                            <a:gd name="T47" fmla="*/ 14336 h 405"/>
                            <a:gd name="T48" fmla="+- 0 3281 3281"/>
                            <a:gd name="T49" fmla="*/ T48 w 835"/>
                            <a:gd name="T50" fmla="+- 0 14336 14336"/>
                            <a:gd name="T51" fmla="*/ 14336 h 405"/>
                            <a:gd name="T52" fmla="+- 0 3281 3281"/>
                            <a:gd name="T53" fmla="*/ T52 w 835"/>
                            <a:gd name="T54" fmla="+- 0 14579 14336"/>
                            <a:gd name="T55" fmla="*/ 14579 h 405"/>
                            <a:gd name="T56" fmla="+- 0 3292 3281"/>
                            <a:gd name="T57" fmla="*/ T56 w 835"/>
                            <a:gd name="T58" fmla="+- 0 14650 14336"/>
                            <a:gd name="T59" fmla="*/ 14650 h 405"/>
                            <a:gd name="T60" fmla="+- 0 3325 3281"/>
                            <a:gd name="T61" fmla="*/ T60 w 835"/>
                            <a:gd name="T62" fmla="+- 0 14701 14336"/>
                            <a:gd name="T63" fmla="*/ 14701 h 405"/>
                            <a:gd name="T64" fmla="+- 0 3382 3281"/>
                            <a:gd name="T65" fmla="*/ T64 w 835"/>
                            <a:gd name="T66" fmla="+- 0 14731 14336"/>
                            <a:gd name="T67" fmla="*/ 14731 h 405"/>
                            <a:gd name="T68" fmla="+- 0 3461 3281"/>
                            <a:gd name="T69" fmla="*/ T68 w 835"/>
                            <a:gd name="T70" fmla="+- 0 14741 14336"/>
                            <a:gd name="T71" fmla="*/ 14741 h 405"/>
                            <a:gd name="T72" fmla="+- 0 3541 3281"/>
                            <a:gd name="T73" fmla="*/ T72 w 835"/>
                            <a:gd name="T74" fmla="+- 0 14731 14336"/>
                            <a:gd name="T75" fmla="*/ 14731 h 405"/>
                            <a:gd name="T76" fmla="+- 0 3597 3281"/>
                            <a:gd name="T77" fmla="*/ T76 w 835"/>
                            <a:gd name="T78" fmla="+- 0 14701 14336"/>
                            <a:gd name="T79" fmla="*/ 14701 h 405"/>
                            <a:gd name="T80" fmla="+- 0 3630 3281"/>
                            <a:gd name="T81" fmla="*/ T80 w 835"/>
                            <a:gd name="T82" fmla="+- 0 14650 14336"/>
                            <a:gd name="T83" fmla="*/ 14650 h 405"/>
                            <a:gd name="T84" fmla="+- 0 3631 3281"/>
                            <a:gd name="T85" fmla="*/ T84 w 835"/>
                            <a:gd name="T86" fmla="+- 0 14642 14336"/>
                            <a:gd name="T87" fmla="*/ 14642 h 405"/>
                            <a:gd name="T88" fmla="+- 0 3641 3281"/>
                            <a:gd name="T89" fmla="*/ T88 w 835"/>
                            <a:gd name="T90" fmla="+- 0 14579 14336"/>
                            <a:gd name="T91" fmla="*/ 14579 h 405"/>
                            <a:gd name="T92" fmla="+- 0 3641 3281"/>
                            <a:gd name="T93" fmla="*/ T92 w 835"/>
                            <a:gd name="T94" fmla="+- 0 14336 14336"/>
                            <a:gd name="T95" fmla="*/ 14336 h 405"/>
                            <a:gd name="T96" fmla="+- 0 4116 3281"/>
                            <a:gd name="T97" fmla="*/ T96 w 835"/>
                            <a:gd name="T98" fmla="+- 0 14731 14336"/>
                            <a:gd name="T99" fmla="*/ 14731 h 405"/>
                            <a:gd name="T100" fmla="+- 0 4036 3281"/>
                            <a:gd name="T101" fmla="*/ T100 w 835"/>
                            <a:gd name="T102" fmla="+- 0 14614 14336"/>
                            <a:gd name="T103" fmla="*/ 14614 h 405"/>
                            <a:gd name="T104" fmla="+- 0 3974 3281"/>
                            <a:gd name="T105" fmla="*/ T104 w 835"/>
                            <a:gd name="T106" fmla="+- 0 14522 14336"/>
                            <a:gd name="T107" fmla="*/ 14522 h 405"/>
                            <a:gd name="T108" fmla="+- 0 4028 3281"/>
                            <a:gd name="T109" fmla="*/ T108 w 835"/>
                            <a:gd name="T110" fmla="+- 0 14444 14336"/>
                            <a:gd name="T111" fmla="*/ 14444 h 405"/>
                            <a:gd name="T112" fmla="+- 0 4101 3281"/>
                            <a:gd name="T113" fmla="*/ T112 w 835"/>
                            <a:gd name="T114" fmla="+- 0 14336 14336"/>
                            <a:gd name="T115" fmla="*/ 14336 h 405"/>
                            <a:gd name="T116" fmla="+- 0 3966 3281"/>
                            <a:gd name="T117" fmla="*/ T116 w 835"/>
                            <a:gd name="T118" fmla="+- 0 14336 14336"/>
                            <a:gd name="T119" fmla="*/ 14336 h 405"/>
                            <a:gd name="T120" fmla="+- 0 3907 3281"/>
                            <a:gd name="T121" fmla="*/ T120 w 835"/>
                            <a:gd name="T122" fmla="+- 0 14444 14336"/>
                            <a:gd name="T123" fmla="*/ 14444 h 405"/>
                            <a:gd name="T124" fmla="+- 0 3848 3281"/>
                            <a:gd name="T125" fmla="*/ T124 w 835"/>
                            <a:gd name="T126" fmla="+- 0 14336 14336"/>
                            <a:gd name="T127" fmla="*/ 14336 h 405"/>
                            <a:gd name="T128" fmla="+- 0 3705 3281"/>
                            <a:gd name="T129" fmla="*/ T128 w 835"/>
                            <a:gd name="T130" fmla="+- 0 14336 14336"/>
                            <a:gd name="T131" fmla="*/ 14336 h 405"/>
                            <a:gd name="T132" fmla="+- 0 3835 3281"/>
                            <a:gd name="T133" fmla="*/ T132 w 835"/>
                            <a:gd name="T134" fmla="+- 0 14521 14336"/>
                            <a:gd name="T135" fmla="*/ 14521 h 405"/>
                            <a:gd name="T136" fmla="+- 0 3692 3281"/>
                            <a:gd name="T137" fmla="*/ T136 w 835"/>
                            <a:gd name="T138" fmla="+- 0 14731 14336"/>
                            <a:gd name="T139" fmla="*/ 14731 h 405"/>
                            <a:gd name="T140" fmla="+- 0 3832 3281"/>
                            <a:gd name="T141" fmla="*/ T140 w 835"/>
                            <a:gd name="T142" fmla="+- 0 14731 14336"/>
                            <a:gd name="T143" fmla="*/ 14731 h 405"/>
                            <a:gd name="T144" fmla="+- 0 3901 3281"/>
                            <a:gd name="T145" fmla="*/ T144 w 835"/>
                            <a:gd name="T146" fmla="+- 0 14614 14336"/>
                            <a:gd name="T147" fmla="*/ 14614 h 405"/>
                            <a:gd name="T148" fmla="+- 0 3969 3281"/>
                            <a:gd name="T149" fmla="*/ T148 w 835"/>
                            <a:gd name="T150" fmla="+- 0 14731 14336"/>
                            <a:gd name="T151" fmla="*/ 14731 h 405"/>
                            <a:gd name="T152" fmla="+- 0 4116 3281"/>
                            <a:gd name="T153" fmla="*/ T152 w 835"/>
                            <a:gd name="T154" fmla="+- 0 14731 14336"/>
                            <a:gd name="T155" fmla="*/ 14731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35" h="405">
                              <a:moveTo>
                                <a:pt x="360" y="0"/>
                              </a:moveTo>
                              <a:lnTo>
                                <a:pt x="238" y="0"/>
                              </a:lnTo>
                              <a:lnTo>
                                <a:pt x="238" y="216"/>
                              </a:lnTo>
                              <a:lnTo>
                                <a:pt x="237" y="247"/>
                              </a:lnTo>
                              <a:lnTo>
                                <a:pt x="231" y="276"/>
                              </a:lnTo>
                              <a:lnTo>
                                <a:pt x="214" y="298"/>
                              </a:lnTo>
                              <a:lnTo>
                                <a:pt x="181" y="306"/>
                              </a:lnTo>
                              <a:lnTo>
                                <a:pt x="146" y="298"/>
                              </a:lnTo>
                              <a:lnTo>
                                <a:pt x="129" y="276"/>
                              </a:lnTo>
                              <a:lnTo>
                                <a:pt x="122" y="247"/>
                              </a:lnTo>
                              <a:lnTo>
                                <a:pt x="122" y="216"/>
                              </a:lnTo>
                              <a:lnTo>
                                <a:pt x="122" y="0"/>
                              </a:lnTo>
                              <a:lnTo>
                                <a:pt x="0" y="0"/>
                              </a:lnTo>
                              <a:lnTo>
                                <a:pt x="0" y="243"/>
                              </a:lnTo>
                              <a:lnTo>
                                <a:pt x="11" y="314"/>
                              </a:lnTo>
                              <a:lnTo>
                                <a:pt x="44" y="365"/>
                              </a:lnTo>
                              <a:lnTo>
                                <a:pt x="101" y="395"/>
                              </a:lnTo>
                              <a:lnTo>
                                <a:pt x="180" y="405"/>
                              </a:lnTo>
                              <a:lnTo>
                                <a:pt x="260" y="395"/>
                              </a:lnTo>
                              <a:lnTo>
                                <a:pt x="316" y="365"/>
                              </a:lnTo>
                              <a:lnTo>
                                <a:pt x="349" y="314"/>
                              </a:lnTo>
                              <a:lnTo>
                                <a:pt x="350" y="306"/>
                              </a:lnTo>
                              <a:lnTo>
                                <a:pt x="360" y="243"/>
                              </a:lnTo>
                              <a:lnTo>
                                <a:pt x="360" y="0"/>
                              </a:lnTo>
                              <a:moveTo>
                                <a:pt x="835" y="395"/>
                              </a:moveTo>
                              <a:lnTo>
                                <a:pt x="755" y="278"/>
                              </a:lnTo>
                              <a:lnTo>
                                <a:pt x="693" y="186"/>
                              </a:lnTo>
                              <a:lnTo>
                                <a:pt x="747" y="108"/>
                              </a:lnTo>
                              <a:lnTo>
                                <a:pt x="820" y="0"/>
                              </a:lnTo>
                              <a:lnTo>
                                <a:pt x="685" y="0"/>
                              </a:lnTo>
                              <a:lnTo>
                                <a:pt x="626" y="108"/>
                              </a:lnTo>
                              <a:lnTo>
                                <a:pt x="567" y="0"/>
                              </a:lnTo>
                              <a:lnTo>
                                <a:pt x="424" y="0"/>
                              </a:lnTo>
                              <a:lnTo>
                                <a:pt x="554" y="185"/>
                              </a:lnTo>
                              <a:lnTo>
                                <a:pt x="411" y="395"/>
                              </a:lnTo>
                              <a:lnTo>
                                <a:pt x="551" y="395"/>
                              </a:lnTo>
                              <a:lnTo>
                                <a:pt x="620" y="278"/>
                              </a:lnTo>
                              <a:lnTo>
                                <a:pt x="688" y="395"/>
                              </a:lnTo>
                              <a:lnTo>
                                <a:pt x="835" y="395"/>
                              </a:lnTo>
                            </a:path>
                          </a:pathLst>
                        </a:custGeom>
                        <a:solidFill>
                          <a:srgbClr val="0037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8F915" id="AutoShape 98" o:spid="_x0000_s1026" style="position:absolute;left:0;text-align:left;margin-left:164.05pt;margin-top:716.8pt;width:41.75pt;height:20.2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5,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" path="m360,l238,r,216l237,247r-6,29l214,298r-33,8l146,298,129,276r-7,-29l122,216,122,,,,,243r11,71l44,365r57,30l180,405r80,-10l316,365r33,-51l350,306r10,-63l360,m835,395l755,278,693,186r54,-78l820,,685,,626,108,567,,424,,554,185,411,395r140,l620,278r68,117l835,395e" fillcolor="#003763" stroked="f">
                <v:path arrowok="t" o:connecttype="custom" o:connectlocs="228600,9103360;151130,9103360;151130,9240520;150495,9260205;146685,9278620;135890,9292590;114935,9297670;92710,9292590;81915,9278620;77470,9260205;77470,9240520;77470,9103360;0,9103360;0,9257665;6985,9302750;27940,9335135;64135,9354185;114300,9360535;165100,9354185;200660,9335135;221615,9302750;222250,9297670;228600,9257665;228600,9103360;530225,9354185;479425,9279890;440055,9221470;474345,9171940;520700,9103360;434975,9103360;397510,9171940;360045,9103360;269240,9103360;351790,9220835;260985,9354185;349885,9354185;393700,9279890;436880,9354185;530225,9354185" o:connectangles="0,0,0,0,0,0,0,0,0,0,0,0,0,0,0,0,0,0,0,0,0,0,0,0,0,0,0,0,0,0,0,0,0,0,0,0,0,0,0"/>
                <w10:wrap anchorx="page" anchory="page"/>
              </v:shape>
            </w:pict>
          </mc:Fallback>
        </mc:AlternateContent>
      </w:r>
      <w:r>
        <w:rPr>
          <w:noProof/>
        </w:rPr>
        <mc:AlternateContent>
          <mc:Choice Requires="wps">
            <w:drawing>
              <wp:anchor distT="0" distB="0" distL="114300" distR="114300" simplePos="0" relativeHeight="251634688" behindDoc="0" locked="0" layoutInCell="1" allowOverlap="1">
                <wp:simplePos x="0" y="0"/>
                <wp:positionH relativeFrom="page">
                  <wp:posOffset>685800</wp:posOffset>
                </wp:positionH>
                <wp:positionV relativeFrom="page">
                  <wp:posOffset>9171305</wp:posOffset>
                </wp:positionV>
                <wp:extent cx="379095" cy="378460"/>
                <wp:effectExtent l="0" t="0" r="1905" b="3810"/>
                <wp:wrapNone/>
                <wp:docPr id="422" name="Freeform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095" cy="378460"/>
                        </a:xfrm>
                        <a:custGeom>
                          <a:avLst/>
                          <a:gdLst>
                            <a:gd name="T0" fmla="+- 0 1676 1080"/>
                            <a:gd name="T1" fmla="*/ T0 w 597"/>
                            <a:gd name="T2" fmla="+- 0 14841 14443"/>
                            <a:gd name="T3" fmla="*/ 14841 h 596"/>
                            <a:gd name="T4" fmla="+- 0 1279 1080"/>
                            <a:gd name="T5" fmla="*/ T4 w 597"/>
                            <a:gd name="T6" fmla="+- 0 14841 14443"/>
                            <a:gd name="T7" fmla="*/ 14841 h 596"/>
                            <a:gd name="T8" fmla="+- 0 1279 1080"/>
                            <a:gd name="T9" fmla="*/ T8 w 597"/>
                            <a:gd name="T10" fmla="+- 0 14443 14443"/>
                            <a:gd name="T11" fmla="*/ 14443 h 596"/>
                            <a:gd name="T12" fmla="+- 0 1080 1080"/>
                            <a:gd name="T13" fmla="*/ T12 w 597"/>
                            <a:gd name="T14" fmla="+- 0 14443 14443"/>
                            <a:gd name="T15" fmla="*/ 14443 h 596"/>
                            <a:gd name="T16" fmla="+- 0 1080 1080"/>
                            <a:gd name="T17" fmla="*/ T16 w 597"/>
                            <a:gd name="T18" fmla="+- 0 14841 14443"/>
                            <a:gd name="T19" fmla="*/ 14841 h 596"/>
                            <a:gd name="T20" fmla="+- 0 1080 1080"/>
                            <a:gd name="T21" fmla="*/ T20 w 597"/>
                            <a:gd name="T22" fmla="+- 0 15039 14443"/>
                            <a:gd name="T23" fmla="*/ 15039 h 596"/>
                            <a:gd name="T24" fmla="+- 0 1676 1080"/>
                            <a:gd name="T25" fmla="*/ T24 w 597"/>
                            <a:gd name="T26" fmla="+- 0 15039 14443"/>
                            <a:gd name="T27" fmla="*/ 15039 h 596"/>
                            <a:gd name="T28" fmla="+- 0 1676 1080"/>
                            <a:gd name="T29" fmla="*/ T28 w 597"/>
                            <a:gd name="T30" fmla="+- 0 14841 14443"/>
                            <a:gd name="T31" fmla="*/ 14841 h 5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97" h="596">
                              <a:moveTo>
                                <a:pt x="596" y="398"/>
                              </a:moveTo>
                              <a:lnTo>
                                <a:pt x="199" y="398"/>
                              </a:lnTo>
                              <a:lnTo>
                                <a:pt x="199" y="0"/>
                              </a:lnTo>
                              <a:lnTo>
                                <a:pt x="0" y="0"/>
                              </a:lnTo>
                              <a:lnTo>
                                <a:pt x="0" y="398"/>
                              </a:lnTo>
                              <a:lnTo>
                                <a:pt x="0" y="596"/>
                              </a:lnTo>
                              <a:lnTo>
                                <a:pt x="596" y="596"/>
                              </a:lnTo>
                              <a:lnTo>
                                <a:pt x="596" y="398"/>
                              </a:lnTo>
                            </a:path>
                          </a:pathLst>
                        </a:custGeom>
                        <a:solidFill>
                          <a:srgbClr val="0096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D5BCEF" id="Freeform 97" o:spid="_x0000_s1026" style="position:absolute;left:0;text-align:lef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3.8pt,742.05pt,63.95pt,742.05pt,63.95pt,722.15pt,54pt,722.15pt,54pt,742.05pt,54pt,751.95pt,83.8pt,751.95pt,83.8pt,742.05pt" coordsize="597,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" fillcolor="#0096d6" stroked="f">
                <v:path arrowok="t" o:connecttype="custom" o:connectlocs="378460,9424035;126365,9424035;126365,9171305;0,9171305;0,9424035;0,9549765;378460,9549765;378460,9424035" o:connectangles="0,0,0,0,0,0,0,0"/>
                <w10:wrap anchorx="page" anchory="page"/>
              </v:polyline>
            </w:pict>
          </mc:Fallback>
        </mc:AlternateContent>
      </w:r>
      <w:r>
        <w:rPr>
          <w:noProof/>
        </w:rPr>
        <mc:AlternateContent>
          <mc:Choice Requires="wpg">
            <w:drawing>
              <wp:anchor distT="0" distB="0" distL="114300" distR="114300" simplePos="0" relativeHeight="251635712" behindDoc="0" locked="0" layoutInCell="1" allowOverlap="1">
                <wp:simplePos x="0" y="0"/>
                <wp:positionH relativeFrom="page">
                  <wp:posOffset>685800</wp:posOffset>
                </wp:positionH>
                <wp:positionV relativeFrom="page">
                  <wp:posOffset>8919210</wp:posOffset>
                </wp:positionV>
                <wp:extent cx="631190" cy="631190"/>
                <wp:effectExtent l="38100" t="3810" r="0" b="3175"/>
                <wp:wrapNone/>
                <wp:docPr id="418"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190" cy="631190"/>
                          <a:chOff x="1080" y="14046"/>
                          <a:chExt cx="994" cy="994"/>
                        </a:xfrm>
                      </wpg:grpSpPr>
                      <wps:wsp>
                        <wps:cNvPr id="419" name="Freeform 96"/>
                        <wps:cNvSpPr>
                          <a:spLocks/>
                        </wps:cNvSpPr>
                        <wps:spPr bwMode="auto">
                          <a:xfrm>
                            <a:off x="1775" y="14245"/>
                            <a:ext cx="298" cy="794"/>
                          </a:xfrm>
                          <a:custGeom>
                            <a:avLst/>
                            <a:gdLst>
                              <a:gd name="T0" fmla="+- 0 2074 1776"/>
                              <a:gd name="T1" fmla="*/ T0 w 298"/>
                              <a:gd name="T2" fmla="+- 0 14246 14246"/>
                              <a:gd name="T3" fmla="*/ 14246 h 794"/>
                              <a:gd name="T4" fmla="+- 0 1875 1776"/>
                              <a:gd name="T5" fmla="*/ T4 w 298"/>
                              <a:gd name="T6" fmla="+- 0 14246 14246"/>
                              <a:gd name="T7" fmla="*/ 14246 h 794"/>
                              <a:gd name="T8" fmla="+- 0 1875 1776"/>
                              <a:gd name="T9" fmla="*/ T8 w 298"/>
                              <a:gd name="T10" fmla="+- 0 14842 14246"/>
                              <a:gd name="T11" fmla="*/ 14842 h 794"/>
                              <a:gd name="T12" fmla="+- 0 1776 1776"/>
                              <a:gd name="T13" fmla="*/ T12 w 298"/>
                              <a:gd name="T14" fmla="+- 0 14842 14246"/>
                              <a:gd name="T15" fmla="*/ 14842 h 794"/>
                              <a:gd name="T16" fmla="+- 0 1776 1776"/>
                              <a:gd name="T17" fmla="*/ T16 w 298"/>
                              <a:gd name="T18" fmla="+- 0 15040 14246"/>
                              <a:gd name="T19" fmla="*/ 15040 h 794"/>
                              <a:gd name="T20" fmla="+- 0 2074 1776"/>
                              <a:gd name="T21" fmla="*/ T20 w 298"/>
                              <a:gd name="T22" fmla="+- 0 15040 14246"/>
                              <a:gd name="T23" fmla="*/ 15040 h 794"/>
                              <a:gd name="T24" fmla="+- 0 2074 1776"/>
                              <a:gd name="T25" fmla="*/ T24 w 298"/>
                              <a:gd name="T26" fmla="+- 0 14842 14246"/>
                              <a:gd name="T27" fmla="*/ 14842 h 794"/>
                              <a:gd name="T28" fmla="+- 0 2074 1776"/>
                              <a:gd name="T29" fmla="*/ T28 w 298"/>
                              <a:gd name="T30" fmla="+- 0 14246 14246"/>
                              <a:gd name="T31" fmla="*/ 14246 h 79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8" h="794">
                                <a:moveTo>
                                  <a:pt x="298" y="0"/>
                                </a:moveTo>
                                <a:lnTo>
                                  <a:pt x="99" y="0"/>
                                </a:lnTo>
                                <a:lnTo>
                                  <a:pt x="99" y="596"/>
                                </a:lnTo>
                                <a:lnTo>
                                  <a:pt x="0" y="596"/>
                                </a:lnTo>
                                <a:lnTo>
                                  <a:pt x="0" y="794"/>
                                </a:lnTo>
                                <a:lnTo>
                                  <a:pt x="298" y="794"/>
                                </a:lnTo>
                                <a:lnTo>
                                  <a:pt x="298" y="596"/>
                                </a:lnTo>
                                <a:lnTo>
                                  <a:pt x="298" y="0"/>
                                </a:lnTo>
                              </a:path>
                            </a:pathLst>
                          </a:custGeom>
                          <a:solidFill>
                            <a:srgbClr val="0037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Line 95"/>
                        <wps:cNvCnPr>
                          <a:cxnSpLocks noChangeShapeType="1"/>
                        </wps:cNvCnPr>
                        <wps:spPr bwMode="auto">
                          <a:xfrm>
                            <a:off x="1080" y="14295"/>
                            <a:ext cx="199" cy="0"/>
                          </a:xfrm>
                          <a:prstGeom prst="line">
                            <a:avLst/>
                          </a:prstGeom>
                          <a:noFill/>
                          <a:ln w="62230">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21" name="Rectangle 94"/>
                        <wps:cNvSpPr>
                          <a:spLocks noChangeArrowheads="1"/>
                        </wps:cNvSpPr>
                        <wps:spPr bwMode="auto">
                          <a:xfrm>
                            <a:off x="1080" y="14045"/>
                            <a:ext cx="994" cy="200"/>
                          </a:xfrm>
                          <a:prstGeom prst="rect">
                            <a:avLst/>
                          </a:prstGeom>
                          <a:solidFill>
                            <a:srgbClr val="0037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4C96F4" id="Group 93" o:spid="_x0000_s1026" style="position:absolute;left:0;text-align:left;margin-left:54pt;margin-top:702.3pt;width:49.7pt;height:49.7pt;z-index:251635712;mso-position-horizontal-relative:page;mso-position-vertical-relative:page" coordorigin="1080,14046" coordsize="994,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">
                <v:shape id="Freeform 96" o:spid="_x0000_s1027" style="position:absolute;left:1775;top:14245;width:298;height:794;visibility:visible;mso-wrap-style:square;v-text-anchor:top" coordsize="29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" path="m298,l99,r,596l,596,,794r298,l298,596,298,e" fillcolor="#003763" stroked="f">
                  <v:path arrowok="t" o:connecttype="custom" o:connectlocs="298,14246;99,14246;99,14842;0,14842;0,15040;298,15040;298,14842;298,14246" o:connectangles="0,0,0,0,0,0,0,0"/>
                </v:shape>
                <v:line id="Line 95" o:spid="_x0000_s1028" style="position:absolute;visibility:visible;mso-wrap-style:square" from="1080,14295" to="1279,1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" strokecolor="#003763" strokeweight="4.9pt"/>
                <v:rect id="Rectangle 94" o:spid="_x0000_s1029" style="position:absolute;left:1080;top:14045;width:99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" fillcolor="#003763" stroked="f"/>
                <w10:wrap anchorx="page" anchory="page"/>
              </v:group>
            </w:pict>
          </mc:Fallback>
        </mc:AlternateContent>
      </w:r>
    </w:p>
    <w:p w:rsidR="00D01E5D" w:rsidRDefault="00D01E5D">
      <w:pPr>
        <w:pStyle w:val="a3"/>
        <w:rPr>
          <w:rFonts w:ascii="Times New Roman"/>
          <w:sz w:val="20"/>
        </w:rPr>
      </w:pPr>
    </w:p>
    <w:p w:rsidR="00D01E5D" w:rsidRDefault="00D01E5D">
      <w:pPr>
        <w:pStyle w:val="a3"/>
        <w:rPr>
          <w:rFonts w:ascii="Times New Roman"/>
          <w:sz w:val="20"/>
        </w:rPr>
      </w:pPr>
    </w:p>
    <w:p w:rsidR="00D01E5D" w:rsidRDefault="00D01E5D">
      <w:pPr>
        <w:pStyle w:val="a3"/>
        <w:rPr>
          <w:rFonts w:ascii="Times New Roman"/>
          <w:sz w:val="20"/>
        </w:rPr>
      </w:pPr>
    </w:p>
    <w:p w:rsidR="00D01E5D" w:rsidRDefault="00D01E5D">
      <w:pPr>
        <w:pStyle w:val="a3"/>
        <w:rPr>
          <w:rFonts w:ascii="Times New Roman"/>
          <w:sz w:val="20"/>
        </w:rPr>
      </w:pPr>
    </w:p>
    <w:p w:rsidR="00D01E5D" w:rsidRDefault="00D01E5D">
      <w:pPr>
        <w:pStyle w:val="a3"/>
        <w:rPr>
          <w:rFonts w:ascii="Times New Roman"/>
          <w:sz w:val="20"/>
        </w:rPr>
      </w:pPr>
    </w:p>
    <w:p w:rsidR="00D01E5D" w:rsidRDefault="00D01E5D">
      <w:pPr>
        <w:pStyle w:val="a3"/>
        <w:rPr>
          <w:rFonts w:ascii="Times New Roman"/>
          <w:sz w:val="20"/>
        </w:rPr>
      </w:pPr>
    </w:p>
    <w:p w:rsidR="00D01E5D" w:rsidRDefault="00D01E5D">
      <w:pPr>
        <w:pStyle w:val="a3"/>
        <w:rPr>
          <w:rFonts w:ascii="Times New Roman"/>
          <w:sz w:val="20"/>
        </w:rPr>
      </w:pPr>
    </w:p>
    <w:p w:rsidR="00D01E5D" w:rsidRDefault="00D01E5D">
      <w:pPr>
        <w:pStyle w:val="a3"/>
        <w:rPr>
          <w:rFonts w:ascii="Times New Roman"/>
          <w:sz w:val="20"/>
        </w:rPr>
      </w:pPr>
    </w:p>
    <w:p w:rsidR="00D01E5D" w:rsidRDefault="00D01E5D">
      <w:pPr>
        <w:pStyle w:val="a3"/>
        <w:rPr>
          <w:rFonts w:ascii="Times New Roman"/>
          <w:sz w:val="20"/>
        </w:rPr>
      </w:pPr>
    </w:p>
    <w:p w:rsidR="00D01E5D" w:rsidRDefault="00D01E5D">
      <w:pPr>
        <w:pStyle w:val="a3"/>
        <w:rPr>
          <w:rFonts w:ascii="Times New Roman"/>
          <w:sz w:val="20"/>
        </w:rPr>
      </w:pPr>
    </w:p>
    <w:p w:rsidR="00D01E5D" w:rsidRDefault="00D01E5D">
      <w:pPr>
        <w:pStyle w:val="a3"/>
        <w:rPr>
          <w:rFonts w:ascii="Times New Roman"/>
          <w:sz w:val="20"/>
        </w:rPr>
      </w:pPr>
    </w:p>
    <w:p w:rsidR="00D01E5D" w:rsidRDefault="0022633E">
      <w:pPr>
        <w:spacing w:before="99" w:line="1185" w:lineRule="exact"/>
        <w:ind w:left="1041"/>
        <w:rPr>
          <w:rFonts w:ascii="ＭＳ ゴシック" w:eastAsia="ＭＳ ゴシック" w:hint="eastAsia"/>
          <w:sz w:val="96"/>
        </w:rPr>
      </w:pPr>
      <w:r>
        <w:rPr>
          <w:rFonts w:ascii="ＭＳ ゴシック" w:eastAsia="ＭＳ ゴシック" w:hint="eastAsia"/>
          <w:color w:val="004D6D"/>
          <w:spacing w:val="-101"/>
          <w:sz w:val="96"/>
        </w:rPr>
        <w:t>Ｍ＆Ａ取引における</w:t>
      </w:r>
    </w:p>
    <w:p w:rsidR="00D01E5D" w:rsidRDefault="0022633E">
      <w:pPr>
        <w:spacing w:line="1578" w:lineRule="exact"/>
        <w:ind w:left="92" w:right="269"/>
        <w:jc w:val="center"/>
        <w:rPr>
          <w:rFonts w:ascii="ＭＳ ゴシック" w:eastAsia="ＭＳ ゴシック" w:hint="eastAsia"/>
          <w:sz w:val="130"/>
        </w:rPr>
      </w:pPr>
      <w:r>
        <w:rPr>
          <w:rFonts w:ascii="ＭＳ ゴシック" w:eastAsia="ＭＳ ゴシック" w:hint="eastAsia"/>
          <w:color w:val="44A1DA"/>
          <w:spacing w:val="-124"/>
          <w:sz w:val="130"/>
        </w:rPr>
        <w:t>オープンソース</w:t>
      </w:r>
    </w:p>
    <w:p w:rsidR="00D01E5D" w:rsidRDefault="0022633E">
      <w:pPr>
        <w:spacing w:line="1546" w:lineRule="exact"/>
        <w:ind w:left="92" w:right="299"/>
        <w:jc w:val="center"/>
        <w:rPr>
          <w:rFonts w:ascii="ＭＳ ゴシック" w:eastAsia="ＭＳ ゴシック" w:hint="eastAsia"/>
          <w:sz w:val="124"/>
        </w:rPr>
      </w:pPr>
      <w:r>
        <w:rPr>
          <w:rFonts w:ascii="ＭＳ ゴシック" w:eastAsia="ＭＳ ゴシック" w:hint="eastAsia"/>
          <w:color w:val="004D6D"/>
          <w:sz w:val="124"/>
        </w:rPr>
        <w:t>監査</w:t>
      </w:r>
    </w:p>
    <w:p w:rsidR="00D01E5D" w:rsidRDefault="0022633E">
      <w:pPr>
        <w:spacing w:before="51"/>
        <w:ind w:left="92" w:right="269"/>
        <w:jc w:val="center"/>
        <w:rPr>
          <w:rFonts w:ascii="ＭＳ ゴシック" w:eastAsia="ＭＳ ゴシック" w:hint="eastAsia"/>
          <w:sz w:val="72"/>
        </w:rPr>
      </w:pPr>
      <w:r>
        <w:rPr>
          <w:rFonts w:ascii="ＭＳ ゴシック" w:eastAsia="ＭＳ ゴシック" w:hint="eastAsia"/>
          <w:color w:val="44A1DA"/>
          <w:sz w:val="72"/>
        </w:rPr>
        <w:t>必須となるその基礎知識</w:t>
      </w:r>
    </w:p>
    <w:p w:rsidR="00D01E5D" w:rsidRDefault="00D01E5D">
      <w:pPr>
        <w:pStyle w:val="a3"/>
        <w:rPr>
          <w:rFonts w:ascii="ＭＳ ゴシック"/>
          <w:sz w:val="20"/>
        </w:rPr>
      </w:pPr>
    </w:p>
    <w:p w:rsidR="00D01E5D" w:rsidRDefault="00D01E5D">
      <w:pPr>
        <w:pStyle w:val="a3"/>
        <w:rPr>
          <w:rFonts w:ascii="ＭＳ ゴシック"/>
          <w:sz w:val="20"/>
        </w:rPr>
      </w:pPr>
    </w:p>
    <w:p w:rsidR="00D01E5D" w:rsidRDefault="00D01E5D">
      <w:pPr>
        <w:pStyle w:val="a3"/>
        <w:rPr>
          <w:rFonts w:ascii="ＭＳ ゴシック"/>
          <w:sz w:val="20"/>
        </w:rPr>
      </w:pPr>
    </w:p>
    <w:p w:rsidR="00D01E5D" w:rsidRDefault="00D01E5D">
      <w:pPr>
        <w:pStyle w:val="a3"/>
        <w:rPr>
          <w:rFonts w:ascii="ＭＳ ゴシック"/>
          <w:sz w:val="20"/>
        </w:rPr>
      </w:pPr>
    </w:p>
    <w:p w:rsidR="00D01E5D" w:rsidRDefault="00D01E5D">
      <w:pPr>
        <w:pStyle w:val="a3"/>
        <w:rPr>
          <w:rFonts w:ascii="ＭＳ ゴシック"/>
          <w:sz w:val="20"/>
        </w:rPr>
      </w:pPr>
    </w:p>
    <w:p w:rsidR="00D01E5D" w:rsidRDefault="00D01E5D">
      <w:pPr>
        <w:pStyle w:val="a3"/>
        <w:rPr>
          <w:rFonts w:ascii="ＭＳ ゴシック"/>
          <w:sz w:val="20"/>
        </w:rPr>
      </w:pPr>
    </w:p>
    <w:p w:rsidR="00D01E5D" w:rsidRDefault="00D01E5D">
      <w:pPr>
        <w:pStyle w:val="a3"/>
        <w:rPr>
          <w:rFonts w:ascii="ＭＳ ゴシック"/>
          <w:sz w:val="20"/>
        </w:rPr>
      </w:pPr>
    </w:p>
    <w:p w:rsidR="00D01E5D" w:rsidRDefault="00D01E5D">
      <w:pPr>
        <w:pStyle w:val="a3"/>
        <w:rPr>
          <w:rFonts w:ascii="ＭＳ ゴシック"/>
          <w:sz w:val="20"/>
        </w:rPr>
      </w:pPr>
    </w:p>
    <w:p w:rsidR="00D01E5D" w:rsidRDefault="00D01E5D">
      <w:pPr>
        <w:pStyle w:val="a3"/>
        <w:rPr>
          <w:rFonts w:ascii="ＭＳ ゴシック"/>
          <w:sz w:val="20"/>
        </w:rPr>
      </w:pPr>
    </w:p>
    <w:p w:rsidR="00D01E5D" w:rsidRDefault="00D01E5D">
      <w:pPr>
        <w:pStyle w:val="a3"/>
        <w:rPr>
          <w:rFonts w:ascii="ＭＳ ゴシック"/>
          <w:sz w:val="20"/>
        </w:rPr>
      </w:pPr>
    </w:p>
    <w:p w:rsidR="00D01E5D" w:rsidRDefault="00D01E5D">
      <w:pPr>
        <w:pStyle w:val="a3"/>
        <w:rPr>
          <w:rFonts w:ascii="ＭＳ ゴシック"/>
          <w:sz w:val="20"/>
        </w:rPr>
      </w:pPr>
    </w:p>
    <w:p w:rsidR="00D01E5D" w:rsidRDefault="00D01E5D">
      <w:pPr>
        <w:pStyle w:val="a3"/>
        <w:rPr>
          <w:rFonts w:ascii="ＭＳ ゴシック"/>
          <w:sz w:val="20"/>
        </w:rPr>
      </w:pPr>
    </w:p>
    <w:p w:rsidR="00D01E5D" w:rsidRDefault="00D01E5D">
      <w:pPr>
        <w:pStyle w:val="a3"/>
        <w:rPr>
          <w:rFonts w:ascii="ＭＳ ゴシック"/>
          <w:sz w:val="20"/>
        </w:rPr>
      </w:pPr>
    </w:p>
    <w:p w:rsidR="00D01E5D" w:rsidRDefault="00D01E5D">
      <w:pPr>
        <w:pStyle w:val="a3"/>
        <w:rPr>
          <w:rFonts w:ascii="ＭＳ ゴシック"/>
          <w:sz w:val="20"/>
        </w:rPr>
      </w:pPr>
    </w:p>
    <w:p w:rsidR="00D01E5D" w:rsidRDefault="00D01E5D">
      <w:pPr>
        <w:pStyle w:val="a3"/>
        <w:rPr>
          <w:rFonts w:ascii="ＭＳ ゴシック"/>
          <w:sz w:val="20"/>
        </w:rPr>
      </w:pPr>
    </w:p>
    <w:p w:rsidR="00D01E5D" w:rsidRDefault="00D01E5D">
      <w:pPr>
        <w:pStyle w:val="a3"/>
        <w:rPr>
          <w:rFonts w:ascii="ＭＳ ゴシック"/>
          <w:sz w:val="20"/>
        </w:rPr>
      </w:pPr>
    </w:p>
    <w:p w:rsidR="00D01E5D" w:rsidRDefault="005668DD">
      <w:pPr>
        <w:pStyle w:val="a3"/>
        <w:rPr>
          <w:rFonts w:ascii="ＭＳ ゴシック"/>
          <w:sz w:val="21"/>
        </w:rPr>
      </w:pPr>
      <w:r>
        <w:rPr>
          <w:noProof/>
        </w:rPr>
        <mc:AlternateContent>
          <mc:Choice Requires="wpg">
            <w:drawing>
              <wp:anchor distT="0" distB="0" distL="0" distR="0" simplePos="0" relativeHeight="251631616" behindDoc="0" locked="0" layoutInCell="1" allowOverlap="1">
                <wp:simplePos x="0" y="0"/>
                <wp:positionH relativeFrom="page">
                  <wp:posOffset>1426210</wp:posOffset>
                </wp:positionH>
                <wp:positionV relativeFrom="paragraph">
                  <wp:posOffset>195580</wp:posOffset>
                </wp:positionV>
                <wp:extent cx="600075" cy="433705"/>
                <wp:effectExtent l="35560" t="6985" r="2540" b="45085"/>
                <wp:wrapTopAndBottom/>
                <wp:docPr id="404"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075" cy="433705"/>
                          <a:chOff x="2246" y="308"/>
                          <a:chExt cx="945" cy="683"/>
                        </a:xfrm>
                      </wpg:grpSpPr>
                      <wps:wsp>
                        <wps:cNvPr id="405" name="Line 92"/>
                        <wps:cNvCnPr>
                          <a:cxnSpLocks noChangeShapeType="1"/>
                        </wps:cNvCnPr>
                        <wps:spPr bwMode="auto">
                          <a:xfrm>
                            <a:off x="2334" y="326"/>
                            <a:ext cx="0" cy="203"/>
                          </a:xfrm>
                          <a:prstGeom prst="line">
                            <a:avLst/>
                          </a:prstGeom>
                          <a:noFill/>
                          <a:ln w="13348">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06" name="Line 91"/>
                        <wps:cNvCnPr>
                          <a:cxnSpLocks noChangeShapeType="1"/>
                        </wps:cNvCnPr>
                        <wps:spPr bwMode="auto">
                          <a:xfrm>
                            <a:off x="2246" y="317"/>
                            <a:ext cx="175" cy="0"/>
                          </a:xfrm>
                          <a:prstGeom prst="line">
                            <a:avLst/>
                          </a:prstGeom>
                          <a:noFill/>
                          <a:ln w="11392">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07" name="Line 90"/>
                        <wps:cNvCnPr>
                          <a:cxnSpLocks noChangeShapeType="1"/>
                        </wps:cNvCnPr>
                        <wps:spPr bwMode="auto">
                          <a:xfrm>
                            <a:off x="2442" y="413"/>
                            <a:ext cx="173" cy="0"/>
                          </a:xfrm>
                          <a:prstGeom prst="line">
                            <a:avLst/>
                          </a:prstGeom>
                          <a:noFill/>
                          <a:ln w="11430">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08" name="Freeform 89"/>
                        <wps:cNvSpPr>
                          <a:spLocks/>
                        </wps:cNvSpPr>
                        <wps:spPr bwMode="auto">
                          <a:xfrm>
                            <a:off x="2452" y="308"/>
                            <a:ext cx="2" cy="220"/>
                          </a:xfrm>
                          <a:custGeom>
                            <a:avLst/>
                            <a:gdLst>
                              <a:gd name="T0" fmla="+- 0 528 308"/>
                              <a:gd name="T1" fmla="*/ 528 h 220"/>
                              <a:gd name="T2" fmla="+- 0 308 308"/>
                              <a:gd name="T3" fmla="*/ 308 h 220"/>
                              <a:gd name="T4" fmla="+- 0 528 308"/>
                              <a:gd name="T5" fmla="*/ 528 h 220"/>
                            </a:gdLst>
                            <a:ahLst/>
                            <a:cxnLst>
                              <a:cxn ang="0">
                                <a:pos x="0" y="T1"/>
                              </a:cxn>
                              <a:cxn ang="0">
                                <a:pos x="0" y="T3"/>
                              </a:cxn>
                              <a:cxn ang="0">
                                <a:pos x="0" y="T5"/>
                              </a:cxn>
                            </a:cxnLst>
                            <a:rect l="0" t="0" r="r" b="b"/>
                            <a:pathLst>
                              <a:path h="220">
                                <a:moveTo>
                                  <a:pt x="0" y="220"/>
                                </a:moveTo>
                                <a:lnTo>
                                  <a:pt x="0" y="0"/>
                                </a:lnTo>
                                <a:lnTo>
                                  <a:pt x="0" y="220"/>
                                </a:lnTo>
                                <a:close/>
                              </a:path>
                            </a:pathLst>
                          </a:custGeom>
                          <a:solidFill>
                            <a:srgbClr val="0037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Freeform 88"/>
                        <wps:cNvSpPr>
                          <a:spLocks/>
                        </wps:cNvSpPr>
                        <wps:spPr bwMode="auto">
                          <a:xfrm>
                            <a:off x="2604" y="308"/>
                            <a:ext cx="2" cy="221"/>
                          </a:xfrm>
                          <a:custGeom>
                            <a:avLst/>
                            <a:gdLst>
                              <a:gd name="T0" fmla="+- 0 529 308"/>
                              <a:gd name="T1" fmla="*/ 529 h 221"/>
                              <a:gd name="T2" fmla="+- 0 308 308"/>
                              <a:gd name="T3" fmla="*/ 308 h 221"/>
                              <a:gd name="T4" fmla="+- 0 529 308"/>
                              <a:gd name="T5" fmla="*/ 529 h 221"/>
                            </a:gdLst>
                            <a:ahLst/>
                            <a:cxnLst>
                              <a:cxn ang="0">
                                <a:pos x="0" y="T1"/>
                              </a:cxn>
                              <a:cxn ang="0">
                                <a:pos x="0" y="T3"/>
                              </a:cxn>
                              <a:cxn ang="0">
                                <a:pos x="0" y="T5"/>
                              </a:cxn>
                            </a:cxnLst>
                            <a:rect l="0" t="0" r="r" b="b"/>
                            <a:pathLst>
                              <a:path h="221">
                                <a:moveTo>
                                  <a:pt x="0" y="221"/>
                                </a:moveTo>
                                <a:lnTo>
                                  <a:pt x="0" y="0"/>
                                </a:lnTo>
                                <a:lnTo>
                                  <a:pt x="0" y="221"/>
                                </a:lnTo>
                                <a:close/>
                              </a:path>
                            </a:pathLst>
                          </a:custGeom>
                          <a:solidFill>
                            <a:srgbClr val="0037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Line 87"/>
                        <wps:cNvCnPr>
                          <a:cxnSpLocks noChangeShapeType="1"/>
                        </wps:cNvCnPr>
                        <wps:spPr bwMode="auto">
                          <a:xfrm>
                            <a:off x="2660" y="519"/>
                            <a:ext cx="154" cy="0"/>
                          </a:xfrm>
                          <a:prstGeom prst="line">
                            <a:avLst/>
                          </a:prstGeom>
                          <a:noFill/>
                          <a:ln w="11430">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11" name="Line 86"/>
                        <wps:cNvCnPr>
                          <a:cxnSpLocks noChangeShapeType="1"/>
                        </wps:cNvCnPr>
                        <wps:spPr bwMode="auto">
                          <a:xfrm>
                            <a:off x="2660" y="415"/>
                            <a:ext cx="144" cy="0"/>
                          </a:xfrm>
                          <a:prstGeom prst="line">
                            <a:avLst/>
                          </a:prstGeom>
                          <a:noFill/>
                          <a:ln w="11430">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12" name="Freeform 85"/>
                        <wps:cNvSpPr>
                          <a:spLocks/>
                        </wps:cNvSpPr>
                        <wps:spPr bwMode="auto">
                          <a:xfrm>
                            <a:off x="2670" y="326"/>
                            <a:ext cx="2" cy="184"/>
                          </a:xfrm>
                          <a:custGeom>
                            <a:avLst/>
                            <a:gdLst>
                              <a:gd name="T0" fmla="+- 0 510 326"/>
                              <a:gd name="T1" fmla="*/ 510 h 184"/>
                              <a:gd name="T2" fmla="+- 0 326 326"/>
                              <a:gd name="T3" fmla="*/ 326 h 184"/>
                              <a:gd name="T4" fmla="+- 0 510 326"/>
                              <a:gd name="T5" fmla="*/ 510 h 184"/>
                            </a:gdLst>
                            <a:ahLst/>
                            <a:cxnLst>
                              <a:cxn ang="0">
                                <a:pos x="0" y="T1"/>
                              </a:cxn>
                              <a:cxn ang="0">
                                <a:pos x="0" y="T3"/>
                              </a:cxn>
                              <a:cxn ang="0">
                                <a:pos x="0" y="T5"/>
                              </a:cxn>
                            </a:cxnLst>
                            <a:rect l="0" t="0" r="r" b="b"/>
                            <a:pathLst>
                              <a:path h="184">
                                <a:moveTo>
                                  <a:pt x="0" y="184"/>
                                </a:moveTo>
                                <a:lnTo>
                                  <a:pt x="0" y="0"/>
                                </a:lnTo>
                                <a:lnTo>
                                  <a:pt x="0" y="184"/>
                                </a:lnTo>
                                <a:close/>
                              </a:path>
                            </a:pathLst>
                          </a:custGeom>
                          <a:solidFill>
                            <a:srgbClr val="0037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Line 84"/>
                        <wps:cNvCnPr>
                          <a:cxnSpLocks noChangeShapeType="1"/>
                        </wps:cNvCnPr>
                        <wps:spPr bwMode="auto">
                          <a:xfrm>
                            <a:off x="2660" y="317"/>
                            <a:ext cx="152" cy="0"/>
                          </a:xfrm>
                          <a:prstGeom prst="line">
                            <a:avLst/>
                          </a:prstGeom>
                          <a:noFill/>
                          <a:ln w="11430">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14" name="Line 83"/>
                        <wps:cNvCnPr>
                          <a:cxnSpLocks noChangeShapeType="1"/>
                        </wps:cNvCnPr>
                        <wps:spPr bwMode="auto">
                          <a:xfrm>
                            <a:off x="2246" y="940"/>
                            <a:ext cx="297" cy="0"/>
                          </a:xfrm>
                          <a:prstGeom prst="line">
                            <a:avLst/>
                          </a:prstGeom>
                          <a:noFill/>
                          <a:ln w="64770">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15" name="Line 82"/>
                        <wps:cNvCnPr>
                          <a:cxnSpLocks noChangeShapeType="1"/>
                        </wps:cNvCnPr>
                        <wps:spPr bwMode="auto">
                          <a:xfrm>
                            <a:off x="2307" y="595"/>
                            <a:ext cx="0" cy="294"/>
                          </a:xfrm>
                          <a:prstGeom prst="line">
                            <a:avLst/>
                          </a:prstGeom>
                          <a:noFill/>
                          <a:ln w="77343">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16" name="Line 81"/>
                        <wps:cNvCnPr>
                          <a:cxnSpLocks noChangeShapeType="1"/>
                        </wps:cNvCnPr>
                        <wps:spPr bwMode="auto">
                          <a:xfrm>
                            <a:off x="2683" y="595"/>
                            <a:ext cx="0" cy="395"/>
                          </a:xfrm>
                          <a:prstGeom prst="line">
                            <a:avLst/>
                          </a:prstGeom>
                          <a:noFill/>
                          <a:ln w="77343">
                            <a:solidFill>
                              <a:srgbClr val="00376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7" name="Picture 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835" y="595"/>
                            <a:ext cx="356"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A6D985C" id="Group 79" o:spid="_x0000_s1026" style="position:absolute;left:0;text-align:left;margin-left:112.3pt;margin-top:15.4pt;width:47.25pt;height:34.15pt;z-index:251631616;mso-wrap-distance-left:0;mso-wrap-distance-right:0;mso-position-horizontal-relative:page" coordorigin="2246,308" coordsize="945,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">
                <v:line id="Line 92" o:spid="_x0000_s1027" style="position:absolute;visibility:visible;mso-wrap-style:square" from="2334,326" to="2334,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" strokecolor="#003763" strokeweight=".37078mm"/>
                <v:line id="Line 91" o:spid="_x0000_s1028" style="position:absolute;visibility:visible;mso-wrap-style:square" from="2246,317" to="2421,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" strokecolor="#003763" strokeweight=".31644mm"/>
                <v:line id="Line 90" o:spid="_x0000_s1029" style="position:absolute;visibility:visible;mso-wrap-style:square" from="2442,413" to="261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" strokecolor="#003763" strokeweight=".9pt"/>
                <v:shape id="Freeform 89" o:spid="_x0000_s1030" style="position:absolute;left:2452;top:308;width:2;height:2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" path="m,220l,,,220xe" fillcolor="#003763" stroked="f">
                  <v:path arrowok="t" o:connecttype="custom" o:connectlocs="0,528;0,308;0,528" o:connectangles="0,0,0"/>
                </v:shape>
                <v:shape id="Freeform 88" o:spid="_x0000_s1031" style="position:absolute;left:2604;top:308;width:2;height:221;visibility:visible;mso-wrap-style:square;v-text-anchor:top" coordsize="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" path="m,221l,,,221xe" fillcolor="#003763" stroked="f">
                  <v:path arrowok="t" o:connecttype="custom" o:connectlocs="0,529;0,308;0,529" o:connectangles="0,0,0"/>
                </v:shape>
                <v:line id="Line 87" o:spid="_x0000_s1032" style="position:absolute;visibility:visible;mso-wrap-style:square" from="2660,519" to="281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" strokecolor="#003763" strokeweight=".9pt"/>
                <v:line id="Line 86" o:spid="_x0000_s1033" style="position:absolute;visibility:visible;mso-wrap-style:square" from="2660,415" to="280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" strokecolor="#003763" strokeweight=".9pt"/>
                <v:shape id="Freeform 85" o:spid="_x0000_s1034" style="position:absolute;left:2670;top:326;width:2;height:184;visibility:visible;mso-wrap-style:square;v-text-anchor:top" coordsize="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" path="m,184l,,,184xe" fillcolor="#003763" stroked="f">
                  <v:path arrowok="t" o:connecttype="custom" o:connectlocs="0,510;0,326;0,510" o:connectangles="0,0,0"/>
                </v:shape>
                <v:line id="Line 84" o:spid="_x0000_s1035" style="position:absolute;visibility:visible;mso-wrap-style:square" from="2660,317" to="2812,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" strokecolor="#003763" strokeweight=".9pt"/>
                <v:line id="Line 83" o:spid="_x0000_s1036" style="position:absolute;visibility:visible;mso-wrap-style:square" from="2246,940" to="2543,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" strokecolor="#003763" strokeweight="5.1pt"/>
                <v:line id="Line 82" o:spid="_x0000_s1037" style="position:absolute;visibility:visible;mso-wrap-style:square" from="2307,595" to="2307,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" strokecolor="#003763" strokeweight="6.09pt"/>
                <v:line id="Line 81" o:spid="_x0000_s1038" style="position:absolute;visibility:visible;mso-wrap-style:square" from="2683,595" to="268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" strokecolor="#003763" strokeweight="6.09pt"/>
                <v:shape id="Picture 80" o:spid="_x0000_s1039" type="#_x0000_t75" style="position:absolute;left:2835;top:595;width:356;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">
                  <v:imagedata r:id="rId48" o:title=""/>
                </v:shape>
                <w10:wrap type="topAndBottom" anchorx="page"/>
              </v:group>
            </w:pict>
          </mc:Fallback>
        </mc:AlternateContent>
      </w:r>
    </w:p>
    <w:p w:rsidR="00D01E5D" w:rsidRDefault="0022633E">
      <w:pPr>
        <w:pStyle w:val="a3"/>
        <w:spacing w:line="216" w:lineRule="exact"/>
        <w:ind w:left="4340"/>
        <w:rPr>
          <w:rFonts w:ascii="ＭＳ ゴシック" w:eastAsia="ＭＳ ゴシック" w:hint="eastAsia"/>
        </w:rPr>
      </w:pPr>
      <w:r>
        <w:rPr>
          <w:rFonts w:ascii="ＭＳ ゴシック" w:eastAsia="ＭＳ ゴシック" w:hint="eastAsia"/>
          <w:color w:val="004D6D"/>
          <w:spacing w:val="-25"/>
        </w:rPr>
        <w:t>イブラヒム ハダド(</w:t>
      </w:r>
      <w:r>
        <w:rPr>
          <w:rFonts w:ascii="ＭＳ ゴシック" w:eastAsia="ＭＳ ゴシック" w:hint="eastAsia"/>
          <w:color w:val="004D6D"/>
          <w:spacing w:val="-8"/>
        </w:rPr>
        <w:t xml:space="preserve">Ibrahim </w:t>
      </w:r>
      <w:r>
        <w:rPr>
          <w:rFonts w:ascii="ＭＳ ゴシック" w:eastAsia="ＭＳ ゴシック" w:hint="eastAsia"/>
          <w:color w:val="004D6D"/>
          <w:spacing w:val="-4"/>
        </w:rPr>
        <w:t>Haddad</w:t>
      </w:r>
      <w:r>
        <w:rPr>
          <w:rFonts w:ascii="ＭＳ ゴシック" w:eastAsia="ＭＳ ゴシック" w:hint="eastAsia"/>
          <w:color w:val="004D6D"/>
          <w:spacing w:val="-2"/>
        </w:rPr>
        <w:t xml:space="preserve">), </w:t>
      </w:r>
      <w:r>
        <w:rPr>
          <w:rFonts w:ascii="ＭＳ ゴシック" w:eastAsia="ＭＳ ゴシック" w:hint="eastAsia"/>
          <w:color w:val="004D6D"/>
          <w:spacing w:val="-10"/>
        </w:rPr>
        <w:t>Ph.D.</w:t>
      </w:r>
    </w:p>
    <w:p w:rsidR="00D01E5D" w:rsidRDefault="00D01E5D">
      <w:pPr>
        <w:spacing w:line="216" w:lineRule="exact"/>
        <w:rPr>
          <w:rFonts w:ascii="ＭＳ ゴシック" w:eastAsia="ＭＳ ゴシック" w:hint="eastAsia"/>
        </w:rPr>
        <w:sectPr w:rsidR="00D01E5D">
          <w:type w:val="continuous"/>
          <w:pgSz w:w="12240" w:h="15840"/>
          <w:pgMar w:top="1500" w:right="1240" w:bottom="280" w:left="1180" w:header="720" w:footer="720" w:gutter="0"/>
          <w:cols w:space="720"/>
        </w:sectPr>
      </w:pPr>
    </w:p>
    <w:p w:rsidR="00D01E5D" w:rsidRDefault="00D01E5D">
      <w:pPr>
        <w:pStyle w:val="a3"/>
        <w:rPr>
          <w:rFonts w:ascii="ＭＳ ゴシック"/>
          <w:sz w:val="20"/>
        </w:rPr>
      </w:pPr>
    </w:p>
    <w:p w:rsidR="00D01E5D" w:rsidRDefault="00D01E5D">
      <w:pPr>
        <w:pStyle w:val="a3"/>
        <w:rPr>
          <w:rFonts w:ascii="ＭＳ ゴシック"/>
          <w:sz w:val="20"/>
        </w:rPr>
      </w:pPr>
    </w:p>
    <w:p w:rsidR="00D01E5D" w:rsidRDefault="00D01E5D">
      <w:pPr>
        <w:pStyle w:val="a3"/>
        <w:rPr>
          <w:rFonts w:ascii="ＭＳ ゴシック"/>
          <w:sz w:val="20"/>
        </w:rPr>
      </w:pPr>
    </w:p>
    <w:p w:rsidR="00D01E5D" w:rsidRDefault="00D01E5D">
      <w:pPr>
        <w:pStyle w:val="a3"/>
        <w:rPr>
          <w:rFonts w:ascii="ＭＳ ゴシック"/>
          <w:sz w:val="20"/>
        </w:rPr>
      </w:pPr>
    </w:p>
    <w:p w:rsidR="00D01E5D" w:rsidRDefault="00D01E5D">
      <w:pPr>
        <w:pStyle w:val="a3"/>
        <w:rPr>
          <w:rFonts w:ascii="ＭＳ ゴシック"/>
          <w:sz w:val="20"/>
        </w:rPr>
      </w:pPr>
    </w:p>
    <w:p w:rsidR="00D01E5D" w:rsidRDefault="00D01E5D">
      <w:pPr>
        <w:pStyle w:val="a3"/>
        <w:rPr>
          <w:rFonts w:ascii="ＭＳ ゴシック"/>
          <w:sz w:val="20"/>
        </w:rPr>
      </w:pPr>
    </w:p>
    <w:p w:rsidR="00D01E5D" w:rsidRDefault="00D01E5D">
      <w:pPr>
        <w:pStyle w:val="a3"/>
        <w:spacing w:before="8"/>
        <w:rPr>
          <w:rFonts w:ascii="ＭＳ ゴシック"/>
          <w:sz w:val="22"/>
        </w:rPr>
      </w:pPr>
    </w:p>
    <w:p w:rsidR="00D01E5D" w:rsidRDefault="0022633E">
      <w:pPr>
        <w:pStyle w:val="2"/>
        <w:spacing w:before="32"/>
        <w:rPr>
          <w:rFonts w:ascii="ＭＳ ゴシック" w:eastAsia="ＭＳ ゴシック" w:hint="eastAsia"/>
        </w:rPr>
      </w:pPr>
      <w:r>
        <w:rPr>
          <w:rFonts w:ascii="ＭＳ ゴシック" w:eastAsia="ＭＳ ゴシック" w:hint="eastAsia"/>
          <w:color w:val="414042"/>
        </w:rPr>
        <w:t>Ｍ＆Ａ取引におけるオープンソース監査</w:t>
      </w:r>
    </w:p>
    <w:p w:rsidR="00D01E5D" w:rsidRDefault="0022633E">
      <w:pPr>
        <w:pStyle w:val="3"/>
        <w:spacing w:before="225"/>
        <w:rPr>
          <w:rFonts w:ascii="ＭＳ ゴシック" w:eastAsia="ＭＳ ゴシック" w:hint="eastAsia"/>
        </w:rPr>
      </w:pPr>
      <w:r>
        <w:rPr>
          <w:rFonts w:ascii="ＭＳ ゴシック" w:eastAsia="ＭＳ ゴシック" w:hint="eastAsia"/>
          <w:color w:val="414042"/>
        </w:rPr>
        <w:t>必須となるその基礎知識</w:t>
      </w:r>
    </w:p>
    <w:p w:rsidR="00D01E5D" w:rsidRDefault="00D01E5D">
      <w:pPr>
        <w:pStyle w:val="a3"/>
        <w:spacing w:before="7"/>
        <w:rPr>
          <w:rFonts w:ascii="ＭＳ ゴシック"/>
          <w:sz w:val="29"/>
        </w:rPr>
      </w:pPr>
    </w:p>
    <w:p w:rsidR="00D01E5D" w:rsidRDefault="0022633E">
      <w:pPr>
        <w:spacing w:before="1"/>
        <w:ind w:left="395"/>
        <w:rPr>
          <w:rFonts w:ascii="ＭＳ ゴシック" w:eastAsia="ＭＳ ゴシック" w:hint="eastAsia"/>
          <w:sz w:val="24"/>
        </w:rPr>
      </w:pPr>
      <w:r>
        <w:rPr>
          <w:rFonts w:ascii="ＭＳ ゴシック" w:eastAsia="ＭＳ ゴシック" w:hint="eastAsia"/>
          <w:color w:val="414042"/>
          <w:sz w:val="24"/>
        </w:rPr>
        <w:t>イブラヒム ハダド(Ibrahim Haddad), Ph.D. 著</w:t>
      </w:r>
    </w:p>
    <w:p w:rsidR="00D01E5D" w:rsidRDefault="00D01E5D">
      <w:pPr>
        <w:pStyle w:val="a3"/>
        <w:rPr>
          <w:rFonts w:ascii="ＭＳ ゴシック"/>
          <w:sz w:val="24"/>
        </w:rPr>
      </w:pPr>
    </w:p>
    <w:p w:rsidR="00D01E5D" w:rsidRDefault="00D01E5D">
      <w:pPr>
        <w:pStyle w:val="a3"/>
        <w:spacing w:before="2"/>
        <w:rPr>
          <w:rFonts w:ascii="ＭＳ ゴシック"/>
          <w:sz w:val="33"/>
        </w:rPr>
      </w:pPr>
    </w:p>
    <w:p w:rsidR="00D01E5D" w:rsidRDefault="0022633E">
      <w:pPr>
        <w:spacing w:line="249" w:lineRule="auto"/>
        <w:ind w:left="395" w:right="590"/>
        <w:rPr>
          <w:sz w:val="24"/>
        </w:rPr>
      </w:pPr>
      <w:r>
        <w:rPr>
          <w:color w:val="414042"/>
          <w:spacing w:val="-8"/>
          <w:w w:val="105"/>
          <w:sz w:val="24"/>
        </w:rPr>
        <w:t>本書は、企業の合併・買収</w:t>
      </w:r>
      <w:r>
        <w:rPr>
          <w:color w:val="414042"/>
          <w:spacing w:val="-4"/>
          <w:w w:val="105"/>
          <w:sz w:val="24"/>
        </w:rPr>
        <w:t>（Ｍ＆Ａ）取引におけるオープンソース 監査の全体像および実</w:t>
      </w:r>
      <w:r>
        <w:rPr>
          <w:color w:val="414042"/>
          <w:spacing w:val="-13"/>
          <w:w w:val="105"/>
          <w:sz w:val="24"/>
        </w:rPr>
        <w:t>践的ガイドを提供するものです。また、買収企業、買収対象双方においてオープンソース コ</w:t>
      </w:r>
      <w:r>
        <w:rPr>
          <w:color w:val="414042"/>
          <w:spacing w:val="-9"/>
          <w:w w:val="105"/>
          <w:sz w:val="24"/>
        </w:rPr>
        <w:t>ンプライアンスへの備えを強化していく上で必要な基礎的ガイドラインについても説明して</w:t>
      </w:r>
      <w:del w:id="0" w:author="工内隆" w:date="2018-02-15T14:28:00Z">
        <w:r w:rsidRPr="005668DD" w:rsidDel="0022633E">
          <w:rPr>
            <w:color w:val="FF0000"/>
            <w:spacing w:val="-9"/>
            <w:w w:val="105"/>
            <w:sz w:val="24"/>
          </w:rPr>
          <w:delText xml:space="preserve">  </w:delText>
        </w:r>
      </w:del>
      <w:r>
        <w:rPr>
          <w:color w:val="414042"/>
          <w:spacing w:val="-4"/>
          <w:w w:val="110"/>
          <w:sz w:val="24"/>
        </w:rPr>
        <w:t>いきます。</w:t>
      </w:r>
    </w:p>
    <w:p w:rsidR="00D01E5D" w:rsidRDefault="00D01E5D">
      <w:pPr>
        <w:pStyle w:val="a3"/>
        <w:rPr>
          <w:sz w:val="24"/>
        </w:rPr>
      </w:pPr>
    </w:p>
    <w:p w:rsidR="00D01E5D" w:rsidRDefault="00D01E5D">
      <w:pPr>
        <w:pStyle w:val="a3"/>
        <w:rPr>
          <w:sz w:val="24"/>
        </w:rPr>
      </w:pPr>
    </w:p>
    <w:p w:rsidR="00D01E5D" w:rsidRDefault="00D01E5D">
      <w:pPr>
        <w:pStyle w:val="a3"/>
        <w:rPr>
          <w:sz w:val="24"/>
        </w:rPr>
      </w:pPr>
    </w:p>
    <w:p w:rsidR="00D01E5D" w:rsidRDefault="00D01E5D">
      <w:pPr>
        <w:pStyle w:val="a3"/>
        <w:rPr>
          <w:sz w:val="24"/>
        </w:rPr>
      </w:pPr>
    </w:p>
    <w:p w:rsidR="00D01E5D" w:rsidRDefault="00D01E5D">
      <w:pPr>
        <w:pStyle w:val="a3"/>
        <w:rPr>
          <w:sz w:val="24"/>
        </w:rPr>
      </w:pPr>
    </w:p>
    <w:p w:rsidR="00D01E5D" w:rsidRDefault="00D01E5D">
      <w:pPr>
        <w:pStyle w:val="a3"/>
        <w:rPr>
          <w:sz w:val="24"/>
        </w:rPr>
      </w:pPr>
    </w:p>
    <w:p w:rsidR="00D01E5D" w:rsidRDefault="00D01E5D">
      <w:pPr>
        <w:pStyle w:val="a3"/>
        <w:rPr>
          <w:sz w:val="24"/>
        </w:rPr>
      </w:pPr>
    </w:p>
    <w:p w:rsidR="00D01E5D" w:rsidRDefault="00D01E5D">
      <w:pPr>
        <w:pStyle w:val="a3"/>
        <w:rPr>
          <w:sz w:val="24"/>
        </w:rPr>
      </w:pPr>
    </w:p>
    <w:p w:rsidR="00D01E5D" w:rsidRDefault="00D01E5D">
      <w:pPr>
        <w:pStyle w:val="a3"/>
        <w:rPr>
          <w:sz w:val="24"/>
        </w:rPr>
      </w:pPr>
    </w:p>
    <w:p w:rsidR="00D01E5D" w:rsidRDefault="00D01E5D">
      <w:pPr>
        <w:pStyle w:val="a3"/>
        <w:rPr>
          <w:sz w:val="24"/>
        </w:rPr>
      </w:pPr>
    </w:p>
    <w:p w:rsidR="00D01E5D" w:rsidRDefault="00D01E5D">
      <w:pPr>
        <w:pStyle w:val="a3"/>
        <w:rPr>
          <w:sz w:val="24"/>
        </w:rPr>
      </w:pPr>
    </w:p>
    <w:p w:rsidR="00D01E5D" w:rsidRDefault="00D01E5D">
      <w:pPr>
        <w:pStyle w:val="a3"/>
        <w:rPr>
          <w:sz w:val="24"/>
        </w:rPr>
      </w:pPr>
    </w:p>
    <w:p w:rsidR="00D01E5D" w:rsidRDefault="00D01E5D">
      <w:pPr>
        <w:pStyle w:val="a3"/>
        <w:rPr>
          <w:sz w:val="24"/>
        </w:rPr>
      </w:pPr>
    </w:p>
    <w:p w:rsidR="00D01E5D" w:rsidRDefault="00D01E5D">
      <w:pPr>
        <w:pStyle w:val="a3"/>
        <w:spacing w:before="7"/>
        <w:rPr>
          <w:sz w:val="35"/>
        </w:rPr>
      </w:pPr>
    </w:p>
    <w:p w:rsidR="00D01E5D" w:rsidRPr="005668DD" w:rsidRDefault="0022633E">
      <w:pPr>
        <w:ind w:left="395"/>
        <w:rPr>
          <w:rFonts w:ascii="Arial" w:hAnsi="Arial"/>
          <w:sz w:val="20"/>
          <w:lang w:val="en-US"/>
        </w:rPr>
      </w:pPr>
      <w:r w:rsidRPr="005668DD">
        <w:rPr>
          <w:rFonts w:ascii="Arial" w:hAnsi="Arial"/>
          <w:color w:val="009EDA"/>
          <w:sz w:val="20"/>
          <w:lang w:val="en-US"/>
        </w:rPr>
        <w:t>Copyright © 2018 The Linux Foundation. All rights reserved.</w:t>
      </w:r>
    </w:p>
    <w:p w:rsidR="00D01E5D" w:rsidRPr="005668DD" w:rsidRDefault="00D01E5D">
      <w:pPr>
        <w:pStyle w:val="a3"/>
        <w:spacing w:before="7"/>
        <w:rPr>
          <w:rFonts w:ascii="Arial"/>
          <w:sz w:val="20"/>
          <w:lang w:val="en-US"/>
        </w:rPr>
      </w:pPr>
    </w:p>
    <w:p w:rsidR="00D01E5D" w:rsidRDefault="0022633E">
      <w:pPr>
        <w:spacing w:before="1" w:line="261" w:lineRule="auto"/>
        <w:ind w:left="395" w:right="570"/>
        <w:jc w:val="both"/>
        <w:rPr>
          <w:sz w:val="20"/>
        </w:rPr>
      </w:pPr>
      <w:r>
        <w:rPr>
          <w:color w:val="009EDA"/>
          <w:spacing w:val="-5"/>
          <w:w w:val="105"/>
          <w:sz w:val="20"/>
        </w:rPr>
        <w:t>免責事項：本書は著者の法務専門職とは異なる経歴・知見に基づくものであり、法的アドバイスを提供する</w:t>
      </w:r>
      <w:r>
        <w:rPr>
          <w:color w:val="009EDA"/>
          <w:spacing w:val="-8"/>
          <w:w w:val="105"/>
          <w:sz w:val="20"/>
        </w:rPr>
        <w:t>ものではありません。また、本書は、著者自身の見解を示したものであり、現在もしくは過去の著者所属企業</w:t>
      </w:r>
      <w:r>
        <w:rPr>
          <w:color w:val="009EDA"/>
          <w:spacing w:val="-1"/>
          <w:w w:val="105"/>
          <w:sz w:val="20"/>
        </w:rPr>
        <w:t>の見解を反映したものではありません。</w:t>
      </w:r>
    </w:p>
    <w:p w:rsidR="00D01E5D" w:rsidRDefault="00D01E5D">
      <w:pPr>
        <w:spacing w:line="261" w:lineRule="auto"/>
        <w:jc w:val="both"/>
        <w:rPr>
          <w:sz w:val="20"/>
        </w:rPr>
        <w:sectPr w:rsidR="00D01E5D">
          <w:footerReference w:type="default" r:id="rId49"/>
          <w:pgSz w:w="12240" w:h="15840"/>
          <w:pgMar w:top="1500" w:right="1240" w:bottom="840" w:left="1180" w:header="0" w:footer="640" w:gutter="0"/>
          <w:cols w:space="720"/>
        </w:sectPr>
      </w:pPr>
    </w:p>
    <w:p w:rsidR="00D01E5D" w:rsidRDefault="005668DD">
      <w:pPr>
        <w:pStyle w:val="a3"/>
        <w:rPr>
          <w:sz w:val="20"/>
        </w:rPr>
      </w:pPr>
      <w:r>
        <w:rPr>
          <w:noProof/>
        </w:rPr>
        <w:lastRenderedPageBreak/>
        <mc:AlternateContent>
          <mc:Choice Requires="wps">
            <w:drawing>
              <wp:anchor distT="0" distB="0" distL="114300" distR="114300" simplePos="0" relativeHeight="251681792" behindDoc="1" locked="0" layoutInCell="1" allowOverlap="1">
                <wp:simplePos x="0" y="0"/>
                <wp:positionH relativeFrom="page">
                  <wp:posOffset>17145</wp:posOffset>
                </wp:positionH>
                <wp:positionV relativeFrom="page">
                  <wp:posOffset>6350</wp:posOffset>
                </wp:positionV>
                <wp:extent cx="7755255" cy="563880"/>
                <wp:effectExtent l="0" t="0" r="0" b="1270"/>
                <wp:wrapNone/>
                <wp:docPr id="403"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9CEEF" id="Rectangle 78" o:spid="_x0000_s1026" style="position:absolute;left:0;text-align:left;margin-left:1.35pt;margin-top:.5pt;width:610.65pt;height:44.4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" fillcolor="#fbfbfa" stroked="f">
                <w10:wrap anchorx="page" anchory="page"/>
              </v:rect>
            </w:pict>
          </mc:Fallback>
        </mc:AlternateContent>
      </w: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5668DD">
      <w:pPr>
        <w:pStyle w:val="2"/>
        <w:spacing w:before="180"/>
        <w:ind w:left="435"/>
        <w:rPr>
          <w:rFonts w:ascii="ＭＳ ゴシック" w:eastAsia="ＭＳ ゴシック" w:hint="eastAsia"/>
        </w:rPr>
      </w:pPr>
      <w:r>
        <w:rPr>
          <w:rFonts w:hint="eastAsia"/>
          <w:noProof/>
        </w:rPr>
        <mc:AlternateContent>
          <mc:Choice Requires="wps">
            <w:drawing>
              <wp:anchor distT="0" distB="0" distL="114300" distR="114300" simplePos="0" relativeHeight="251636736" behindDoc="0" locked="0" layoutInCell="1" allowOverlap="1">
                <wp:simplePos x="0" y="0"/>
                <wp:positionH relativeFrom="page">
                  <wp:posOffset>1025525</wp:posOffset>
                </wp:positionH>
                <wp:positionV relativeFrom="paragraph">
                  <wp:posOffset>552450</wp:posOffset>
                </wp:positionV>
                <wp:extent cx="5638800" cy="0"/>
                <wp:effectExtent l="6350" t="14605" r="12700" b="13970"/>
                <wp:wrapNone/>
                <wp:docPr id="402"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8800"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C770E" id="Line 77" o:spid="_x0000_s1026" style="position:absolute;left:0;text-align:lef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0.75pt,43.5pt" to="524.7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" strokecolor="#aaaaad" strokeweight="1pt">
                <w10:wrap anchorx="page"/>
              </v:line>
            </w:pict>
          </mc:Fallback>
        </mc:AlternateContent>
      </w:r>
      <w:r w:rsidR="0022633E">
        <w:rPr>
          <w:rFonts w:ascii="ＭＳ ゴシック" w:eastAsia="ＭＳ ゴシック" w:hint="eastAsia"/>
          <w:color w:val="414042"/>
        </w:rPr>
        <w:t>目次</w:t>
      </w:r>
    </w:p>
    <w:p w:rsidR="00D01E5D" w:rsidRDefault="0022633E">
      <w:pPr>
        <w:tabs>
          <w:tab w:val="left" w:pos="8677"/>
        </w:tabs>
        <w:spacing w:before="450"/>
        <w:ind w:left="92"/>
        <w:jc w:val="center"/>
        <w:rPr>
          <w:rFonts w:ascii="Arial" w:eastAsia="Arial"/>
          <w:sz w:val="24"/>
        </w:rPr>
      </w:pPr>
      <w:r>
        <w:rPr>
          <w:color w:val="414042"/>
          <w:spacing w:val="-19"/>
          <w:sz w:val="24"/>
        </w:rPr>
        <w:t>１</w:t>
      </w:r>
      <w:r>
        <w:rPr>
          <w:color w:val="414042"/>
          <w:spacing w:val="-13"/>
          <w:sz w:val="24"/>
        </w:rPr>
        <w:t>章</w:t>
      </w:r>
      <w:r>
        <w:rPr>
          <w:color w:val="414042"/>
          <w:sz w:val="24"/>
        </w:rPr>
        <w:t>：</w:t>
      </w:r>
      <w:r>
        <w:rPr>
          <w:color w:val="414042"/>
          <w:spacing w:val="15"/>
          <w:sz w:val="24"/>
        </w:rPr>
        <w:t xml:space="preserve"> </w:t>
      </w:r>
      <w:r>
        <w:rPr>
          <w:color w:val="414042"/>
          <w:spacing w:val="-3"/>
          <w:sz w:val="24"/>
        </w:rPr>
        <w:t>は</w:t>
      </w:r>
      <w:r>
        <w:rPr>
          <w:color w:val="414042"/>
          <w:spacing w:val="5"/>
          <w:sz w:val="24"/>
        </w:rPr>
        <w:t>じ</w:t>
      </w:r>
      <w:r>
        <w:rPr>
          <w:color w:val="414042"/>
          <w:sz w:val="24"/>
        </w:rPr>
        <w:t>めに</w:t>
      </w:r>
      <w:r>
        <w:rPr>
          <w:color w:val="414042"/>
          <w:spacing w:val="2"/>
          <w:sz w:val="24"/>
        </w:rPr>
        <w:t xml:space="preserve"> </w:t>
      </w:r>
      <w:hyperlink w:anchor="_bookmark0" w:history="1">
        <w:r>
          <w:rPr>
            <w:rFonts w:ascii="Arial" w:eastAsia="Arial"/>
            <w:color w:val="414042"/>
            <w:sz w:val="24"/>
          </w:rPr>
          <w:t>Introduction</w:t>
        </w:r>
        <w:r>
          <w:rPr>
            <w:rFonts w:ascii="Arial" w:eastAsia="Arial"/>
            <w:color w:val="414042"/>
            <w:sz w:val="24"/>
          </w:rPr>
          <w:tab/>
          <w:t>1</w:t>
        </w:r>
      </w:hyperlink>
    </w:p>
    <w:p w:rsidR="00D01E5D" w:rsidRDefault="0022633E">
      <w:pPr>
        <w:tabs>
          <w:tab w:val="left" w:pos="8677"/>
        </w:tabs>
        <w:spacing w:before="412"/>
        <w:ind w:left="92"/>
        <w:jc w:val="center"/>
        <w:rPr>
          <w:rFonts w:ascii="Arial" w:eastAsia="Arial"/>
          <w:sz w:val="24"/>
        </w:rPr>
      </w:pPr>
      <w:r>
        <w:rPr>
          <w:color w:val="414042"/>
          <w:w w:val="105"/>
          <w:sz w:val="24"/>
        </w:rPr>
        <w:t>２</w:t>
      </w:r>
      <w:r>
        <w:rPr>
          <w:color w:val="414042"/>
          <w:spacing w:val="-13"/>
          <w:w w:val="105"/>
          <w:sz w:val="24"/>
        </w:rPr>
        <w:t>章</w:t>
      </w:r>
      <w:r>
        <w:rPr>
          <w:color w:val="414042"/>
          <w:w w:val="105"/>
          <w:sz w:val="24"/>
        </w:rPr>
        <w:t>：</w:t>
      </w:r>
      <w:r>
        <w:rPr>
          <w:color w:val="414042"/>
          <w:spacing w:val="23"/>
          <w:w w:val="105"/>
          <w:sz w:val="24"/>
        </w:rPr>
        <w:t xml:space="preserve"> </w:t>
      </w:r>
      <w:r>
        <w:rPr>
          <w:color w:val="414042"/>
          <w:w w:val="105"/>
          <w:sz w:val="24"/>
        </w:rPr>
        <w:t>共通</w:t>
      </w:r>
      <w:r>
        <w:rPr>
          <w:color w:val="414042"/>
          <w:spacing w:val="-4"/>
          <w:w w:val="105"/>
          <w:sz w:val="24"/>
        </w:rPr>
        <w:t>的</w:t>
      </w:r>
      <w:r>
        <w:rPr>
          <w:color w:val="414042"/>
          <w:w w:val="105"/>
          <w:sz w:val="24"/>
        </w:rPr>
        <w:t>な</w:t>
      </w:r>
      <w:r>
        <w:rPr>
          <w:color w:val="414042"/>
          <w:spacing w:val="-10"/>
          <w:w w:val="105"/>
          <w:sz w:val="24"/>
        </w:rPr>
        <w:t>オ</w:t>
      </w:r>
      <w:r>
        <w:rPr>
          <w:color w:val="414042"/>
          <w:spacing w:val="-19"/>
          <w:w w:val="105"/>
          <w:sz w:val="24"/>
        </w:rPr>
        <w:t>ー</w:t>
      </w:r>
      <w:r>
        <w:rPr>
          <w:color w:val="414042"/>
          <w:spacing w:val="5"/>
          <w:w w:val="105"/>
          <w:sz w:val="24"/>
        </w:rPr>
        <w:t>プ</w:t>
      </w:r>
      <w:r>
        <w:rPr>
          <w:color w:val="414042"/>
          <w:spacing w:val="-7"/>
          <w:w w:val="105"/>
          <w:sz w:val="24"/>
        </w:rPr>
        <w:t>ン</w:t>
      </w:r>
      <w:r>
        <w:rPr>
          <w:color w:val="414042"/>
          <w:spacing w:val="-4"/>
          <w:w w:val="105"/>
          <w:sz w:val="24"/>
        </w:rPr>
        <w:t>ソ</w:t>
      </w:r>
      <w:r>
        <w:rPr>
          <w:color w:val="414042"/>
          <w:spacing w:val="-24"/>
          <w:w w:val="105"/>
          <w:sz w:val="24"/>
        </w:rPr>
        <w:t>ー</w:t>
      </w:r>
      <w:r>
        <w:rPr>
          <w:color w:val="414042"/>
          <w:spacing w:val="-14"/>
          <w:w w:val="105"/>
          <w:sz w:val="24"/>
        </w:rPr>
        <w:t>ス</w:t>
      </w:r>
      <w:r>
        <w:rPr>
          <w:color w:val="414042"/>
          <w:spacing w:val="5"/>
          <w:w w:val="105"/>
          <w:sz w:val="24"/>
        </w:rPr>
        <w:t>使</w:t>
      </w:r>
      <w:r>
        <w:rPr>
          <w:color w:val="414042"/>
          <w:spacing w:val="-6"/>
          <w:w w:val="105"/>
          <w:sz w:val="24"/>
        </w:rPr>
        <w:t>用</w:t>
      </w:r>
      <w:r>
        <w:rPr>
          <w:color w:val="414042"/>
          <w:w w:val="105"/>
          <w:sz w:val="24"/>
        </w:rPr>
        <w:t>シナリオ</w:t>
      </w:r>
      <w:hyperlink w:anchor="_bookmark1" w:history="1">
        <w:r>
          <w:rPr>
            <w:color w:val="414042"/>
            <w:w w:val="105"/>
            <w:sz w:val="24"/>
          </w:rPr>
          <w:tab/>
        </w:r>
        <w:r>
          <w:rPr>
            <w:rFonts w:ascii="Arial" w:eastAsia="Arial"/>
            <w:color w:val="414042"/>
            <w:w w:val="105"/>
            <w:sz w:val="24"/>
          </w:rPr>
          <w:t>3</w:t>
        </w:r>
      </w:hyperlink>
    </w:p>
    <w:p w:rsidR="00D01E5D" w:rsidRDefault="0022633E">
      <w:pPr>
        <w:tabs>
          <w:tab w:val="left" w:pos="8676"/>
        </w:tabs>
        <w:spacing w:before="413"/>
        <w:ind w:left="92"/>
        <w:jc w:val="center"/>
        <w:rPr>
          <w:rFonts w:ascii="Arial" w:eastAsia="Arial"/>
          <w:sz w:val="24"/>
        </w:rPr>
      </w:pPr>
      <w:r>
        <w:rPr>
          <w:color w:val="414042"/>
          <w:w w:val="110"/>
          <w:sz w:val="24"/>
        </w:rPr>
        <w:t>３</w:t>
      </w:r>
      <w:r>
        <w:rPr>
          <w:color w:val="414042"/>
          <w:spacing w:val="-13"/>
          <w:w w:val="110"/>
          <w:sz w:val="24"/>
        </w:rPr>
        <w:t>章</w:t>
      </w:r>
      <w:r>
        <w:rPr>
          <w:color w:val="414042"/>
          <w:w w:val="110"/>
          <w:sz w:val="24"/>
        </w:rPr>
        <w:t>：</w:t>
      </w:r>
      <w:r>
        <w:rPr>
          <w:color w:val="414042"/>
          <w:spacing w:val="-20"/>
          <w:w w:val="110"/>
          <w:sz w:val="24"/>
        </w:rPr>
        <w:t xml:space="preserve"> </w:t>
      </w:r>
      <w:r>
        <w:rPr>
          <w:color w:val="414042"/>
          <w:spacing w:val="-10"/>
          <w:w w:val="110"/>
          <w:sz w:val="24"/>
        </w:rPr>
        <w:t>オ</w:t>
      </w:r>
      <w:r>
        <w:rPr>
          <w:color w:val="414042"/>
          <w:spacing w:val="-19"/>
          <w:w w:val="110"/>
          <w:sz w:val="24"/>
        </w:rPr>
        <w:t>ー</w:t>
      </w:r>
      <w:r>
        <w:rPr>
          <w:color w:val="414042"/>
          <w:spacing w:val="5"/>
          <w:w w:val="110"/>
          <w:sz w:val="24"/>
        </w:rPr>
        <w:t>プ</w:t>
      </w:r>
      <w:r>
        <w:rPr>
          <w:color w:val="414042"/>
          <w:spacing w:val="-7"/>
          <w:w w:val="110"/>
          <w:sz w:val="24"/>
        </w:rPr>
        <w:t>ン</w:t>
      </w:r>
      <w:r>
        <w:rPr>
          <w:color w:val="414042"/>
          <w:spacing w:val="-4"/>
          <w:w w:val="110"/>
          <w:sz w:val="24"/>
        </w:rPr>
        <w:t>ソ</w:t>
      </w:r>
      <w:r>
        <w:rPr>
          <w:color w:val="414042"/>
          <w:spacing w:val="-24"/>
          <w:w w:val="110"/>
          <w:sz w:val="24"/>
        </w:rPr>
        <w:t>ー</w:t>
      </w:r>
      <w:r>
        <w:rPr>
          <w:color w:val="414042"/>
          <w:spacing w:val="-15"/>
          <w:w w:val="110"/>
          <w:sz w:val="24"/>
        </w:rPr>
        <w:t>ス</w:t>
      </w:r>
      <w:r>
        <w:rPr>
          <w:color w:val="414042"/>
          <w:w w:val="110"/>
          <w:sz w:val="24"/>
        </w:rPr>
        <w:t>監査</w:t>
      </w:r>
      <w:hyperlink w:anchor="_bookmark2" w:history="1">
        <w:r>
          <w:rPr>
            <w:color w:val="414042"/>
            <w:w w:val="110"/>
            <w:sz w:val="24"/>
          </w:rPr>
          <w:tab/>
        </w:r>
        <w:r>
          <w:rPr>
            <w:rFonts w:ascii="Arial" w:eastAsia="Arial"/>
            <w:color w:val="414042"/>
            <w:w w:val="110"/>
            <w:sz w:val="24"/>
          </w:rPr>
          <w:t>8</w:t>
        </w:r>
      </w:hyperlink>
    </w:p>
    <w:p w:rsidR="00D01E5D" w:rsidRDefault="0022633E">
      <w:pPr>
        <w:tabs>
          <w:tab w:val="left" w:pos="8570"/>
        </w:tabs>
        <w:spacing w:before="412"/>
        <w:ind w:left="92"/>
        <w:jc w:val="center"/>
        <w:rPr>
          <w:rFonts w:ascii="Arial" w:eastAsia="Arial"/>
          <w:sz w:val="24"/>
        </w:rPr>
      </w:pPr>
      <w:r>
        <w:rPr>
          <w:color w:val="414042"/>
          <w:w w:val="105"/>
          <w:sz w:val="24"/>
        </w:rPr>
        <w:t>４</w:t>
      </w:r>
      <w:r>
        <w:rPr>
          <w:color w:val="414042"/>
          <w:spacing w:val="-13"/>
          <w:w w:val="105"/>
          <w:sz w:val="24"/>
        </w:rPr>
        <w:t>章</w:t>
      </w:r>
      <w:r>
        <w:rPr>
          <w:color w:val="414042"/>
          <w:w w:val="105"/>
          <w:sz w:val="24"/>
        </w:rPr>
        <w:t>：</w:t>
      </w:r>
      <w:r>
        <w:rPr>
          <w:color w:val="414042"/>
          <w:spacing w:val="3"/>
          <w:w w:val="105"/>
          <w:sz w:val="24"/>
        </w:rPr>
        <w:t xml:space="preserve"> </w:t>
      </w:r>
      <w:r>
        <w:rPr>
          <w:color w:val="414042"/>
          <w:w w:val="105"/>
          <w:sz w:val="24"/>
        </w:rPr>
        <w:t>監査</w:t>
      </w:r>
      <w:r>
        <w:rPr>
          <w:color w:val="414042"/>
          <w:spacing w:val="-3"/>
          <w:w w:val="105"/>
          <w:sz w:val="24"/>
        </w:rPr>
        <w:t>業</w:t>
      </w:r>
      <w:r>
        <w:rPr>
          <w:color w:val="414042"/>
          <w:w w:val="105"/>
          <w:sz w:val="24"/>
        </w:rPr>
        <w:t>務</w:t>
      </w:r>
      <w:r>
        <w:rPr>
          <w:color w:val="414042"/>
          <w:spacing w:val="-13"/>
          <w:w w:val="105"/>
          <w:sz w:val="24"/>
        </w:rPr>
        <w:t>の</w:t>
      </w:r>
      <w:r>
        <w:rPr>
          <w:color w:val="414042"/>
          <w:w w:val="105"/>
          <w:sz w:val="24"/>
        </w:rPr>
        <w:t>スコ</w:t>
      </w:r>
      <w:r>
        <w:rPr>
          <w:color w:val="414042"/>
          <w:spacing w:val="-19"/>
          <w:w w:val="105"/>
          <w:sz w:val="24"/>
        </w:rPr>
        <w:t>ー</w:t>
      </w:r>
      <w:r>
        <w:rPr>
          <w:color w:val="414042"/>
          <w:spacing w:val="5"/>
          <w:w w:val="105"/>
          <w:sz w:val="24"/>
        </w:rPr>
        <w:t>プ</w:t>
      </w:r>
      <w:r>
        <w:rPr>
          <w:color w:val="414042"/>
          <w:spacing w:val="-5"/>
          <w:w w:val="105"/>
          <w:sz w:val="24"/>
        </w:rPr>
        <w:t>を</w:t>
      </w:r>
      <w:r>
        <w:rPr>
          <w:color w:val="414042"/>
          <w:w w:val="105"/>
          <w:sz w:val="24"/>
        </w:rPr>
        <w:t>評</w:t>
      </w:r>
      <w:r>
        <w:rPr>
          <w:color w:val="414042"/>
          <w:spacing w:val="-4"/>
          <w:w w:val="105"/>
          <w:sz w:val="24"/>
        </w:rPr>
        <w:t>価</w:t>
      </w:r>
      <w:r>
        <w:rPr>
          <w:color w:val="414042"/>
          <w:spacing w:val="-16"/>
          <w:w w:val="105"/>
          <w:sz w:val="24"/>
        </w:rPr>
        <w:t>す</w:t>
      </w:r>
      <w:r>
        <w:rPr>
          <w:color w:val="414042"/>
          <w:w w:val="105"/>
          <w:sz w:val="24"/>
        </w:rPr>
        <w:t>る</w:t>
      </w:r>
      <w:hyperlink w:anchor="_bookmark3" w:history="1">
        <w:r>
          <w:rPr>
            <w:color w:val="414042"/>
            <w:w w:val="105"/>
            <w:sz w:val="24"/>
          </w:rPr>
          <w:tab/>
        </w:r>
        <w:r>
          <w:rPr>
            <w:rFonts w:ascii="Arial" w:eastAsia="Arial"/>
            <w:color w:val="414042"/>
            <w:spacing w:val="-14"/>
            <w:w w:val="105"/>
            <w:sz w:val="24"/>
          </w:rPr>
          <w:t>11</w:t>
        </w:r>
      </w:hyperlink>
    </w:p>
    <w:p w:rsidR="00D01E5D" w:rsidRDefault="0022633E">
      <w:pPr>
        <w:tabs>
          <w:tab w:val="left" w:pos="8543"/>
        </w:tabs>
        <w:spacing w:before="413"/>
        <w:ind w:left="77"/>
        <w:jc w:val="center"/>
        <w:rPr>
          <w:rFonts w:ascii="Arial" w:eastAsia="Arial"/>
          <w:sz w:val="24"/>
        </w:rPr>
      </w:pPr>
      <w:r>
        <w:rPr>
          <w:color w:val="414042"/>
          <w:sz w:val="24"/>
        </w:rPr>
        <w:t>５</w:t>
      </w:r>
      <w:r>
        <w:rPr>
          <w:color w:val="414042"/>
          <w:spacing w:val="-13"/>
          <w:sz w:val="24"/>
        </w:rPr>
        <w:t>章</w:t>
      </w:r>
      <w:r>
        <w:rPr>
          <w:color w:val="414042"/>
          <w:sz w:val="24"/>
        </w:rPr>
        <w:t>：</w:t>
      </w:r>
      <w:r>
        <w:rPr>
          <w:color w:val="414042"/>
          <w:spacing w:val="7"/>
          <w:sz w:val="24"/>
        </w:rPr>
        <w:t xml:space="preserve"> </w:t>
      </w:r>
      <w:r>
        <w:rPr>
          <w:color w:val="414042"/>
          <w:sz w:val="24"/>
        </w:rPr>
        <w:t>監</w:t>
      </w:r>
      <w:r>
        <w:rPr>
          <w:color w:val="414042"/>
          <w:spacing w:val="-4"/>
          <w:sz w:val="24"/>
        </w:rPr>
        <w:t>査</w:t>
      </w:r>
      <w:r>
        <w:rPr>
          <w:color w:val="414042"/>
          <w:spacing w:val="-10"/>
          <w:sz w:val="24"/>
        </w:rPr>
        <w:t>手法</w:t>
      </w:r>
      <w:hyperlink w:anchor="_bookmark4" w:history="1">
        <w:r>
          <w:rPr>
            <w:color w:val="414042"/>
            <w:spacing w:val="-10"/>
            <w:sz w:val="24"/>
          </w:rPr>
          <w:tab/>
        </w:r>
        <w:r>
          <w:rPr>
            <w:rFonts w:ascii="Arial" w:eastAsia="Arial"/>
            <w:color w:val="414042"/>
            <w:spacing w:val="-15"/>
            <w:sz w:val="24"/>
          </w:rPr>
          <w:t>13</w:t>
        </w:r>
      </w:hyperlink>
    </w:p>
    <w:p w:rsidR="00D01E5D" w:rsidRDefault="0022633E">
      <w:pPr>
        <w:tabs>
          <w:tab w:val="left" w:pos="8515"/>
        </w:tabs>
        <w:spacing w:before="412"/>
        <w:ind w:left="73"/>
        <w:jc w:val="center"/>
        <w:rPr>
          <w:rFonts w:ascii="Cambria" w:eastAsia="Cambria"/>
          <w:sz w:val="24"/>
        </w:rPr>
      </w:pPr>
      <w:r>
        <w:rPr>
          <w:color w:val="414042"/>
          <w:sz w:val="24"/>
        </w:rPr>
        <w:t>６</w:t>
      </w:r>
      <w:r>
        <w:rPr>
          <w:color w:val="414042"/>
          <w:spacing w:val="-13"/>
          <w:sz w:val="24"/>
        </w:rPr>
        <w:t>章</w:t>
      </w:r>
      <w:r>
        <w:rPr>
          <w:color w:val="414042"/>
          <w:sz w:val="24"/>
        </w:rPr>
        <w:t>：</w:t>
      </w:r>
      <w:r>
        <w:rPr>
          <w:color w:val="414042"/>
          <w:spacing w:val="28"/>
          <w:sz w:val="24"/>
        </w:rPr>
        <w:t xml:space="preserve"> </w:t>
      </w:r>
      <w:r>
        <w:rPr>
          <w:color w:val="414042"/>
          <w:sz w:val="24"/>
        </w:rPr>
        <w:t>最終</w:t>
      </w:r>
      <w:r>
        <w:rPr>
          <w:color w:val="414042"/>
          <w:spacing w:val="-8"/>
          <w:sz w:val="24"/>
        </w:rPr>
        <w:t>レ</w:t>
      </w:r>
      <w:r>
        <w:rPr>
          <w:color w:val="414042"/>
          <w:spacing w:val="-10"/>
          <w:sz w:val="24"/>
        </w:rPr>
        <w:t>ポ</w:t>
      </w:r>
      <w:r>
        <w:rPr>
          <w:color w:val="414042"/>
          <w:sz w:val="24"/>
        </w:rPr>
        <w:t>ー</w:t>
      </w:r>
      <w:r>
        <w:rPr>
          <w:color w:val="414042"/>
          <w:spacing w:val="7"/>
          <w:sz w:val="24"/>
        </w:rPr>
        <w:t>ト</w:t>
      </w:r>
      <w:r>
        <w:rPr>
          <w:color w:val="414042"/>
          <w:sz w:val="24"/>
        </w:rPr>
        <w:t>に関</w:t>
      </w:r>
      <w:r>
        <w:rPr>
          <w:color w:val="414042"/>
          <w:spacing w:val="-16"/>
          <w:sz w:val="24"/>
        </w:rPr>
        <w:t>す</w:t>
      </w:r>
      <w:r>
        <w:rPr>
          <w:color w:val="414042"/>
          <w:spacing w:val="-7"/>
          <w:sz w:val="24"/>
        </w:rPr>
        <w:t>る</w:t>
      </w:r>
      <w:r>
        <w:rPr>
          <w:color w:val="414042"/>
          <w:spacing w:val="-5"/>
          <w:sz w:val="24"/>
        </w:rPr>
        <w:t>留</w:t>
      </w:r>
      <w:r>
        <w:rPr>
          <w:color w:val="414042"/>
          <w:spacing w:val="-9"/>
          <w:sz w:val="24"/>
        </w:rPr>
        <w:t>意</w:t>
      </w:r>
      <w:r>
        <w:rPr>
          <w:color w:val="414042"/>
          <w:sz w:val="24"/>
        </w:rPr>
        <w:t>事項</w:t>
      </w:r>
      <w:hyperlink w:anchor="_bookmark5" w:history="1">
        <w:r>
          <w:rPr>
            <w:color w:val="414042"/>
            <w:sz w:val="24"/>
          </w:rPr>
          <w:tab/>
        </w:r>
        <w:r>
          <w:rPr>
            <w:rFonts w:ascii="Cambria" w:eastAsia="Cambria"/>
            <w:color w:val="414042"/>
            <w:spacing w:val="-19"/>
            <w:sz w:val="24"/>
          </w:rPr>
          <w:t>19</w:t>
        </w:r>
      </w:hyperlink>
    </w:p>
    <w:p w:rsidR="00D01E5D" w:rsidRDefault="0022633E">
      <w:pPr>
        <w:tabs>
          <w:tab w:val="left" w:pos="8552"/>
        </w:tabs>
        <w:spacing w:before="413"/>
        <w:ind w:left="92"/>
        <w:jc w:val="center"/>
        <w:rPr>
          <w:rFonts w:ascii="Arial" w:eastAsia="Arial"/>
          <w:sz w:val="24"/>
        </w:rPr>
      </w:pPr>
      <w:r>
        <w:rPr>
          <w:color w:val="414042"/>
          <w:w w:val="110"/>
          <w:sz w:val="24"/>
        </w:rPr>
        <w:t>７</w:t>
      </w:r>
      <w:r>
        <w:rPr>
          <w:color w:val="414042"/>
          <w:spacing w:val="-13"/>
          <w:w w:val="110"/>
          <w:sz w:val="24"/>
        </w:rPr>
        <w:t>章</w:t>
      </w:r>
      <w:r>
        <w:rPr>
          <w:color w:val="414042"/>
          <w:w w:val="110"/>
          <w:sz w:val="24"/>
        </w:rPr>
        <w:t>：</w:t>
      </w:r>
      <w:r>
        <w:rPr>
          <w:color w:val="414042"/>
          <w:spacing w:val="-21"/>
          <w:w w:val="110"/>
          <w:sz w:val="24"/>
        </w:rPr>
        <w:t xml:space="preserve"> </w:t>
      </w:r>
      <w:r>
        <w:rPr>
          <w:color w:val="414042"/>
          <w:spacing w:val="-5"/>
          <w:w w:val="110"/>
          <w:sz w:val="24"/>
        </w:rPr>
        <w:t>セ</w:t>
      </w:r>
      <w:r>
        <w:rPr>
          <w:color w:val="414042"/>
          <w:spacing w:val="-14"/>
          <w:w w:val="110"/>
          <w:sz w:val="24"/>
        </w:rPr>
        <w:t>キ</w:t>
      </w:r>
      <w:r>
        <w:rPr>
          <w:color w:val="414042"/>
          <w:spacing w:val="-16"/>
          <w:w w:val="110"/>
          <w:sz w:val="24"/>
        </w:rPr>
        <w:t>ュ</w:t>
      </w:r>
      <w:r>
        <w:rPr>
          <w:color w:val="414042"/>
          <w:w w:val="110"/>
          <w:sz w:val="24"/>
        </w:rPr>
        <w:t>リ</w:t>
      </w:r>
      <w:r>
        <w:rPr>
          <w:color w:val="414042"/>
          <w:spacing w:val="-19"/>
          <w:w w:val="110"/>
          <w:sz w:val="24"/>
        </w:rPr>
        <w:t>テ</w:t>
      </w:r>
      <w:r>
        <w:rPr>
          <w:color w:val="414042"/>
          <w:spacing w:val="-20"/>
          <w:w w:val="110"/>
          <w:sz w:val="24"/>
        </w:rPr>
        <w:t>ィ</w:t>
      </w:r>
      <w:r>
        <w:rPr>
          <w:color w:val="414042"/>
          <w:w w:val="110"/>
          <w:sz w:val="24"/>
        </w:rPr>
        <w:t>と</w:t>
      </w:r>
      <w:r>
        <w:rPr>
          <w:color w:val="414042"/>
          <w:spacing w:val="-5"/>
          <w:w w:val="110"/>
          <w:sz w:val="24"/>
        </w:rPr>
        <w:t>バ</w:t>
      </w:r>
      <w:r>
        <w:rPr>
          <w:color w:val="414042"/>
          <w:spacing w:val="-3"/>
          <w:w w:val="110"/>
          <w:sz w:val="24"/>
        </w:rPr>
        <w:t>ー</w:t>
      </w:r>
      <w:r>
        <w:rPr>
          <w:color w:val="414042"/>
          <w:w w:val="110"/>
          <w:sz w:val="24"/>
        </w:rPr>
        <w:t>ジョ</w:t>
      </w:r>
      <w:r>
        <w:rPr>
          <w:color w:val="414042"/>
          <w:spacing w:val="-3"/>
          <w:w w:val="110"/>
          <w:sz w:val="24"/>
        </w:rPr>
        <w:t>ン</w:t>
      </w:r>
      <w:r>
        <w:rPr>
          <w:color w:val="414042"/>
          <w:w w:val="110"/>
          <w:sz w:val="24"/>
        </w:rPr>
        <w:t>管理</w:t>
      </w:r>
      <w:r>
        <w:rPr>
          <w:color w:val="414042"/>
          <w:w w:val="110"/>
          <w:sz w:val="24"/>
        </w:rPr>
        <w:tab/>
      </w:r>
      <w:hyperlink w:anchor="_bookmark6" w:history="1">
        <w:r>
          <w:rPr>
            <w:rFonts w:ascii="Arial" w:eastAsia="Arial"/>
            <w:color w:val="414042"/>
            <w:spacing w:val="-5"/>
            <w:w w:val="110"/>
            <w:sz w:val="24"/>
          </w:rPr>
          <w:t>21</w:t>
        </w:r>
      </w:hyperlink>
    </w:p>
    <w:p w:rsidR="00D01E5D" w:rsidRDefault="0022633E">
      <w:pPr>
        <w:tabs>
          <w:tab w:val="left" w:pos="8546"/>
        </w:tabs>
        <w:spacing w:before="412"/>
        <w:ind w:left="92"/>
        <w:jc w:val="center"/>
        <w:rPr>
          <w:rFonts w:ascii="Arial" w:eastAsia="Arial"/>
          <w:sz w:val="24"/>
        </w:rPr>
      </w:pPr>
      <w:r>
        <w:rPr>
          <w:color w:val="414042"/>
          <w:sz w:val="24"/>
        </w:rPr>
        <w:t>８</w:t>
      </w:r>
      <w:r>
        <w:rPr>
          <w:color w:val="414042"/>
          <w:spacing w:val="-13"/>
          <w:sz w:val="24"/>
        </w:rPr>
        <w:t>章</w:t>
      </w:r>
      <w:r>
        <w:rPr>
          <w:color w:val="414042"/>
          <w:sz w:val="24"/>
        </w:rPr>
        <w:t>：</w:t>
      </w:r>
      <w:r>
        <w:rPr>
          <w:color w:val="414042"/>
          <w:spacing w:val="15"/>
          <w:sz w:val="24"/>
        </w:rPr>
        <w:t xml:space="preserve"> </w:t>
      </w:r>
      <w:r>
        <w:rPr>
          <w:color w:val="414042"/>
          <w:spacing w:val="-12"/>
          <w:sz w:val="24"/>
        </w:rPr>
        <w:t>買</w:t>
      </w:r>
      <w:r>
        <w:rPr>
          <w:color w:val="414042"/>
          <w:sz w:val="24"/>
        </w:rPr>
        <w:t>収</w:t>
      </w:r>
      <w:r>
        <w:rPr>
          <w:color w:val="414042"/>
          <w:spacing w:val="-6"/>
          <w:sz w:val="24"/>
        </w:rPr>
        <w:t>前</w:t>
      </w:r>
      <w:r>
        <w:rPr>
          <w:color w:val="414042"/>
          <w:spacing w:val="-40"/>
          <w:sz w:val="24"/>
        </w:rPr>
        <w:t>、</w:t>
      </w:r>
      <w:r>
        <w:rPr>
          <w:color w:val="414042"/>
          <w:spacing w:val="-12"/>
          <w:sz w:val="24"/>
        </w:rPr>
        <w:t>買</w:t>
      </w:r>
      <w:r>
        <w:rPr>
          <w:color w:val="414042"/>
          <w:spacing w:val="-7"/>
          <w:sz w:val="24"/>
        </w:rPr>
        <w:t>収</w:t>
      </w:r>
      <w:r>
        <w:rPr>
          <w:color w:val="414042"/>
          <w:sz w:val="24"/>
        </w:rPr>
        <w:t>後</w:t>
      </w:r>
      <w:r>
        <w:rPr>
          <w:color w:val="414042"/>
          <w:spacing w:val="-4"/>
          <w:sz w:val="24"/>
        </w:rPr>
        <w:t>の</w:t>
      </w:r>
      <w:r>
        <w:rPr>
          <w:color w:val="414042"/>
          <w:spacing w:val="-5"/>
          <w:sz w:val="24"/>
        </w:rPr>
        <w:t>改</w:t>
      </w:r>
      <w:r>
        <w:rPr>
          <w:color w:val="414042"/>
          <w:sz w:val="24"/>
        </w:rPr>
        <w:t>善</w:t>
      </w:r>
      <w:hyperlink w:anchor="_bookmark7" w:history="1">
        <w:r>
          <w:rPr>
            <w:color w:val="414042"/>
            <w:sz w:val="24"/>
          </w:rPr>
          <w:tab/>
        </w:r>
        <w:r>
          <w:rPr>
            <w:rFonts w:ascii="Arial" w:eastAsia="Arial"/>
            <w:color w:val="414042"/>
            <w:sz w:val="24"/>
          </w:rPr>
          <w:t>2</w:t>
        </w:r>
      </w:hyperlink>
      <w:r>
        <w:rPr>
          <w:rFonts w:ascii="Arial" w:eastAsia="Arial"/>
          <w:color w:val="414042"/>
          <w:sz w:val="24"/>
        </w:rPr>
        <w:t>3</w:t>
      </w:r>
    </w:p>
    <w:p w:rsidR="00D01E5D" w:rsidRDefault="0022633E">
      <w:pPr>
        <w:tabs>
          <w:tab w:val="left" w:pos="8543"/>
        </w:tabs>
        <w:spacing w:before="413"/>
        <w:ind w:left="86"/>
        <w:jc w:val="center"/>
        <w:rPr>
          <w:rFonts w:ascii="Arial" w:eastAsia="Arial"/>
          <w:sz w:val="24"/>
        </w:rPr>
      </w:pPr>
      <w:r>
        <w:rPr>
          <w:color w:val="414042"/>
          <w:sz w:val="24"/>
        </w:rPr>
        <w:t>９</w:t>
      </w:r>
      <w:r>
        <w:rPr>
          <w:color w:val="414042"/>
          <w:spacing w:val="-13"/>
          <w:sz w:val="24"/>
        </w:rPr>
        <w:t>章</w:t>
      </w:r>
      <w:r>
        <w:rPr>
          <w:color w:val="414042"/>
          <w:sz w:val="24"/>
        </w:rPr>
        <w:t>：</w:t>
      </w:r>
      <w:r>
        <w:rPr>
          <w:color w:val="414042"/>
          <w:spacing w:val="37"/>
          <w:sz w:val="24"/>
        </w:rPr>
        <w:t xml:space="preserve"> </w:t>
      </w:r>
      <w:r>
        <w:rPr>
          <w:color w:val="414042"/>
          <w:spacing w:val="-11"/>
          <w:sz w:val="24"/>
        </w:rPr>
        <w:t>買</w:t>
      </w:r>
      <w:r>
        <w:rPr>
          <w:color w:val="414042"/>
          <w:sz w:val="24"/>
        </w:rPr>
        <w:t>収</w:t>
      </w:r>
      <w:r>
        <w:rPr>
          <w:color w:val="414042"/>
          <w:spacing w:val="2"/>
          <w:sz w:val="24"/>
        </w:rPr>
        <w:t>対</w:t>
      </w:r>
      <w:r>
        <w:rPr>
          <w:color w:val="414042"/>
          <w:sz w:val="24"/>
        </w:rPr>
        <w:t>象企業と</w:t>
      </w:r>
      <w:r>
        <w:rPr>
          <w:color w:val="414042"/>
          <w:spacing w:val="-26"/>
          <w:sz w:val="24"/>
        </w:rPr>
        <w:t>し</w:t>
      </w:r>
      <w:r>
        <w:rPr>
          <w:color w:val="414042"/>
          <w:spacing w:val="-4"/>
          <w:sz w:val="24"/>
        </w:rPr>
        <w:t>て</w:t>
      </w:r>
      <w:r>
        <w:rPr>
          <w:color w:val="414042"/>
          <w:sz w:val="24"/>
        </w:rPr>
        <w:t>監査</w:t>
      </w:r>
      <w:r>
        <w:rPr>
          <w:color w:val="414042"/>
          <w:spacing w:val="-12"/>
          <w:sz w:val="24"/>
        </w:rPr>
        <w:t>に</w:t>
      </w:r>
      <w:r>
        <w:rPr>
          <w:color w:val="414042"/>
          <w:spacing w:val="-5"/>
          <w:sz w:val="24"/>
        </w:rPr>
        <w:t>備</w:t>
      </w:r>
      <w:r>
        <w:rPr>
          <w:color w:val="414042"/>
          <w:spacing w:val="-16"/>
          <w:sz w:val="24"/>
        </w:rPr>
        <w:t>え</w:t>
      </w:r>
      <w:r>
        <w:rPr>
          <w:color w:val="414042"/>
          <w:sz w:val="24"/>
        </w:rPr>
        <w:t>る</w:t>
      </w:r>
      <w:hyperlink w:anchor="_bookmark8" w:history="1">
        <w:r>
          <w:rPr>
            <w:color w:val="414042"/>
            <w:sz w:val="24"/>
          </w:rPr>
          <w:tab/>
        </w:r>
        <w:r>
          <w:rPr>
            <w:rFonts w:ascii="Arial" w:eastAsia="Arial"/>
            <w:color w:val="414042"/>
            <w:spacing w:val="-7"/>
            <w:sz w:val="24"/>
          </w:rPr>
          <w:t>25</w:t>
        </w:r>
      </w:hyperlink>
    </w:p>
    <w:p w:rsidR="00D01E5D" w:rsidRDefault="0022633E">
      <w:pPr>
        <w:tabs>
          <w:tab w:val="left" w:pos="8614"/>
        </w:tabs>
        <w:spacing w:before="412"/>
        <w:ind w:right="69"/>
        <w:jc w:val="center"/>
        <w:rPr>
          <w:rFonts w:ascii="Arial" w:eastAsia="Arial"/>
          <w:sz w:val="24"/>
        </w:rPr>
      </w:pPr>
      <w:r>
        <w:rPr>
          <w:color w:val="414042"/>
          <w:spacing w:val="-7"/>
          <w:sz w:val="24"/>
        </w:rPr>
        <w:t>１０</w:t>
      </w:r>
      <w:r>
        <w:rPr>
          <w:color w:val="414042"/>
          <w:spacing w:val="-13"/>
          <w:sz w:val="24"/>
        </w:rPr>
        <w:t>章</w:t>
      </w:r>
      <w:r>
        <w:rPr>
          <w:color w:val="414042"/>
          <w:sz w:val="24"/>
        </w:rPr>
        <w:t>：</w:t>
      </w:r>
      <w:r>
        <w:rPr>
          <w:color w:val="414042"/>
          <w:spacing w:val="32"/>
          <w:sz w:val="24"/>
        </w:rPr>
        <w:t xml:space="preserve"> </w:t>
      </w:r>
      <w:r>
        <w:rPr>
          <w:color w:val="414042"/>
          <w:spacing w:val="-11"/>
          <w:sz w:val="24"/>
        </w:rPr>
        <w:t>買</w:t>
      </w:r>
      <w:r>
        <w:rPr>
          <w:color w:val="414042"/>
          <w:sz w:val="24"/>
        </w:rPr>
        <w:t>収企業と</w:t>
      </w:r>
      <w:r>
        <w:rPr>
          <w:color w:val="414042"/>
          <w:spacing w:val="-26"/>
          <w:sz w:val="24"/>
        </w:rPr>
        <w:t>し</w:t>
      </w:r>
      <w:r>
        <w:rPr>
          <w:color w:val="414042"/>
          <w:spacing w:val="-4"/>
          <w:sz w:val="24"/>
        </w:rPr>
        <w:t>て</w:t>
      </w:r>
      <w:r>
        <w:rPr>
          <w:color w:val="414042"/>
          <w:sz w:val="24"/>
        </w:rPr>
        <w:t>監査</w:t>
      </w:r>
      <w:r>
        <w:rPr>
          <w:color w:val="414042"/>
          <w:spacing w:val="-12"/>
          <w:sz w:val="24"/>
        </w:rPr>
        <w:t>に</w:t>
      </w:r>
      <w:r>
        <w:rPr>
          <w:color w:val="414042"/>
          <w:spacing w:val="-5"/>
          <w:sz w:val="24"/>
        </w:rPr>
        <w:t>備</w:t>
      </w:r>
      <w:r>
        <w:rPr>
          <w:color w:val="414042"/>
          <w:spacing w:val="-16"/>
          <w:sz w:val="24"/>
        </w:rPr>
        <w:t>え</w:t>
      </w:r>
      <w:r>
        <w:rPr>
          <w:color w:val="414042"/>
          <w:sz w:val="24"/>
        </w:rPr>
        <w:t>る</w:t>
      </w:r>
      <w:hyperlink w:anchor="_bookmark9" w:history="1">
        <w:r>
          <w:rPr>
            <w:color w:val="414042"/>
            <w:sz w:val="24"/>
          </w:rPr>
          <w:tab/>
        </w:r>
        <w:r>
          <w:rPr>
            <w:rFonts w:ascii="Arial" w:eastAsia="Arial"/>
            <w:color w:val="414042"/>
            <w:sz w:val="24"/>
          </w:rPr>
          <w:t>32</w:t>
        </w:r>
      </w:hyperlink>
    </w:p>
    <w:p w:rsidR="00D01E5D" w:rsidRDefault="0022633E">
      <w:pPr>
        <w:tabs>
          <w:tab w:val="left" w:pos="8611"/>
        </w:tabs>
        <w:spacing w:before="413"/>
        <w:ind w:right="65"/>
        <w:jc w:val="center"/>
        <w:rPr>
          <w:rFonts w:ascii="Arial" w:eastAsia="Arial"/>
          <w:sz w:val="24"/>
        </w:rPr>
      </w:pPr>
      <w:r>
        <w:rPr>
          <w:color w:val="414042"/>
          <w:spacing w:val="-24"/>
          <w:w w:val="105"/>
          <w:sz w:val="24"/>
        </w:rPr>
        <w:t>１１</w:t>
      </w:r>
      <w:r>
        <w:rPr>
          <w:color w:val="414042"/>
          <w:spacing w:val="-13"/>
          <w:w w:val="105"/>
          <w:sz w:val="24"/>
        </w:rPr>
        <w:t>章</w:t>
      </w:r>
      <w:r>
        <w:rPr>
          <w:color w:val="414042"/>
          <w:w w:val="105"/>
          <w:sz w:val="24"/>
        </w:rPr>
        <w:t>：</w:t>
      </w:r>
      <w:r>
        <w:rPr>
          <w:color w:val="414042"/>
          <w:spacing w:val="-6"/>
          <w:w w:val="105"/>
          <w:sz w:val="24"/>
        </w:rPr>
        <w:t xml:space="preserve"> </w:t>
      </w:r>
      <w:r>
        <w:rPr>
          <w:color w:val="414042"/>
          <w:w w:val="105"/>
          <w:sz w:val="24"/>
        </w:rPr>
        <w:t>コ</w:t>
      </w:r>
      <w:r>
        <w:rPr>
          <w:color w:val="414042"/>
          <w:spacing w:val="-8"/>
          <w:w w:val="105"/>
          <w:sz w:val="24"/>
        </w:rPr>
        <w:t>ン</w:t>
      </w:r>
      <w:r>
        <w:rPr>
          <w:color w:val="414042"/>
          <w:w w:val="105"/>
          <w:sz w:val="24"/>
        </w:rPr>
        <w:t>プライア</w:t>
      </w:r>
      <w:r>
        <w:rPr>
          <w:color w:val="414042"/>
          <w:spacing w:val="-20"/>
          <w:w w:val="105"/>
          <w:sz w:val="24"/>
        </w:rPr>
        <w:t>ン</w:t>
      </w:r>
      <w:r>
        <w:rPr>
          <w:color w:val="414042"/>
          <w:w w:val="105"/>
          <w:sz w:val="24"/>
        </w:rPr>
        <w:t>スに関し推奨</w:t>
      </w:r>
      <w:r>
        <w:rPr>
          <w:color w:val="414042"/>
          <w:spacing w:val="-6"/>
          <w:w w:val="105"/>
          <w:sz w:val="24"/>
        </w:rPr>
        <w:t>さ</w:t>
      </w:r>
      <w:r>
        <w:rPr>
          <w:color w:val="414042"/>
          <w:w w:val="105"/>
          <w:sz w:val="24"/>
        </w:rPr>
        <w:t>れ</w:t>
      </w:r>
      <w:r>
        <w:rPr>
          <w:color w:val="414042"/>
          <w:spacing w:val="-3"/>
          <w:w w:val="105"/>
          <w:sz w:val="24"/>
        </w:rPr>
        <w:t>る</w:t>
      </w:r>
      <w:r>
        <w:rPr>
          <w:color w:val="414042"/>
          <w:w w:val="105"/>
          <w:sz w:val="24"/>
        </w:rPr>
        <w:t>開</w:t>
      </w:r>
      <w:r>
        <w:rPr>
          <w:color w:val="414042"/>
          <w:spacing w:val="-4"/>
          <w:w w:val="105"/>
          <w:sz w:val="24"/>
        </w:rPr>
        <w:t>発</w:t>
      </w:r>
      <w:r>
        <w:rPr>
          <w:color w:val="414042"/>
          <w:spacing w:val="-3"/>
          <w:w w:val="105"/>
          <w:sz w:val="24"/>
        </w:rPr>
        <w:t>実</w:t>
      </w:r>
      <w:r>
        <w:rPr>
          <w:color w:val="414042"/>
          <w:w w:val="105"/>
          <w:sz w:val="24"/>
        </w:rPr>
        <w:t>務</w:t>
      </w:r>
      <w:hyperlink w:anchor="_bookmark10" w:history="1">
        <w:r>
          <w:rPr>
            <w:color w:val="414042"/>
            <w:w w:val="105"/>
            <w:sz w:val="24"/>
          </w:rPr>
          <w:tab/>
        </w:r>
        <w:r>
          <w:rPr>
            <w:rFonts w:ascii="Arial" w:eastAsia="Arial"/>
            <w:color w:val="414042"/>
            <w:w w:val="105"/>
            <w:sz w:val="24"/>
          </w:rPr>
          <w:t>36</w:t>
        </w:r>
      </w:hyperlink>
    </w:p>
    <w:p w:rsidR="00D01E5D" w:rsidRDefault="0022633E">
      <w:pPr>
        <w:tabs>
          <w:tab w:val="left" w:pos="8611"/>
        </w:tabs>
        <w:spacing w:before="412"/>
        <w:ind w:right="67"/>
        <w:jc w:val="center"/>
        <w:rPr>
          <w:rFonts w:ascii="Arial" w:eastAsia="Arial"/>
          <w:sz w:val="24"/>
        </w:rPr>
      </w:pPr>
      <w:r>
        <w:rPr>
          <w:color w:val="414042"/>
          <w:spacing w:val="-11"/>
          <w:sz w:val="24"/>
        </w:rPr>
        <w:t>１２</w:t>
      </w:r>
      <w:r>
        <w:rPr>
          <w:color w:val="414042"/>
          <w:spacing w:val="-13"/>
          <w:sz w:val="24"/>
        </w:rPr>
        <w:t>章</w:t>
      </w:r>
      <w:r>
        <w:rPr>
          <w:color w:val="414042"/>
          <w:sz w:val="24"/>
        </w:rPr>
        <w:t>：</w:t>
      </w:r>
      <w:r>
        <w:rPr>
          <w:color w:val="414042"/>
          <w:spacing w:val="5"/>
          <w:sz w:val="24"/>
        </w:rPr>
        <w:t xml:space="preserve"> </w:t>
      </w:r>
      <w:r>
        <w:rPr>
          <w:color w:val="414042"/>
          <w:spacing w:val="2"/>
          <w:sz w:val="24"/>
        </w:rPr>
        <w:t>結</w:t>
      </w:r>
      <w:r>
        <w:rPr>
          <w:color w:val="414042"/>
          <w:sz w:val="24"/>
        </w:rPr>
        <w:t>論</w:t>
      </w:r>
      <w:hyperlink w:anchor="_bookmark11" w:history="1">
        <w:r>
          <w:rPr>
            <w:color w:val="414042"/>
            <w:sz w:val="24"/>
          </w:rPr>
          <w:tab/>
        </w:r>
        <w:r>
          <w:rPr>
            <w:rFonts w:ascii="Arial" w:eastAsia="Arial"/>
            <w:color w:val="414042"/>
            <w:sz w:val="24"/>
          </w:rPr>
          <w:t>39</w:t>
        </w:r>
      </w:hyperlink>
    </w:p>
    <w:p w:rsidR="00D01E5D" w:rsidRDefault="0022633E">
      <w:pPr>
        <w:tabs>
          <w:tab w:val="left" w:pos="8618"/>
        </w:tabs>
        <w:spacing w:before="413"/>
        <w:ind w:right="67"/>
        <w:jc w:val="center"/>
        <w:rPr>
          <w:rFonts w:ascii="Arial" w:eastAsia="Arial"/>
          <w:sz w:val="24"/>
        </w:rPr>
      </w:pPr>
      <w:r>
        <w:rPr>
          <w:color w:val="414042"/>
          <w:sz w:val="24"/>
        </w:rPr>
        <w:t>参考文献</w:t>
      </w:r>
      <w:r>
        <w:rPr>
          <w:color w:val="414042"/>
          <w:sz w:val="24"/>
        </w:rPr>
        <w:tab/>
      </w:r>
      <w:hyperlink w:anchor="_bookmark12" w:history="1">
        <w:r>
          <w:rPr>
            <w:rFonts w:ascii="Arial" w:eastAsia="Arial"/>
            <w:color w:val="414042"/>
            <w:spacing w:val="-3"/>
            <w:sz w:val="24"/>
          </w:rPr>
          <w:t>42</w:t>
        </w:r>
      </w:hyperlink>
    </w:p>
    <w:p w:rsidR="00D01E5D" w:rsidRDefault="00D01E5D">
      <w:pPr>
        <w:jc w:val="center"/>
        <w:rPr>
          <w:rFonts w:ascii="Arial" w:eastAsia="Arial"/>
          <w:sz w:val="24"/>
        </w:rPr>
        <w:sectPr w:rsidR="00D01E5D">
          <w:pgSz w:w="12240" w:h="15840"/>
          <w:pgMar w:top="0" w:right="1240" w:bottom="840" w:left="1180" w:header="0" w:footer="640" w:gutter="0"/>
          <w:cols w:space="720"/>
        </w:sectPr>
      </w:pPr>
    </w:p>
    <w:p w:rsidR="00D01E5D" w:rsidRDefault="005668DD">
      <w:pPr>
        <w:pStyle w:val="a3"/>
        <w:rPr>
          <w:rFonts w:ascii="Arial"/>
          <w:sz w:val="358"/>
        </w:rPr>
      </w:pPr>
      <w:r>
        <w:rPr>
          <w:noProof/>
        </w:rPr>
        <w:lastRenderedPageBreak/>
        <mc:AlternateContent>
          <mc:Choice Requires="wps">
            <w:drawing>
              <wp:anchor distT="0" distB="0" distL="114300" distR="114300" simplePos="0" relativeHeight="251637760" behindDoc="0" locked="0" layoutInCell="1" allowOverlap="1">
                <wp:simplePos x="0" y="0"/>
                <wp:positionH relativeFrom="page">
                  <wp:posOffset>607060</wp:posOffset>
                </wp:positionH>
                <wp:positionV relativeFrom="page">
                  <wp:posOffset>529590</wp:posOffset>
                </wp:positionV>
                <wp:extent cx="6583680" cy="0"/>
                <wp:effectExtent l="6985" t="15240" r="10160" b="13335"/>
                <wp:wrapNone/>
                <wp:docPr id="401"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60394" id="Line 76" o:spid="_x0000_s1026" style="position:absolute;left:0;text-align:lef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" strokecolor="#0096d6" strokeweight="1pt">
                <w10:wrap anchorx="page" anchory="page"/>
              </v:line>
            </w:pict>
          </mc:Fallback>
        </mc:AlternateContent>
      </w:r>
    </w:p>
    <w:p w:rsidR="00D01E5D" w:rsidRDefault="00D01E5D">
      <w:pPr>
        <w:pStyle w:val="a3"/>
        <w:spacing w:before="8"/>
        <w:rPr>
          <w:rFonts w:ascii="Arial"/>
          <w:sz w:val="494"/>
        </w:rPr>
      </w:pPr>
    </w:p>
    <w:p w:rsidR="00D01E5D" w:rsidRDefault="0022633E">
      <w:pPr>
        <w:spacing w:before="1"/>
        <w:ind w:left="179"/>
        <w:rPr>
          <w:sz w:val="68"/>
        </w:rPr>
      </w:pPr>
      <w:bookmarkStart w:id="1" w:name="_bookmark0"/>
      <w:bookmarkEnd w:id="1"/>
      <w:r>
        <w:rPr>
          <w:rFonts w:ascii="Arial" w:eastAsia="Arial"/>
          <w:b/>
          <w:color w:val="009EDA"/>
          <w:w w:val="110"/>
          <w:sz w:val="300"/>
        </w:rPr>
        <w:t>1</w:t>
      </w:r>
      <w:r>
        <w:rPr>
          <w:rFonts w:ascii="Arial" w:eastAsia="Arial"/>
          <w:b/>
          <w:color w:val="009EDA"/>
          <w:spacing w:val="-522"/>
          <w:w w:val="110"/>
          <w:sz w:val="300"/>
        </w:rPr>
        <w:t xml:space="preserve"> </w:t>
      </w:r>
      <w:r>
        <w:rPr>
          <w:color w:val="009EDA"/>
          <w:spacing w:val="-8"/>
          <w:w w:val="110"/>
          <w:sz w:val="68"/>
        </w:rPr>
        <w:t>はじめに</w:t>
      </w:r>
    </w:p>
    <w:p w:rsidR="00D01E5D" w:rsidRDefault="00D01E5D">
      <w:pPr>
        <w:rPr>
          <w:sz w:val="68"/>
        </w:rPr>
        <w:sectPr w:rsidR="00D01E5D">
          <w:footerReference w:type="default" r:id="rId50"/>
          <w:pgSz w:w="12240" w:h="15840"/>
          <w:pgMar w:top="820" w:right="1240" w:bottom="760" w:left="1180" w:header="0" w:footer="560" w:gutter="0"/>
          <w:pgNumType w:start="1"/>
          <w:cols w:space="720"/>
        </w:sectPr>
      </w:pPr>
    </w:p>
    <w:p w:rsidR="00D01E5D" w:rsidRDefault="005668DD">
      <w:pPr>
        <w:pStyle w:val="a3"/>
        <w:rPr>
          <w:sz w:val="20"/>
        </w:rPr>
      </w:pPr>
      <w:r>
        <w:rPr>
          <w:noProof/>
        </w:rPr>
        <w:lastRenderedPageBreak/>
        <mc:AlternateContent>
          <mc:Choice Requires="wpg">
            <w:drawing>
              <wp:anchor distT="0" distB="0" distL="114300" distR="114300" simplePos="0" relativeHeight="251682816" behindDoc="1" locked="0" layoutInCell="1" allowOverlap="1">
                <wp:simplePos x="0" y="0"/>
                <wp:positionH relativeFrom="page">
                  <wp:posOffset>17145</wp:posOffset>
                </wp:positionH>
                <wp:positionV relativeFrom="page">
                  <wp:posOffset>6350</wp:posOffset>
                </wp:positionV>
                <wp:extent cx="7755255" cy="563880"/>
                <wp:effectExtent l="0" t="0" r="0" b="1270"/>
                <wp:wrapNone/>
                <wp:docPr id="398"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563880"/>
                          <a:chOff x="27" y="10"/>
                          <a:chExt cx="12213" cy="888"/>
                        </a:xfrm>
                      </wpg:grpSpPr>
                      <wps:wsp>
                        <wps:cNvPr id="399" name="Rectangle 75"/>
                        <wps:cNvSpPr>
                          <a:spLocks noChangeArrowheads="1"/>
                        </wps:cNvSpPr>
                        <wps:spPr bwMode="auto">
                          <a:xfrm>
                            <a:off x="27" y="10"/>
                            <a:ext cx="12213" cy="888"/>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Text Box 74"/>
                        <wps:cNvSpPr txBox="1">
                          <a:spLocks noChangeArrowheads="1"/>
                        </wps:cNvSpPr>
                        <wps:spPr bwMode="auto">
                          <a:xfrm>
                            <a:off x="27" y="10"/>
                            <a:ext cx="1221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rPr>
                                  <w:sz w:val="24"/>
                                </w:rPr>
                              </w:pPr>
                            </w:p>
                            <w:p w:rsidR="0022633E" w:rsidRDefault="0022633E">
                              <w:pPr>
                                <w:spacing w:before="162"/>
                                <w:ind w:left="1548"/>
                                <w:rPr>
                                  <w:sz w:val="24"/>
                                </w:rPr>
                              </w:pPr>
                              <w:r>
                                <w:rPr>
                                  <w:color w:val="2A476B"/>
                                  <w:w w:val="120"/>
                                  <w:sz w:val="24"/>
                                </w:rPr>
                                <w:t>Ｍ＆Ａ取引におけるオープンソース監査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 o:spid="_x0000_s1026" style="position:absolute;margin-left:1.35pt;margin-top:.5pt;width:610.65pt;height:44.4pt;z-index:-251633664;mso-position-horizontal-relative:page;mso-position-vertical-relative:page" coordorigin="27,10" coordsize="1221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">
                <v:rect id="Rectangle 75" o:spid="_x0000_s1027"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" fillcolor="#fbfbfa" stroked="f"/>
                <v:shapetype id="_x0000_t202" coordsize="21600,21600" o:spt="202" path="m,l,21600r21600,l21600,xe">
                  <v:stroke joinstyle="miter"/>
                  <v:path gradientshapeok="t" o:connecttype="rect"/>
                </v:shapetype>
                <v:shape id="Text Box 74" o:spid="_x0000_s1028" type="#_x0000_t20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JrwQAAANwAAAAPAAAAZHJzL2Rvd25yZXYueG1sRE/Pa8Iw&#10;FL4P/B/CE3abiWP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Ayw8mvBAAAA3AAAAA8AAAAA&#10;AAAAAAAAAAAABwIAAGRycy9kb3ducmV2LnhtbFBLBQYAAAAAAwADALcAAAD1AgAAAAA=&#10;" filled="f" stroked="f">
                  <v:textbox inset="0,0,0,0">
                    <w:txbxContent>
                      <w:p w:rsidR="0022633E" w:rsidRDefault="0022633E">
                        <w:pPr>
                          <w:rPr>
                            <w:sz w:val="24"/>
                          </w:rPr>
                        </w:pPr>
                      </w:p>
                      <w:p w:rsidR="0022633E" w:rsidRDefault="0022633E">
                        <w:pPr>
                          <w:spacing w:before="162"/>
                          <w:ind w:left="1548"/>
                          <w:rPr>
                            <w:sz w:val="24"/>
                          </w:rPr>
                        </w:pPr>
                        <w:r>
                          <w:rPr>
                            <w:color w:val="2A476B"/>
                            <w:w w:val="120"/>
                            <w:sz w:val="24"/>
                          </w:rPr>
                          <w:t>Ｍ＆Ａ取引におけるオープンソース監査</w:t>
                        </w:r>
                      </w:p>
                    </w:txbxContent>
                  </v:textbox>
                </v:shape>
                <w10:wrap anchorx="page" anchory="page"/>
              </v:group>
            </w:pict>
          </mc:Fallback>
        </mc:AlternateContent>
      </w: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spacing w:before="5"/>
        <w:rPr>
          <w:sz w:val="14"/>
        </w:rPr>
      </w:pPr>
    </w:p>
    <w:p w:rsidR="00D01E5D" w:rsidRDefault="0022633E">
      <w:pPr>
        <w:pStyle w:val="a3"/>
        <w:spacing w:before="60"/>
        <w:ind w:left="395" w:right="428"/>
      </w:pPr>
      <w:r>
        <w:rPr>
          <w:color w:val="414042"/>
          <w:spacing w:val="-9"/>
          <w:w w:val="110"/>
        </w:rPr>
        <w:t>私たちはソフトウェアによって定義された時代に生きています。私たちがしてい</w:t>
      </w:r>
      <w:r>
        <w:rPr>
          <w:color w:val="414042"/>
          <w:spacing w:val="-13"/>
          <w:w w:val="110"/>
        </w:rPr>
        <w:t>ることのすべては実質的に、何らかの方法で、ソフトウェアによって計画、具体</w:t>
      </w:r>
      <w:r>
        <w:rPr>
          <w:color w:val="414042"/>
          <w:spacing w:val="-17"/>
          <w:w w:val="110"/>
        </w:rPr>
        <w:t>化、分析され、そして管理されています。その大きなソフトウェアという傘の下で</w:t>
      </w:r>
      <w:r>
        <w:rPr>
          <w:color w:val="414042"/>
          <w:spacing w:val="10"/>
          <w:w w:val="105"/>
        </w:rPr>
        <w:t>も</w:t>
      </w:r>
      <w:r>
        <w:rPr>
          <w:color w:val="414042"/>
          <w:spacing w:val="-13"/>
          <w:w w:val="110"/>
        </w:rPr>
        <w:t>オープンソース ソフトウェアは、最</w:t>
      </w:r>
      <w:r>
        <w:rPr>
          <w:color w:val="414042"/>
          <w:w w:val="105"/>
        </w:rPr>
        <w:t>も</w:t>
      </w:r>
      <w:r>
        <w:rPr>
          <w:color w:val="414042"/>
          <w:w w:val="110"/>
        </w:rPr>
        <w:t>重要な</w:t>
      </w:r>
      <w:r>
        <w:rPr>
          <w:color w:val="414042"/>
          <w:spacing w:val="2"/>
          <w:w w:val="105"/>
        </w:rPr>
        <w:t>も</w:t>
      </w:r>
      <w:r>
        <w:rPr>
          <w:color w:val="414042"/>
          <w:spacing w:val="-9"/>
          <w:w w:val="110"/>
        </w:rPr>
        <w:t>のでしょう。すべての産業で企業</w:t>
      </w:r>
      <w:r>
        <w:rPr>
          <w:color w:val="414042"/>
          <w:spacing w:val="-13"/>
          <w:w w:val="110"/>
        </w:rPr>
        <w:t>はオープンソース ソフトウェアからの恩恵を求め、それを使い、そこに参加し、そ</w:t>
      </w:r>
      <w:r>
        <w:rPr>
          <w:color w:val="414042"/>
          <w:spacing w:val="-15"/>
          <w:w w:val="110"/>
        </w:rPr>
        <w:t>こへコントリビュートすることを競っています。その恩恵は、社外エンジニアリング</w:t>
      </w:r>
      <w:r>
        <w:rPr>
          <w:color w:val="414042"/>
          <w:spacing w:val="-4"/>
          <w:w w:val="105"/>
        </w:rPr>
        <w:t>リソースを有効活用することによる</w:t>
      </w:r>
      <w:r>
        <w:rPr>
          <w:color w:val="414042"/>
          <w:spacing w:val="7"/>
          <w:w w:val="105"/>
        </w:rPr>
        <w:t>Time</w:t>
      </w:r>
      <w:r>
        <w:rPr>
          <w:color w:val="414042"/>
          <w:spacing w:val="6"/>
          <w:w w:val="105"/>
        </w:rPr>
        <w:t xml:space="preserve"> </w:t>
      </w:r>
      <w:r>
        <w:rPr>
          <w:color w:val="414042"/>
          <w:spacing w:val="2"/>
          <w:w w:val="105"/>
        </w:rPr>
        <w:t>to</w:t>
      </w:r>
      <w:r>
        <w:rPr>
          <w:color w:val="414042"/>
          <w:spacing w:val="1"/>
          <w:w w:val="105"/>
        </w:rPr>
        <w:t xml:space="preserve"> </w:t>
      </w:r>
      <w:r>
        <w:rPr>
          <w:color w:val="414042"/>
          <w:spacing w:val="5"/>
          <w:w w:val="105"/>
        </w:rPr>
        <w:t>Market</w:t>
      </w:r>
      <w:r>
        <w:rPr>
          <w:color w:val="414042"/>
          <w:spacing w:val="-6"/>
          <w:w w:val="105"/>
        </w:rPr>
        <w:t>の短縮から、イノベーション</w:t>
      </w:r>
      <w:r>
        <w:rPr>
          <w:color w:val="414042"/>
          <w:spacing w:val="-5"/>
          <w:w w:val="110"/>
        </w:rPr>
        <w:t>の加速など多岐にわたっているのです。</w:t>
      </w:r>
    </w:p>
    <w:p w:rsidR="00D01E5D" w:rsidRDefault="00D01E5D">
      <w:pPr>
        <w:pStyle w:val="a3"/>
        <w:spacing w:before="3"/>
        <w:rPr>
          <w:sz w:val="22"/>
        </w:rPr>
      </w:pPr>
    </w:p>
    <w:p w:rsidR="00D01E5D" w:rsidRDefault="0022633E">
      <w:pPr>
        <w:pStyle w:val="a3"/>
        <w:spacing w:before="1"/>
        <w:ind w:left="395" w:right="332"/>
        <w:jc w:val="both"/>
      </w:pPr>
      <w:r>
        <w:rPr>
          <w:color w:val="414042"/>
          <w:spacing w:val="-19"/>
          <w:w w:val="105"/>
        </w:rPr>
        <w:t>こういった考え方は、企業の合併・買収取引に</w:t>
      </w:r>
      <w:r>
        <w:rPr>
          <w:color w:val="414042"/>
          <w:spacing w:val="-16"/>
        </w:rPr>
        <w:t>も</w:t>
      </w:r>
      <w:r>
        <w:rPr>
          <w:color w:val="414042"/>
          <w:spacing w:val="-19"/>
          <w:w w:val="105"/>
        </w:rPr>
        <w:t>当てはまります。テクノロジー企業の</w:t>
      </w:r>
      <w:r>
        <w:rPr>
          <w:color w:val="414042"/>
          <w:spacing w:val="-10"/>
          <w:w w:val="105"/>
        </w:rPr>
        <w:t>買収はどんな</w:t>
      </w:r>
      <w:r>
        <w:rPr>
          <w:color w:val="414042"/>
          <w:spacing w:val="-3"/>
        </w:rPr>
        <w:t>も</w:t>
      </w:r>
      <w:r>
        <w:rPr>
          <w:color w:val="414042"/>
          <w:spacing w:val="-13"/>
          <w:w w:val="105"/>
        </w:rPr>
        <w:t>のであれ、何らかの形でソフ</w:t>
      </w:r>
      <w:r>
        <w:rPr>
          <w:color w:val="414042"/>
          <w:spacing w:val="-6"/>
        </w:rPr>
        <w:t>ト</w:t>
      </w:r>
      <w:r>
        <w:rPr>
          <w:color w:val="414042"/>
          <w:spacing w:val="-25"/>
          <w:w w:val="105"/>
        </w:rPr>
        <w:t xml:space="preserve">ウェアに関係してくるからです。買収企 </w:t>
      </w:r>
      <w:r>
        <w:rPr>
          <w:color w:val="414042"/>
          <w:spacing w:val="-14"/>
          <w:w w:val="110"/>
        </w:rPr>
        <w:t>業が買収対象企業のソフ</w:t>
      </w:r>
      <w:r>
        <w:rPr>
          <w:color w:val="414042"/>
          <w:spacing w:val="-6"/>
        </w:rPr>
        <w:t>ト</w:t>
      </w:r>
      <w:r>
        <w:rPr>
          <w:color w:val="414042"/>
          <w:spacing w:val="-21"/>
          <w:w w:val="110"/>
        </w:rPr>
        <w:t>ウ</w:t>
      </w:r>
      <w:r>
        <w:rPr>
          <w:color w:val="414042"/>
          <w:spacing w:val="-32"/>
          <w:w w:val="115"/>
        </w:rPr>
        <w:t>ェ</w:t>
      </w:r>
      <w:r>
        <w:rPr>
          <w:color w:val="414042"/>
          <w:spacing w:val="-14"/>
          <w:w w:val="110"/>
        </w:rPr>
        <w:t>アやコンプライアンスプロセスに対し包括的レビュ</w:t>
      </w:r>
      <w:r>
        <w:rPr>
          <w:color w:val="414042"/>
          <w:spacing w:val="-15"/>
          <w:w w:val="105"/>
        </w:rPr>
        <w:t>ーを行う、ソフ</w:t>
      </w:r>
      <w:r>
        <w:rPr>
          <w:color w:val="414042"/>
          <w:spacing w:val="-6"/>
        </w:rPr>
        <w:t>ト</w:t>
      </w:r>
      <w:r>
        <w:rPr>
          <w:color w:val="414042"/>
          <w:spacing w:val="-12"/>
          <w:w w:val="105"/>
        </w:rPr>
        <w:t>ウェア  デューデリジェンス</w:t>
      </w:r>
      <w:r>
        <w:rPr>
          <w:color w:val="414042"/>
          <w:spacing w:val="-16"/>
          <w:w w:val="105"/>
        </w:rPr>
        <w:t>（</w:t>
      </w:r>
      <w:r>
        <w:rPr>
          <w:color w:val="414042"/>
          <w:spacing w:val="-15"/>
          <w:w w:val="105"/>
        </w:rPr>
        <w:t>適正評価、精査</w:t>
      </w:r>
      <w:r>
        <w:rPr>
          <w:color w:val="414042"/>
          <w:spacing w:val="-16"/>
          <w:w w:val="105"/>
        </w:rPr>
        <w:t>）</w:t>
      </w:r>
      <w:r>
        <w:rPr>
          <w:color w:val="414042"/>
          <w:spacing w:val="-19"/>
          <w:w w:val="105"/>
        </w:rPr>
        <w:t>のプロセスは、合併・買</w:t>
      </w:r>
      <w:r>
        <w:rPr>
          <w:color w:val="414042"/>
          <w:spacing w:val="-10"/>
          <w:w w:val="110"/>
        </w:rPr>
        <w:t>収において標準的な</w:t>
      </w:r>
      <w:r>
        <w:rPr>
          <w:color w:val="414042"/>
          <w:spacing w:val="-3"/>
        </w:rPr>
        <w:t>も</w:t>
      </w:r>
      <w:r>
        <w:rPr>
          <w:color w:val="414042"/>
          <w:spacing w:val="-19"/>
          <w:w w:val="110"/>
        </w:rPr>
        <w:t>のになってきています。こういったプロセスで出くわすことがご</w:t>
      </w:r>
      <w:r>
        <w:rPr>
          <w:color w:val="414042"/>
          <w:spacing w:val="-12"/>
          <w:w w:val="110"/>
        </w:rPr>
        <w:t>く一般的になってきている</w:t>
      </w:r>
      <w:r>
        <w:rPr>
          <w:color w:val="414042"/>
          <w:spacing w:val="-9"/>
          <w:w w:val="115"/>
        </w:rPr>
        <w:t>オ</w:t>
      </w:r>
      <w:r>
        <w:rPr>
          <w:color w:val="414042"/>
          <w:spacing w:val="-10"/>
          <w:w w:val="110"/>
        </w:rPr>
        <w:t>ープンソース ソフ</w:t>
      </w:r>
      <w:r>
        <w:rPr>
          <w:color w:val="414042"/>
          <w:spacing w:val="-6"/>
        </w:rPr>
        <w:t>ト</w:t>
      </w:r>
      <w:r>
        <w:rPr>
          <w:color w:val="414042"/>
          <w:spacing w:val="-21"/>
          <w:w w:val="110"/>
        </w:rPr>
        <w:t>ウ</w:t>
      </w:r>
      <w:r>
        <w:rPr>
          <w:color w:val="414042"/>
          <w:spacing w:val="-32"/>
          <w:w w:val="115"/>
        </w:rPr>
        <w:t>ェ</w:t>
      </w:r>
      <w:r>
        <w:rPr>
          <w:color w:val="414042"/>
          <w:spacing w:val="-19"/>
          <w:w w:val="110"/>
        </w:rPr>
        <w:t>アには、プロプライ</w:t>
      </w:r>
      <w:r>
        <w:rPr>
          <w:color w:val="414042"/>
          <w:spacing w:val="-8"/>
          <w:w w:val="115"/>
        </w:rPr>
        <w:t>エ</w:t>
      </w:r>
      <w:r>
        <w:rPr>
          <w:color w:val="414042"/>
          <w:spacing w:val="1"/>
          <w:w w:val="110"/>
        </w:rPr>
        <w:t>タリ ソフ</w:t>
      </w:r>
      <w:r>
        <w:rPr>
          <w:color w:val="414042"/>
          <w:spacing w:val="-6"/>
        </w:rPr>
        <w:t>ト</w:t>
      </w:r>
      <w:r>
        <w:rPr>
          <w:color w:val="414042"/>
          <w:w w:val="110"/>
        </w:rPr>
        <w:t>ウ</w:t>
      </w:r>
      <w:r>
        <w:rPr>
          <w:color w:val="414042"/>
          <w:spacing w:val="-32"/>
          <w:w w:val="115"/>
        </w:rPr>
        <w:t>ェ</w:t>
      </w:r>
      <w:r>
        <w:rPr>
          <w:color w:val="414042"/>
          <w:spacing w:val="-14"/>
          <w:w w:val="110"/>
        </w:rPr>
        <w:t>アとは異なる検証課題があるのです。</w:t>
      </w:r>
    </w:p>
    <w:p w:rsidR="00D01E5D" w:rsidRDefault="00D01E5D">
      <w:pPr>
        <w:pStyle w:val="a3"/>
        <w:spacing w:before="12"/>
        <w:rPr>
          <w:sz w:val="29"/>
        </w:rPr>
      </w:pPr>
    </w:p>
    <w:p w:rsidR="00D01E5D" w:rsidRDefault="0022633E">
      <w:pPr>
        <w:pStyle w:val="a3"/>
        <w:ind w:left="395" w:right="464"/>
      </w:pPr>
      <w:r>
        <w:rPr>
          <w:color w:val="414042"/>
          <w:spacing w:val="-17"/>
          <w:w w:val="105"/>
        </w:rPr>
        <w:t>本書では、企業の合併・買収</w:t>
      </w:r>
      <w:r>
        <w:rPr>
          <w:color w:val="414042"/>
          <w:spacing w:val="-14"/>
          <w:w w:val="105"/>
        </w:rPr>
        <w:t>（M&amp;A）</w:t>
      </w:r>
      <w:r>
        <w:rPr>
          <w:color w:val="414042"/>
          <w:spacing w:val="-15"/>
          <w:w w:val="105"/>
        </w:rPr>
        <w:t>取引におけるオープンソース ソフトウェアの監</w:t>
      </w:r>
      <w:r>
        <w:rPr>
          <w:color w:val="414042"/>
          <w:spacing w:val="-18"/>
          <w:w w:val="110"/>
        </w:rPr>
        <w:t>査プロセスの全体像について触れていきます。</w:t>
      </w:r>
    </w:p>
    <w:p w:rsidR="00D01E5D" w:rsidRDefault="00D01E5D">
      <w:pPr>
        <w:sectPr w:rsidR="00D01E5D">
          <w:pgSz w:w="12240" w:h="15840"/>
          <w:pgMar w:top="0" w:right="1240" w:bottom="760" w:left="1180" w:header="0" w:footer="560" w:gutter="0"/>
          <w:cols w:space="720"/>
        </w:sectPr>
      </w:pPr>
    </w:p>
    <w:p w:rsidR="00D01E5D" w:rsidRDefault="005668DD">
      <w:pPr>
        <w:pStyle w:val="a3"/>
        <w:rPr>
          <w:sz w:val="20"/>
        </w:rPr>
      </w:pPr>
      <w:r>
        <w:rPr>
          <w:noProof/>
        </w:rPr>
        <w:lastRenderedPageBreak/>
        <mc:AlternateContent>
          <mc:Choice Requires="wps">
            <w:drawing>
              <wp:anchor distT="0" distB="0" distL="114300" distR="114300" simplePos="0" relativeHeight="251638784" behindDoc="0" locked="0" layoutInCell="1" allowOverlap="1">
                <wp:simplePos x="0" y="0"/>
                <wp:positionH relativeFrom="page">
                  <wp:posOffset>607060</wp:posOffset>
                </wp:positionH>
                <wp:positionV relativeFrom="page">
                  <wp:posOffset>529590</wp:posOffset>
                </wp:positionV>
                <wp:extent cx="6583680" cy="0"/>
                <wp:effectExtent l="6985" t="15240" r="10160" b="13335"/>
                <wp:wrapNone/>
                <wp:docPr id="397"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D463D" id="Line 72" o:spid="_x0000_s1026" style="position:absolute;left:0;text-align:lef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" strokecolor="#0096d6" strokeweight="1pt">
                <w10:wrap anchorx="page" anchory="page"/>
              </v:line>
            </w:pict>
          </mc:Fallback>
        </mc:AlternateContent>
      </w: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5668DD">
      <w:pPr>
        <w:pStyle w:val="1"/>
        <w:spacing w:before="170" w:line="816" w:lineRule="exact"/>
      </w:pPr>
      <w:r>
        <w:rPr>
          <w:noProof/>
        </w:rPr>
        <mc:AlternateContent>
          <mc:Choice Requires="wps">
            <w:drawing>
              <wp:anchor distT="0" distB="0" distL="114300" distR="114300" simplePos="0" relativeHeight="251639808" behindDoc="0" locked="0" layoutInCell="1" allowOverlap="1">
                <wp:simplePos x="0" y="0"/>
                <wp:positionH relativeFrom="page">
                  <wp:posOffset>862965</wp:posOffset>
                </wp:positionH>
                <wp:positionV relativeFrom="paragraph">
                  <wp:posOffset>-352425</wp:posOffset>
                </wp:positionV>
                <wp:extent cx="1059180" cy="2272665"/>
                <wp:effectExtent l="0" t="3175" r="1905" b="635"/>
                <wp:wrapNone/>
                <wp:docPr id="396"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27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111"/>
                              <w:rPr>
                                <w:rFonts w:ascii="Arial"/>
                                <w:b/>
                                <w:sz w:val="300"/>
                              </w:rPr>
                            </w:pPr>
                            <w:r>
                              <w:rPr>
                                <w:rFonts w:ascii="Arial"/>
                                <w:b/>
                                <w:color w:val="009EDA"/>
                                <w:w w:val="99"/>
                                <w:sz w:val="30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029" type="#_x0000_t202" style="position:absolute;left:0;text-align:left;margin-left:67.95pt;margin-top:-27.75pt;width:83.4pt;height:178.9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8XsgIAALQFAAAOAAAAZHJzL2Uyb0RvYy54bWysVG1vmzAQ/j5p/8Hyd8pLCQF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" filled="f" stroked="f">
                <v:textbox inset="0,0,0,0">
                  <w:txbxContent>
                    <w:p w:rsidR="0022633E" w:rsidRDefault="0022633E">
                      <w:pPr>
                        <w:spacing w:before="111"/>
                        <w:rPr>
                          <w:rFonts w:ascii="Arial"/>
                          <w:b/>
                          <w:sz w:val="300"/>
                        </w:rPr>
                      </w:pPr>
                      <w:r>
                        <w:rPr>
                          <w:rFonts w:ascii="Arial"/>
                          <w:b/>
                          <w:color w:val="009EDA"/>
                          <w:w w:val="99"/>
                          <w:sz w:val="300"/>
                        </w:rPr>
                        <w:t>2</w:t>
                      </w:r>
                    </w:p>
                  </w:txbxContent>
                </v:textbox>
                <w10:wrap anchorx="page"/>
              </v:shape>
            </w:pict>
          </mc:Fallback>
        </mc:AlternateContent>
      </w:r>
      <w:bookmarkStart w:id="2" w:name="_bookmark1"/>
      <w:bookmarkEnd w:id="2"/>
      <w:r w:rsidR="0022633E">
        <w:rPr>
          <w:color w:val="009EDA"/>
        </w:rPr>
        <w:t>共通的な</w:t>
      </w:r>
    </w:p>
    <w:p w:rsidR="00D01E5D" w:rsidRDefault="0022633E">
      <w:pPr>
        <w:spacing w:before="32" w:line="208" w:lineRule="auto"/>
        <w:ind w:left="2660" w:right="3018"/>
        <w:rPr>
          <w:sz w:val="68"/>
        </w:rPr>
      </w:pPr>
      <w:r>
        <w:rPr>
          <w:color w:val="009EDA"/>
          <w:spacing w:val="-41"/>
          <w:w w:val="115"/>
          <w:sz w:val="68"/>
        </w:rPr>
        <w:t>オープンソース</w:t>
      </w:r>
      <w:r>
        <w:rPr>
          <w:color w:val="009EDA"/>
          <w:spacing w:val="-21"/>
          <w:w w:val="120"/>
          <w:sz w:val="68"/>
        </w:rPr>
        <w:t>使用シナリオ</w:t>
      </w:r>
    </w:p>
    <w:p w:rsidR="00D01E5D" w:rsidRDefault="00D01E5D">
      <w:pPr>
        <w:spacing w:line="208" w:lineRule="auto"/>
        <w:rPr>
          <w:sz w:val="68"/>
        </w:rPr>
        <w:sectPr w:rsidR="00D01E5D">
          <w:pgSz w:w="12240" w:h="15840"/>
          <w:pgMar w:top="820" w:right="1240" w:bottom="760" w:left="1180" w:header="0" w:footer="560" w:gutter="0"/>
          <w:cols w:space="720"/>
        </w:sectPr>
      </w:pPr>
    </w:p>
    <w:p w:rsidR="00D01E5D" w:rsidRDefault="005668DD">
      <w:pPr>
        <w:pStyle w:val="a3"/>
        <w:rPr>
          <w:sz w:val="20"/>
        </w:rPr>
      </w:pPr>
      <w:r>
        <w:rPr>
          <w:noProof/>
        </w:rPr>
        <w:lastRenderedPageBreak/>
        <mc:AlternateContent>
          <mc:Choice Requires="wpg">
            <w:drawing>
              <wp:anchor distT="0" distB="0" distL="114300" distR="114300" simplePos="0" relativeHeight="251683840" behindDoc="1" locked="0" layoutInCell="1" allowOverlap="1">
                <wp:simplePos x="0" y="0"/>
                <wp:positionH relativeFrom="page">
                  <wp:posOffset>17145</wp:posOffset>
                </wp:positionH>
                <wp:positionV relativeFrom="page">
                  <wp:posOffset>6350</wp:posOffset>
                </wp:positionV>
                <wp:extent cx="7755255" cy="563880"/>
                <wp:effectExtent l="0" t="0" r="0" b="1270"/>
                <wp:wrapNone/>
                <wp:docPr id="393"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563880"/>
                          <a:chOff x="27" y="10"/>
                          <a:chExt cx="12213" cy="888"/>
                        </a:xfrm>
                      </wpg:grpSpPr>
                      <wps:wsp>
                        <wps:cNvPr id="394" name="Rectangle 70"/>
                        <wps:cNvSpPr>
                          <a:spLocks noChangeArrowheads="1"/>
                        </wps:cNvSpPr>
                        <wps:spPr bwMode="auto">
                          <a:xfrm>
                            <a:off x="27" y="10"/>
                            <a:ext cx="12213" cy="888"/>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Text Box 69"/>
                        <wps:cNvSpPr txBox="1">
                          <a:spLocks noChangeArrowheads="1"/>
                        </wps:cNvSpPr>
                        <wps:spPr bwMode="auto">
                          <a:xfrm>
                            <a:off x="27" y="10"/>
                            <a:ext cx="1221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rPr>
                                  <w:sz w:val="24"/>
                                </w:rPr>
                              </w:pPr>
                            </w:p>
                            <w:p w:rsidR="0022633E" w:rsidRDefault="0022633E">
                              <w:pPr>
                                <w:spacing w:before="162"/>
                                <w:ind w:left="1548"/>
                                <w:rPr>
                                  <w:sz w:val="24"/>
                                </w:rPr>
                              </w:pPr>
                              <w:r>
                                <w:rPr>
                                  <w:color w:val="2A476B"/>
                                  <w:w w:val="120"/>
                                  <w:sz w:val="24"/>
                                </w:rPr>
                                <w:t>Ｍ＆Ａ取引におけるオープンソース監査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8" o:spid="_x0000_s1030" style="position:absolute;margin-left:1.35pt;margin-top:.5pt;width:610.65pt;height:44.4pt;z-index:-251632640;mso-position-horizontal-relative:page;mso-position-vertical-relative:page" coordorigin="27,10" coordsize="1221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">
                <v:rect id="Rectangle 70" o:spid="_x0000_s1031"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" fillcolor="#fbfbfa" stroked="f"/>
                <v:shape id="Text Box 69" o:spid="_x0000_s1032" type="#_x0000_t20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RxQAAANwAAAAPAAAAZHJzL2Rvd25yZXYueG1sRI9Ba8JA&#10;FITvBf/D8oTe6sYW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A0ZwkRxQAAANwAAAAP&#10;AAAAAAAAAAAAAAAAAAcCAABkcnMvZG93bnJldi54bWxQSwUGAAAAAAMAAwC3AAAA+QIAAAAA&#10;" filled="f" stroked="f">
                  <v:textbox inset="0,0,0,0">
                    <w:txbxContent>
                      <w:p w:rsidR="0022633E" w:rsidRDefault="0022633E">
                        <w:pPr>
                          <w:rPr>
                            <w:sz w:val="24"/>
                          </w:rPr>
                        </w:pPr>
                      </w:p>
                      <w:p w:rsidR="0022633E" w:rsidRDefault="0022633E">
                        <w:pPr>
                          <w:spacing w:before="162"/>
                          <w:ind w:left="1548"/>
                          <w:rPr>
                            <w:sz w:val="24"/>
                          </w:rPr>
                        </w:pPr>
                        <w:r>
                          <w:rPr>
                            <w:color w:val="2A476B"/>
                            <w:w w:val="120"/>
                            <w:sz w:val="24"/>
                          </w:rPr>
                          <w:t>Ｍ＆Ａ取引におけるオープンソース監査</w:t>
                        </w:r>
                      </w:p>
                    </w:txbxContent>
                  </v:textbox>
                </v:shape>
                <w10:wrap anchorx="page" anchory="page"/>
              </v:group>
            </w:pict>
          </mc:Fallback>
        </mc:AlternateContent>
      </w: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22633E">
      <w:pPr>
        <w:pStyle w:val="a3"/>
        <w:spacing w:before="214"/>
        <w:ind w:left="395" w:right="329"/>
      </w:pPr>
      <w:r>
        <w:rPr>
          <w:color w:val="414042"/>
          <w:spacing w:val="-8"/>
          <w:w w:val="110"/>
        </w:rPr>
        <w:t>オープンソースのデューデリジェンスの話に入る前に、買収対象</w:t>
      </w:r>
      <w:ins w:id="3" w:author="工内隆" w:date="2018-02-15T14:27:00Z">
        <w:r>
          <w:rPr>
            <w:rFonts w:hint="eastAsia"/>
            <w:color w:val="414042"/>
            <w:spacing w:val="-8"/>
            <w:w w:val="110"/>
          </w:rPr>
          <w:t>企業</w:t>
        </w:r>
      </w:ins>
      <w:r>
        <w:rPr>
          <w:color w:val="414042"/>
          <w:spacing w:val="-8"/>
          <w:w w:val="110"/>
        </w:rPr>
        <w:t>の開発プロセス</w:t>
      </w:r>
      <w:r>
        <w:rPr>
          <w:color w:val="414042"/>
          <w:spacing w:val="-3"/>
          <w:w w:val="110"/>
        </w:rPr>
        <w:t>でオープンソース ソフ</w:t>
      </w:r>
      <w:r>
        <w:rPr>
          <w:color w:val="414042"/>
          <w:w w:val="105"/>
        </w:rPr>
        <w:t>ト</w:t>
      </w:r>
      <w:r>
        <w:rPr>
          <w:color w:val="414042"/>
          <w:spacing w:val="-4"/>
          <w:w w:val="110"/>
        </w:rPr>
        <w:t>ウェアが取り込まれうるさまざまな局面を理解すること</w:t>
      </w:r>
      <w:r>
        <w:rPr>
          <w:color w:val="414042"/>
          <w:spacing w:val="-15"/>
          <w:w w:val="105"/>
        </w:rPr>
        <w:t>が有益です。このことは、企業が意識的に、もしくは無意識に自社ソースコード ベ</w:t>
      </w:r>
      <w:r>
        <w:rPr>
          <w:color w:val="414042"/>
          <w:spacing w:val="-3"/>
          <w:w w:val="110"/>
        </w:rPr>
        <w:t>ースにオープンソース  ソフ</w:t>
      </w:r>
      <w:r>
        <w:rPr>
          <w:color w:val="414042"/>
          <w:w w:val="105"/>
        </w:rPr>
        <w:t>ト</w:t>
      </w:r>
      <w:r>
        <w:rPr>
          <w:color w:val="414042"/>
          <w:spacing w:val="-11"/>
          <w:w w:val="110"/>
        </w:rPr>
        <w:t>ウェアを組み入れるシチュエーションにも当てはまり</w:t>
      </w:r>
      <w:r>
        <w:rPr>
          <w:color w:val="414042"/>
          <w:spacing w:val="-18"/>
          <w:w w:val="105"/>
        </w:rPr>
        <w:t>ます。交通違反キップを切られた際に、自らの義務を知らなかったといっても言い</w:t>
      </w:r>
      <w:del w:id="4" w:author="工内隆" w:date="2018-02-15T14:28:00Z">
        <w:r w:rsidDel="0022633E">
          <w:rPr>
            <w:color w:val="414042"/>
            <w:spacing w:val="-18"/>
            <w:w w:val="105"/>
          </w:rPr>
          <w:delText xml:space="preserve">  </w:delText>
        </w:r>
      </w:del>
      <w:r>
        <w:rPr>
          <w:color w:val="414042"/>
          <w:spacing w:val="-16"/>
          <w:w w:val="105"/>
        </w:rPr>
        <w:t>訳にはなりません。これと同じように、複数の提供元のソフトウェアが使用される可</w:t>
      </w:r>
      <w:r>
        <w:rPr>
          <w:color w:val="414042"/>
          <w:spacing w:val="-10"/>
          <w:w w:val="105"/>
        </w:rPr>
        <w:t>能性のあるさまざまな局面を理解しておくことは賢明なことなのです。最もありがち</w:t>
      </w:r>
      <w:r>
        <w:rPr>
          <w:color w:val="414042"/>
          <w:spacing w:val="-14"/>
          <w:w w:val="105"/>
        </w:rPr>
        <w:t>なオープンソース ソフトウェア使用シナリオとして、取り込み</w:t>
      </w:r>
      <w:r>
        <w:rPr>
          <w:color w:val="414042"/>
          <w:spacing w:val="-5"/>
          <w:w w:val="105"/>
        </w:rPr>
        <w:t>（Incorporation）</w:t>
      </w:r>
      <w:r>
        <w:rPr>
          <w:color w:val="414042"/>
          <w:spacing w:val="-18"/>
          <w:w w:val="105"/>
        </w:rPr>
        <w:t>、リンク</w:t>
      </w:r>
    </w:p>
    <w:p w:rsidR="00D01E5D" w:rsidRDefault="0022633E">
      <w:pPr>
        <w:pStyle w:val="a3"/>
        <w:spacing w:before="10"/>
        <w:ind w:left="395"/>
      </w:pPr>
      <w:r>
        <w:rPr>
          <w:color w:val="414042"/>
          <w:w w:val="105"/>
        </w:rPr>
        <w:t>（Linking）、および、改変（Modification）があります。</w:t>
      </w:r>
    </w:p>
    <w:p w:rsidR="00D01E5D" w:rsidRDefault="00D01E5D">
      <w:pPr>
        <w:pStyle w:val="a3"/>
        <w:rPr>
          <w:sz w:val="25"/>
        </w:rPr>
      </w:pPr>
    </w:p>
    <w:p w:rsidR="00D01E5D" w:rsidRDefault="0022633E">
      <w:pPr>
        <w:pStyle w:val="a3"/>
        <w:spacing w:before="1"/>
        <w:ind w:left="395" w:right="346"/>
      </w:pPr>
      <w:r>
        <w:rPr>
          <w:color w:val="414042"/>
          <w:spacing w:val="-18"/>
          <w:w w:val="110"/>
        </w:rPr>
        <w:t>オープンソースのコンポーネントに変更を加えることや、オープンソースのコードを</w:t>
      </w:r>
      <w:r>
        <w:rPr>
          <w:color w:val="414042"/>
          <w:spacing w:val="-14"/>
          <w:w w:val="110"/>
        </w:rPr>
        <w:t>プロプライエタリ コードやサード パーティ コードに注入</w:t>
      </w:r>
      <w:r>
        <w:rPr>
          <w:color w:val="414042"/>
          <w:spacing w:val="-6"/>
          <w:w w:val="110"/>
        </w:rPr>
        <w:t>（Inject）</w:t>
      </w:r>
      <w:r>
        <w:rPr>
          <w:color w:val="414042"/>
          <w:spacing w:val="-11"/>
          <w:w w:val="110"/>
        </w:rPr>
        <w:t>することは、監査</w:t>
      </w:r>
      <w:r>
        <w:rPr>
          <w:color w:val="414042"/>
          <w:spacing w:val="-17"/>
          <w:w w:val="105"/>
        </w:rPr>
        <w:t>サービス プロバイダのコード発見・報告手法に影響を与える可能性があります。オ</w:t>
      </w:r>
      <w:r>
        <w:rPr>
          <w:color w:val="414042"/>
          <w:spacing w:val="-15"/>
          <w:w w:val="110"/>
        </w:rPr>
        <w:t>ープンソース監査のサービス提供者と関わる際に、彼らがどうやってオープンソー</w:t>
      </w:r>
      <w:r>
        <w:rPr>
          <w:color w:val="414042"/>
          <w:spacing w:val="-17"/>
          <w:w w:val="105"/>
        </w:rPr>
        <w:t xml:space="preserve">スのコードを発見し、捕捉するか、そのアプローチを理解することがしばしば助けと </w:t>
      </w:r>
      <w:r>
        <w:rPr>
          <w:color w:val="414042"/>
          <w:spacing w:val="-21"/>
          <w:w w:val="110"/>
        </w:rPr>
        <w:t>なるのです。</w:t>
      </w:r>
    </w:p>
    <w:p w:rsidR="00D01E5D" w:rsidRDefault="00D01E5D">
      <w:pPr>
        <w:pStyle w:val="a3"/>
      </w:pPr>
    </w:p>
    <w:p w:rsidR="00D01E5D" w:rsidRDefault="005668DD">
      <w:pPr>
        <w:pStyle w:val="2"/>
        <w:numPr>
          <w:ilvl w:val="1"/>
          <w:numId w:val="11"/>
        </w:numPr>
        <w:tabs>
          <w:tab w:val="left" w:pos="1131"/>
        </w:tabs>
        <w:spacing w:before="208"/>
      </w:pPr>
      <w:r>
        <w:rPr>
          <w:noProof/>
        </w:rPr>
        <mc:AlternateContent>
          <mc:Choice Requires="wps">
            <w:drawing>
              <wp:anchor distT="0" distB="0" distL="0" distR="0" simplePos="0" relativeHeight="251640832" behindDoc="0" locked="0" layoutInCell="1" allowOverlap="1">
                <wp:simplePos x="0" y="0"/>
                <wp:positionH relativeFrom="page">
                  <wp:posOffset>1000125</wp:posOffset>
                </wp:positionH>
                <wp:positionV relativeFrom="paragraph">
                  <wp:posOffset>570230</wp:posOffset>
                </wp:positionV>
                <wp:extent cx="5779135" cy="0"/>
                <wp:effectExtent l="9525" t="10795" r="12065" b="8255"/>
                <wp:wrapTopAndBottom/>
                <wp:docPr id="392"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CCBCB" id="Line 67" o:spid="_x0000_s1026" style="position:absolute;left:0;text-align:lef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4.9pt" to="533.8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" strokecolor="#aaaaad" strokeweight="1pt">
                <w10:wrap type="topAndBottom" anchorx="page"/>
              </v:line>
            </w:pict>
          </mc:Fallback>
        </mc:AlternateContent>
      </w:r>
      <w:r w:rsidR="0022633E">
        <w:rPr>
          <w:color w:val="414042"/>
          <w:spacing w:val="-9"/>
          <w:w w:val="105"/>
        </w:rPr>
        <w:t>取り込む</w:t>
      </w:r>
      <w:r w:rsidR="0022633E">
        <w:rPr>
          <w:color w:val="414042"/>
          <w:w w:val="105"/>
        </w:rPr>
        <w:t>（Incorporation）</w:t>
      </w:r>
    </w:p>
    <w:p w:rsidR="00D01E5D" w:rsidRDefault="0022633E">
      <w:pPr>
        <w:pStyle w:val="a3"/>
        <w:spacing w:before="191"/>
        <w:ind w:left="395" w:right="321"/>
      </w:pPr>
      <w:r>
        <w:rPr>
          <w:color w:val="414042"/>
          <w:spacing w:val="-1"/>
          <w:w w:val="105"/>
        </w:rPr>
        <w:t>開発者がソフ</w:t>
      </w:r>
      <w:r>
        <w:rPr>
          <w:color w:val="414042"/>
        </w:rPr>
        <w:t>ト</w:t>
      </w:r>
      <w:r>
        <w:rPr>
          <w:color w:val="414042"/>
          <w:spacing w:val="-10"/>
          <w:w w:val="105"/>
        </w:rPr>
        <w:t>ウェア製品の中にオープンソース コンポーネン</w:t>
      </w:r>
      <w:r>
        <w:rPr>
          <w:color w:val="414042"/>
          <w:spacing w:val="5"/>
        </w:rPr>
        <w:t>ト</w:t>
      </w:r>
      <w:r>
        <w:rPr>
          <w:color w:val="414042"/>
          <w:w w:val="105"/>
        </w:rPr>
        <w:t>全部</w:t>
      </w:r>
      <w:r>
        <w:rPr>
          <w:color w:val="414042"/>
        </w:rPr>
        <w:t>も</w:t>
      </w:r>
      <w:r>
        <w:rPr>
          <w:color w:val="414042"/>
          <w:spacing w:val="-4"/>
          <w:w w:val="105"/>
        </w:rPr>
        <w:t>しくは部分</w:t>
      </w:r>
      <w:r>
        <w:rPr>
          <w:color w:val="414042"/>
          <w:spacing w:val="-7"/>
          <w:w w:val="110"/>
        </w:rPr>
        <w:t>的なコピー</w:t>
      </w:r>
      <w:r>
        <w:rPr>
          <w:color w:val="414042"/>
          <w:spacing w:val="-20"/>
          <w:w w:val="110"/>
        </w:rPr>
        <w:t>（</w:t>
      </w:r>
      <w:r>
        <w:rPr>
          <w:color w:val="414042"/>
          <w:spacing w:val="-6"/>
          <w:w w:val="110"/>
        </w:rPr>
        <w:t>これはスニペッ</w:t>
      </w:r>
      <w:r>
        <w:rPr>
          <w:color w:val="414042"/>
        </w:rPr>
        <w:t>ト</w:t>
      </w:r>
      <w:r>
        <w:rPr>
          <w:color w:val="414042"/>
          <w:spacing w:val="-3"/>
          <w:w w:val="110"/>
        </w:rPr>
        <w:t>と言われること</w:t>
      </w:r>
      <w:r>
        <w:rPr>
          <w:color w:val="414042"/>
          <w:spacing w:val="2"/>
        </w:rPr>
        <w:t>も</w:t>
      </w:r>
      <w:r>
        <w:rPr>
          <w:color w:val="414042"/>
          <w:w w:val="110"/>
        </w:rPr>
        <w:t>あ</w:t>
      </w:r>
      <w:r>
        <w:rPr>
          <w:color w:val="414042"/>
        </w:rPr>
        <w:t>り</w:t>
      </w:r>
      <w:r>
        <w:rPr>
          <w:color w:val="414042"/>
          <w:spacing w:val="-12"/>
          <w:w w:val="110"/>
        </w:rPr>
        <w:t>ます</w:t>
      </w:r>
      <w:r>
        <w:rPr>
          <w:color w:val="414042"/>
          <w:spacing w:val="-13"/>
          <w:w w:val="110"/>
        </w:rPr>
        <w:t>）</w:t>
      </w:r>
      <w:r>
        <w:rPr>
          <w:color w:val="414042"/>
          <w:spacing w:val="-6"/>
          <w:w w:val="110"/>
        </w:rPr>
        <w:t>を使用する場合があ</w:t>
      </w:r>
      <w:r>
        <w:rPr>
          <w:color w:val="414042"/>
        </w:rPr>
        <w:t>り</w:t>
      </w:r>
      <w:r>
        <w:rPr>
          <w:color w:val="414042"/>
          <w:w w:val="110"/>
        </w:rPr>
        <w:t>ま</w:t>
      </w:r>
      <w:r>
        <w:rPr>
          <w:color w:val="414042"/>
          <w:spacing w:val="-12"/>
          <w:w w:val="110"/>
        </w:rPr>
        <w:t>す。そういったシナリオは</w:t>
      </w:r>
      <w:del w:id="5" w:author="工内隆" w:date="2018-02-15T14:51:00Z">
        <w:r w:rsidDel="00D43A00">
          <w:rPr>
            <w:color w:val="414042"/>
            <w:spacing w:val="-12"/>
            <w:w w:val="110"/>
          </w:rPr>
          <w:delText>許容できる</w:delText>
        </w:r>
        <w:r w:rsidDel="00D43A00">
          <w:rPr>
            <w:color w:val="414042"/>
          </w:rPr>
          <w:delText>も</w:delText>
        </w:r>
        <w:r w:rsidDel="00D43A00">
          <w:rPr>
            <w:color w:val="414042"/>
            <w:spacing w:val="-23"/>
            <w:w w:val="110"/>
          </w:rPr>
          <w:delText>ので</w:delText>
        </w:r>
      </w:del>
      <w:r>
        <w:rPr>
          <w:color w:val="414042"/>
          <w:spacing w:val="-23"/>
          <w:w w:val="110"/>
        </w:rPr>
        <w:t>、取</w:t>
      </w:r>
      <w:r>
        <w:rPr>
          <w:color w:val="414042"/>
        </w:rPr>
        <w:t>り</w:t>
      </w:r>
      <w:r>
        <w:rPr>
          <w:color w:val="414042"/>
          <w:spacing w:val="-9"/>
          <w:w w:val="110"/>
        </w:rPr>
        <w:t>込まれるオープンソースのコー</w:t>
      </w:r>
      <w:r>
        <w:rPr>
          <w:color w:val="414042"/>
        </w:rPr>
        <w:t>ド</w:t>
      </w:r>
      <w:r>
        <w:rPr>
          <w:color w:val="414042"/>
          <w:w w:val="110"/>
        </w:rPr>
        <w:t>の</w:t>
      </w:r>
      <w:r>
        <w:rPr>
          <w:color w:val="414042"/>
          <w:spacing w:val="-18"/>
          <w:w w:val="110"/>
        </w:rPr>
        <w:t>ライセンスや、それを取り込むソフ</w:t>
      </w:r>
      <w:r>
        <w:rPr>
          <w:color w:val="414042"/>
        </w:rPr>
        <w:t>ト</w:t>
      </w:r>
      <w:r>
        <w:rPr>
          <w:color w:val="414042"/>
          <w:spacing w:val="-3"/>
          <w:w w:val="110"/>
        </w:rPr>
        <w:t>ウェア コンポーネン</w:t>
      </w:r>
      <w:r>
        <w:rPr>
          <w:color w:val="414042"/>
          <w:spacing w:val="6"/>
        </w:rPr>
        <w:t>ト</w:t>
      </w:r>
      <w:r>
        <w:rPr>
          <w:color w:val="414042"/>
          <w:spacing w:val="-11"/>
          <w:w w:val="110"/>
        </w:rPr>
        <w:t>のライセンスに</w:t>
      </w:r>
      <w:ins w:id="6" w:author="工内隆" w:date="2018-02-15T15:16:00Z">
        <w:r w:rsidR="000C1086">
          <w:rPr>
            <w:rFonts w:hint="eastAsia"/>
            <w:color w:val="414042"/>
            <w:spacing w:val="-11"/>
            <w:w w:val="110"/>
          </w:rPr>
          <w:t>もよりますが、</w:t>
        </w:r>
      </w:ins>
      <w:del w:id="7" w:author="工内隆" w:date="2018-02-15T15:17:00Z">
        <w:r w:rsidDel="000C1086">
          <w:rPr>
            <w:color w:val="414042"/>
            <w:spacing w:val="-11"/>
            <w:w w:val="110"/>
          </w:rPr>
          <w:delText>依存した</w:delText>
        </w:r>
      </w:del>
      <w:ins w:id="8" w:author="工内隆" w:date="2018-02-15T14:51:00Z">
        <w:r w:rsidR="004D63A6">
          <w:rPr>
            <w:color w:val="414042"/>
            <w:spacing w:val="-12"/>
            <w:w w:val="110"/>
          </w:rPr>
          <w:t>許容</w:t>
        </w:r>
      </w:ins>
      <w:ins w:id="9" w:author="工内隆" w:date="2018-02-15T15:17:00Z">
        <w:r w:rsidR="000C1086">
          <w:rPr>
            <w:rFonts w:hint="eastAsia"/>
            <w:color w:val="414042"/>
            <w:spacing w:val="-12"/>
            <w:w w:val="110"/>
          </w:rPr>
          <w:t>するこ</w:t>
        </w:r>
      </w:ins>
      <w:ins w:id="10" w:author="工内隆" w:date="2018-02-15T15:18:00Z">
        <w:r w:rsidR="000C1086">
          <w:rPr>
            <w:rFonts w:hint="eastAsia"/>
            <w:color w:val="414042"/>
            <w:spacing w:val="-12"/>
            <w:w w:val="110"/>
          </w:rPr>
          <w:t>と</w:t>
        </w:r>
      </w:ins>
      <w:ins w:id="11" w:author="工内隆" w:date="2018-02-15T15:17:00Z">
        <w:r w:rsidR="000C1086">
          <w:rPr>
            <w:rFonts w:hint="eastAsia"/>
            <w:color w:val="414042"/>
            <w:spacing w:val="-12"/>
            <w:w w:val="110"/>
          </w:rPr>
          <w:t>ができ、</w:t>
        </w:r>
      </w:ins>
      <w:r>
        <w:rPr>
          <w:color w:val="414042"/>
          <w:spacing w:val="-11"/>
          <w:w w:val="110"/>
        </w:rPr>
        <w:t>ラ</w:t>
      </w:r>
      <w:r>
        <w:rPr>
          <w:color w:val="414042"/>
          <w:spacing w:val="-3"/>
          <w:w w:val="110"/>
        </w:rPr>
        <w:t>イセンス リスク</w:t>
      </w:r>
      <w:r>
        <w:rPr>
          <w:color w:val="414042"/>
          <w:spacing w:val="2"/>
        </w:rPr>
        <w:t>も</w:t>
      </w:r>
      <w:r>
        <w:rPr>
          <w:color w:val="414042"/>
          <w:spacing w:val="-2"/>
          <w:w w:val="110"/>
        </w:rPr>
        <w:t>ない</w:t>
      </w:r>
      <w:r>
        <w:rPr>
          <w:color w:val="414042"/>
        </w:rPr>
        <w:t>も</w:t>
      </w:r>
      <w:r>
        <w:rPr>
          <w:color w:val="414042"/>
          <w:w w:val="110"/>
        </w:rPr>
        <w:t>のか</w:t>
      </w:r>
      <w:r>
        <w:rPr>
          <w:color w:val="414042"/>
        </w:rPr>
        <w:t>も</w:t>
      </w:r>
      <w:r>
        <w:rPr>
          <w:color w:val="414042"/>
          <w:spacing w:val="-16"/>
          <w:w w:val="110"/>
        </w:rPr>
        <w:t>しれません。しかし、コピーされたオープンソースのコ</w:t>
      </w:r>
      <w:r>
        <w:rPr>
          <w:color w:val="414042"/>
          <w:spacing w:val="-17"/>
          <w:w w:val="105"/>
        </w:rPr>
        <w:t>ードがプロプライエタリのコードベースのライセンスと相入れないような場合など、取</w:t>
      </w:r>
      <w:del w:id="12" w:author="工内隆" w:date="2018-02-15T14:31:00Z">
        <w:r w:rsidDel="00DE0A91">
          <w:rPr>
            <w:color w:val="414042"/>
            <w:spacing w:val="-17"/>
            <w:w w:val="105"/>
          </w:rPr>
          <w:delText xml:space="preserve">   </w:delText>
        </w:r>
      </w:del>
      <w:r>
        <w:rPr>
          <w:color w:val="414042"/>
          <w:spacing w:val="-17"/>
        </w:rPr>
        <w:t>り</w:t>
      </w:r>
      <w:r>
        <w:rPr>
          <w:color w:val="414042"/>
          <w:spacing w:val="-6"/>
          <w:w w:val="110"/>
        </w:rPr>
        <w:t>込みが問題を生じることもあるのです</w:t>
      </w:r>
      <w:r>
        <w:rPr>
          <w:color w:val="414042"/>
          <w:spacing w:val="-13"/>
          <w:w w:val="110"/>
        </w:rPr>
        <w:t>（</w:t>
      </w:r>
      <w:r>
        <w:rPr>
          <w:color w:val="414042"/>
          <w:spacing w:val="-5"/>
          <w:w w:val="110"/>
        </w:rPr>
        <w:t>図</w:t>
      </w:r>
      <w:r>
        <w:rPr>
          <w:color w:val="414042"/>
          <w:spacing w:val="-23"/>
          <w:w w:val="110"/>
        </w:rPr>
        <w:t>1）</w:t>
      </w:r>
      <w:r>
        <w:rPr>
          <w:color w:val="414042"/>
          <w:w w:val="110"/>
        </w:rPr>
        <w:t>。</w:t>
      </w:r>
    </w:p>
    <w:p w:rsidR="00D01E5D" w:rsidRDefault="00D01E5D">
      <w:pPr>
        <w:pStyle w:val="a3"/>
        <w:spacing w:before="8"/>
        <w:rPr>
          <w:sz w:val="25"/>
        </w:rPr>
      </w:pPr>
    </w:p>
    <w:p w:rsidR="00D01E5D" w:rsidRDefault="0022633E">
      <w:pPr>
        <w:pStyle w:val="a3"/>
        <w:ind w:left="395" w:right="321"/>
      </w:pPr>
      <w:r>
        <w:rPr>
          <w:color w:val="414042"/>
          <w:spacing w:val="-28"/>
          <w:w w:val="125"/>
        </w:rPr>
        <w:t xml:space="preserve">オープンソース </w:t>
      </w:r>
      <w:r>
        <w:rPr>
          <w:color w:val="414042"/>
          <w:spacing w:val="-38"/>
          <w:w w:val="145"/>
        </w:rPr>
        <w:t>ラ</w:t>
      </w:r>
      <w:r>
        <w:rPr>
          <w:color w:val="414042"/>
          <w:spacing w:val="-26"/>
          <w:w w:val="125"/>
        </w:rPr>
        <w:t>イセンスは</w:t>
      </w:r>
      <w:r>
        <w:rPr>
          <w:color w:val="414042"/>
          <w:spacing w:val="-2"/>
          <w:w w:val="110"/>
        </w:rPr>
        <w:t>企業</w:t>
      </w:r>
      <w:r>
        <w:rPr>
          <w:color w:val="414042"/>
          <w:spacing w:val="-6"/>
          <w:w w:val="125"/>
        </w:rPr>
        <w:t>の</w:t>
      </w:r>
      <w:r>
        <w:rPr>
          <w:color w:val="414042"/>
          <w:spacing w:val="-3"/>
          <w:w w:val="110"/>
        </w:rPr>
        <w:t>法的責任</w:t>
      </w:r>
      <w:r>
        <w:rPr>
          <w:color w:val="414042"/>
          <w:spacing w:val="-26"/>
          <w:w w:val="125"/>
        </w:rPr>
        <w:t>や</w:t>
      </w:r>
      <w:r>
        <w:rPr>
          <w:color w:val="414042"/>
          <w:spacing w:val="-106"/>
          <w:w w:val="145"/>
        </w:rPr>
        <w:t>、</w:t>
      </w:r>
      <w:r>
        <w:rPr>
          <w:color w:val="414042"/>
          <w:spacing w:val="-21"/>
          <w:w w:val="110"/>
        </w:rPr>
        <w:t>自社</w:t>
      </w:r>
      <w:r>
        <w:rPr>
          <w:color w:val="414042"/>
          <w:spacing w:val="-22"/>
          <w:w w:val="145"/>
        </w:rPr>
        <w:t>コ</w:t>
      </w:r>
      <w:r>
        <w:rPr>
          <w:color w:val="414042"/>
          <w:spacing w:val="-29"/>
          <w:w w:val="125"/>
        </w:rPr>
        <w:t>ードのプロプ</w:t>
      </w:r>
      <w:r>
        <w:rPr>
          <w:color w:val="414042"/>
          <w:spacing w:val="-38"/>
          <w:w w:val="145"/>
        </w:rPr>
        <w:t>ラ</w:t>
      </w:r>
      <w:r>
        <w:rPr>
          <w:color w:val="414042"/>
          <w:spacing w:val="-31"/>
          <w:w w:val="125"/>
        </w:rPr>
        <w:t>イエ</w:t>
      </w:r>
      <w:r>
        <w:rPr>
          <w:color w:val="414042"/>
          <w:w w:val="145"/>
        </w:rPr>
        <w:t>タ</w:t>
      </w:r>
      <w:r>
        <w:rPr>
          <w:color w:val="414042"/>
          <w:spacing w:val="-30"/>
          <w:w w:val="150"/>
        </w:rPr>
        <w:t>リ</w:t>
      </w:r>
      <w:r>
        <w:rPr>
          <w:color w:val="414042"/>
          <w:spacing w:val="-16"/>
          <w:w w:val="110"/>
        </w:rPr>
        <w:t>性</w:t>
      </w:r>
      <w:r>
        <w:rPr>
          <w:color w:val="414042"/>
          <w:spacing w:val="-6"/>
          <w:w w:val="125"/>
        </w:rPr>
        <w:t>に</w:t>
      </w:r>
      <w:r>
        <w:rPr>
          <w:color w:val="414042"/>
          <w:spacing w:val="-10"/>
          <w:w w:val="110"/>
        </w:rPr>
        <w:t>影響</w:t>
      </w:r>
      <w:r>
        <w:rPr>
          <w:color w:val="414042"/>
          <w:spacing w:val="-43"/>
          <w:w w:val="125"/>
        </w:rPr>
        <w:t>し</w:t>
      </w:r>
      <w:r>
        <w:rPr>
          <w:color w:val="414042"/>
          <w:spacing w:val="-38"/>
          <w:w w:val="150"/>
        </w:rPr>
        <w:t>う</w:t>
      </w:r>
      <w:r>
        <w:rPr>
          <w:color w:val="414042"/>
          <w:spacing w:val="-33"/>
          <w:w w:val="125"/>
        </w:rPr>
        <w:t>る</w:t>
      </w:r>
      <w:r>
        <w:rPr>
          <w:color w:val="414042"/>
          <w:spacing w:val="-27"/>
          <w:w w:val="150"/>
        </w:rPr>
        <w:t>さ</w:t>
      </w:r>
      <w:r>
        <w:rPr>
          <w:color w:val="414042"/>
          <w:spacing w:val="-18"/>
          <w:w w:val="125"/>
        </w:rPr>
        <w:t>まざまな</w:t>
      </w:r>
      <w:r>
        <w:rPr>
          <w:color w:val="414042"/>
          <w:spacing w:val="-3"/>
          <w:w w:val="110"/>
        </w:rPr>
        <w:t>義務</w:t>
      </w:r>
      <w:r>
        <w:rPr>
          <w:color w:val="414042"/>
          <w:spacing w:val="-11"/>
          <w:w w:val="125"/>
        </w:rPr>
        <w:t>を</w:t>
      </w:r>
      <w:r>
        <w:rPr>
          <w:color w:val="414042"/>
          <w:spacing w:val="-10"/>
          <w:w w:val="110"/>
        </w:rPr>
        <w:t>伴</w:t>
      </w:r>
      <w:r>
        <w:rPr>
          <w:color w:val="414042"/>
          <w:spacing w:val="-25"/>
          <w:w w:val="125"/>
        </w:rPr>
        <w:t>いますので</w:t>
      </w:r>
      <w:r>
        <w:rPr>
          <w:color w:val="414042"/>
          <w:spacing w:val="-74"/>
          <w:w w:val="150"/>
        </w:rPr>
        <w:t>、こう</w:t>
      </w:r>
      <w:r>
        <w:rPr>
          <w:color w:val="414042"/>
          <w:spacing w:val="-18"/>
          <w:w w:val="125"/>
        </w:rPr>
        <w:t>い</w:t>
      </w:r>
      <w:r>
        <w:rPr>
          <w:color w:val="414042"/>
          <w:spacing w:val="-34"/>
          <w:w w:val="150"/>
        </w:rPr>
        <w:t>っ</w:t>
      </w:r>
      <w:r>
        <w:rPr>
          <w:color w:val="414042"/>
          <w:spacing w:val="-11"/>
          <w:w w:val="125"/>
        </w:rPr>
        <w:t>た</w:t>
      </w:r>
      <w:r>
        <w:rPr>
          <w:color w:val="414042"/>
          <w:spacing w:val="-37"/>
          <w:w w:val="110"/>
        </w:rPr>
        <w:t>取</w:t>
      </w:r>
      <w:r>
        <w:rPr>
          <w:color w:val="414042"/>
          <w:spacing w:val="-29"/>
          <w:w w:val="150"/>
        </w:rPr>
        <w:t>り</w:t>
      </w:r>
      <w:r>
        <w:rPr>
          <w:color w:val="414042"/>
          <w:w w:val="110"/>
        </w:rPr>
        <w:t>込</w:t>
      </w:r>
      <w:r>
        <w:rPr>
          <w:color w:val="414042"/>
          <w:spacing w:val="-70"/>
          <w:w w:val="125"/>
        </w:rPr>
        <w:t>みは、サ</w:t>
      </w:r>
    </w:p>
    <w:p w:rsidR="00D01E5D" w:rsidRDefault="00D01E5D">
      <w:pPr>
        <w:sectPr w:rsidR="00D01E5D">
          <w:pgSz w:w="12240" w:h="15840"/>
          <w:pgMar w:top="0" w:right="1240" w:bottom="760" w:left="1180" w:header="0" w:footer="560" w:gutter="0"/>
          <w:cols w:space="720"/>
        </w:sect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spacing w:before="6"/>
        <w:rPr>
          <w:sz w:val="21"/>
        </w:rPr>
      </w:pPr>
    </w:p>
    <w:p w:rsidR="00D01E5D" w:rsidRDefault="0022633E">
      <w:pPr>
        <w:pStyle w:val="a3"/>
        <w:spacing w:before="61"/>
        <w:ind w:left="395" w:right="565"/>
      </w:pPr>
      <w:r>
        <w:rPr>
          <w:color w:val="414042"/>
          <w:spacing w:val="-40"/>
          <w:w w:val="130"/>
        </w:rPr>
        <w:t>ードパーティのソフトウェアと</w:t>
      </w:r>
      <w:r>
        <w:rPr>
          <w:color w:val="414042"/>
          <w:spacing w:val="-4"/>
          <w:w w:val="110"/>
        </w:rPr>
        <w:t>同様</w:t>
      </w:r>
      <w:r>
        <w:rPr>
          <w:color w:val="414042"/>
          <w:spacing w:val="-22"/>
          <w:w w:val="130"/>
        </w:rPr>
        <w:t>のプロセス</w:t>
      </w:r>
      <w:r>
        <w:rPr>
          <w:color w:val="414042"/>
          <w:spacing w:val="-14"/>
          <w:w w:val="110"/>
        </w:rPr>
        <w:t>の下</w:t>
      </w:r>
      <w:r>
        <w:rPr>
          <w:color w:val="414042"/>
          <w:spacing w:val="-6"/>
          <w:w w:val="130"/>
        </w:rPr>
        <w:t>で</w:t>
      </w:r>
      <w:r>
        <w:rPr>
          <w:color w:val="414042"/>
          <w:spacing w:val="-2"/>
          <w:w w:val="110"/>
        </w:rPr>
        <w:t>追跡</w:t>
      </w:r>
      <w:r>
        <w:rPr>
          <w:color w:val="414042"/>
          <w:spacing w:val="-44"/>
          <w:w w:val="130"/>
        </w:rPr>
        <w:t>され、</w:t>
      </w:r>
      <w:r>
        <w:rPr>
          <w:color w:val="414042"/>
          <w:spacing w:val="-18"/>
          <w:w w:val="110"/>
        </w:rPr>
        <w:t>申告</w:t>
      </w:r>
      <w:r>
        <w:rPr>
          <w:color w:val="414042"/>
          <w:spacing w:val="-43"/>
          <w:w w:val="130"/>
        </w:rPr>
        <w:t>され、</w:t>
      </w:r>
      <w:r>
        <w:rPr>
          <w:color w:val="414042"/>
          <w:w w:val="110"/>
        </w:rPr>
        <w:t>社</w:t>
      </w:r>
      <w:r>
        <w:rPr>
          <w:color w:val="414042"/>
          <w:spacing w:val="-7"/>
          <w:w w:val="110"/>
        </w:rPr>
        <w:t>内</w:t>
      </w:r>
      <w:r>
        <w:rPr>
          <w:color w:val="414042"/>
          <w:w w:val="130"/>
        </w:rPr>
        <w:t>で</w:t>
      </w:r>
      <w:r>
        <w:rPr>
          <w:color w:val="414042"/>
          <w:spacing w:val="-8"/>
          <w:w w:val="110"/>
        </w:rPr>
        <w:t>承認</w:t>
      </w:r>
      <w:r>
        <w:rPr>
          <w:color w:val="414042"/>
          <w:spacing w:val="-29"/>
          <w:w w:val="155"/>
        </w:rPr>
        <w:t>さ</w:t>
      </w:r>
      <w:r>
        <w:rPr>
          <w:color w:val="414042"/>
          <w:spacing w:val="-6"/>
          <w:w w:val="110"/>
        </w:rPr>
        <w:t>れ</w:t>
      </w:r>
      <w:r>
        <w:rPr>
          <w:color w:val="414042"/>
          <w:spacing w:val="-26"/>
          <w:w w:val="130"/>
        </w:rPr>
        <w:t>るべきもの</w:t>
      </w:r>
      <w:r>
        <w:rPr>
          <w:color w:val="414042"/>
          <w:spacing w:val="-33"/>
          <w:w w:val="155"/>
        </w:rPr>
        <w:t>と</w:t>
      </w:r>
      <w:r>
        <w:rPr>
          <w:color w:val="414042"/>
          <w:spacing w:val="-38"/>
          <w:w w:val="130"/>
        </w:rPr>
        <w:t>いえるでし</w:t>
      </w:r>
      <w:r>
        <w:rPr>
          <w:color w:val="414042"/>
          <w:spacing w:val="-43"/>
          <w:w w:val="155"/>
        </w:rPr>
        <w:t>ょう。</w:t>
      </w:r>
    </w:p>
    <w:p w:rsidR="00D01E5D" w:rsidRDefault="00D01E5D">
      <w:pPr>
        <w:pStyle w:val="a3"/>
        <w:spacing w:before="2"/>
        <w:rPr>
          <w:sz w:val="25"/>
        </w:rPr>
      </w:pPr>
    </w:p>
    <w:p w:rsidR="00D01E5D" w:rsidRDefault="0022633E">
      <w:pPr>
        <w:pStyle w:val="a3"/>
        <w:ind w:left="395"/>
      </w:pPr>
      <w:r>
        <w:rPr>
          <w:color w:val="414042"/>
          <w:w w:val="110"/>
        </w:rPr>
        <w:t>ソースコー</w:t>
      </w:r>
      <w:r>
        <w:rPr>
          <w:color w:val="414042"/>
        </w:rPr>
        <w:t>ド</w:t>
      </w:r>
      <w:r>
        <w:rPr>
          <w:color w:val="414042"/>
          <w:w w:val="110"/>
        </w:rPr>
        <w:t>監査は、申告されていないオープンソースのコー</w:t>
      </w:r>
      <w:r>
        <w:rPr>
          <w:color w:val="414042"/>
        </w:rPr>
        <w:t>ド</w:t>
      </w:r>
      <w:r>
        <w:rPr>
          <w:color w:val="414042"/>
          <w:w w:val="110"/>
        </w:rPr>
        <w:t>ベースへの取</w:t>
      </w:r>
      <w:r>
        <w:rPr>
          <w:color w:val="414042"/>
        </w:rPr>
        <w:t>り</w:t>
      </w:r>
      <w:r>
        <w:rPr>
          <w:color w:val="414042"/>
          <w:w w:val="110"/>
        </w:rPr>
        <w:t>込</w:t>
      </w:r>
    </w:p>
    <w:p w:rsidR="00D01E5D" w:rsidRDefault="0022633E">
      <w:pPr>
        <w:pStyle w:val="a3"/>
        <w:spacing w:before="1"/>
        <w:ind w:left="5287" w:right="438"/>
      </w:pPr>
      <w:r>
        <w:rPr>
          <w:noProof/>
        </w:rPr>
        <w:drawing>
          <wp:anchor distT="0" distB="0" distL="0" distR="0" simplePos="0" relativeHeight="251625472" behindDoc="0" locked="0" layoutInCell="1" allowOverlap="1">
            <wp:simplePos x="0" y="0"/>
            <wp:positionH relativeFrom="page">
              <wp:posOffset>1012701</wp:posOffset>
            </wp:positionH>
            <wp:positionV relativeFrom="paragraph">
              <wp:posOffset>65301</wp:posOffset>
            </wp:positionV>
            <wp:extent cx="2826835" cy="1708251"/>
            <wp:effectExtent l="0" t="0" r="0" b="0"/>
            <wp:wrapNone/>
            <wp:docPr id="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0.png"/>
                    <pic:cNvPicPr/>
                  </pic:nvPicPr>
                  <pic:blipFill>
                    <a:blip r:embed="rId51" cstate="print"/>
                    <a:stretch>
                      <a:fillRect/>
                    </a:stretch>
                  </pic:blipFill>
                  <pic:spPr>
                    <a:xfrm>
                      <a:off x="0" y="0"/>
                      <a:ext cx="2826835" cy="1708251"/>
                    </a:xfrm>
                    <a:prstGeom prst="rect">
                      <a:avLst/>
                    </a:prstGeom>
                  </pic:spPr>
                </pic:pic>
              </a:graphicData>
            </a:graphic>
          </wp:anchor>
        </w:drawing>
      </w:r>
      <w:r>
        <w:rPr>
          <w:color w:val="414042"/>
          <w:spacing w:val="-15"/>
          <w:w w:val="105"/>
        </w:rPr>
        <w:t>みを発見し、買収後の好ましくないサ</w:t>
      </w:r>
      <w:r>
        <w:rPr>
          <w:color w:val="414042"/>
          <w:spacing w:val="-11"/>
          <w:w w:val="110"/>
        </w:rPr>
        <w:t>プライズを回避するために設計され</w:t>
      </w:r>
      <w:r>
        <w:rPr>
          <w:color w:val="414042"/>
          <w:spacing w:val="-20"/>
          <w:w w:val="105"/>
        </w:rPr>
        <w:t>ます。申告されない取</w:t>
      </w:r>
      <w:r>
        <w:rPr>
          <w:color w:val="414042"/>
        </w:rPr>
        <w:t>り</w:t>
      </w:r>
      <w:r>
        <w:rPr>
          <w:color w:val="414042"/>
          <w:spacing w:val="-18"/>
          <w:w w:val="105"/>
        </w:rPr>
        <w:t>込みは、買収</w:t>
      </w:r>
      <w:r>
        <w:rPr>
          <w:color w:val="414042"/>
          <w:spacing w:val="-10"/>
          <w:w w:val="110"/>
        </w:rPr>
        <w:t>対象が</w:t>
      </w:r>
      <w:r>
        <w:rPr>
          <w:color w:val="414042"/>
          <w:spacing w:val="-6"/>
          <w:w w:val="115"/>
        </w:rPr>
        <w:t>オ</w:t>
      </w:r>
      <w:r>
        <w:rPr>
          <w:color w:val="414042"/>
          <w:spacing w:val="-9"/>
          <w:w w:val="110"/>
        </w:rPr>
        <w:t>ープンソース コンプライア</w:t>
      </w:r>
      <w:r>
        <w:rPr>
          <w:color w:val="414042"/>
          <w:spacing w:val="-10"/>
          <w:w w:val="110"/>
        </w:rPr>
        <w:t>ンスについて開発者の</w:t>
      </w:r>
      <w:r>
        <w:rPr>
          <w:color w:val="414042"/>
          <w:spacing w:val="-6"/>
        </w:rPr>
        <w:t>ト</w:t>
      </w:r>
      <w:r>
        <w:rPr>
          <w:color w:val="414042"/>
          <w:spacing w:val="-8"/>
          <w:w w:val="110"/>
        </w:rPr>
        <w:t>レー</w:t>
      </w:r>
      <w:r>
        <w:rPr>
          <w:color w:val="414042"/>
          <w:spacing w:val="-5"/>
          <w:w w:val="115"/>
        </w:rPr>
        <w:t>ニ</w:t>
      </w:r>
      <w:r>
        <w:rPr>
          <w:color w:val="414042"/>
          <w:spacing w:val="-13"/>
          <w:w w:val="110"/>
        </w:rPr>
        <w:t>ング</w:t>
      </w:r>
      <w:r>
        <w:rPr>
          <w:color w:val="414042"/>
          <w:spacing w:val="-14"/>
          <w:w w:val="105"/>
        </w:rPr>
        <w:t>を十分に実施してこなかったり、コン</w:t>
      </w:r>
      <w:r>
        <w:rPr>
          <w:color w:val="414042"/>
        </w:rPr>
        <w:t>ト</w:t>
      </w:r>
      <w:r>
        <w:rPr>
          <w:color w:val="414042"/>
          <w:spacing w:val="-18"/>
          <w:w w:val="110"/>
        </w:rPr>
        <w:t xml:space="preserve">ラクタやインターンといった長期に亘 </w:t>
      </w:r>
      <w:r>
        <w:rPr>
          <w:color w:val="414042"/>
          <w:spacing w:val="-7"/>
        </w:rPr>
        <w:t>る記録管理を行わない期間作業者</w:t>
      </w:r>
    </w:p>
    <w:p w:rsidR="00D01E5D" w:rsidRDefault="00D01E5D">
      <w:pPr>
        <w:sectPr w:rsidR="00D01E5D">
          <w:pgSz w:w="12240" w:h="15840"/>
          <w:pgMar w:top="0" w:right="1240" w:bottom="760" w:left="1180" w:header="0" w:footer="560" w:gutter="0"/>
          <w:cols w:space="720"/>
        </w:sectPr>
      </w:pPr>
    </w:p>
    <w:p w:rsidR="00D01E5D" w:rsidRDefault="0022633E">
      <w:pPr>
        <w:spacing w:before="107"/>
        <w:ind w:left="395"/>
        <w:rPr>
          <w:sz w:val="20"/>
        </w:rPr>
      </w:pPr>
      <w:r>
        <w:rPr>
          <w:color w:val="00A1DA"/>
          <w:sz w:val="20"/>
        </w:rPr>
        <w:t>図1：オープンソース コード（緑色ドット）の別コード体系</w:t>
      </w:r>
    </w:p>
    <w:p w:rsidR="00D01E5D" w:rsidRDefault="0022633E">
      <w:pPr>
        <w:spacing w:before="23"/>
        <w:ind w:left="395"/>
        <w:rPr>
          <w:sz w:val="20"/>
        </w:rPr>
      </w:pPr>
      <w:r>
        <w:rPr>
          <w:color w:val="00A1DA"/>
          <w:sz w:val="20"/>
        </w:rPr>
        <w:t>（青色）への取り込み（Incorporation）</w:t>
      </w:r>
    </w:p>
    <w:p w:rsidR="00D01E5D" w:rsidRDefault="0022633E">
      <w:pPr>
        <w:pStyle w:val="a3"/>
        <w:spacing w:before="10"/>
        <w:ind w:left="395" w:right="499"/>
      </w:pPr>
      <w:r>
        <w:br w:type="column"/>
      </w:r>
      <w:r>
        <w:rPr>
          <w:color w:val="414042"/>
          <w:w w:val="105"/>
        </w:rPr>
        <w:t>に依存し続けてきたりする場合に起こる可能性が高くなります。</w:t>
      </w:r>
    </w:p>
    <w:p w:rsidR="00D01E5D" w:rsidRDefault="00D01E5D">
      <w:pPr>
        <w:sectPr w:rsidR="00D01E5D">
          <w:type w:val="continuous"/>
          <w:pgSz w:w="12240" w:h="15840"/>
          <w:pgMar w:top="1500" w:right="1240" w:bottom="280" w:left="1180" w:header="720" w:footer="720" w:gutter="0"/>
          <w:cols w:num="2" w:space="720" w:equalWidth="0">
            <w:col w:w="4699" w:space="194"/>
            <w:col w:w="4927"/>
          </w:cols>
        </w:sectPr>
      </w:pPr>
    </w:p>
    <w:p w:rsidR="00D01E5D" w:rsidRDefault="00D01E5D">
      <w:pPr>
        <w:pStyle w:val="a3"/>
        <w:spacing w:before="6"/>
        <w:rPr>
          <w:sz w:val="20"/>
        </w:rPr>
      </w:pPr>
    </w:p>
    <w:p w:rsidR="00D01E5D" w:rsidRDefault="0022633E">
      <w:pPr>
        <w:pStyle w:val="a3"/>
        <w:spacing w:before="61"/>
        <w:ind w:left="395" w:right="495"/>
      </w:pPr>
      <w:r>
        <w:rPr>
          <w:color w:val="414042"/>
          <w:spacing w:val="-9"/>
          <w:w w:val="105"/>
        </w:rPr>
        <w:t>人間の目でソースコー</w:t>
      </w:r>
      <w:r>
        <w:rPr>
          <w:color w:val="414042"/>
          <w:spacing w:val="5"/>
        </w:rPr>
        <w:t>ド</w:t>
      </w:r>
      <w:r>
        <w:rPr>
          <w:color w:val="414042"/>
          <w:spacing w:val="-14"/>
          <w:w w:val="105"/>
        </w:rPr>
        <w:t>を見た場合、この取</w:t>
      </w:r>
      <w:r>
        <w:rPr>
          <w:color w:val="414042"/>
        </w:rPr>
        <w:t>り</w:t>
      </w:r>
      <w:r>
        <w:rPr>
          <w:color w:val="414042"/>
          <w:spacing w:val="-3"/>
          <w:w w:val="105"/>
        </w:rPr>
        <w:t>込みがはっき</w:t>
      </w:r>
      <w:r>
        <w:rPr>
          <w:color w:val="414042"/>
        </w:rPr>
        <w:t>り</w:t>
      </w:r>
      <w:r>
        <w:rPr>
          <w:color w:val="414042"/>
          <w:spacing w:val="-1"/>
          <w:w w:val="105"/>
        </w:rPr>
        <w:t xml:space="preserve">とわからないことが </w:t>
      </w:r>
      <w:r>
        <w:rPr>
          <w:color w:val="414042"/>
          <w:spacing w:val="-12"/>
          <w:w w:val="105"/>
        </w:rPr>
        <w:t>多いのですが、スニペッ</w:t>
      </w:r>
      <w:r>
        <w:rPr>
          <w:color w:val="414042"/>
          <w:spacing w:val="5"/>
        </w:rPr>
        <w:t>ト</w:t>
      </w:r>
      <w:r>
        <w:rPr>
          <w:color w:val="414042"/>
          <w:spacing w:val="-13"/>
          <w:w w:val="105"/>
        </w:rPr>
        <w:t>を発見し、突合せを行う機能のあるソースコー</w:t>
      </w:r>
      <w:r>
        <w:rPr>
          <w:color w:val="414042"/>
          <w:spacing w:val="15"/>
        </w:rPr>
        <w:t xml:space="preserve">ド  </w:t>
      </w:r>
      <w:r>
        <w:rPr>
          <w:color w:val="414042"/>
          <w:spacing w:val="-2"/>
          <w:w w:val="105"/>
        </w:rPr>
        <w:t>スキャ</w:t>
      </w:r>
      <w:r>
        <w:rPr>
          <w:color w:val="414042"/>
          <w:spacing w:val="-11"/>
          <w:w w:val="110"/>
        </w:rPr>
        <w:t>ンツールによって取</w:t>
      </w:r>
      <w:r>
        <w:rPr>
          <w:color w:val="414042"/>
        </w:rPr>
        <w:t>り</w:t>
      </w:r>
      <w:r>
        <w:rPr>
          <w:color w:val="414042"/>
          <w:spacing w:val="-7"/>
          <w:w w:val="110"/>
        </w:rPr>
        <w:t>込みを容易に発見できる場合があ</w:t>
      </w:r>
      <w:r>
        <w:rPr>
          <w:color w:val="414042"/>
        </w:rPr>
        <w:t>り</w:t>
      </w:r>
      <w:r>
        <w:rPr>
          <w:color w:val="414042"/>
          <w:spacing w:val="-35"/>
          <w:w w:val="110"/>
        </w:rPr>
        <w:t>ます。</w:t>
      </w:r>
    </w:p>
    <w:p w:rsidR="00D01E5D" w:rsidRDefault="00D01E5D">
      <w:pPr>
        <w:pStyle w:val="a3"/>
      </w:pPr>
    </w:p>
    <w:p w:rsidR="00D01E5D" w:rsidRDefault="005668DD">
      <w:pPr>
        <w:pStyle w:val="2"/>
        <w:numPr>
          <w:ilvl w:val="1"/>
          <w:numId w:val="11"/>
        </w:numPr>
        <w:tabs>
          <w:tab w:val="left" w:pos="1187"/>
        </w:tabs>
        <w:spacing w:before="205"/>
        <w:ind w:left="1186" w:hanging="791"/>
      </w:pPr>
      <w:r>
        <w:rPr>
          <w:noProof/>
        </w:rPr>
        <mc:AlternateContent>
          <mc:Choice Requires="wps">
            <w:drawing>
              <wp:anchor distT="0" distB="0" distL="0" distR="0" simplePos="0" relativeHeight="251641856" behindDoc="0" locked="0" layoutInCell="1" allowOverlap="1">
                <wp:simplePos x="0" y="0"/>
                <wp:positionH relativeFrom="page">
                  <wp:posOffset>1000125</wp:posOffset>
                </wp:positionH>
                <wp:positionV relativeFrom="paragraph">
                  <wp:posOffset>568325</wp:posOffset>
                </wp:positionV>
                <wp:extent cx="5705475" cy="0"/>
                <wp:effectExtent l="9525" t="14605" r="9525" b="13970"/>
                <wp:wrapTopAndBottom/>
                <wp:docPr id="391"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547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7561CA" id="Line 66" o:spid="_x0000_s1026" style="position:absolute;left:0;text-align:lef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4.75pt" to="528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" strokecolor="#aaaaad" strokeweight="1pt">
                <w10:wrap type="topAndBottom" anchorx="page"/>
              </v:line>
            </w:pict>
          </mc:Fallback>
        </mc:AlternateContent>
      </w:r>
      <w:r w:rsidR="0022633E">
        <w:rPr>
          <w:color w:val="414042"/>
          <w:spacing w:val="-17"/>
          <w:w w:val="115"/>
        </w:rPr>
        <w:t>リンクする</w:t>
      </w:r>
      <w:r w:rsidR="0022633E">
        <w:rPr>
          <w:color w:val="414042"/>
          <w:w w:val="115"/>
        </w:rPr>
        <w:t>（Linking）</w:t>
      </w:r>
    </w:p>
    <w:p w:rsidR="00D01E5D" w:rsidRDefault="0022633E">
      <w:pPr>
        <w:pStyle w:val="a3"/>
        <w:spacing w:before="191"/>
        <w:ind w:left="395" w:right="437"/>
        <w:jc w:val="both"/>
      </w:pPr>
      <w:r>
        <w:rPr>
          <w:color w:val="414042"/>
          <w:spacing w:val="-14"/>
          <w:w w:val="110"/>
        </w:rPr>
        <w:t>リンク</w:t>
      </w:r>
      <w:r>
        <w:rPr>
          <w:color w:val="414042"/>
          <w:spacing w:val="-4"/>
          <w:w w:val="110"/>
        </w:rPr>
        <w:t>（Linking）</w:t>
      </w:r>
      <w:r>
        <w:rPr>
          <w:color w:val="414042"/>
          <w:spacing w:val="-16"/>
          <w:w w:val="110"/>
        </w:rPr>
        <w:t>は、たとえばオープンソースのライブラリを使用するときなどで、よ</w:t>
      </w:r>
      <w:r>
        <w:rPr>
          <w:color w:val="414042"/>
          <w:spacing w:val="-17"/>
          <w:w w:val="110"/>
        </w:rPr>
        <w:t>くあるシナリオの一つです。このシナリオでは、開発者はオープンソース ソフトウェ</w:t>
      </w:r>
      <w:r>
        <w:rPr>
          <w:color w:val="414042"/>
          <w:spacing w:val="-15"/>
          <w:w w:val="105"/>
        </w:rPr>
        <w:t>アのコンポーネントと自社ソフトウェアコンポーネントをリンクさせます</w:t>
      </w:r>
      <w:r>
        <w:rPr>
          <w:color w:val="414042"/>
          <w:spacing w:val="-13"/>
          <w:w w:val="105"/>
        </w:rPr>
        <w:t>（</w:t>
      </w:r>
      <w:r>
        <w:rPr>
          <w:color w:val="414042"/>
          <w:w w:val="105"/>
        </w:rPr>
        <w:t>図</w:t>
      </w:r>
      <w:r>
        <w:rPr>
          <w:color w:val="414042"/>
          <w:spacing w:val="-21"/>
          <w:w w:val="105"/>
        </w:rPr>
        <w:t>2）</w:t>
      </w:r>
      <w:r>
        <w:rPr>
          <w:color w:val="414042"/>
          <w:spacing w:val="-14"/>
          <w:w w:val="105"/>
        </w:rPr>
        <w:t>。このシ</w:t>
      </w:r>
    </w:p>
    <w:p w:rsidR="00D01E5D" w:rsidRDefault="0022633E">
      <w:pPr>
        <w:pStyle w:val="a3"/>
        <w:spacing w:before="3"/>
        <w:ind w:left="5287"/>
      </w:pPr>
      <w:r>
        <w:rPr>
          <w:noProof/>
        </w:rPr>
        <w:drawing>
          <wp:anchor distT="0" distB="0" distL="0" distR="0" simplePos="0" relativeHeight="251626496" behindDoc="0" locked="0" layoutInCell="1" allowOverlap="1">
            <wp:simplePos x="0" y="0"/>
            <wp:positionH relativeFrom="page">
              <wp:posOffset>1012705</wp:posOffset>
            </wp:positionH>
            <wp:positionV relativeFrom="paragraph">
              <wp:posOffset>142816</wp:posOffset>
            </wp:positionV>
            <wp:extent cx="2827830" cy="1714383"/>
            <wp:effectExtent l="0" t="0" r="0" b="0"/>
            <wp:wrapNone/>
            <wp:docPr id="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1.png"/>
                    <pic:cNvPicPr/>
                  </pic:nvPicPr>
                  <pic:blipFill>
                    <a:blip r:embed="rId52" cstate="print"/>
                    <a:stretch>
                      <a:fillRect/>
                    </a:stretch>
                  </pic:blipFill>
                  <pic:spPr>
                    <a:xfrm>
                      <a:off x="0" y="0"/>
                      <a:ext cx="2827830" cy="1714383"/>
                    </a:xfrm>
                    <a:prstGeom prst="rect">
                      <a:avLst/>
                    </a:prstGeom>
                  </pic:spPr>
                </pic:pic>
              </a:graphicData>
            </a:graphic>
          </wp:anchor>
        </w:drawing>
      </w:r>
      <w:r>
        <w:rPr>
          <w:color w:val="414042"/>
          <w:w w:val="105"/>
        </w:rPr>
        <w:t>ナリ</w:t>
      </w:r>
      <w:r>
        <w:rPr>
          <w:color w:val="414042"/>
          <w:w w:val="110"/>
        </w:rPr>
        <w:t>オ</w:t>
      </w:r>
      <w:r>
        <w:rPr>
          <w:color w:val="414042"/>
          <w:w w:val="105"/>
        </w:rPr>
        <w:t>に対応する用語は静的リンク</w:t>
      </w:r>
    </w:p>
    <w:p w:rsidR="00D01E5D" w:rsidRDefault="0022633E">
      <w:pPr>
        <w:pStyle w:val="a3"/>
        <w:spacing w:before="2"/>
        <w:ind w:left="5287"/>
      </w:pPr>
      <w:r>
        <w:rPr>
          <w:color w:val="414042"/>
          <w:w w:val="105"/>
        </w:rPr>
        <w:t>（Static link）、動的リンク（Dynamic</w:t>
      </w:r>
    </w:p>
    <w:p w:rsidR="00D01E5D" w:rsidRDefault="0022633E">
      <w:pPr>
        <w:pStyle w:val="a3"/>
        <w:spacing w:line="360" w:lineRule="atLeast"/>
        <w:ind w:left="5287" w:right="497"/>
      </w:pPr>
      <w:r>
        <w:rPr>
          <w:color w:val="414042"/>
          <w:spacing w:val="-6"/>
          <w:w w:val="105"/>
        </w:rPr>
        <w:t>link）</w:t>
      </w:r>
      <w:r>
        <w:rPr>
          <w:color w:val="414042"/>
          <w:spacing w:val="-21"/>
          <w:w w:val="105"/>
        </w:rPr>
        <w:t>、結合</w:t>
      </w:r>
      <w:r>
        <w:rPr>
          <w:color w:val="414042"/>
          <w:spacing w:val="-6"/>
          <w:w w:val="105"/>
        </w:rPr>
        <w:t>（Combining）</w:t>
      </w:r>
      <w:r>
        <w:rPr>
          <w:color w:val="414042"/>
          <w:spacing w:val="-16"/>
          <w:w w:val="105"/>
        </w:rPr>
        <w:t xml:space="preserve">、パッケー </w:t>
      </w:r>
      <w:r>
        <w:rPr>
          <w:color w:val="414042"/>
          <w:spacing w:val="-17"/>
          <w:w w:val="105"/>
        </w:rPr>
        <w:t>ジング</w:t>
      </w:r>
      <w:r>
        <w:rPr>
          <w:color w:val="414042"/>
          <w:spacing w:val="-5"/>
          <w:w w:val="105"/>
        </w:rPr>
        <w:t>（Packaging）</w:t>
      </w:r>
      <w:r>
        <w:rPr>
          <w:color w:val="414042"/>
          <w:spacing w:val="-12"/>
          <w:w w:val="105"/>
        </w:rPr>
        <w:t>、相互依存性の</w:t>
      </w:r>
      <w:r>
        <w:rPr>
          <w:color w:val="414042"/>
          <w:spacing w:val="-15"/>
          <w:w w:val="105"/>
        </w:rPr>
        <w:t>生成</w:t>
      </w:r>
      <w:r>
        <w:rPr>
          <w:color w:val="414042"/>
          <w:spacing w:val="-4"/>
          <w:w w:val="105"/>
        </w:rPr>
        <w:t xml:space="preserve">（Creating </w:t>
      </w:r>
      <w:r>
        <w:rPr>
          <w:color w:val="414042"/>
          <w:spacing w:val="-7"/>
          <w:w w:val="105"/>
        </w:rPr>
        <w:t>interdependency）</w:t>
      </w:r>
      <w:r>
        <w:rPr>
          <w:color w:val="414042"/>
          <w:w w:val="105"/>
        </w:rPr>
        <w:t>と</w:t>
      </w:r>
      <w:r>
        <w:rPr>
          <w:color w:val="414042"/>
          <w:spacing w:val="-18"/>
          <w:w w:val="105"/>
        </w:rPr>
        <w:t>いったものを含めいくつかあります。ラ</w:t>
      </w:r>
      <w:del w:id="13" w:author="工内隆" w:date="2018-02-15T15:23:00Z">
        <w:r w:rsidDel="000C1086">
          <w:rPr>
            <w:color w:val="414042"/>
            <w:spacing w:val="-18"/>
            <w:w w:val="105"/>
          </w:rPr>
          <w:delText xml:space="preserve">  </w:delText>
        </w:r>
      </w:del>
      <w:r>
        <w:rPr>
          <w:color w:val="414042"/>
          <w:spacing w:val="-11"/>
          <w:w w:val="105"/>
        </w:rPr>
        <w:t>イブラリがファイルの最初でインクル</w:t>
      </w:r>
      <w:del w:id="14" w:author="工内隆" w:date="2018-02-15T15:23:00Z">
        <w:r w:rsidDel="000C1086">
          <w:rPr>
            <w:color w:val="414042"/>
            <w:spacing w:val="-11"/>
            <w:w w:val="105"/>
          </w:rPr>
          <w:delText xml:space="preserve">  </w:delText>
        </w:r>
      </w:del>
      <w:r>
        <w:rPr>
          <w:color w:val="414042"/>
          <w:spacing w:val="-10"/>
          <w:w w:val="105"/>
        </w:rPr>
        <w:t>ードされることや、リンクされるコード</w:t>
      </w:r>
      <w:r>
        <w:rPr>
          <w:color w:val="414042"/>
          <w:spacing w:val="-11"/>
          <w:w w:val="105"/>
        </w:rPr>
        <w:t>が別のディレクトリやファイルにあるこ</w:t>
      </w:r>
    </w:p>
    <w:p w:rsidR="00D01E5D" w:rsidRDefault="00D01E5D">
      <w:pPr>
        <w:spacing w:line="360" w:lineRule="atLeast"/>
        <w:sectPr w:rsidR="00D01E5D">
          <w:type w:val="continuous"/>
          <w:pgSz w:w="12240" w:h="15840"/>
          <w:pgMar w:top="1500" w:right="1240" w:bottom="280" w:left="1180" w:header="720" w:footer="720" w:gutter="0"/>
          <w:cols w:space="720"/>
        </w:sectPr>
      </w:pPr>
    </w:p>
    <w:p w:rsidR="00D01E5D" w:rsidRDefault="005668DD">
      <w:pPr>
        <w:spacing w:line="114" w:lineRule="exact"/>
        <w:ind w:left="395"/>
        <w:rPr>
          <w:sz w:val="20"/>
        </w:rPr>
      </w:pPr>
      <w:r>
        <w:rPr>
          <w:noProof/>
        </w:rPr>
        <mc:AlternateContent>
          <mc:Choice Requires="wpg">
            <w:drawing>
              <wp:anchor distT="0" distB="0" distL="114300" distR="114300" simplePos="0" relativeHeight="251684864" behindDoc="1" locked="0" layoutInCell="1" allowOverlap="1">
                <wp:simplePos x="0" y="0"/>
                <wp:positionH relativeFrom="page">
                  <wp:posOffset>17145</wp:posOffset>
                </wp:positionH>
                <wp:positionV relativeFrom="page">
                  <wp:posOffset>6350</wp:posOffset>
                </wp:positionV>
                <wp:extent cx="7755255" cy="563880"/>
                <wp:effectExtent l="0" t="0" r="0" b="1270"/>
                <wp:wrapNone/>
                <wp:docPr id="388"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563880"/>
                          <a:chOff x="27" y="10"/>
                          <a:chExt cx="12213" cy="888"/>
                        </a:xfrm>
                      </wpg:grpSpPr>
                      <wps:wsp>
                        <wps:cNvPr id="389" name="Rectangle 65"/>
                        <wps:cNvSpPr>
                          <a:spLocks noChangeArrowheads="1"/>
                        </wps:cNvSpPr>
                        <wps:spPr bwMode="auto">
                          <a:xfrm>
                            <a:off x="27" y="10"/>
                            <a:ext cx="12213" cy="888"/>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Text Box 64"/>
                        <wps:cNvSpPr txBox="1">
                          <a:spLocks noChangeArrowheads="1"/>
                        </wps:cNvSpPr>
                        <wps:spPr bwMode="auto">
                          <a:xfrm>
                            <a:off x="27" y="10"/>
                            <a:ext cx="1221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10"/>
                                <w:rPr>
                                  <w:sz w:val="37"/>
                                </w:rPr>
                              </w:pPr>
                            </w:p>
                            <w:p w:rsidR="0022633E" w:rsidRPr="005668DD" w:rsidRDefault="0022633E">
                              <w:pPr>
                                <w:spacing w:before="1"/>
                                <w:ind w:left="1548"/>
                                <w:rPr>
                                  <w:rFonts w:ascii="Arial"/>
                                  <w:sz w:val="24"/>
                                  <w:lang w:val="en-US"/>
                                </w:rPr>
                              </w:pPr>
                              <w:r w:rsidRPr="005668DD">
                                <w:rPr>
                                  <w:rFonts w:ascii="Arial"/>
                                  <w:color w:val="2A476B"/>
                                  <w:w w:val="105"/>
                                  <w:sz w:val="24"/>
                                  <w:lang w:val="en-US"/>
                                </w:rPr>
                                <w:t>Open Source Audits in Merger and Acquisition Transactions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3" o:spid="_x0000_s1033" style="position:absolute;left:0;text-align:left;margin-left:1.35pt;margin-top:.5pt;width:610.65pt;height:44.4pt;z-index:-251631616;mso-position-horizontal-relative:page;mso-position-vertical-relative:page" coordorigin="27,10" coordsize="1221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">
                <v:rect id="Rectangle 65" o:spid="_x0000_s1034"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" fillcolor="#fbfbfa" stroked="f"/>
                <v:shape id="_x0000_s1035" type="#_x0000_t20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qJwwAAANwAAAAPAAAAZHJzL2Rvd25yZXYueG1sRE/Pa8Iw&#10;FL4L+x/CE3bTVAe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JBCqicMAAADcAAAADwAA&#10;AAAAAAAAAAAAAAAHAgAAZHJzL2Rvd25yZXYueG1sUEsFBgAAAAADAAMAtwAAAPcCAAAAAA==&#10;" filled="f" stroked="f">
                  <v:textbox inset="0,0,0,0">
                    <w:txbxContent>
                      <w:p w:rsidR="0022633E" w:rsidRDefault="0022633E">
                        <w:pPr>
                          <w:spacing w:before="10"/>
                          <w:rPr>
                            <w:sz w:val="37"/>
                          </w:rPr>
                        </w:pPr>
                      </w:p>
                      <w:p w:rsidR="0022633E" w:rsidRPr="005668DD" w:rsidRDefault="0022633E">
                        <w:pPr>
                          <w:spacing w:before="1"/>
                          <w:ind w:left="1548"/>
                          <w:rPr>
                            <w:rFonts w:ascii="Arial"/>
                            <w:sz w:val="24"/>
                            <w:lang w:val="en-US"/>
                          </w:rPr>
                        </w:pPr>
                        <w:r w:rsidRPr="005668DD">
                          <w:rPr>
                            <w:rFonts w:ascii="Arial"/>
                            <w:color w:val="2A476B"/>
                            <w:w w:val="105"/>
                            <w:sz w:val="24"/>
                            <w:lang w:val="en-US"/>
                          </w:rPr>
                          <w:t>Open Source Audits in Merger and Acquisition Transactions</w:t>
                        </w:r>
                      </w:p>
                    </w:txbxContent>
                  </v:textbox>
                </v:shape>
                <w10:wrap anchorx="page" anchory="page"/>
              </v:group>
            </w:pict>
          </mc:Fallback>
        </mc:AlternateContent>
      </w:r>
      <w:r w:rsidR="0022633E">
        <w:rPr>
          <w:color w:val="00A1DA"/>
          <w:spacing w:val="-4"/>
          <w:w w:val="105"/>
          <w:sz w:val="20"/>
        </w:rPr>
        <w:t>図</w:t>
      </w:r>
      <w:r w:rsidR="0022633E">
        <w:rPr>
          <w:color w:val="00A1DA"/>
          <w:spacing w:val="-11"/>
          <w:w w:val="105"/>
          <w:sz w:val="20"/>
        </w:rPr>
        <w:t>2</w:t>
      </w:r>
      <w:r w:rsidR="0022633E">
        <w:rPr>
          <w:color w:val="00A1DA"/>
          <w:spacing w:val="-7"/>
          <w:w w:val="105"/>
          <w:sz w:val="20"/>
        </w:rPr>
        <w:t>：オープンソース コー</w:t>
      </w:r>
      <w:r w:rsidR="0022633E">
        <w:rPr>
          <w:color w:val="00A1DA"/>
          <w:spacing w:val="-4"/>
          <w:sz w:val="20"/>
        </w:rPr>
        <w:t>ド</w:t>
      </w:r>
      <w:r w:rsidR="0022633E">
        <w:rPr>
          <w:color w:val="00A1DA"/>
          <w:spacing w:val="-4"/>
          <w:w w:val="105"/>
          <w:sz w:val="20"/>
        </w:rPr>
        <w:t>（</w:t>
      </w:r>
      <w:r w:rsidR="0022633E">
        <w:rPr>
          <w:color w:val="00A1DA"/>
          <w:w w:val="105"/>
          <w:sz w:val="20"/>
        </w:rPr>
        <w:t>緑色</w:t>
      </w:r>
      <w:r w:rsidR="0022633E">
        <w:rPr>
          <w:color w:val="00A1DA"/>
          <w:spacing w:val="-3"/>
          <w:sz w:val="20"/>
        </w:rPr>
        <w:t>ド</w:t>
      </w:r>
      <w:r w:rsidR="0022633E">
        <w:rPr>
          <w:color w:val="00A1DA"/>
          <w:spacing w:val="2"/>
          <w:w w:val="105"/>
          <w:sz w:val="20"/>
        </w:rPr>
        <w:t>ッ</w:t>
      </w:r>
      <w:r w:rsidR="0022633E">
        <w:rPr>
          <w:color w:val="00A1DA"/>
          <w:spacing w:val="-14"/>
          <w:sz w:val="20"/>
        </w:rPr>
        <w:t>ト</w:t>
      </w:r>
      <w:r w:rsidR="0022633E">
        <w:rPr>
          <w:color w:val="00A1DA"/>
          <w:spacing w:val="-5"/>
          <w:w w:val="105"/>
          <w:sz w:val="20"/>
        </w:rPr>
        <w:t>）</w:t>
      </w:r>
      <w:r w:rsidR="0022633E">
        <w:rPr>
          <w:color w:val="00A1DA"/>
          <w:spacing w:val="-1"/>
          <w:w w:val="105"/>
          <w:sz w:val="20"/>
        </w:rPr>
        <w:t>の別のコー</w:t>
      </w:r>
      <w:r w:rsidR="0022633E">
        <w:rPr>
          <w:color w:val="00A1DA"/>
          <w:sz w:val="20"/>
        </w:rPr>
        <w:t>ド</w:t>
      </w:r>
      <w:r w:rsidR="0022633E">
        <w:rPr>
          <w:color w:val="00A1DA"/>
          <w:spacing w:val="-3"/>
          <w:w w:val="105"/>
          <w:sz w:val="20"/>
        </w:rPr>
        <w:t>体系</w:t>
      </w:r>
    </w:p>
    <w:p w:rsidR="00D01E5D" w:rsidRDefault="0022633E">
      <w:pPr>
        <w:spacing w:before="23"/>
        <w:ind w:left="395"/>
        <w:rPr>
          <w:sz w:val="20"/>
        </w:rPr>
      </w:pPr>
      <w:r>
        <w:rPr>
          <w:color w:val="00A1DA"/>
          <w:w w:val="105"/>
          <w:sz w:val="20"/>
        </w:rPr>
        <w:t>（青色）へのリンク（Linking）</w:t>
      </w:r>
    </w:p>
    <w:p w:rsidR="00D01E5D" w:rsidRDefault="0022633E">
      <w:pPr>
        <w:pStyle w:val="a3"/>
        <w:spacing w:before="1"/>
        <w:ind w:left="391"/>
      </w:pPr>
      <w:r>
        <w:br w:type="column"/>
      </w:r>
      <w:r>
        <w:rPr>
          <w:color w:val="414042"/>
          <w:w w:val="105"/>
        </w:rPr>
        <w:t>とから、ソースコー</w:t>
      </w:r>
      <w:r>
        <w:rPr>
          <w:color w:val="414042"/>
        </w:rPr>
        <w:t>ド</w:t>
      </w:r>
      <w:r>
        <w:rPr>
          <w:color w:val="414042"/>
          <w:w w:val="105"/>
        </w:rPr>
        <w:t>の目視確認など</w:t>
      </w:r>
    </w:p>
    <w:p w:rsidR="00D01E5D" w:rsidRDefault="00D01E5D">
      <w:pPr>
        <w:sectPr w:rsidR="00D01E5D">
          <w:type w:val="continuous"/>
          <w:pgSz w:w="12240" w:h="15840"/>
          <w:pgMar w:top="1500" w:right="1240" w:bottom="280" w:left="1180" w:header="720" w:footer="720" w:gutter="0"/>
          <w:cols w:num="2" w:space="720" w:equalWidth="0">
            <w:col w:w="4857" w:space="40"/>
            <w:col w:w="4923"/>
          </w:cols>
        </w:sectPr>
      </w:pPr>
    </w:p>
    <w:p w:rsidR="00D01E5D" w:rsidRDefault="00D01E5D">
      <w:pPr>
        <w:pStyle w:val="a3"/>
        <w:rPr>
          <w:sz w:val="20"/>
        </w:rPr>
      </w:pPr>
    </w:p>
    <w:p w:rsidR="00D01E5D" w:rsidRDefault="00D01E5D">
      <w:pPr>
        <w:pStyle w:val="a3"/>
        <w:rPr>
          <w:sz w:val="20"/>
        </w:rPr>
      </w:pPr>
    </w:p>
    <w:p w:rsidR="00D01E5D" w:rsidRDefault="0022633E">
      <w:pPr>
        <w:pStyle w:val="a3"/>
        <w:spacing w:before="207"/>
        <w:ind w:left="395"/>
      </w:pPr>
      <w:r>
        <w:rPr>
          <w:color w:val="414042"/>
          <w:w w:val="105"/>
        </w:rPr>
        <w:t>でリンクは発見され、検出は一般的には容易なものとなります。</w:t>
      </w:r>
    </w:p>
    <w:p w:rsidR="00D01E5D" w:rsidRDefault="00D01E5D">
      <w:pPr>
        <w:pStyle w:val="a3"/>
        <w:spacing w:before="1"/>
        <w:rPr>
          <w:sz w:val="25"/>
        </w:rPr>
      </w:pPr>
    </w:p>
    <w:p w:rsidR="00D01E5D" w:rsidRDefault="0022633E">
      <w:pPr>
        <w:pStyle w:val="a3"/>
        <w:ind w:left="395" w:right="418"/>
        <w:jc w:val="both"/>
      </w:pPr>
      <w:r>
        <w:rPr>
          <w:color w:val="414042"/>
          <w:spacing w:val="-7"/>
          <w:w w:val="105"/>
        </w:rPr>
        <w:t>リンクが取り込み</w:t>
      </w:r>
      <w:r>
        <w:rPr>
          <w:color w:val="414042"/>
          <w:spacing w:val="-5"/>
          <w:w w:val="105"/>
        </w:rPr>
        <w:t>（Incorporation）</w:t>
      </w:r>
      <w:r>
        <w:rPr>
          <w:color w:val="414042"/>
          <w:spacing w:val="-12"/>
          <w:w w:val="105"/>
        </w:rPr>
        <w:t>と異なるのは、ソースコードが一体化した形でコ</w:t>
      </w:r>
      <w:r>
        <w:rPr>
          <w:color w:val="414042"/>
          <w:spacing w:val="-19"/>
          <w:w w:val="105"/>
        </w:rPr>
        <w:t>ピーされるものではなく、ソースコードが分離されている点にあります。リンクの相互</w:t>
      </w:r>
      <w:r>
        <w:rPr>
          <w:color w:val="414042"/>
          <w:spacing w:val="-15"/>
          <w:w w:val="105"/>
        </w:rPr>
        <w:t>作用は、コードが一つの実行バイナリにコンパイルされる時点</w:t>
      </w:r>
      <w:r>
        <w:rPr>
          <w:color w:val="414042"/>
          <w:spacing w:val="-17"/>
          <w:w w:val="105"/>
        </w:rPr>
        <w:t>（</w:t>
      </w:r>
      <w:r>
        <w:rPr>
          <w:color w:val="414042"/>
          <w:spacing w:val="-10"/>
          <w:w w:val="105"/>
        </w:rPr>
        <w:t>静的リンク</w:t>
      </w:r>
      <w:r>
        <w:rPr>
          <w:color w:val="414042"/>
          <w:spacing w:val="-16"/>
          <w:w w:val="105"/>
        </w:rPr>
        <w:t>）</w:t>
      </w:r>
      <w:r>
        <w:rPr>
          <w:color w:val="414042"/>
          <w:spacing w:val="-12"/>
          <w:w w:val="105"/>
        </w:rPr>
        <w:t>、あるい</w:t>
      </w:r>
      <w:r>
        <w:rPr>
          <w:color w:val="414042"/>
          <w:spacing w:val="-16"/>
          <w:w w:val="105"/>
        </w:rPr>
        <w:t>は主プログラムが実行され、リンクされたプログラムを呼び出すとき</w:t>
      </w:r>
      <w:r>
        <w:rPr>
          <w:color w:val="414042"/>
          <w:spacing w:val="-12"/>
          <w:w w:val="105"/>
        </w:rPr>
        <w:t>（</w:t>
      </w:r>
      <w:r>
        <w:rPr>
          <w:color w:val="414042"/>
          <w:spacing w:val="-11"/>
          <w:w w:val="105"/>
        </w:rPr>
        <w:t>動的リンク）</w:t>
      </w:r>
      <w:r>
        <w:rPr>
          <w:color w:val="414042"/>
          <w:w w:val="105"/>
        </w:rPr>
        <w:t>の</w:t>
      </w:r>
      <w:del w:id="15" w:author="工内隆" w:date="2018-02-15T15:24:00Z">
        <w:r w:rsidDel="000C1086">
          <w:rPr>
            <w:color w:val="414042"/>
            <w:w w:val="105"/>
          </w:rPr>
          <w:delText xml:space="preserve">  </w:delText>
        </w:r>
      </w:del>
      <w:r>
        <w:rPr>
          <w:color w:val="414042"/>
          <w:spacing w:val="-15"/>
          <w:w w:val="105"/>
        </w:rPr>
        <w:t>いずれかの時点で生じます。</w:t>
      </w:r>
    </w:p>
    <w:p w:rsidR="00D01E5D" w:rsidRDefault="00D01E5D">
      <w:pPr>
        <w:pStyle w:val="a3"/>
      </w:pPr>
    </w:p>
    <w:p w:rsidR="00D01E5D" w:rsidRDefault="005668DD">
      <w:pPr>
        <w:pStyle w:val="2"/>
        <w:numPr>
          <w:ilvl w:val="1"/>
          <w:numId w:val="11"/>
        </w:numPr>
        <w:tabs>
          <w:tab w:val="left" w:pos="1183"/>
        </w:tabs>
        <w:spacing w:before="207"/>
        <w:ind w:left="1182" w:hanging="787"/>
        <w:jc w:val="both"/>
      </w:pPr>
      <w:r>
        <w:rPr>
          <w:noProof/>
        </w:rPr>
        <mc:AlternateContent>
          <mc:Choice Requires="wps">
            <w:drawing>
              <wp:anchor distT="0" distB="0" distL="0" distR="0" simplePos="0" relativeHeight="251642880" behindDoc="0" locked="0" layoutInCell="1" allowOverlap="1">
                <wp:simplePos x="0" y="0"/>
                <wp:positionH relativeFrom="page">
                  <wp:posOffset>1000125</wp:posOffset>
                </wp:positionH>
                <wp:positionV relativeFrom="paragraph">
                  <wp:posOffset>569595</wp:posOffset>
                </wp:positionV>
                <wp:extent cx="5779135" cy="0"/>
                <wp:effectExtent l="9525" t="9525" r="12065" b="9525"/>
                <wp:wrapTopAndBottom/>
                <wp:docPr id="3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645A6" id="Line 62" o:spid="_x0000_s1026" style="position:absolute;left:0;text-align:lef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4.85pt" to="533.8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" strokecolor="#aaaaad" strokeweight="1pt">
                <w10:wrap type="topAndBottom" anchorx="page"/>
              </v:line>
            </w:pict>
          </mc:Fallback>
        </mc:AlternateContent>
      </w:r>
      <w:r w:rsidR="0022633E">
        <w:rPr>
          <w:color w:val="414042"/>
          <w:spacing w:val="-11"/>
        </w:rPr>
        <w:t>改変</w:t>
      </w:r>
      <w:r w:rsidR="0022633E">
        <w:rPr>
          <w:color w:val="414042"/>
          <w:spacing w:val="-3"/>
        </w:rPr>
        <w:t>（Modification）</w:t>
      </w:r>
    </w:p>
    <w:p w:rsidR="00D01E5D" w:rsidRDefault="00D01E5D">
      <w:pPr>
        <w:pStyle w:val="a3"/>
        <w:rPr>
          <w:sz w:val="20"/>
        </w:rPr>
      </w:pPr>
    </w:p>
    <w:p w:rsidR="00D01E5D" w:rsidRDefault="00D01E5D">
      <w:pPr>
        <w:pStyle w:val="a3"/>
        <w:rPr>
          <w:sz w:val="20"/>
        </w:rPr>
      </w:pPr>
    </w:p>
    <w:p w:rsidR="00D01E5D" w:rsidRDefault="00D01E5D">
      <w:pPr>
        <w:pStyle w:val="a3"/>
        <w:spacing w:before="3"/>
        <w:rPr>
          <w:sz w:val="23"/>
        </w:rPr>
      </w:pPr>
    </w:p>
    <w:p w:rsidR="00D01E5D" w:rsidRDefault="00D01E5D">
      <w:pPr>
        <w:rPr>
          <w:sz w:val="23"/>
        </w:rPr>
        <w:sectPr w:rsidR="00D01E5D">
          <w:headerReference w:type="default" r:id="rId53"/>
          <w:pgSz w:w="12240" w:h="15840"/>
          <w:pgMar w:top="880" w:right="1240" w:bottom="760" w:left="1180" w:header="10" w:footer="560" w:gutter="0"/>
          <w:cols w:space="720"/>
        </w:sect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spacing w:before="1"/>
        <w:rPr>
          <w:sz w:val="25"/>
        </w:rPr>
      </w:pPr>
    </w:p>
    <w:p w:rsidR="00D01E5D" w:rsidRDefault="0022633E">
      <w:pPr>
        <w:spacing w:line="261" w:lineRule="auto"/>
        <w:ind w:left="395" w:right="61"/>
        <w:rPr>
          <w:sz w:val="20"/>
        </w:rPr>
      </w:pPr>
      <w:r>
        <w:rPr>
          <w:noProof/>
        </w:rPr>
        <w:drawing>
          <wp:anchor distT="0" distB="0" distL="0" distR="0" simplePos="0" relativeHeight="251627520" behindDoc="0" locked="0" layoutInCell="1" allowOverlap="1">
            <wp:simplePos x="0" y="0"/>
            <wp:positionH relativeFrom="page">
              <wp:posOffset>1012687</wp:posOffset>
            </wp:positionH>
            <wp:positionV relativeFrom="paragraph">
              <wp:posOffset>-2263139</wp:posOffset>
            </wp:positionV>
            <wp:extent cx="2823625" cy="2133828"/>
            <wp:effectExtent l="0" t="0" r="0" b="0"/>
            <wp:wrapNone/>
            <wp:docPr id="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2.png"/>
                    <pic:cNvPicPr/>
                  </pic:nvPicPr>
                  <pic:blipFill>
                    <a:blip r:embed="rId54" cstate="print"/>
                    <a:stretch>
                      <a:fillRect/>
                    </a:stretch>
                  </pic:blipFill>
                  <pic:spPr>
                    <a:xfrm>
                      <a:off x="0" y="0"/>
                      <a:ext cx="2823625" cy="2133828"/>
                    </a:xfrm>
                    <a:prstGeom prst="rect">
                      <a:avLst/>
                    </a:prstGeom>
                  </pic:spPr>
                </pic:pic>
              </a:graphicData>
            </a:graphic>
          </wp:anchor>
        </w:drawing>
      </w:r>
      <w:r>
        <w:rPr>
          <w:color w:val="00A1DA"/>
          <w:spacing w:val="-3"/>
          <w:w w:val="105"/>
          <w:sz w:val="20"/>
        </w:rPr>
        <w:t>図</w:t>
      </w:r>
      <w:r>
        <w:rPr>
          <w:color w:val="00A1DA"/>
          <w:spacing w:val="-11"/>
          <w:w w:val="105"/>
          <w:sz w:val="20"/>
        </w:rPr>
        <w:t>3</w:t>
      </w:r>
      <w:r>
        <w:rPr>
          <w:color w:val="00A1DA"/>
          <w:spacing w:val="-7"/>
          <w:w w:val="105"/>
          <w:sz w:val="20"/>
        </w:rPr>
        <w:t>：オープンソースのコー</w:t>
      </w:r>
      <w:r>
        <w:rPr>
          <w:color w:val="00A1DA"/>
          <w:spacing w:val="2"/>
          <w:sz w:val="20"/>
        </w:rPr>
        <w:t>ド</w:t>
      </w:r>
      <w:r>
        <w:rPr>
          <w:color w:val="00A1DA"/>
          <w:spacing w:val="-4"/>
          <w:w w:val="105"/>
          <w:sz w:val="20"/>
        </w:rPr>
        <w:t>への開発者によって適用さ</w:t>
      </w:r>
      <w:r>
        <w:rPr>
          <w:color w:val="00A1DA"/>
          <w:spacing w:val="-5"/>
          <w:w w:val="110"/>
          <w:sz w:val="20"/>
        </w:rPr>
        <w:t>れた改変</w:t>
      </w:r>
      <w:r>
        <w:rPr>
          <w:color w:val="00A1DA"/>
          <w:spacing w:val="-4"/>
          <w:w w:val="110"/>
          <w:sz w:val="20"/>
        </w:rPr>
        <w:t>（</w:t>
      </w:r>
      <w:r>
        <w:rPr>
          <w:color w:val="00A1DA"/>
          <w:spacing w:val="-8"/>
          <w:w w:val="110"/>
          <w:sz w:val="20"/>
        </w:rPr>
        <w:t>緑色・</w:t>
      </w:r>
      <w:r>
        <w:rPr>
          <w:color w:val="00A1DA"/>
          <w:spacing w:val="-3"/>
          <w:sz w:val="20"/>
        </w:rPr>
        <w:t>ド</w:t>
      </w:r>
      <w:r>
        <w:rPr>
          <w:color w:val="00A1DA"/>
          <w:spacing w:val="2"/>
          <w:w w:val="110"/>
          <w:sz w:val="20"/>
        </w:rPr>
        <w:t>ッ</w:t>
      </w:r>
      <w:r>
        <w:rPr>
          <w:color w:val="00A1DA"/>
          <w:spacing w:val="-14"/>
          <w:sz w:val="20"/>
        </w:rPr>
        <w:t>ト</w:t>
      </w:r>
      <w:r>
        <w:rPr>
          <w:color w:val="00A1DA"/>
          <w:w w:val="110"/>
          <w:sz w:val="20"/>
        </w:rPr>
        <w:t>）</w:t>
      </w:r>
    </w:p>
    <w:p w:rsidR="00D01E5D" w:rsidRDefault="00D01E5D">
      <w:pPr>
        <w:pStyle w:val="a3"/>
        <w:spacing w:before="9"/>
      </w:pPr>
    </w:p>
    <w:p w:rsidR="00D01E5D" w:rsidRDefault="0022633E">
      <w:pPr>
        <w:pStyle w:val="a3"/>
        <w:ind w:left="1195"/>
      </w:pPr>
      <w:r>
        <w:rPr>
          <w:color w:val="414042"/>
          <w:w w:val="105"/>
        </w:rPr>
        <w:t>を実施する</w:t>
      </w:r>
    </w:p>
    <w:p w:rsidR="00D01E5D" w:rsidRDefault="0022633E">
      <w:pPr>
        <w:pStyle w:val="a3"/>
        <w:spacing w:before="61"/>
        <w:ind w:left="386" w:right="329"/>
      </w:pPr>
      <w:r>
        <w:br w:type="column"/>
      </w:r>
      <w:r>
        <w:rPr>
          <w:color w:val="414042"/>
          <w:spacing w:val="-15"/>
          <w:w w:val="110"/>
        </w:rPr>
        <w:t>改変は、開発者がオープンソース ソ</w:t>
      </w:r>
      <w:r>
        <w:rPr>
          <w:color w:val="414042"/>
          <w:spacing w:val="-12"/>
          <w:w w:val="105"/>
        </w:rPr>
        <w:t>フトウェアのコンポーネン</w:t>
      </w:r>
      <w:r>
        <w:rPr>
          <w:color w:val="414042"/>
        </w:rPr>
        <w:t>ト</w:t>
      </w:r>
      <w:r>
        <w:rPr>
          <w:color w:val="414042"/>
          <w:spacing w:val="-5"/>
          <w:w w:val="105"/>
        </w:rPr>
        <w:t>に変更を加</w:t>
      </w:r>
      <w:r>
        <w:rPr>
          <w:color w:val="414042"/>
          <w:spacing w:val="-7"/>
          <w:w w:val="105"/>
        </w:rPr>
        <w:t>える一般的なシナリオで</w:t>
      </w:r>
      <w:r>
        <w:rPr>
          <w:color w:val="414042"/>
          <w:spacing w:val="-15"/>
          <w:w w:val="105"/>
        </w:rPr>
        <w:t>（</w:t>
      </w:r>
      <w:r>
        <w:rPr>
          <w:color w:val="414042"/>
          <w:w w:val="105"/>
        </w:rPr>
        <w:t>図</w:t>
      </w:r>
      <w:r>
        <w:rPr>
          <w:color w:val="414042"/>
          <w:spacing w:val="-21"/>
          <w:w w:val="105"/>
        </w:rPr>
        <w:t>3）</w:t>
      </w:r>
      <w:r>
        <w:rPr>
          <w:color w:val="414042"/>
          <w:w w:val="105"/>
        </w:rPr>
        <w:t>あ</w:t>
      </w:r>
      <w:r>
        <w:rPr>
          <w:color w:val="414042"/>
          <w:spacing w:val="-3"/>
        </w:rPr>
        <w:t>り</w:t>
      </w:r>
      <w:r>
        <w:rPr>
          <w:color w:val="414042"/>
          <w:spacing w:val="-52"/>
          <w:w w:val="105"/>
        </w:rPr>
        <w:t>、以</w:t>
      </w:r>
      <w:r>
        <w:rPr>
          <w:color w:val="414042"/>
          <w:spacing w:val="-6"/>
          <w:w w:val="110"/>
        </w:rPr>
        <w:t>下のようなものがあ</w:t>
      </w:r>
      <w:r>
        <w:rPr>
          <w:color w:val="414042"/>
        </w:rPr>
        <w:t>り</w:t>
      </w:r>
      <w:r>
        <w:rPr>
          <w:color w:val="414042"/>
          <w:spacing w:val="-18"/>
          <w:w w:val="110"/>
        </w:rPr>
        <w:t>ます。</w:t>
      </w:r>
    </w:p>
    <w:p w:rsidR="00D01E5D" w:rsidRDefault="0022633E">
      <w:pPr>
        <w:pStyle w:val="a4"/>
        <w:numPr>
          <w:ilvl w:val="0"/>
          <w:numId w:val="1"/>
        </w:numPr>
        <w:tabs>
          <w:tab w:val="left" w:pos="534"/>
        </w:tabs>
        <w:spacing w:before="187"/>
        <w:ind w:right="791" w:firstLine="0"/>
        <w:rPr>
          <w:sz w:val="28"/>
        </w:rPr>
      </w:pPr>
      <w:r>
        <w:rPr>
          <w:color w:val="414042"/>
          <w:spacing w:val="-6"/>
          <w:w w:val="115"/>
          <w:sz w:val="28"/>
        </w:rPr>
        <w:t>オ</w:t>
      </w:r>
      <w:r>
        <w:rPr>
          <w:color w:val="414042"/>
          <w:spacing w:val="-5"/>
          <w:w w:val="110"/>
          <w:sz w:val="28"/>
        </w:rPr>
        <w:t>ープンソース ソ</w:t>
      </w:r>
      <w:r>
        <w:rPr>
          <w:color w:val="414042"/>
          <w:spacing w:val="-6"/>
          <w:w w:val="115"/>
          <w:sz w:val="28"/>
        </w:rPr>
        <w:t>フ</w:t>
      </w:r>
      <w:r>
        <w:rPr>
          <w:color w:val="414042"/>
          <w:spacing w:val="-3"/>
          <w:sz w:val="28"/>
        </w:rPr>
        <w:t>ト</w:t>
      </w:r>
      <w:r>
        <w:rPr>
          <w:color w:val="414042"/>
          <w:spacing w:val="-19"/>
          <w:w w:val="110"/>
          <w:sz w:val="28"/>
        </w:rPr>
        <w:t>ウ</w:t>
      </w:r>
      <w:r>
        <w:rPr>
          <w:color w:val="414042"/>
          <w:spacing w:val="-29"/>
          <w:w w:val="115"/>
          <w:sz w:val="28"/>
        </w:rPr>
        <w:t>ェ</w:t>
      </w:r>
      <w:r>
        <w:rPr>
          <w:color w:val="414042"/>
          <w:spacing w:val="10"/>
          <w:w w:val="110"/>
          <w:sz w:val="28"/>
        </w:rPr>
        <w:t>ア コン</w:t>
      </w:r>
      <w:r>
        <w:rPr>
          <w:color w:val="414042"/>
          <w:spacing w:val="-11"/>
          <w:w w:val="110"/>
          <w:sz w:val="28"/>
        </w:rPr>
        <w:t>ポーネン</w:t>
      </w:r>
      <w:r>
        <w:rPr>
          <w:color w:val="414042"/>
          <w:sz w:val="28"/>
        </w:rPr>
        <w:t>ト</w:t>
      </w:r>
      <w:r>
        <w:rPr>
          <w:color w:val="414042"/>
          <w:spacing w:val="-5"/>
          <w:w w:val="110"/>
          <w:sz w:val="28"/>
        </w:rPr>
        <w:t>へ新しいコー</w:t>
      </w:r>
      <w:r>
        <w:rPr>
          <w:color w:val="414042"/>
          <w:sz w:val="28"/>
        </w:rPr>
        <w:t>ド</w:t>
      </w:r>
      <w:r>
        <w:rPr>
          <w:color w:val="414042"/>
          <w:spacing w:val="-3"/>
          <w:w w:val="110"/>
          <w:sz w:val="28"/>
        </w:rPr>
        <w:t>を追加</w:t>
      </w:r>
    </w:p>
    <w:p w:rsidR="00D01E5D" w:rsidRDefault="0022633E">
      <w:pPr>
        <w:pStyle w:val="a3"/>
        <w:spacing w:before="2"/>
        <w:ind w:left="386"/>
      </w:pPr>
      <w:r>
        <w:rPr>
          <w:color w:val="414042"/>
          <w:w w:val="110"/>
        </w:rPr>
        <w:t>（Adding）/注入（Injecting）する</w:t>
      </w:r>
    </w:p>
    <w:p w:rsidR="00D01E5D" w:rsidRDefault="0022633E">
      <w:pPr>
        <w:pStyle w:val="a4"/>
        <w:numPr>
          <w:ilvl w:val="0"/>
          <w:numId w:val="1"/>
        </w:numPr>
        <w:tabs>
          <w:tab w:val="left" w:pos="534"/>
        </w:tabs>
        <w:spacing w:before="122"/>
        <w:ind w:right="986" w:firstLine="0"/>
        <w:rPr>
          <w:sz w:val="28"/>
        </w:rPr>
      </w:pPr>
      <w:r>
        <w:rPr>
          <w:color w:val="414042"/>
          <w:spacing w:val="-4"/>
          <w:w w:val="120"/>
          <w:sz w:val="28"/>
        </w:rPr>
        <w:t>オ</w:t>
      </w:r>
      <w:r>
        <w:rPr>
          <w:color w:val="414042"/>
          <w:spacing w:val="-3"/>
          <w:w w:val="110"/>
          <w:sz w:val="28"/>
        </w:rPr>
        <w:t>ープンソース ソフ</w:t>
      </w:r>
      <w:r>
        <w:rPr>
          <w:color w:val="414042"/>
          <w:sz w:val="28"/>
        </w:rPr>
        <w:t>ト</w:t>
      </w:r>
      <w:r>
        <w:rPr>
          <w:color w:val="414042"/>
          <w:spacing w:val="-16"/>
          <w:w w:val="110"/>
          <w:sz w:val="28"/>
        </w:rPr>
        <w:t>ウ</w:t>
      </w:r>
      <w:r>
        <w:rPr>
          <w:color w:val="414042"/>
          <w:spacing w:val="-27"/>
          <w:w w:val="120"/>
          <w:sz w:val="28"/>
        </w:rPr>
        <w:t>ェ</w:t>
      </w:r>
      <w:r>
        <w:rPr>
          <w:color w:val="414042"/>
          <w:spacing w:val="15"/>
          <w:w w:val="110"/>
          <w:sz w:val="28"/>
        </w:rPr>
        <w:t>ア コ</w:t>
      </w:r>
      <w:r>
        <w:rPr>
          <w:color w:val="414042"/>
          <w:w w:val="110"/>
          <w:sz w:val="28"/>
        </w:rPr>
        <w:t>ンポーネン</w:t>
      </w:r>
      <w:r>
        <w:rPr>
          <w:color w:val="414042"/>
          <w:sz w:val="28"/>
        </w:rPr>
        <w:t>ト</w:t>
      </w:r>
      <w:r>
        <w:rPr>
          <w:color w:val="414042"/>
          <w:spacing w:val="-5"/>
          <w:w w:val="110"/>
          <w:sz w:val="28"/>
        </w:rPr>
        <w:t>に対しバグ修正</w:t>
      </w:r>
    </w:p>
    <w:p w:rsidR="00D01E5D" w:rsidRDefault="0022633E">
      <w:pPr>
        <w:pStyle w:val="a3"/>
        <w:spacing w:before="2"/>
        <w:ind w:left="386" w:right="782"/>
      </w:pPr>
      <w:r>
        <w:rPr>
          <w:color w:val="414042"/>
          <w:spacing w:val="-5"/>
          <w:w w:val="105"/>
        </w:rPr>
        <w:t>（Fixing）</w:t>
      </w:r>
      <w:r>
        <w:rPr>
          <w:color w:val="414042"/>
          <w:spacing w:val="-17"/>
          <w:w w:val="105"/>
        </w:rPr>
        <w:t>、最適化</w:t>
      </w:r>
      <w:r>
        <w:rPr>
          <w:color w:val="414042"/>
          <w:spacing w:val="-5"/>
          <w:w w:val="105"/>
        </w:rPr>
        <w:t>（Optimizing）</w:t>
      </w:r>
      <w:r>
        <w:rPr>
          <w:color w:val="414042"/>
          <w:w w:val="105"/>
        </w:rPr>
        <w:t>、</w:t>
      </w:r>
      <w:r>
        <w:rPr>
          <w:color w:val="414042"/>
          <w:spacing w:val="-5"/>
          <w:w w:val="105"/>
        </w:rPr>
        <w:t>あるいは変更</w:t>
      </w:r>
      <w:r>
        <w:rPr>
          <w:color w:val="414042"/>
          <w:w w:val="105"/>
        </w:rPr>
        <w:t xml:space="preserve">（Making </w:t>
      </w:r>
      <w:r>
        <w:rPr>
          <w:color w:val="414042"/>
          <w:spacing w:val="-5"/>
          <w:w w:val="105"/>
        </w:rPr>
        <w:t>change）</w:t>
      </w:r>
    </w:p>
    <w:p w:rsidR="00D01E5D" w:rsidRDefault="00D01E5D">
      <w:pPr>
        <w:sectPr w:rsidR="00D01E5D">
          <w:type w:val="continuous"/>
          <w:pgSz w:w="12240" w:h="15840"/>
          <w:pgMar w:top="1500" w:right="1240" w:bottom="280" w:left="1180" w:header="720" w:footer="720" w:gutter="0"/>
          <w:cols w:num="2" w:space="720" w:equalWidth="0">
            <w:col w:w="4862" w:space="40"/>
            <w:col w:w="4918"/>
          </w:cols>
        </w:sectPr>
      </w:pPr>
    </w:p>
    <w:p w:rsidR="00D01E5D" w:rsidRDefault="0022633E">
      <w:pPr>
        <w:pStyle w:val="a4"/>
        <w:numPr>
          <w:ilvl w:val="1"/>
          <w:numId w:val="1"/>
        </w:numPr>
        <w:tabs>
          <w:tab w:val="left" w:pos="1196"/>
        </w:tabs>
        <w:rPr>
          <w:sz w:val="28"/>
        </w:rPr>
      </w:pPr>
      <w:r>
        <w:rPr>
          <w:color w:val="414042"/>
          <w:spacing w:val="-5"/>
          <w:w w:val="105"/>
          <w:sz w:val="28"/>
        </w:rPr>
        <w:t>コードの削除</w:t>
      </w:r>
      <w:r>
        <w:rPr>
          <w:color w:val="414042"/>
          <w:spacing w:val="-6"/>
          <w:w w:val="105"/>
          <w:sz w:val="28"/>
        </w:rPr>
        <w:t>（Deleting）</w:t>
      </w:r>
      <w:r>
        <w:rPr>
          <w:color w:val="414042"/>
          <w:spacing w:val="-3"/>
          <w:w w:val="105"/>
          <w:sz w:val="28"/>
        </w:rPr>
        <w:t>または除去</w:t>
      </w:r>
      <w:r>
        <w:rPr>
          <w:color w:val="414042"/>
          <w:spacing w:val="-7"/>
          <w:w w:val="105"/>
          <w:sz w:val="28"/>
        </w:rPr>
        <w:t>（Removing）</w:t>
      </w:r>
    </w:p>
    <w:p w:rsidR="00D01E5D" w:rsidRDefault="00D01E5D">
      <w:pPr>
        <w:pStyle w:val="a3"/>
        <w:spacing w:before="9"/>
        <w:rPr>
          <w:sz w:val="40"/>
        </w:rPr>
      </w:pPr>
    </w:p>
    <w:p w:rsidR="00D01E5D" w:rsidRDefault="005668DD">
      <w:pPr>
        <w:pStyle w:val="2"/>
        <w:numPr>
          <w:ilvl w:val="1"/>
          <w:numId w:val="11"/>
        </w:numPr>
        <w:tabs>
          <w:tab w:val="left" w:pos="1175"/>
        </w:tabs>
        <w:ind w:left="1174" w:hanging="779"/>
      </w:pPr>
      <w:r>
        <w:rPr>
          <w:noProof/>
        </w:rPr>
        <mc:AlternateContent>
          <mc:Choice Requires="wps">
            <w:drawing>
              <wp:anchor distT="0" distB="0" distL="0" distR="0" simplePos="0" relativeHeight="251643904" behindDoc="0" locked="0" layoutInCell="1" allowOverlap="1">
                <wp:simplePos x="0" y="0"/>
                <wp:positionH relativeFrom="page">
                  <wp:posOffset>1000125</wp:posOffset>
                </wp:positionH>
                <wp:positionV relativeFrom="paragraph">
                  <wp:posOffset>438150</wp:posOffset>
                </wp:positionV>
                <wp:extent cx="5779135" cy="0"/>
                <wp:effectExtent l="9525" t="10795" r="12065" b="8255"/>
                <wp:wrapTopAndBottom/>
                <wp:docPr id="386"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651EA" id="Line 61" o:spid="_x0000_s1026" style="position:absolute;left:0;text-align:lef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4.5pt" to="533.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" strokecolor="#aaaaad" strokeweight="1pt">
                <w10:wrap type="topAndBottom" anchorx="page"/>
              </v:line>
            </w:pict>
          </mc:Fallback>
        </mc:AlternateContent>
      </w:r>
      <w:r w:rsidR="0022633E">
        <w:rPr>
          <w:color w:val="414042"/>
          <w:spacing w:val="-13"/>
          <w:w w:val="110"/>
        </w:rPr>
        <w:t>開発ツールに関する留意事項</w:t>
      </w:r>
    </w:p>
    <w:p w:rsidR="00D01E5D" w:rsidDel="00461C31" w:rsidRDefault="0022633E">
      <w:pPr>
        <w:pStyle w:val="a3"/>
        <w:spacing w:before="191"/>
        <w:ind w:left="395" w:right="333"/>
        <w:rPr>
          <w:del w:id="16" w:author="工内隆" w:date="2018-02-15T15:27:00Z"/>
        </w:rPr>
      </w:pPr>
      <w:r>
        <w:rPr>
          <w:color w:val="414042"/>
          <w:spacing w:val="-15"/>
          <w:w w:val="105"/>
        </w:rPr>
        <w:t>開発ツールの中にはこういった作業を開発者に気づかれず</w:t>
      </w:r>
      <w:ins w:id="17" w:author="工内隆" w:date="2018-02-15T15:26:00Z">
        <w:r w:rsidR="00461C31">
          <w:rPr>
            <w:rFonts w:hint="eastAsia"/>
            <w:color w:val="414042"/>
            <w:spacing w:val="-15"/>
            <w:w w:val="105"/>
          </w:rPr>
          <w:t>に</w:t>
        </w:r>
      </w:ins>
      <w:r>
        <w:rPr>
          <w:color w:val="414042"/>
          <w:spacing w:val="-15"/>
          <w:w w:val="105"/>
        </w:rPr>
        <w:t>実施してしまうものが</w:t>
      </w:r>
      <w:del w:id="18" w:author="工内隆" w:date="2018-02-15T15:26:00Z">
        <w:r w:rsidDel="00461C31">
          <w:rPr>
            <w:color w:val="414042"/>
            <w:spacing w:val="-15"/>
            <w:w w:val="105"/>
          </w:rPr>
          <w:delText xml:space="preserve">  </w:delText>
        </w:r>
      </w:del>
      <w:r>
        <w:rPr>
          <w:color w:val="414042"/>
          <w:spacing w:val="-14"/>
          <w:w w:val="105"/>
        </w:rPr>
        <w:t>あることを知っておくことが重要です。たとえば開発者は、開発プロセスの一部を</w:t>
      </w:r>
      <w:del w:id="19" w:author="工内隆" w:date="2018-02-15T15:26:00Z">
        <w:r w:rsidDel="00461C31">
          <w:rPr>
            <w:color w:val="414042"/>
            <w:spacing w:val="-14"/>
            <w:w w:val="105"/>
          </w:rPr>
          <w:delText xml:space="preserve">   </w:delText>
        </w:r>
      </w:del>
      <w:r>
        <w:rPr>
          <w:color w:val="414042"/>
          <w:spacing w:val="-3"/>
          <w:w w:val="110"/>
        </w:rPr>
        <w:t>自動的に行</w:t>
      </w:r>
      <w:r>
        <w:rPr>
          <w:color w:val="414042"/>
          <w:spacing w:val="-24"/>
          <w:w w:val="115"/>
        </w:rPr>
        <w:t>っ</w:t>
      </w:r>
      <w:r>
        <w:rPr>
          <w:color w:val="414042"/>
          <w:spacing w:val="-15"/>
          <w:w w:val="110"/>
        </w:rPr>
        <w:t>てくれるツールを使うことがあります。こうい</w:t>
      </w:r>
      <w:r>
        <w:rPr>
          <w:color w:val="414042"/>
          <w:spacing w:val="-10"/>
          <w:w w:val="115"/>
        </w:rPr>
        <w:t>っ</w:t>
      </w:r>
      <w:r>
        <w:rPr>
          <w:color w:val="414042"/>
          <w:spacing w:val="-13"/>
          <w:w w:val="110"/>
        </w:rPr>
        <w:t>た</w:t>
      </w:r>
      <w:r>
        <w:rPr>
          <w:color w:val="414042"/>
        </w:rPr>
        <w:t>も</w:t>
      </w:r>
      <w:r>
        <w:rPr>
          <w:color w:val="414042"/>
          <w:spacing w:val="-15"/>
          <w:w w:val="110"/>
        </w:rPr>
        <w:t>のには、ユーザー イ</w:t>
      </w:r>
      <w:r>
        <w:rPr>
          <w:color w:val="414042"/>
          <w:spacing w:val="-21"/>
          <w:w w:val="110"/>
        </w:rPr>
        <w:t>ンター</w:t>
      </w:r>
      <w:r>
        <w:rPr>
          <w:color w:val="414042"/>
          <w:spacing w:val="-16"/>
          <w:w w:val="115"/>
        </w:rPr>
        <w:t>フェ</w:t>
      </w:r>
      <w:r>
        <w:rPr>
          <w:color w:val="414042"/>
          <w:spacing w:val="-11"/>
          <w:w w:val="110"/>
        </w:rPr>
        <w:t>ースの</w:t>
      </w:r>
      <w:r>
        <w:rPr>
          <w:color w:val="414042"/>
          <w:spacing w:val="-19"/>
          <w:w w:val="115"/>
        </w:rPr>
        <w:t>テ</w:t>
      </w:r>
      <w:r>
        <w:rPr>
          <w:color w:val="414042"/>
          <w:spacing w:val="1"/>
          <w:w w:val="110"/>
        </w:rPr>
        <w:t>ンプレー</w:t>
      </w:r>
      <w:r>
        <w:rPr>
          <w:color w:val="414042"/>
          <w:spacing w:val="5"/>
        </w:rPr>
        <w:t>ト</w:t>
      </w:r>
      <w:r>
        <w:rPr>
          <w:color w:val="414042"/>
          <w:spacing w:val="-6"/>
          <w:w w:val="110"/>
        </w:rPr>
        <w:t>を提供するグラ</w:t>
      </w:r>
      <w:r>
        <w:rPr>
          <w:color w:val="414042"/>
          <w:spacing w:val="-42"/>
          <w:w w:val="115"/>
        </w:rPr>
        <w:t>フ</w:t>
      </w:r>
      <w:r>
        <w:rPr>
          <w:color w:val="414042"/>
          <w:w w:val="110"/>
        </w:rPr>
        <w:t>ィ</w:t>
      </w:r>
      <w:r>
        <w:rPr>
          <w:color w:val="414042"/>
          <w:spacing w:val="-7"/>
          <w:w w:val="115"/>
        </w:rPr>
        <w:t>ッ</w:t>
      </w:r>
      <w:r>
        <w:rPr>
          <w:color w:val="414042"/>
          <w:spacing w:val="-7"/>
          <w:w w:val="110"/>
        </w:rPr>
        <w:t>クスの</w:t>
      </w:r>
      <w:r>
        <w:rPr>
          <w:color w:val="414042"/>
          <w:w w:val="115"/>
        </w:rPr>
        <w:t>フ</w:t>
      </w:r>
      <w:r>
        <w:rPr>
          <w:color w:val="414042"/>
          <w:spacing w:val="-15"/>
          <w:w w:val="110"/>
        </w:rPr>
        <w:t>レームワークや、物理エ</w:t>
      </w:r>
    </w:p>
    <w:p w:rsidR="00D01E5D" w:rsidRDefault="00D01E5D" w:rsidP="00461C31">
      <w:pPr>
        <w:pStyle w:val="a3"/>
        <w:spacing w:before="191"/>
        <w:ind w:left="395" w:right="333"/>
        <w:sectPr w:rsidR="00D01E5D">
          <w:type w:val="continuous"/>
          <w:pgSz w:w="12240" w:h="15840"/>
          <w:pgMar w:top="1500" w:right="1240" w:bottom="280" w:left="1180" w:header="720" w:footer="720" w:gutter="0"/>
          <w:cols w:space="720"/>
        </w:sectPr>
        <w:pPrChange w:id="20" w:author="工内隆" w:date="2018-02-15T15:27:00Z">
          <w:pPr/>
        </w:pPrChange>
      </w:pPr>
    </w:p>
    <w:p w:rsidR="00D01E5D" w:rsidRDefault="00D01E5D">
      <w:pPr>
        <w:pStyle w:val="a3"/>
        <w:rPr>
          <w:sz w:val="20"/>
        </w:rPr>
      </w:pPr>
    </w:p>
    <w:p w:rsidR="00D01E5D" w:rsidRDefault="00D01E5D">
      <w:pPr>
        <w:pStyle w:val="a3"/>
        <w:rPr>
          <w:sz w:val="20"/>
        </w:rPr>
      </w:pPr>
    </w:p>
    <w:p w:rsidR="00D01E5D" w:rsidRDefault="0022633E">
      <w:pPr>
        <w:pStyle w:val="a3"/>
        <w:spacing w:before="207"/>
        <w:ind w:left="395" w:right="403"/>
      </w:pPr>
      <w:r>
        <w:rPr>
          <w:color w:val="414042"/>
          <w:spacing w:val="-15"/>
          <w:w w:val="105"/>
        </w:rPr>
        <w:t>ンジンを提供するゲーム開発用のプラットフォーム、もしくはクラウド</w:t>
      </w:r>
      <w:del w:id="21" w:author="工内隆" w:date="2018-02-15T15:27:00Z">
        <w:r w:rsidDel="00461C31">
          <w:rPr>
            <w:color w:val="414042"/>
            <w:spacing w:val="-15"/>
            <w:w w:val="105"/>
          </w:rPr>
          <w:delText xml:space="preserve">   </w:delText>
        </w:r>
      </w:del>
      <w:r>
        <w:rPr>
          <w:color w:val="414042"/>
          <w:spacing w:val="-15"/>
          <w:w w:val="105"/>
        </w:rPr>
        <w:t xml:space="preserve"> サービスへの</w:t>
      </w:r>
      <w:r>
        <w:rPr>
          <w:color w:val="414042"/>
          <w:spacing w:val="-14"/>
          <w:w w:val="105"/>
        </w:rPr>
        <w:t>コネクタを提供するソフトウェア開発キット</w:t>
      </w:r>
      <w:r>
        <w:rPr>
          <w:color w:val="414042"/>
          <w:spacing w:val="-3"/>
          <w:w w:val="105"/>
        </w:rPr>
        <w:t>（SDKs</w:t>
      </w:r>
      <w:r>
        <w:rPr>
          <w:color w:val="414042"/>
          <w:spacing w:val="8"/>
          <w:w w:val="105"/>
        </w:rPr>
        <w:t xml:space="preserve">: </w:t>
      </w:r>
      <w:r>
        <w:rPr>
          <w:color w:val="414042"/>
          <w:w w:val="105"/>
        </w:rPr>
        <w:t xml:space="preserve">Software </w:t>
      </w:r>
      <w:r>
        <w:rPr>
          <w:color w:val="414042"/>
          <w:spacing w:val="-6"/>
          <w:w w:val="105"/>
        </w:rPr>
        <w:t xml:space="preserve">Development </w:t>
      </w:r>
      <w:r>
        <w:rPr>
          <w:color w:val="414042"/>
          <w:spacing w:val="-11"/>
          <w:w w:val="105"/>
        </w:rPr>
        <w:t>Kit）</w:t>
      </w:r>
      <w:r>
        <w:rPr>
          <w:color w:val="414042"/>
          <w:w w:val="105"/>
        </w:rPr>
        <w:t>な</w:t>
      </w:r>
      <w:r>
        <w:rPr>
          <w:color w:val="414042"/>
          <w:spacing w:val="-19"/>
          <w:w w:val="105"/>
        </w:rPr>
        <w:t>どがあります。こういったツールは、</w:t>
      </w:r>
      <w:ins w:id="22" w:author="工内隆" w:date="2018-02-15T15:35:00Z">
        <w:r w:rsidR="00461C31">
          <w:rPr>
            <w:color w:val="414042"/>
            <w:spacing w:val="-19"/>
            <w:w w:val="105"/>
          </w:rPr>
          <w:t>前述の処理</w:t>
        </w:r>
        <w:r w:rsidR="00461C31">
          <w:rPr>
            <w:color w:val="414042"/>
            <w:spacing w:val="-8"/>
            <w:w w:val="105"/>
          </w:rPr>
          <w:t>を提供する</w:t>
        </w:r>
        <w:r w:rsidR="00461C31">
          <w:rPr>
            <w:rFonts w:hint="eastAsia"/>
            <w:color w:val="414042"/>
            <w:spacing w:val="-8"/>
            <w:w w:val="105"/>
          </w:rPr>
          <w:t>目的の</w:t>
        </w:r>
        <w:r w:rsidR="00461C31">
          <w:rPr>
            <w:color w:val="414042"/>
            <w:spacing w:val="-8"/>
            <w:w w:val="105"/>
          </w:rPr>
          <w:t>ために</w:t>
        </w:r>
        <w:r w:rsidR="00461C31">
          <w:rPr>
            <w:rFonts w:hint="eastAsia"/>
            <w:color w:val="414042"/>
            <w:spacing w:val="-8"/>
            <w:w w:val="105"/>
          </w:rPr>
          <w:t>、</w:t>
        </w:r>
      </w:ins>
      <w:r>
        <w:rPr>
          <w:color w:val="414042"/>
          <w:spacing w:val="-19"/>
          <w:w w:val="105"/>
        </w:rPr>
        <w:t>開発者の作成物</w:t>
      </w:r>
      <w:ins w:id="23" w:author="工内隆" w:date="2018-02-15T15:35:00Z">
        <w:r w:rsidR="00461C31">
          <w:rPr>
            <w:rFonts w:hint="eastAsia"/>
            <w:color w:val="414042"/>
            <w:spacing w:val="-19"/>
            <w:w w:val="105"/>
          </w:rPr>
          <w:t>の</w:t>
        </w:r>
      </w:ins>
      <w:del w:id="24" w:author="工内隆" w:date="2018-02-15T15:35:00Z">
        <w:r w:rsidDel="00461C31">
          <w:rPr>
            <w:color w:val="414042"/>
            <w:spacing w:val="-19"/>
            <w:w w:val="105"/>
          </w:rPr>
          <w:delText>が</w:delText>
        </w:r>
      </w:del>
      <w:r>
        <w:rPr>
          <w:color w:val="414042"/>
          <w:spacing w:val="-19"/>
          <w:w w:val="105"/>
        </w:rPr>
        <w:t>ビルド</w:t>
      </w:r>
      <w:ins w:id="25" w:author="工内隆" w:date="2018-02-15T15:36:00Z">
        <w:r w:rsidR="00461C31">
          <w:rPr>
            <w:rFonts w:hint="eastAsia"/>
            <w:color w:val="414042"/>
            <w:spacing w:val="-19"/>
            <w:w w:val="105"/>
          </w:rPr>
          <w:t>時に</w:t>
        </w:r>
      </w:ins>
      <w:del w:id="26" w:author="工内隆" w:date="2018-02-15T15:36:00Z">
        <w:r w:rsidDel="00815023">
          <w:rPr>
            <w:color w:val="414042"/>
            <w:spacing w:val="-19"/>
            <w:w w:val="105"/>
          </w:rPr>
          <w:delText>される際、</w:delText>
        </w:r>
      </w:del>
      <w:del w:id="27" w:author="工内隆" w:date="2018-02-15T15:35:00Z">
        <w:r w:rsidDel="00461C31">
          <w:rPr>
            <w:color w:val="414042"/>
            <w:spacing w:val="-19"/>
            <w:w w:val="105"/>
          </w:rPr>
          <w:delText>前述の処理</w:delText>
        </w:r>
        <w:r w:rsidDel="00461C31">
          <w:rPr>
            <w:color w:val="414042"/>
            <w:spacing w:val="-8"/>
            <w:w w:val="105"/>
          </w:rPr>
          <w:delText>を提供するために</w:delText>
        </w:r>
      </w:del>
      <w:r>
        <w:rPr>
          <w:color w:val="414042"/>
          <w:spacing w:val="-8"/>
          <w:w w:val="105"/>
        </w:rPr>
        <w:t>開発ツールのコードの一部をその作成物に注入しなければな</w:t>
      </w:r>
      <w:del w:id="28" w:author="工内隆" w:date="2018-02-15T15:30:00Z">
        <w:r w:rsidDel="00461C31">
          <w:rPr>
            <w:color w:val="414042"/>
            <w:spacing w:val="-8"/>
            <w:w w:val="105"/>
          </w:rPr>
          <w:delText xml:space="preserve">  </w:delText>
        </w:r>
      </w:del>
      <w:r>
        <w:rPr>
          <w:color w:val="414042"/>
          <w:spacing w:val="-16"/>
          <w:w w:val="105"/>
        </w:rPr>
        <w:t>りません。特に、生み出された作成物がしばしば静的リンクされているということを</w:t>
      </w:r>
      <w:del w:id="29" w:author="工内隆" w:date="2018-02-15T15:30:00Z">
        <w:r w:rsidDel="00461C31">
          <w:rPr>
            <w:color w:val="414042"/>
            <w:spacing w:val="-16"/>
            <w:w w:val="105"/>
          </w:rPr>
          <w:delText xml:space="preserve"> </w:delText>
        </w:r>
      </w:del>
      <w:r>
        <w:rPr>
          <w:color w:val="414042"/>
          <w:spacing w:val="-16"/>
          <w:w w:val="105"/>
        </w:rPr>
        <w:t>考慮すると、このように開発ツールによって注入されたコードのライセンスを検証す</w:t>
      </w:r>
      <w:del w:id="30" w:author="工内隆" w:date="2018-02-15T15:31:00Z">
        <w:r w:rsidDel="00461C31">
          <w:rPr>
            <w:color w:val="414042"/>
            <w:spacing w:val="-16"/>
            <w:w w:val="105"/>
          </w:rPr>
          <w:delText xml:space="preserve">  </w:delText>
        </w:r>
      </w:del>
      <w:r>
        <w:rPr>
          <w:color w:val="414042"/>
          <w:spacing w:val="-8"/>
          <w:w w:val="105"/>
        </w:rPr>
        <w:t>る</w:t>
      </w:r>
      <w:ins w:id="31" w:author="工内隆" w:date="2018-02-15T15:31:00Z">
        <w:r w:rsidR="00461C31">
          <w:rPr>
            <w:rFonts w:hint="eastAsia"/>
            <w:color w:val="414042"/>
            <w:spacing w:val="-8"/>
            <w:w w:val="105"/>
          </w:rPr>
          <w:t>ことが</w:t>
        </w:r>
      </w:ins>
      <w:r>
        <w:rPr>
          <w:color w:val="414042"/>
          <w:spacing w:val="-8"/>
          <w:w w:val="105"/>
        </w:rPr>
        <w:t>必要</w:t>
      </w:r>
      <w:ins w:id="32" w:author="工内隆" w:date="2018-02-15T15:31:00Z">
        <w:r w:rsidR="00461C31">
          <w:rPr>
            <w:rFonts w:hint="eastAsia"/>
            <w:color w:val="414042"/>
            <w:spacing w:val="-8"/>
            <w:w w:val="105"/>
          </w:rPr>
          <w:t>で</w:t>
        </w:r>
      </w:ins>
      <w:del w:id="33" w:author="工内隆" w:date="2018-02-15T15:31:00Z">
        <w:r w:rsidDel="00461C31">
          <w:rPr>
            <w:color w:val="414042"/>
            <w:spacing w:val="-8"/>
            <w:w w:val="105"/>
          </w:rPr>
          <w:delText>がありま</w:delText>
        </w:r>
      </w:del>
      <w:r>
        <w:rPr>
          <w:color w:val="414042"/>
          <w:spacing w:val="-8"/>
          <w:w w:val="105"/>
        </w:rPr>
        <w:t>す。</w:t>
      </w:r>
    </w:p>
    <w:p w:rsidR="00D01E5D" w:rsidRDefault="00D01E5D">
      <w:pPr>
        <w:sectPr w:rsidR="00D01E5D">
          <w:pgSz w:w="12240" w:h="15840"/>
          <w:pgMar w:top="880" w:right="1240" w:bottom="760" w:left="1180" w:header="10" w:footer="560" w:gutter="0"/>
          <w:cols w:space="720"/>
        </w:sectPr>
      </w:pPr>
    </w:p>
    <w:p w:rsidR="00D01E5D" w:rsidRDefault="005668DD">
      <w:pPr>
        <w:pStyle w:val="a3"/>
        <w:rPr>
          <w:sz w:val="20"/>
        </w:rPr>
      </w:pPr>
      <w:r>
        <w:rPr>
          <w:noProof/>
        </w:rPr>
        <w:lastRenderedPageBreak/>
        <mc:AlternateContent>
          <mc:Choice Requires="wps">
            <w:drawing>
              <wp:anchor distT="0" distB="0" distL="114300" distR="114300" simplePos="0" relativeHeight="251644928" behindDoc="0" locked="0" layoutInCell="1" allowOverlap="1">
                <wp:simplePos x="0" y="0"/>
                <wp:positionH relativeFrom="page">
                  <wp:posOffset>607060</wp:posOffset>
                </wp:positionH>
                <wp:positionV relativeFrom="page">
                  <wp:posOffset>529590</wp:posOffset>
                </wp:positionV>
                <wp:extent cx="6583680" cy="0"/>
                <wp:effectExtent l="6985" t="15240" r="10160" b="13335"/>
                <wp:wrapNone/>
                <wp:docPr id="38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E4E53" id="Line 60" o:spid="_x0000_s1026" style="position:absolute;left:0;text-align:lef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" strokecolor="#0096d6" strokeweight="1pt">
                <w10:wrap anchorx="page" anchory="page"/>
              </v:line>
            </w:pict>
          </mc:Fallback>
        </mc:AlternateContent>
      </w: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spacing w:before="11"/>
      </w:pPr>
    </w:p>
    <w:p w:rsidR="00D01E5D" w:rsidRDefault="0022633E">
      <w:pPr>
        <w:pStyle w:val="1"/>
        <w:numPr>
          <w:ilvl w:val="0"/>
          <w:numId w:val="11"/>
        </w:numPr>
        <w:tabs>
          <w:tab w:val="left" w:pos="2734"/>
        </w:tabs>
        <w:spacing w:before="211"/>
        <w:ind w:left="2733" w:hanging="2338"/>
        <w:rPr>
          <w:rFonts w:ascii="Arial" w:eastAsia="Arial"/>
          <w:color w:val="009EDA"/>
          <w:sz w:val="300"/>
        </w:rPr>
      </w:pPr>
      <w:bookmarkStart w:id="34" w:name="_bookmark2"/>
      <w:bookmarkEnd w:id="34"/>
      <w:r>
        <w:rPr>
          <w:color w:val="009EDA"/>
          <w:spacing w:val="-26"/>
          <w:w w:val="115"/>
        </w:rPr>
        <w:t>オープンソース監査</w:t>
      </w:r>
    </w:p>
    <w:p w:rsidR="00D01E5D" w:rsidRDefault="00D01E5D">
      <w:pPr>
        <w:rPr>
          <w:rFonts w:ascii="Arial" w:eastAsia="Arial"/>
          <w:sz w:val="300"/>
        </w:rPr>
        <w:sectPr w:rsidR="00D01E5D">
          <w:headerReference w:type="default" r:id="rId55"/>
          <w:footerReference w:type="default" r:id="rId56"/>
          <w:pgSz w:w="12240" w:h="15840"/>
          <w:pgMar w:top="820" w:right="1240" w:bottom="760" w:left="1180" w:header="0" w:footer="560" w:gutter="0"/>
          <w:pgNumType w:start="8"/>
          <w:cols w:space="720"/>
        </w:sectPr>
      </w:pPr>
    </w:p>
    <w:p w:rsidR="00D01E5D" w:rsidRDefault="00D01E5D">
      <w:pPr>
        <w:pStyle w:val="a3"/>
        <w:rPr>
          <w:sz w:val="20"/>
        </w:rPr>
      </w:pPr>
    </w:p>
    <w:p w:rsidR="00D01E5D" w:rsidRDefault="00D01E5D">
      <w:pPr>
        <w:pStyle w:val="a3"/>
        <w:rPr>
          <w:sz w:val="20"/>
        </w:rPr>
      </w:pPr>
    </w:p>
    <w:p w:rsidR="00D01E5D" w:rsidRDefault="0022633E">
      <w:pPr>
        <w:pStyle w:val="a3"/>
        <w:spacing w:before="198"/>
        <w:ind w:left="395" w:right="382"/>
      </w:pPr>
      <w:r>
        <w:rPr>
          <w:color w:val="414042"/>
          <w:spacing w:val="-6"/>
          <w:w w:val="105"/>
        </w:rPr>
        <w:t>個々の</w:t>
      </w:r>
      <w:r>
        <w:rPr>
          <w:color w:val="414042"/>
          <w:spacing w:val="1"/>
          <w:w w:val="105"/>
        </w:rPr>
        <w:t>M&amp;A</w:t>
      </w:r>
      <w:r>
        <w:rPr>
          <w:color w:val="414042"/>
          <w:spacing w:val="-8"/>
          <w:w w:val="105"/>
        </w:rPr>
        <w:t xml:space="preserve">取引はいずれも異なるものではありますが、買収に伴ってオープン  </w:t>
      </w:r>
      <w:r>
        <w:rPr>
          <w:color w:val="414042"/>
          <w:spacing w:val="-9"/>
          <w:w w:val="105"/>
        </w:rPr>
        <w:t>ソースの義務を引き継ぐ、そのインパクトを検証する必要性は普遍的なものとい</w:t>
      </w:r>
      <w:r>
        <w:rPr>
          <w:color w:val="414042"/>
          <w:spacing w:val="-16"/>
          <w:w w:val="105"/>
        </w:rPr>
        <w:t>えます。オープンソース監査はオープンソースの使用の深さと依存度について理</w:t>
      </w:r>
      <w:del w:id="35" w:author="工内隆" w:date="2018-02-15T15:37:00Z">
        <w:r w:rsidDel="00815023">
          <w:rPr>
            <w:color w:val="414042"/>
            <w:spacing w:val="-16"/>
            <w:w w:val="105"/>
          </w:rPr>
          <w:delText xml:space="preserve">   </w:delText>
        </w:r>
      </w:del>
      <w:r>
        <w:rPr>
          <w:color w:val="414042"/>
          <w:spacing w:val="-17"/>
          <w:w w:val="105"/>
        </w:rPr>
        <w:t>解するために実行されます。さらにオープンソース監査は、コンプライアンス課題</w:t>
      </w:r>
      <w:del w:id="36" w:author="工内隆" w:date="2018-02-15T15:38:00Z">
        <w:r w:rsidDel="00815023">
          <w:rPr>
            <w:color w:val="414042"/>
            <w:spacing w:val="-17"/>
            <w:w w:val="105"/>
          </w:rPr>
          <w:delText xml:space="preserve">    </w:delText>
        </w:r>
      </w:del>
      <w:r>
        <w:rPr>
          <w:color w:val="414042"/>
          <w:spacing w:val="-16"/>
          <w:w w:val="105"/>
        </w:rPr>
        <w:t>や買収対象におけるエンジニアリングの実務について重要な洞察を与えてくれる</w:t>
      </w:r>
      <w:del w:id="37" w:author="工内隆" w:date="2018-02-15T15:39:00Z">
        <w:r w:rsidDel="00815023">
          <w:rPr>
            <w:color w:val="414042"/>
            <w:spacing w:val="-16"/>
            <w:w w:val="105"/>
          </w:rPr>
          <w:delText xml:space="preserve">   </w:delText>
        </w:r>
      </w:del>
      <w:r>
        <w:rPr>
          <w:color w:val="414042"/>
          <w:spacing w:val="-16"/>
          <w:w w:val="105"/>
        </w:rPr>
        <w:t>ものでもあります。</w:t>
      </w:r>
    </w:p>
    <w:p w:rsidR="00D01E5D" w:rsidRDefault="00D01E5D">
      <w:pPr>
        <w:pStyle w:val="a3"/>
      </w:pPr>
    </w:p>
    <w:p w:rsidR="00D01E5D" w:rsidRDefault="00D01E5D">
      <w:pPr>
        <w:pStyle w:val="a3"/>
        <w:spacing w:before="1"/>
        <w:rPr>
          <w:sz w:val="24"/>
        </w:rPr>
      </w:pPr>
    </w:p>
    <w:p w:rsidR="00D01E5D" w:rsidRDefault="005668DD">
      <w:pPr>
        <w:pStyle w:val="2"/>
        <w:numPr>
          <w:ilvl w:val="1"/>
          <w:numId w:val="11"/>
        </w:numPr>
        <w:tabs>
          <w:tab w:val="left" w:pos="1105"/>
        </w:tabs>
        <w:ind w:left="1104" w:hanging="709"/>
      </w:pPr>
      <w:r>
        <w:rPr>
          <w:noProof/>
        </w:rPr>
        <mc:AlternateContent>
          <mc:Choice Requires="wps">
            <w:drawing>
              <wp:anchor distT="0" distB="0" distL="0" distR="0" simplePos="0" relativeHeight="251645952" behindDoc="0" locked="0" layoutInCell="1" allowOverlap="1">
                <wp:simplePos x="0" y="0"/>
                <wp:positionH relativeFrom="page">
                  <wp:posOffset>1000125</wp:posOffset>
                </wp:positionH>
                <wp:positionV relativeFrom="paragraph">
                  <wp:posOffset>438150</wp:posOffset>
                </wp:positionV>
                <wp:extent cx="5772785" cy="0"/>
                <wp:effectExtent l="9525" t="14605" r="8890" b="13970"/>
                <wp:wrapTopAndBottom/>
                <wp:docPr id="384"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030763" id="Line 59" o:spid="_x0000_s1026" style="position:absolute;left:0;text-align:lef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4.5pt" to="533.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" strokecolor="#aaaaad" strokeweight="1pt">
                <w10:wrap type="topAndBottom" anchorx="page"/>
              </v:line>
            </w:pict>
          </mc:Fallback>
        </mc:AlternateContent>
      </w:r>
      <w:r w:rsidR="0022633E">
        <w:rPr>
          <w:color w:val="414042"/>
          <w:spacing w:val="-24"/>
          <w:w w:val="115"/>
        </w:rPr>
        <w:t>なぜオープンソース監査を行うのか？</w:t>
      </w:r>
    </w:p>
    <w:p w:rsidR="00D01E5D" w:rsidRDefault="0022633E">
      <w:pPr>
        <w:pStyle w:val="a3"/>
        <w:spacing w:before="146"/>
        <w:ind w:left="395" w:right="373"/>
        <w:jc w:val="both"/>
      </w:pPr>
      <w:r>
        <w:rPr>
          <w:color w:val="414042"/>
          <w:spacing w:val="-4"/>
          <w:w w:val="120"/>
        </w:rPr>
        <w:t>オ</w:t>
      </w:r>
      <w:r>
        <w:rPr>
          <w:color w:val="414042"/>
          <w:spacing w:val="-17"/>
          <w:w w:val="110"/>
        </w:rPr>
        <w:t>ープンソース ライセンスはソフ</w:t>
      </w:r>
      <w:r>
        <w:rPr>
          <w:color w:val="414042"/>
        </w:rPr>
        <w:t>ト</w:t>
      </w:r>
      <w:r>
        <w:rPr>
          <w:color w:val="414042"/>
          <w:spacing w:val="-16"/>
          <w:w w:val="110"/>
        </w:rPr>
        <w:t>ウ</w:t>
      </w:r>
      <w:r>
        <w:rPr>
          <w:color w:val="414042"/>
          <w:spacing w:val="-27"/>
          <w:w w:val="120"/>
        </w:rPr>
        <w:t>ェ</w:t>
      </w:r>
      <w:r>
        <w:rPr>
          <w:color w:val="414042"/>
          <w:spacing w:val="-7"/>
          <w:w w:val="110"/>
        </w:rPr>
        <w:t>アの再頒布方法に制約を課すことがありま</w:t>
      </w:r>
      <w:r>
        <w:rPr>
          <w:color w:val="414042"/>
          <w:spacing w:val="-16"/>
          <w:w w:val="105"/>
        </w:rPr>
        <w:t>す。こういった制約は買収企業のビジネスと相反するか</w:t>
      </w:r>
      <w:r>
        <w:rPr>
          <w:color w:val="414042"/>
        </w:rPr>
        <w:t>も</w:t>
      </w:r>
      <w:r>
        <w:rPr>
          <w:color w:val="414042"/>
          <w:spacing w:val="-11"/>
          <w:w w:val="105"/>
        </w:rPr>
        <w:t>しれないので、早期に発</w:t>
      </w:r>
      <w:del w:id="38" w:author="工内隆" w:date="2018-02-15T15:40:00Z">
        <w:r w:rsidDel="00815023">
          <w:rPr>
            <w:color w:val="414042"/>
            <w:spacing w:val="-11"/>
            <w:w w:val="105"/>
          </w:rPr>
          <w:delText xml:space="preserve"> </w:delText>
        </w:r>
      </w:del>
      <w:r>
        <w:rPr>
          <w:color w:val="414042"/>
          <w:spacing w:val="-11"/>
          <w:w w:val="105"/>
        </w:rPr>
        <w:t>見されるべきです。オープンソース  ソフ</w:t>
      </w:r>
      <w:r>
        <w:rPr>
          <w:color w:val="414042"/>
        </w:rPr>
        <w:t>ト</w:t>
      </w:r>
      <w:r>
        <w:rPr>
          <w:color w:val="414042"/>
          <w:spacing w:val="-8"/>
          <w:w w:val="105"/>
        </w:rPr>
        <w:t>ウェアがあることで買収対象企業の資産</w:t>
      </w:r>
      <w:r>
        <w:rPr>
          <w:color w:val="414042"/>
          <w:spacing w:val="-13"/>
          <w:w w:val="110"/>
        </w:rPr>
        <w:t>に影響しうる例として、次のような</w:t>
      </w:r>
      <w:r>
        <w:rPr>
          <w:color w:val="414042"/>
        </w:rPr>
        <w:t>も</w:t>
      </w:r>
      <w:r>
        <w:rPr>
          <w:color w:val="414042"/>
          <w:spacing w:val="-8"/>
          <w:w w:val="110"/>
        </w:rPr>
        <w:t>のがあります。</w:t>
      </w:r>
    </w:p>
    <w:p w:rsidR="00D01E5D" w:rsidRDefault="00D01E5D">
      <w:pPr>
        <w:pStyle w:val="a3"/>
        <w:spacing w:before="11"/>
        <w:rPr>
          <w:sz w:val="32"/>
        </w:rPr>
      </w:pPr>
    </w:p>
    <w:p w:rsidR="00D01E5D" w:rsidRDefault="0022633E">
      <w:pPr>
        <w:pStyle w:val="a4"/>
        <w:numPr>
          <w:ilvl w:val="2"/>
          <w:numId w:val="11"/>
        </w:numPr>
        <w:tabs>
          <w:tab w:val="left" w:pos="1196"/>
        </w:tabs>
        <w:spacing w:before="0"/>
        <w:ind w:right="853"/>
        <w:rPr>
          <w:sz w:val="28"/>
        </w:rPr>
      </w:pPr>
      <w:r>
        <w:rPr>
          <w:color w:val="414042"/>
          <w:spacing w:val="-19"/>
          <w:w w:val="105"/>
          <w:sz w:val="28"/>
        </w:rPr>
        <w:t>オープンソース  ライセンスは一般的に、コード頒布の際に何らかの義務を課します。一つの例が</w:t>
      </w:r>
      <w:r>
        <w:rPr>
          <w:color w:val="414042"/>
          <w:spacing w:val="-5"/>
          <w:w w:val="105"/>
          <w:sz w:val="28"/>
        </w:rPr>
        <w:t>GNU</w:t>
      </w:r>
      <w:r>
        <w:rPr>
          <w:color w:val="414042"/>
          <w:spacing w:val="-4"/>
          <w:w w:val="105"/>
          <w:sz w:val="28"/>
        </w:rPr>
        <w:t xml:space="preserve"> </w:t>
      </w:r>
      <w:r>
        <w:rPr>
          <w:color w:val="414042"/>
          <w:spacing w:val="-7"/>
          <w:w w:val="105"/>
          <w:sz w:val="28"/>
        </w:rPr>
        <w:t>General</w:t>
      </w:r>
      <w:r>
        <w:rPr>
          <w:color w:val="414042"/>
          <w:spacing w:val="-5"/>
          <w:w w:val="105"/>
          <w:sz w:val="28"/>
        </w:rPr>
        <w:t xml:space="preserve"> </w:t>
      </w:r>
      <w:r>
        <w:rPr>
          <w:color w:val="414042"/>
          <w:spacing w:val="-7"/>
          <w:w w:val="105"/>
          <w:sz w:val="28"/>
        </w:rPr>
        <w:t>Public</w:t>
      </w:r>
      <w:r>
        <w:rPr>
          <w:color w:val="414042"/>
          <w:spacing w:val="-5"/>
          <w:w w:val="105"/>
          <w:sz w:val="28"/>
        </w:rPr>
        <w:t xml:space="preserve"> License</w:t>
      </w:r>
      <w:r>
        <w:rPr>
          <w:color w:val="414042"/>
          <w:spacing w:val="-6"/>
          <w:w w:val="105"/>
          <w:sz w:val="28"/>
        </w:rPr>
        <w:t xml:space="preserve"> (GNU</w:t>
      </w:r>
      <w:r>
        <w:rPr>
          <w:color w:val="414042"/>
          <w:spacing w:val="-4"/>
          <w:w w:val="105"/>
          <w:sz w:val="28"/>
        </w:rPr>
        <w:t xml:space="preserve"> </w:t>
      </w:r>
      <w:r>
        <w:rPr>
          <w:color w:val="414042"/>
          <w:spacing w:val="-9"/>
          <w:w w:val="105"/>
          <w:sz w:val="28"/>
        </w:rPr>
        <w:t>GPL</w:t>
      </w:r>
      <w:r>
        <w:rPr>
          <w:color w:val="414042"/>
          <w:spacing w:val="-14"/>
          <w:w w:val="105"/>
          <w:sz w:val="28"/>
        </w:rPr>
        <w:t>)で、</w:t>
      </w:r>
      <w:r>
        <w:rPr>
          <w:color w:val="414042"/>
          <w:spacing w:val="-18"/>
          <w:w w:val="105"/>
          <w:sz w:val="28"/>
        </w:rPr>
        <w:t>派生物もしくは結合物を同じライセンスの下で利用できるようにすること</w:t>
      </w:r>
      <w:r>
        <w:rPr>
          <w:color w:val="414042"/>
          <w:spacing w:val="-21"/>
          <w:w w:val="105"/>
          <w:sz w:val="28"/>
        </w:rPr>
        <w:t>を要求します。その他にもドキュメント内での通知、告知などを求めたり、</w:t>
      </w:r>
      <w:r>
        <w:rPr>
          <w:color w:val="414042"/>
          <w:spacing w:val="-11"/>
          <w:w w:val="105"/>
          <w:sz w:val="28"/>
        </w:rPr>
        <w:t>製品の販売促進のやり方に制約を課したりするものもあります</w:t>
      </w:r>
    </w:p>
    <w:p w:rsidR="00D01E5D" w:rsidRDefault="0022633E">
      <w:pPr>
        <w:pStyle w:val="a4"/>
        <w:numPr>
          <w:ilvl w:val="2"/>
          <w:numId w:val="11"/>
        </w:numPr>
        <w:tabs>
          <w:tab w:val="left" w:pos="1196"/>
        </w:tabs>
        <w:spacing w:before="126"/>
        <w:ind w:right="855"/>
        <w:rPr>
          <w:sz w:val="28"/>
        </w:rPr>
      </w:pPr>
      <w:r>
        <w:rPr>
          <w:color w:val="414042"/>
          <w:spacing w:val="-13"/>
          <w:w w:val="105"/>
          <w:sz w:val="28"/>
        </w:rPr>
        <w:t>オープンソース ライセンスの義務の不履行が、訴訟、費用のかさむ再</w:t>
      </w:r>
      <w:r>
        <w:rPr>
          <w:color w:val="414042"/>
          <w:spacing w:val="-12"/>
          <w:w w:val="110"/>
          <w:sz w:val="28"/>
        </w:rPr>
        <w:t>設計、製品リコールや悪評などにつながる可能性もあります</w:t>
      </w:r>
    </w:p>
    <w:p w:rsidR="00D01E5D" w:rsidRDefault="00D01E5D">
      <w:pPr>
        <w:pStyle w:val="a3"/>
        <w:spacing w:before="10"/>
        <w:rPr>
          <w:sz w:val="40"/>
        </w:rPr>
      </w:pPr>
    </w:p>
    <w:p w:rsidR="00D01E5D" w:rsidRDefault="005668DD">
      <w:pPr>
        <w:pStyle w:val="2"/>
        <w:numPr>
          <w:ilvl w:val="1"/>
          <w:numId w:val="11"/>
        </w:numPr>
        <w:tabs>
          <w:tab w:val="left" w:pos="1200"/>
        </w:tabs>
        <w:ind w:left="1199" w:hanging="804"/>
      </w:pPr>
      <w:r>
        <w:rPr>
          <w:noProof/>
        </w:rPr>
        <mc:AlternateContent>
          <mc:Choice Requires="wps">
            <w:drawing>
              <wp:anchor distT="0" distB="0" distL="0" distR="0" simplePos="0" relativeHeight="251646976" behindDoc="0" locked="0" layoutInCell="1" allowOverlap="1">
                <wp:simplePos x="0" y="0"/>
                <wp:positionH relativeFrom="page">
                  <wp:posOffset>1000125</wp:posOffset>
                </wp:positionH>
                <wp:positionV relativeFrom="paragraph">
                  <wp:posOffset>438150</wp:posOffset>
                </wp:positionV>
                <wp:extent cx="5772785" cy="0"/>
                <wp:effectExtent l="9525" t="15240" r="8890" b="13335"/>
                <wp:wrapTopAndBottom/>
                <wp:docPr id="383"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65258" id="Line 58" o:spid="_x0000_s1026" style="position:absolute;left:0;text-align:lef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4.5pt" to="533.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" strokecolor="#aaaaad" strokeweight="1pt">
                <w10:wrap type="topAndBottom" anchorx="page"/>
              </v:line>
            </w:pict>
          </mc:Fallback>
        </mc:AlternateContent>
      </w:r>
      <w:r w:rsidR="0022633E">
        <w:rPr>
          <w:color w:val="414042"/>
          <w:spacing w:val="-22"/>
          <w:w w:val="115"/>
        </w:rPr>
        <w:t>オープンソース監査を委託すべきか？</w:t>
      </w:r>
    </w:p>
    <w:p w:rsidR="00D01E5D" w:rsidDel="00815023" w:rsidRDefault="0022633E">
      <w:pPr>
        <w:pStyle w:val="a3"/>
        <w:spacing w:before="146"/>
        <w:ind w:left="395" w:right="379"/>
        <w:rPr>
          <w:del w:id="39" w:author="工内隆" w:date="2018-02-15T15:42:00Z"/>
        </w:rPr>
      </w:pPr>
      <w:r>
        <w:rPr>
          <w:color w:val="414042"/>
          <w:spacing w:val="-17"/>
          <w:w w:val="105"/>
        </w:rPr>
        <w:t>一つの共通的な疑問として、そもそもオープンソース監査が必要なのか、という話</w:t>
      </w:r>
      <w:del w:id="40" w:author="工内隆" w:date="2018-02-15T15:41:00Z">
        <w:r w:rsidDel="00815023">
          <w:rPr>
            <w:color w:val="414042"/>
            <w:spacing w:val="-17"/>
            <w:w w:val="105"/>
          </w:rPr>
          <w:delText xml:space="preserve">  </w:delText>
        </w:r>
      </w:del>
      <w:r>
        <w:rPr>
          <w:color w:val="414042"/>
          <w:spacing w:val="-23"/>
          <w:w w:val="105"/>
        </w:rPr>
        <w:t>があります。その疑問への答えは企業によって、買収の目的によって、またソースコ</w:t>
      </w:r>
      <w:del w:id="41" w:author="工内隆" w:date="2018-02-15T15:41:00Z">
        <w:r w:rsidDel="00815023">
          <w:rPr>
            <w:color w:val="414042"/>
            <w:spacing w:val="-23"/>
            <w:w w:val="105"/>
          </w:rPr>
          <w:delText xml:space="preserve">  </w:delText>
        </w:r>
      </w:del>
      <w:r>
        <w:rPr>
          <w:color w:val="414042"/>
          <w:spacing w:val="-20"/>
          <w:w w:val="105"/>
        </w:rPr>
        <w:t>ードのサイズによって異なります。たとえば、小規模な買収の場合、買収対象企業</w:t>
      </w:r>
      <w:r>
        <w:rPr>
          <w:color w:val="414042"/>
          <w:spacing w:val="-10"/>
          <w:w w:val="105"/>
        </w:rPr>
        <w:t>からオープンソースの部品表</w:t>
      </w:r>
      <w:r>
        <w:rPr>
          <w:color w:val="414042"/>
          <w:w w:val="105"/>
        </w:rPr>
        <w:t xml:space="preserve">（Bill </w:t>
      </w:r>
      <w:r>
        <w:rPr>
          <w:color w:val="414042"/>
          <w:spacing w:val="-3"/>
          <w:w w:val="105"/>
        </w:rPr>
        <w:t xml:space="preserve">of </w:t>
      </w:r>
      <w:r>
        <w:rPr>
          <w:color w:val="414042"/>
          <w:w w:val="105"/>
        </w:rPr>
        <w:t xml:space="preserve">Material,  </w:t>
      </w:r>
      <w:r>
        <w:rPr>
          <w:color w:val="414042"/>
          <w:spacing w:val="-6"/>
          <w:w w:val="105"/>
        </w:rPr>
        <w:t>BoM）</w:t>
      </w:r>
      <w:r>
        <w:rPr>
          <w:color w:val="414042"/>
          <w:spacing w:val="-3"/>
          <w:w w:val="105"/>
        </w:rPr>
        <w:t>の提供を受けることができ</w:t>
      </w:r>
      <w:r>
        <w:rPr>
          <w:color w:val="414042"/>
          <w:spacing w:val="-14"/>
          <w:w w:val="105"/>
        </w:rPr>
        <w:t>れば、それをレビューし、エンジニアリング</w:t>
      </w:r>
      <w:del w:id="42" w:author="工内隆" w:date="2018-02-15T15:41:00Z">
        <w:r w:rsidDel="00815023">
          <w:rPr>
            <w:color w:val="414042"/>
            <w:spacing w:val="-14"/>
            <w:w w:val="105"/>
          </w:rPr>
          <w:delText xml:space="preserve">     </w:delText>
        </w:r>
      </w:del>
      <w:r>
        <w:rPr>
          <w:color w:val="414042"/>
          <w:spacing w:val="-14"/>
          <w:w w:val="105"/>
        </w:rPr>
        <w:t xml:space="preserve"> リーダーと共にオープンソース実務について議論を実施するだけでよしとする企業もあります。買収の目的がたとえ人材の獲得にあったとしても、監査をすることは出荷済み製品の過去の経緯として引き</w:t>
      </w:r>
    </w:p>
    <w:p w:rsidR="00D01E5D" w:rsidRDefault="00D01E5D" w:rsidP="00815023">
      <w:pPr>
        <w:pStyle w:val="a3"/>
        <w:spacing w:before="146"/>
        <w:ind w:left="395" w:right="379"/>
        <w:sectPr w:rsidR="00D01E5D">
          <w:headerReference w:type="default" r:id="rId57"/>
          <w:pgSz w:w="12240" w:h="15840"/>
          <w:pgMar w:top="880" w:right="1240" w:bottom="760" w:left="1180" w:header="10" w:footer="560" w:gutter="0"/>
          <w:cols w:space="720"/>
        </w:sectPr>
        <w:pPrChange w:id="43" w:author="工内隆" w:date="2018-02-15T15:42:00Z">
          <w:pPr/>
        </w:pPrChange>
      </w:pPr>
    </w:p>
    <w:p w:rsidR="00D01E5D" w:rsidRDefault="00D01E5D">
      <w:pPr>
        <w:pStyle w:val="a3"/>
        <w:rPr>
          <w:sz w:val="20"/>
        </w:rPr>
      </w:pPr>
    </w:p>
    <w:p w:rsidR="00D01E5D" w:rsidRDefault="00D01E5D">
      <w:pPr>
        <w:pStyle w:val="a3"/>
        <w:rPr>
          <w:sz w:val="20"/>
        </w:rPr>
      </w:pPr>
    </w:p>
    <w:p w:rsidR="00D01E5D" w:rsidRDefault="0022633E">
      <w:pPr>
        <w:pStyle w:val="a3"/>
        <w:spacing w:before="207"/>
        <w:ind w:left="395" w:right="514"/>
      </w:pPr>
      <w:r>
        <w:rPr>
          <w:color w:val="414042"/>
          <w:spacing w:val="-13"/>
          <w:w w:val="105"/>
        </w:rPr>
        <w:t xml:space="preserve">継ぐライセンス義務からくる、明確にされていない責任があるのかどうかを明らか </w:t>
      </w:r>
      <w:r>
        <w:rPr>
          <w:color w:val="414042"/>
          <w:spacing w:val="-10"/>
          <w:w w:val="110"/>
        </w:rPr>
        <w:t>にするのに有益なものとなるのです。</w:t>
      </w:r>
    </w:p>
    <w:p w:rsidR="00D01E5D" w:rsidRDefault="00D01E5D">
      <w:pPr>
        <w:pStyle w:val="a3"/>
      </w:pPr>
    </w:p>
    <w:p w:rsidR="00D01E5D" w:rsidRDefault="00D01E5D">
      <w:pPr>
        <w:pStyle w:val="a3"/>
        <w:spacing w:before="9"/>
        <w:rPr>
          <w:sz w:val="23"/>
        </w:rPr>
      </w:pPr>
    </w:p>
    <w:p w:rsidR="00D01E5D" w:rsidRDefault="005668DD">
      <w:pPr>
        <w:pStyle w:val="2"/>
        <w:numPr>
          <w:ilvl w:val="1"/>
          <w:numId w:val="11"/>
        </w:numPr>
        <w:tabs>
          <w:tab w:val="left" w:pos="1196"/>
        </w:tabs>
        <w:ind w:left="1195" w:hanging="800"/>
      </w:pPr>
      <w:r>
        <w:rPr>
          <w:noProof/>
        </w:rPr>
        <mc:AlternateContent>
          <mc:Choice Requires="wps">
            <w:drawing>
              <wp:anchor distT="0" distB="0" distL="0" distR="0" simplePos="0" relativeHeight="251648000" behindDoc="0" locked="0" layoutInCell="1" allowOverlap="1">
                <wp:simplePos x="0" y="0"/>
                <wp:positionH relativeFrom="page">
                  <wp:posOffset>1000125</wp:posOffset>
                </wp:positionH>
                <wp:positionV relativeFrom="paragraph">
                  <wp:posOffset>438150</wp:posOffset>
                </wp:positionV>
                <wp:extent cx="5772785" cy="0"/>
                <wp:effectExtent l="9525" t="10795" r="8890" b="8255"/>
                <wp:wrapTopAndBottom/>
                <wp:docPr id="38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E72610" id="Line 57" o:spid="_x0000_s1026" style="position:absolute;left:0;text-align:lef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4.5pt" to="533.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" strokecolor="#aaaaad" strokeweight="1pt">
                <w10:wrap type="topAndBottom" anchorx="page"/>
              </v:line>
            </w:pict>
          </mc:Fallback>
        </mc:AlternateContent>
      </w:r>
      <w:r w:rsidR="0022633E">
        <w:rPr>
          <w:color w:val="414042"/>
          <w:spacing w:val="-19"/>
          <w:w w:val="115"/>
        </w:rPr>
        <w:t>インプッ</w:t>
      </w:r>
      <w:r w:rsidR="0022633E">
        <w:rPr>
          <w:color w:val="414042"/>
          <w:spacing w:val="-18"/>
          <w:w w:val="110"/>
        </w:rPr>
        <w:t>ト</w:t>
      </w:r>
      <w:r w:rsidR="0022633E">
        <w:rPr>
          <w:color w:val="414042"/>
          <w:spacing w:val="-17"/>
          <w:w w:val="115"/>
        </w:rPr>
        <w:t>とアウ</w:t>
      </w:r>
      <w:r w:rsidR="0022633E">
        <w:rPr>
          <w:color w:val="414042"/>
          <w:spacing w:val="-39"/>
          <w:w w:val="110"/>
        </w:rPr>
        <w:t>ト</w:t>
      </w:r>
      <w:r w:rsidR="0022633E">
        <w:rPr>
          <w:color w:val="414042"/>
          <w:spacing w:val="-24"/>
          <w:w w:val="115"/>
        </w:rPr>
        <w:t>プッ</w:t>
      </w:r>
      <w:r w:rsidR="0022633E">
        <w:rPr>
          <w:color w:val="414042"/>
          <w:w w:val="110"/>
        </w:rPr>
        <w:t>ト</w:t>
      </w:r>
    </w:p>
    <w:p w:rsidR="00D01E5D" w:rsidRDefault="0022633E">
      <w:pPr>
        <w:pStyle w:val="a3"/>
        <w:spacing w:before="146"/>
        <w:ind w:left="395"/>
      </w:pPr>
      <w:r>
        <w:rPr>
          <w:color w:val="414042"/>
          <w:w w:val="110"/>
        </w:rPr>
        <w:t>監査プロセスでは主となるインプッ</w:t>
      </w:r>
      <w:r>
        <w:rPr>
          <w:color w:val="414042"/>
        </w:rPr>
        <w:t>ト</w:t>
      </w:r>
      <w:r>
        <w:rPr>
          <w:color w:val="414042"/>
          <w:w w:val="110"/>
        </w:rPr>
        <w:t>が一つ、主となるアウ</w:t>
      </w:r>
      <w:r>
        <w:rPr>
          <w:color w:val="414042"/>
        </w:rPr>
        <w:t>ト</w:t>
      </w:r>
      <w:r>
        <w:rPr>
          <w:color w:val="414042"/>
          <w:w w:val="110"/>
        </w:rPr>
        <w:t>プッ</w:t>
      </w:r>
      <w:r>
        <w:rPr>
          <w:color w:val="414042"/>
        </w:rPr>
        <w:t>ト</w:t>
      </w:r>
      <w:r>
        <w:rPr>
          <w:color w:val="414042"/>
          <w:w w:val="110"/>
        </w:rPr>
        <w:t>一つあります（図</w:t>
      </w:r>
    </w:p>
    <w:p w:rsidR="00D01E5D" w:rsidRDefault="0022633E">
      <w:pPr>
        <w:pStyle w:val="a3"/>
        <w:spacing w:before="1"/>
        <w:ind w:left="395" w:right="405"/>
        <w:jc w:val="both"/>
      </w:pPr>
      <w:r>
        <w:rPr>
          <w:color w:val="414042"/>
          <w:spacing w:val="-20"/>
          <w:w w:val="105"/>
        </w:rPr>
        <w:t>4）</w:t>
      </w:r>
      <w:r>
        <w:rPr>
          <w:color w:val="414042"/>
          <w:spacing w:val="-9"/>
          <w:w w:val="105"/>
        </w:rPr>
        <w:t>。プロセスのインプッ</w:t>
      </w:r>
      <w:r>
        <w:rPr>
          <w:color w:val="414042"/>
          <w:spacing w:val="5"/>
        </w:rPr>
        <w:t>ト</w:t>
      </w:r>
      <w:r>
        <w:rPr>
          <w:color w:val="414042"/>
          <w:spacing w:val="-15"/>
          <w:w w:val="105"/>
        </w:rPr>
        <w:t>は、買収取引に関係するソフ</w:t>
      </w:r>
      <w:r>
        <w:rPr>
          <w:color w:val="414042"/>
        </w:rPr>
        <w:t>ト</w:t>
      </w:r>
      <w:r>
        <w:rPr>
          <w:color w:val="414042"/>
          <w:spacing w:val="-8"/>
          <w:w w:val="105"/>
        </w:rPr>
        <w:t>ウェア  スタック全体とな</w:t>
      </w:r>
      <w:r>
        <w:rPr>
          <w:color w:val="414042"/>
        </w:rPr>
        <w:t>り</w:t>
      </w:r>
      <w:r>
        <w:rPr>
          <w:color w:val="414042"/>
          <w:w w:val="105"/>
        </w:rPr>
        <w:t>ま</w:t>
      </w:r>
      <w:r>
        <w:rPr>
          <w:color w:val="414042"/>
          <w:spacing w:val="-21"/>
          <w:w w:val="110"/>
        </w:rPr>
        <w:t>す。ここにはプロプライエタリ、オープンソース、そしてサー</w:t>
      </w:r>
      <w:r>
        <w:rPr>
          <w:color w:val="414042"/>
          <w:spacing w:val="16"/>
        </w:rPr>
        <w:t xml:space="preserve">ド  </w:t>
      </w:r>
      <w:r>
        <w:rPr>
          <w:color w:val="414042"/>
          <w:spacing w:val="-9"/>
          <w:w w:val="110"/>
        </w:rPr>
        <w:t>パーティソフ</w:t>
      </w:r>
      <w:r>
        <w:rPr>
          <w:color w:val="414042"/>
        </w:rPr>
        <w:t>ト</w:t>
      </w:r>
      <w:r>
        <w:rPr>
          <w:color w:val="414042"/>
          <w:spacing w:val="-12"/>
          <w:w w:val="110"/>
        </w:rPr>
        <w:t>ウェアが</w:t>
      </w:r>
      <w:r>
        <w:rPr>
          <w:color w:val="414042"/>
          <w:spacing w:val="-12"/>
          <w:w w:val="105"/>
        </w:rPr>
        <w:t>あ</w:t>
      </w:r>
      <w:r>
        <w:rPr>
          <w:color w:val="414042"/>
          <w:spacing w:val="-12"/>
        </w:rPr>
        <w:t>り</w:t>
      </w:r>
      <w:r>
        <w:rPr>
          <w:color w:val="414042"/>
          <w:spacing w:val="-20"/>
          <w:w w:val="105"/>
        </w:rPr>
        <w:t>ます。プロセスの出力側、つま</w:t>
      </w:r>
      <w:r>
        <w:rPr>
          <w:color w:val="414042"/>
          <w:spacing w:val="-4"/>
        </w:rPr>
        <w:t>り</w:t>
      </w:r>
      <w:r>
        <w:rPr>
          <w:color w:val="414042"/>
          <w:spacing w:val="-7"/>
          <w:w w:val="105"/>
        </w:rPr>
        <w:t>主となるアウ</w:t>
      </w:r>
      <w:r>
        <w:rPr>
          <w:color w:val="414042"/>
          <w:spacing w:val="-29"/>
        </w:rPr>
        <w:t>ト</w:t>
      </w:r>
      <w:r>
        <w:rPr>
          <w:color w:val="414042"/>
          <w:spacing w:val="-8"/>
          <w:w w:val="105"/>
        </w:rPr>
        <w:t>プッ</w:t>
      </w:r>
      <w:r>
        <w:rPr>
          <w:color w:val="414042"/>
          <w:spacing w:val="5"/>
        </w:rPr>
        <w:t>ト</w:t>
      </w:r>
      <w:r>
        <w:rPr>
          <w:color w:val="414042"/>
          <w:spacing w:val="-9"/>
          <w:w w:val="105"/>
        </w:rPr>
        <w:t>は詳細に亘るオープンソー</w:t>
      </w:r>
      <w:del w:id="44" w:author="工内隆" w:date="2018-02-15T15:44:00Z">
        <w:r w:rsidDel="00815023">
          <w:rPr>
            <w:color w:val="414042"/>
            <w:spacing w:val="-9"/>
            <w:w w:val="105"/>
          </w:rPr>
          <w:delText xml:space="preserve"> </w:delText>
        </w:r>
      </w:del>
      <w:r>
        <w:rPr>
          <w:color w:val="414042"/>
          <w:spacing w:val="-5"/>
          <w:w w:val="110"/>
        </w:rPr>
        <w:t>スの部品表であ</w:t>
      </w:r>
      <w:r>
        <w:rPr>
          <w:color w:val="414042"/>
        </w:rPr>
        <w:t>り</w:t>
      </w:r>
      <w:r>
        <w:rPr>
          <w:color w:val="414042"/>
          <w:spacing w:val="-17"/>
          <w:w w:val="110"/>
        </w:rPr>
        <w:t>、以下がリス</w:t>
      </w:r>
      <w:r>
        <w:rPr>
          <w:color w:val="414042"/>
          <w:spacing w:val="-5"/>
        </w:rPr>
        <w:t>ト</w:t>
      </w:r>
      <w:r>
        <w:rPr>
          <w:color w:val="414042"/>
          <w:spacing w:val="-10"/>
          <w:w w:val="110"/>
        </w:rPr>
        <w:t>された</w:t>
      </w:r>
      <w:r>
        <w:rPr>
          <w:color w:val="414042"/>
        </w:rPr>
        <w:t>も</w:t>
      </w:r>
      <w:r>
        <w:rPr>
          <w:color w:val="414042"/>
          <w:spacing w:val="-10"/>
          <w:w w:val="110"/>
        </w:rPr>
        <w:t>のとなります。</w:t>
      </w:r>
    </w:p>
    <w:p w:rsidR="00D01E5D" w:rsidRDefault="00D01E5D">
      <w:pPr>
        <w:pStyle w:val="a3"/>
        <w:spacing w:before="10"/>
        <w:rPr>
          <w:sz w:val="22"/>
        </w:rPr>
      </w:pPr>
    </w:p>
    <w:p w:rsidR="00D01E5D" w:rsidRDefault="0022633E">
      <w:pPr>
        <w:pStyle w:val="a4"/>
        <w:numPr>
          <w:ilvl w:val="0"/>
          <w:numId w:val="10"/>
        </w:numPr>
        <w:tabs>
          <w:tab w:val="left" w:pos="1196"/>
        </w:tabs>
        <w:spacing w:before="0"/>
        <w:ind w:right="861"/>
        <w:rPr>
          <w:sz w:val="28"/>
        </w:rPr>
      </w:pPr>
      <w:r>
        <w:rPr>
          <w:color w:val="414042"/>
          <w:spacing w:val="-7"/>
          <w:w w:val="110"/>
          <w:sz w:val="28"/>
        </w:rPr>
        <w:t>コンポーネン</w:t>
      </w:r>
      <w:r>
        <w:rPr>
          <w:color w:val="414042"/>
          <w:sz w:val="28"/>
        </w:rPr>
        <w:t>ト</w:t>
      </w:r>
      <w:r>
        <w:rPr>
          <w:color w:val="414042"/>
          <w:spacing w:val="-17"/>
          <w:w w:val="110"/>
          <w:sz w:val="28"/>
        </w:rPr>
        <w:t>として使用されているすべての</w:t>
      </w:r>
      <w:r>
        <w:rPr>
          <w:color w:val="414042"/>
          <w:spacing w:val="-4"/>
          <w:w w:val="120"/>
          <w:sz w:val="28"/>
        </w:rPr>
        <w:t>オ</w:t>
      </w:r>
      <w:r>
        <w:rPr>
          <w:color w:val="414042"/>
          <w:spacing w:val="-3"/>
          <w:w w:val="110"/>
          <w:sz w:val="28"/>
        </w:rPr>
        <w:t>ープンソース ソフ</w:t>
      </w:r>
      <w:r>
        <w:rPr>
          <w:color w:val="414042"/>
          <w:sz w:val="28"/>
        </w:rPr>
        <w:t>ト</w:t>
      </w:r>
      <w:r>
        <w:rPr>
          <w:color w:val="414042"/>
          <w:spacing w:val="-16"/>
          <w:w w:val="110"/>
          <w:sz w:val="28"/>
        </w:rPr>
        <w:t>ウ</w:t>
      </w:r>
      <w:r>
        <w:rPr>
          <w:color w:val="414042"/>
          <w:w w:val="120"/>
          <w:sz w:val="28"/>
        </w:rPr>
        <w:t>ェ</w:t>
      </w:r>
      <w:r>
        <w:rPr>
          <w:color w:val="414042"/>
          <w:spacing w:val="-16"/>
          <w:w w:val="110"/>
          <w:sz w:val="28"/>
        </w:rPr>
        <w:t>ア、それらの起源およびライセンス</w:t>
      </w:r>
    </w:p>
    <w:p w:rsidR="00D01E5D" w:rsidRDefault="0022633E">
      <w:pPr>
        <w:pStyle w:val="a4"/>
        <w:numPr>
          <w:ilvl w:val="0"/>
          <w:numId w:val="10"/>
        </w:numPr>
        <w:tabs>
          <w:tab w:val="left" w:pos="1196"/>
        </w:tabs>
        <w:spacing w:before="243"/>
        <w:ind w:right="731"/>
        <w:rPr>
          <w:sz w:val="28"/>
        </w:rPr>
      </w:pPr>
      <w:r>
        <w:rPr>
          <w:color w:val="414042"/>
          <w:spacing w:val="-10"/>
          <w:w w:val="110"/>
          <w:sz w:val="28"/>
        </w:rPr>
        <w:t>プロプライ</w:t>
      </w:r>
      <w:r>
        <w:rPr>
          <w:color w:val="414042"/>
          <w:w w:val="120"/>
          <w:sz w:val="28"/>
        </w:rPr>
        <w:t>エ</w:t>
      </w:r>
      <w:r>
        <w:rPr>
          <w:color w:val="414042"/>
          <w:w w:val="110"/>
          <w:sz w:val="28"/>
        </w:rPr>
        <w:t>タリ</w:t>
      </w:r>
      <w:r>
        <w:rPr>
          <w:color w:val="414042"/>
          <w:sz w:val="28"/>
        </w:rPr>
        <w:t>も</w:t>
      </w:r>
      <w:r>
        <w:rPr>
          <w:color w:val="414042"/>
          <w:spacing w:val="-2"/>
          <w:w w:val="110"/>
          <w:sz w:val="28"/>
        </w:rPr>
        <w:t>しくはサー</w:t>
      </w:r>
      <w:r>
        <w:rPr>
          <w:color w:val="414042"/>
          <w:spacing w:val="-17"/>
          <w:sz w:val="28"/>
        </w:rPr>
        <w:t>ド</w:t>
      </w:r>
      <w:r>
        <w:rPr>
          <w:color w:val="414042"/>
          <w:spacing w:val="-3"/>
          <w:w w:val="110"/>
          <w:sz w:val="28"/>
        </w:rPr>
        <w:t>パー</w:t>
      </w:r>
      <w:r>
        <w:rPr>
          <w:color w:val="414042"/>
          <w:spacing w:val="-31"/>
          <w:w w:val="120"/>
          <w:sz w:val="28"/>
        </w:rPr>
        <w:t>テ</w:t>
      </w:r>
      <w:r>
        <w:rPr>
          <w:color w:val="414042"/>
          <w:spacing w:val="5"/>
          <w:w w:val="110"/>
          <w:sz w:val="28"/>
        </w:rPr>
        <w:t>ィ ソ</w:t>
      </w:r>
      <w:r>
        <w:rPr>
          <w:color w:val="414042"/>
          <w:spacing w:val="-3"/>
          <w:w w:val="120"/>
          <w:sz w:val="28"/>
        </w:rPr>
        <w:t>フ</w:t>
      </w:r>
      <w:r>
        <w:rPr>
          <w:color w:val="414042"/>
          <w:sz w:val="28"/>
        </w:rPr>
        <w:t>ト</w:t>
      </w:r>
      <w:r>
        <w:rPr>
          <w:color w:val="414042"/>
          <w:spacing w:val="-16"/>
          <w:w w:val="110"/>
          <w:sz w:val="28"/>
        </w:rPr>
        <w:t>ウ</w:t>
      </w:r>
      <w:r>
        <w:rPr>
          <w:color w:val="414042"/>
          <w:spacing w:val="-11"/>
          <w:w w:val="120"/>
          <w:sz w:val="28"/>
        </w:rPr>
        <w:t>ェア</w:t>
      </w:r>
      <w:r>
        <w:rPr>
          <w:color w:val="414042"/>
          <w:spacing w:val="-9"/>
          <w:w w:val="110"/>
          <w:sz w:val="28"/>
        </w:rPr>
        <w:t>で使用されたすべて</w:t>
      </w:r>
      <w:r>
        <w:rPr>
          <w:color w:val="414042"/>
          <w:spacing w:val="-8"/>
          <w:w w:val="110"/>
          <w:sz w:val="28"/>
        </w:rPr>
        <w:t>の</w:t>
      </w:r>
      <w:r>
        <w:rPr>
          <w:color w:val="414042"/>
          <w:spacing w:val="-4"/>
          <w:w w:val="120"/>
          <w:sz w:val="28"/>
        </w:rPr>
        <w:t>オ</w:t>
      </w:r>
      <w:r>
        <w:rPr>
          <w:color w:val="414042"/>
          <w:spacing w:val="-13"/>
          <w:w w:val="110"/>
          <w:sz w:val="28"/>
        </w:rPr>
        <w:t>ープンソースのス</w:t>
      </w:r>
      <w:r>
        <w:rPr>
          <w:color w:val="414042"/>
          <w:spacing w:val="-14"/>
          <w:w w:val="120"/>
          <w:sz w:val="28"/>
        </w:rPr>
        <w:t>ニ</w:t>
      </w:r>
      <w:r>
        <w:rPr>
          <w:color w:val="414042"/>
          <w:spacing w:val="-13"/>
          <w:w w:val="110"/>
          <w:sz w:val="28"/>
        </w:rPr>
        <w:t>ペット、その起源となるコンポーネントおよび確認されたライセンス</w:t>
      </w: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22633E">
      <w:pPr>
        <w:pStyle w:val="a3"/>
        <w:spacing w:before="9"/>
        <w:rPr>
          <w:sz w:val="29"/>
        </w:rPr>
      </w:pPr>
      <w:r>
        <w:rPr>
          <w:noProof/>
        </w:rPr>
        <w:drawing>
          <wp:anchor distT="0" distB="0" distL="0" distR="0" simplePos="0" relativeHeight="251628544" behindDoc="0" locked="0" layoutInCell="1" allowOverlap="1">
            <wp:simplePos x="0" y="0"/>
            <wp:positionH relativeFrom="page">
              <wp:posOffset>1019468</wp:posOffset>
            </wp:positionH>
            <wp:positionV relativeFrom="paragraph">
              <wp:posOffset>267050</wp:posOffset>
            </wp:positionV>
            <wp:extent cx="5710789" cy="1790700"/>
            <wp:effectExtent l="0" t="0" r="0" b="0"/>
            <wp:wrapTopAndBottom/>
            <wp:docPr id="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3.jpeg"/>
                    <pic:cNvPicPr/>
                  </pic:nvPicPr>
                  <pic:blipFill>
                    <a:blip r:embed="rId58" cstate="print"/>
                    <a:stretch>
                      <a:fillRect/>
                    </a:stretch>
                  </pic:blipFill>
                  <pic:spPr>
                    <a:xfrm>
                      <a:off x="0" y="0"/>
                      <a:ext cx="5710789" cy="1790700"/>
                    </a:xfrm>
                    <a:prstGeom prst="rect">
                      <a:avLst/>
                    </a:prstGeom>
                  </pic:spPr>
                </pic:pic>
              </a:graphicData>
            </a:graphic>
          </wp:anchor>
        </w:drawing>
      </w:r>
    </w:p>
    <w:p w:rsidR="00D01E5D" w:rsidRDefault="00D01E5D">
      <w:pPr>
        <w:pStyle w:val="a3"/>
        <w:spacing w:before="1"/>
        <w:rPr>
          <w:sz w:val="7"/>
        </w:rPr>
      </w:pPr>
    </w:p>
    <w:p w:rsidR="00D01E5D" w:rsidRDefault="0022633E">
      <w:pPr>
        <w:spacing w:before="72"/>
        <w:ind w:left="395"/>
        <w:rPr>
          <w:sz w:val="20"/>
        </w:rPr>
      </w:pPr>
      <w:r>
        <w:rPr>
          <w:color w:val="009EDA"/>
          <w:w w:val="110"/>
          <w:sz w:val="20"/>
        </w:rPr>
        <w:t>図4：デューデリジェンスプロセスのインプッ</w:t>
      </w:r>
      <w:r>
        <w:rPr>
          <w:color w:val="009EDA"/>
          <w:sz w:val="20"/>
        </w:rPr>
        <w:t>ト</w:t>
      </w:r>
      <w:r>
        <w:rPr>
          <w:color w:val="009EDA"/>
          <w:w w:val="110"/>
          <w:sz w:val="20"/>
        </w:rPr>
        <w:t>とアウトプッ</w:t>
      </w:r>
      <w:r>
        <w:rPr>
          <w:color w:val="009EDA"/>
          <w:sz w:val="20"/>
        </w:rPr>
        <w:t>ト</w:t>
      </w:r>
    </w:p>
    <w:p w:rsidR="00D01E5D" w:rsidRDefault="00D01E5D">
      <w:pPr>
        <w:rPr>
          <w:sz w:val="20"/>
        </w:rPr>
        <w:sectPr w:rsidR="00D01E5D">
          <w:pgSz w:w="12240" w:h="15840"/>
          <w:pgMar w:top="880" w:right="1240" w:bottom="760" w:left="1180" w:header="10" w:footer="560" w:gutter="0"/>
          <w:cols w:space="720"/>
        </w:sectPr>
      </w:pPr>
    </w:p>
    <w:p w:rsidR="00D01E5D" w:rsidRDefault="005668DD">
      <w:pPr>
        <w:pStyle w:val="a3"/>
        <w:rPr>
          <w:sz w:val="20"/>
        </w:rPr>
      </w:pPr>
      <w:r>
        <w:rPr>
          <w:noProof/>
        </w:rPr>
        <w:lastRenderedPageBreak/>
        <mc:AlternateContent>
          <mc:Choice Requires="wps">
            <w:drawing>
              <wp:anchor distT="0" distB="0" distL="114300" distR="114300" simplePos="0" relativeHeight="251649024" behindDoc="0" locked="0" layoutInCell="1" allowOverlap="1">
                <wp:simplePos x="0" y="0"/>
                <wp:positionH relativeFrom="page">
                  <wp:posOffset>607060</wp:posOffset>
                </wp:positionH>
                <wp:positionV relativeFrom="page">
                  <wp:posOffset>529590</wp:posOffset>
                </wp:positionV>
                <wp:extent cx="6583680" cy="0"/>
                <wp:effectExtent l="6985" t="15240" r="10160" b="13335"/>
                <wp:wrapNone/>
                <wp:docPr id="38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25BE4" id="Line 56"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" strokecolor="#0096d6" strokeweight="1pt">
                <w10:wrap anchorx="page" anchory="page"/>
              </v:line>
            </w:pict>
          </mc:Fallback>
        </mc:AlternateContent>
      </w: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5668DD">
      <w:pPr>
        <w:pStyle w:val="1"/>
        <w:spacing w:line="208" w:lineRule="auto"/>
        <w:ind w:left="2916" w:right="617"/>
      </w:pPr>
      <w:r>
        <w:rPr>
          <w:noProof/>
        </w:rPr>
        <mc:AlternateContent>
          <mc:Choice Requires="wps">
            <w:drawing>
              <wp:anchor distT="0" distB="0" distL="114300" distR="114300" simplePos="0" relativeHeight="251650048" behindDoc="0" locked="0" layoutInCell="1" allowOverlap="1">
                <wp:simplePos x="0" y="0"/>
                <wp:positionH relativeFrom="page">
                  <wp:posOffset>1000125</wp:posOffset>
                </wp:positionH>
                <wp:positionV relativeFrom="paragraph">
                  <wp:posOffset>-840740</wp:posOffset>
                </wp:positionV>
                <wp:extent cx="1059180" cy="2272665"/>
                <wp:effectExtent l="0" t="0" r="0" b="4445"/>
                <wp:wrapNone/>
                <wp:docPr id="380"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27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111"/>
                              <w:rPr>
                                <w:rFonts w:ascii="Arial"/>
                                <w:b/>
                                <w:sz w:val="300"/>
                              </w:rPr>
                            </w:pPr>
                            <w:r>
                              <w:rPr>
                                <w:rFonts w:ascii="Arial"/>
                                <w:b/>
                                <w:color w:val="009EDA"/>
                                <w:w w:val="99"/>
                                <w:sz w:val="300"/>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36" type="#_x0000_t202" style="position:absolute;left:0;text-align:left;margin-left:78.75pt;margin-top:-66.2pt;width:83.4pt;height:178.9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" filled="f" stroked="f">
                <v:textbox inset="0,0,0,0">
                  <w:txbxContent>
                    <w:p w:rsidR="0022633E" w:rsidRDefault="0022633E">
                      <w:pPr>
                        <w:spacing w:before="111"/>
                        <w:rPr>
                          <w:rFonts w:ascii="Arial"/>
                          <w:b/>
                          <w:sz w:val="300"/>
                        </w:rPr>
                      </w:pPr>
                      <w:r>
                        <w:rPr>
                          <w:rFonts w:ascii="Arial"/>
                          <w:b/>
                          <w:color w:val="009EDA"/>
                          <w:w w:val="99"/>
                          <w:sz w:val="300"/>
                        </w:rPr>
                        <w:t>4</w:t>
                      </w:r>
                    </w:p>
                  </w:txbxContent>
                </v:textbox>
                <w10:wrap anchorx="page"/>
              </v:shape>
            </w:pict>
          </mc:Fallback>
        </mc:AlternateContent>
      </w:r>
      <w:bookmarkStart w:id="45" w:name="_bookmark3"/>
      <w:bookmarkEnd w:id="45"/>
      <w:r w:rsidR="0022633E">
        <w:rPr>
          <w:color w:val="009EDA"/>
          <w:spacing w:val="-19"/>
          <w:w w:val="110"/>
        </w:rPr>
        <w:t>監査業務のスコープを</w:t>
      </w:r>
      <w:r w:rsidR="0022633E">
        <w:rPr>
          <w:color w:val="009EDA"/>
          <w:spacing w:val="-40"/>
          <w:w w:val="110"/>
        </w:rPr>
        <w:t>評価する</w:t>
      </w:r>
    </w:p>
    <w:p w:rsidR="00D01E5D" w:rsidRDefault="00D01E5D">
      <w:pPr>
        <w:spacing w:line="208" w:lineRule="auto"/>
        <w:sectPr w:rsidR="00D01E5D">
          <w:headerReference w:type="default" r:id="rId59"/>
          <w:footerReference w:type="default" r:id="rId60"/>
          <w:pgSz w:w="12240" w:h="15840"/>
          <w:pgMar w:top="820" w:right="1240" w:bottom="760" w:left="1180" w:header="0" w:footer="560" w:gutter="0"/>
          <w:pgNumType w:start="11"/>
          <w:cols w:space="720"/>
        </w:sectPr>
      </w:pPr>
    </w:p>
    <w:p w:rsidR="00D01E5D" w:rsidRDefault="005668DD">
      <w:pPr>
        <w:pStyle w:val="a3"/>
        <w:rPr>
          <w:sz w:val="20"/>
        </w:rPr>
      </w:pPr>
      <w:r>
        <w:rPr>
          <w:noProof/>
        </w:rPr>
        <w:lastRenderedPageBreak/>
        <mc:AlternateContent>
          <mc:Choice Requires="wpg">
            <w:drawing>
              <wp:anchor distT="0" distB="0" distL="114300" distR="114300" simplePos="0" relativeHeight="251685888" behindDoc="1" locked="0" layoutInCell="1" allowOverlap="1">
                <wp:simplePos x="0" y="0"/>
                <wp:positionH relativeFrom="page">
                  <wp:posOffset>17145</wp:posOffset>
                </wp:positionH>
                <wp:positionV relativeFrom="page">
                  <wp:posOffset>6350</wp:posOffset>
                </wp:positionV>
                <wp:extent cx="7755255" cy="563880"/>
                <wp:effectExtent l="0" t="0" r="0" b="1270"/>
                <wp:wrapNone/>
                <wp:docPr id="377"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563880"/>
                          <a:chOff x="27" y="10"/>
                          <a:chExt cx="12213" cy="888"/>
                        </a:xfrm>
                      </wpg:grpSpPr>
                      <wps:wsp>
                        <wps:cNvPr id="378" name="Rectangle 54"/>
                        <wps:cNvSpPr>
                          <a:spLocks noChangeArrowheads="1"/>
                        </wps:cNvSpPr>
                        <wps:spPr bwMode="auto">
                          <a:xfrm>
                            <a:off x="27" y="10"/>
                            <a:ext cx="12213" cy="888"/>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Text Box 53"/>
                        <wps:cNvSpPr txBox="1">
                          <a:spLocks noChangeArrowheads="1"/>
                        </wps:cNvSpPr>
                        <wps:spPr bwMode="auto">
                          <a:xfrm>
                            <a:off x="27" y="10"/>
                            <a:ext cx="1221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rPr>
                                  <w:sz w:val="24"/>
                                </w:rPr>
                              </w:pPr>
                            </w:p>
                            <w:p w:rsidR="0022633E" w:rsidRDefault="0022633E">
                              <w:pPr>
                                <w:spacing w:before="162"/>
                                <w:ind w:left="1548"/>
                                <w:rPr>
                                  <w:sz w:val="24"/>
                                </w:rPr>
                              </w:pPr>
                              <w:r>
                                <w:rPr>
                                  <w:color w:val="2A476B"/>
                                  <w:w w:val="120"/>
                                  <w:sz w:val="24"/>
                                </w:rPr>
                                <w:t>Ｍ＆Ａ取引におけるオープンソース監査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 o:spid="_x0000_s1037" style="position:absolute;margin-left:1.35pt;margin-top:.5pt;width:610.65pt;height:44.4pt;z-index:-251630592;mso-position-horizontal-relative:page;mso-position-vertical-relative:page" coordorigin="27,10" coordsize="1221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">
                <v:rect id="Rectangle 54" o:spid="_x0000_s1038"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" fillcolor="#fbfbfa" stroked="f"/>
                <v:shape id="Text Box 53" o:spid="_x0000_s1039" type="#_x0000_t20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rsidR="0022633E" w:rsidRDefault="0022633E">
                        <w:pPr>
                          <w:rPr>
                            <w:sz w:val="24"/>
                          </w:rPr>
                        </w:pPr>
                      </w:p>
                      <w:p w:rsidR="0022633E" w:rsidRDefault="0022633E">
                        <w:pPr>
                          <w:spacing w:before="162"/>
                          <w:ind w:left="1548"/>
                          <w:rPr>
                            <w:sz w:val="24"/>
                          </w:rPr>
                        </w:pPr>
                        <w:r>
                          <w:rPr>
                            <w:color w:val="2A476B"/>
                            <w:w w:val="120"/>
                            <w:sz w:val="24"/>
                          </w:rPr>
                          <w:t>Ｍ＆Ａ取引におけるオープンソース監査</w:t>
                        </w:r>
                      </w:p>
                    </w:txbxContent>
                  </v:textbox>
                </v:shape>
                <w10:wrap anchorx="page" anchory="page"/>
              </v:group>
            </w:pict>
          </mc:Fallback>
        </mc:AlternateContent>
      </w: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spacing w:before="5"/>
        <w:rPr>
          <w:sz w:val="14"/>
        </w:rPr>
      </w:pPr>
    </w:p>
    <w:p w:rsidR="00D01E5D" w:rsidRDefault="0022633E">
      <w:pPr>
        <w:pStyle w:val="a3"/>
        <w:spacing w:before="60"/>
        <w:ind w:left="395" w:right="447"/>
      </w:pPr>
      <w:r>
        <w:rPr>
          <w:color w:val="414042"/>
          <w:spacing w:val="-5"/>
          <w:w w:val="105"/>
        </w:rPr>
        <w:t>監査の規模、スコープそしてコス</w:t>
      </w:r>
      <w:r>
        <w:rPr>
          <w:color w:val="414042"/>
          <w:spacing w:val="7"/>
        </w:rPr>
        <w:t>ト</w:t>
      </w:r>
      <w:r>
        <w:rPr>
          <w:color w:val="414042"/>
          <w:spacing w:val="-5"/>
          <w:w w:val="105"/>
        </w:rPr>
        <w:t>は合併・買収取引ごとに変わる</w:t>
      </w:r>
      <w:r>
        <w:rPr>
          <w:color w:val="414042"/>
          <w:spacing w:val="2"/>
        </w:rPr>
        <w:t>も</w:t>
      </w:r>
      <w:r>
        <w:rPr>
          <w:color w:val="414042"/>
          <w:spacing w:val="-11"/>
          <w:w w:val="105"/>
        </w:rPr>
        <w:t>ので、一般</w:t>
      </w:r>
      <w:r>
        <w:rPr>
          <w:color w:val="414042"/>
          <w:spacing w:val="-4"/>
          <w:w w:val="105"/>
        </w:rPr>
        <w:t>的にはソースコードのサイズと複雑さとと</w:t>
      </w:r>
      <w:r>
        <w:rPr>
          <w:color w:val="414042"/>
          <w:spacing w:val="5"/>
        </w:rPr>
        <w:t>も</w:t>
      </w:r>
      <w:r>
        <w:rPr>
          <w:color w:val="414042"/>
          <w:spacing w:val="-9"/>
          <w:w w:val="105"/>
        </w:rPr>
        <w:t>に増加します。オープンソース監査に</w:t>
      </w:r>
      <w:del w:id="46" w:author="工内隆" w:date="2018-02-15T15:46:00Z">
        <w:r w:rsidDel="00D51C76">
          <w:rPr>
            <w:color w:val="414042"/>
            <w:spacing w:val="-9"/>
            <w:w w:val="105"/>
          </w:rPr>
          <w:delText xml:space="preserve"> </w:delText>
        </w:r>
      </w:del>
      <w:r>
        <w:rPr>
          <w:color w:val="414042"/>
          <w:spacing w:val="-6"/>
          <w:w w:val="105"/>
        </w:rPr>
        <w:t>対する</w:t>
      </w:r>
      <w:r>
        <w:rPr>
          <w:color w:val="414042"/>
          <w:spacing w:val="-9"/>
          <w:w w:val="105"/>
        </w:rPr>
        <w:t>（</w:t>
      </w:r>
      <w:r>
        <w:rPr>
          <w:color w:val="414042"/>
          <w:w w:val="105"/>
        </w:rPr>
        <w:t>コストと時間の</w:t>
      </w:r>
      <w:r>
        <w:rPr>
          <w:color w:val="414042"/>
          <w:spacing w:val="-33"/>
          <w:w w:val="105"/>
        </w:rPr>
        <w:t>）</w:t>
      </w:r>
      <w:r>
        <w:rPr>
          <w:color w:val="414042"/>
          <w:spacing w:val="-6"/>
          <w:w w:val="105"/>
        </w:rPr>
        <w:t>見積もりを出すためには、監査人はコードベースのサイ</w:t>
      </w:r>
      <w:del w:id="47" w:author="工内隆" w:date="2018-02-15T15:46:00Z">
        <w:r w:rsidDel="00D51C76">
          <w:rPr>
            <w:color w:val="414042"/>
            <w:spacing w:val="-6"/>
            <w:w w:val="105"/>
          </w:rPr>
          <w:delText xml:space="preserve"> </w:delText>
        </w:r>
      </w:del>
      <w:r>
        <w:rPr>
          <w:color w:val="414042"/>
          <w:spacing w:val="-7"/>
          <w:w w:val="105"/>
        </w:rPr>
        <w:t>ズとその特徴、そしてプロジェクトの緊急性について基本的な理解を</w:t>
      </w:r>
      <w:r>
        <w:rPr>
          <w:color w:val="414042"/>
          <w:spacing w:val="-25"/>
        </w:rPr>
        <w:t>も</w:t>
      </w:r>
      <w:r>
        <w:rPr>
          <w:color w:val="414042"/>
          <w:w w:val="105"/>
        </w:rPr>
        <w:t>つ必要</w:t>
      </w:r>
      <w:del w:id="48" w:author="工内隆" w:date="2018-02-15T15:46:00Z">
        <w:r w:rsidDel="00D51C76">
          <w:rPr>
            <w:color w:val="414042"/>
            <w:w w:val="105"/>
          </w:rPr>
          <w:delText xml:space="preserve">  </w:delText>
        </w:r>
      </w:del>
      <w:r>
        <w:rPr>
          <w:color w:val="414042"/>
          <w:spacing w:val="-7"/>
          <w:w w:val="110"/>
        </w:rPr>
        <w:t>があります。</w:t>
      </w:r>
    </w:p>
    <w:p w:rsidR="00D01E5D" w:rsidRDefault="00D01E5D">
      <w:pPr>
        <w:pStyle w:val="a3"/>
        <w:spacing w:before="8"/>
      </w:pPr>
    </w:p>
    <w:p w:rsidR="00D01E5D" w:rsidRDefault="0022633E">
      <w:pPr>
        <w:pStyle w:val="a3"/>
        <w:ind w:left="395" w:right="337"/>
      </w:pPr>
      <w:r>
        <w:rPr>
          <w:color w:val="414042"/>
          <w:spacing w:val="-11"/>
          <w:w w:val="105"/>
        </w:rPr>
        <w:t>監査人が挙げる</w:t>
      </w:r>
      <w:del w:id="49" w:author="工内隆" w:date="2018-02-15T15:47:00Z">
        <w:r w:rsidDel="00D51C76">
          <w:rPr>
            <w:color w:val="414042"/>
            <w:spacing w:val="-11"/>
            <w:w w:val="105"/>
          </w:rPr>
          <w:delText>であろう</w:delText>
        </w:r>
      </w:del>
      <w:r>
        <w:rPr>
          <w:color w:val="414042"/>
          <w:spacing w:val="-11"/>
          <w:w w:val="105"/>
        </w:rPr>
        <w:t>最初の質問は、ソースコー</w:t>
      </w:r>
      <w:r>
        <w:rPr>
          <w:color w:val="414042"/>
          <w:spacing w:val="12"/>
        </w:rPr>
        <w:t xml:space="preserve">ド  </w:t>
      </w:r>
      <w:r>
        <w:rPr>
          <w:color w:val="414042"/>
          <w:spacing w:val="-14"/>
          <w:w w:val="105"/>
        </w:rPr>
        <w:t>ベースのメ</w:t>
      </w:r>
      <w:r>
        <w:rPr>
          <w:color w:val="414042"/>
        </w:rPr>
        <w:t>ト</w:t>
      </w:r>
      <w:r>
        <w:rPr>
          <w:color w:val="414042"/>
          <w:spacing w:val="-6"/>
          <w:w w:val="105"/>
        </w:rPr>
        <w:t>リクスに関する</w:t>
      </w:r>
      <w:r>
        <w:rPr>
          <w:color w:val="414042"/>
          <w:spacing w:val="-6"/>
        </w:rPr>
        <w:t>も</w:t>
      </w:r>
      <w:r>
        <w:rPr>
          <w:color w:val="414042"/>
          <w:spacing w:val="-12"/>
          <w:w w:val="105"/>
        </w:rPr>
        <w:t>のでしょう。たとえば、監査対象のコー</w:t>
      </w:r>
      <w:r>
        <w:rPr>
          <w:color w:val="414042"/>
        </w:rPr>
        <w:t>ド</w:t>
      </w:r>
      <w:r>
        <w:rPr>
          <w:color w:val="414042"/>
          <w:spacing w:val="-18"/>
          <w:w w:val="105"/>
        </w:rPr>
        <w:t>ベースのサイズ、ソースコー</w:t>
      </w:r>
      <w:r>
        <w:rPr>
          <w:color w:val="414042"/>
        </w:rPr>
        <w:t>ド</w:t>
      </w:r>
      <w:r>
        <w:rPr>
          <w:color w:val="414042"/>
          <w:spacing w:val="-6"/>
          <w:w w:val="105"/>
        </w:rPr>
        <w:t xml:space="preserve">のライン数、  </w:t>
      </w:r>
      <w:r>
        <w:rPr>
          <w:color w:val="414042"/>
          <w:spacing w:val="-19"/>
          <w:w w:val="105"/>
        </w:rPr>
        <w:t>ファイルの数などです。また、彼らとしては、コー</w:t>
      </w:r>
      <w:r>
        <w:rPr>
          <w:color w:val="414042"/>
        </w:rPr>
        <w:t>ド</w:t>
      </w:r>
      <w:r>
        <w:rPr>
          <w:color w:val="414042"/>
          <w:spacing w:val="-12"/>
          <w:w w:val="105"/>
        </w:rPr>
        <w:t>ベースがソースコー</w:t>
      </w:r>
      <w:r>
        <w:rPr>
          <w:color w:val="414042"/>
          <w:spacing w:val="5"/>
        </w:rPr>
        <w:t>ド</w:t>
      </w:r>
      <w:r>
        <w:rPr>
          <w:color w:val="414042"/>
          <w:spacing w:val="-1"/>
          <w:w w:val="105"/>
        </w:rPr>
        <w:t xml:space="preserve">だけなのか、  </w:t>
      </w:r>
      <w:r>
        <w:rPr>
          <w:color w:val="414042"/>
          <w:spacing w:val="-19"/>
          <w:w w:val="110"/>
        </w:rPr>
        <w:t>一方でバイナリファイルやコンフィグレーションファイル、</w:t>
      </w:r>
      <w:r>
        <w:rPr>
          <w:color w:val="414042"/>
        </w:rPr>
        <w:t>ド</w:t>
      </w:r>
      <w:r>
        <w:rPr>
          <w:color w:val="414042"/>
          <w:spacing w:val="-6"/>
          <w:w w:val="110"/>
        </w:rPr>
        <w:t>キュメン</w:t>
      </w:r>
      <w:r>
        <w:rPr>
          <w:color w:val="414042"/>
          <w:spacing w:val="-4"/>
        </w:rPr>
        <w:t>ト</w:t>
      </w:r>
      <w:r>
        <w:rPr>
          <w:color w:val="414042"/>
          <w:spacing w:val="-17"/>
          <w:w w:val="110"/>
        </w:rPr>
        <w:t>、その他のファイ</w:t>
      </w:r>
      <w:r>
        <w:rPr>
          <w:color w:val="414042"/>
          <w:spacing w:val="-6"/>
          <w:w w:val="105"/>
        </w:rPr>
        <w:t>ルフォーマットの</w:t>
      </w:r>
      <w:r>
        <w:rPr>
          <w:color w:val="414042"/>
        </w:rPr>
        <w:t>も</w:t>
      </w:r>
      <w:r>
        <w:rPr>
          <w:color w:val="414042"/>
          <w:spacing w:val="-10"/>
          <w:w w:val="105"/>
        </w:rPr>
        <w:t>のを含んでいるのか、ということ</w:t>
      </w:r>
      <w:r>
        <w:rPr>
          <w:color w:val="414042"/>
          <w:spacing w:val="-7"/>
        </w:rPr>
        <w:t>も</w:t>
      </w:r>
      <w:r>
        <w:rPr>
          <w:color w:val="414042"/>
          <w:spacing w:val="-12"/>
          <w:w w:val="105"/>
        </w:rPr>
        <w:t>質問するでしょう。監査対象の</w:t>
      </w:r>
      <w:del w:id="50" w:author="工内隆" w:date="2018-02-15T15:48:00Z">
        <w:r w:rsidDel="00D51C76">
          <w:rPr>
            <w:color w:val="414042"/>
            <w:spacing w:val="-12"/>
            <w:w w:val="105"/>
          </w:rPr>
          <w:delText xml:space="preserve">  </w:delText>
        </w:r>
      </w:del>
      <w:r>
        <w:rPr>
          <w:color w:val="414042"/>
          <w:spacing w:val="-13"/>
          <w:w w:val="110"/>
        </w:rPr>
        <w:t>ファイルの拡張子を知るのはときとして、監査人にとって</w:t>
      </w:r>
      <w:r>
        <w:rPr>
          <w:color w:val="414042"/>
        </w:rPr>
        <w:t>も</w:t>
      </w:r>
      <w:r>
        <w:rPr>
          <w:color w:val="414042"/>
          <w:spacing w:val="-9"/>
          <w:w w:val="110"/>
        </w:rPr>
        <w:t>有益なことなのです。</w:t>
      </w:r>
    </w:p>
    <w:p w:rsidR="00D01E5D" w:rsidRDefault="00D01E5D">
      <w:pPr>
        <w:pStyle w:val="a3"/>
        <w:rPr>
          <w:sz w:val="38"/>
        </w:rPr>
      </w:pPr>
    </w:p>
    <w:p w:rsidR="00D01E5D" w:rsidRDefault="0022633E">
      <w:pPr>
        <w:pStyle w:val="a3"/>
        <w:ind w:left="395" w:right="387"/>
        <w:jc w:val="both"/>
      </w:pPr>
      <w:r>
        <w:rPr>
          <w:color w:val="414042"/>
          <w:spacing w:val="-8"/>
          <w:w w:val="105"/>
        </w:rPr>
        <w:t>成熟した企業では通常自社プロダク</w:t>
      </w:r>
      <w:r>
        <w:rPr>
          <w:color w:val="414042"/>
        </w:rPr>
        <w:t>ト</w:t>
      </w:r>
      <w:r>
        <w:rPr>
          <w:color w:val="414042"/>
          <w:spacing w:val="-8"/>
          <w:w w:val="105"/>
        </w:rPr>
        <w:t>やプロジェク</w:t>
      </w:r>
      <w:r>
        <w:rPr>
          <w:color w:val="414042"/>
          <w:spacing w:val="-26"/>
        </w:rPr>
        <w:t>ト</w:t>
      </w:r>
      <w:r>
        <w:rPr>
          <w:color w:val="414042"/>
          <w:spacing w:val="-9"/>
          <w:w w:val="105"/>
        </w:rPr>
        <w:t>で使われているオープンソー</w:t>
      </w:r>
      <w:del w:id="51" w:author="工内隆" w:date="2018-02-15T15:48:00Z">
        <w:r w:rsidDel="00D51C76">
          <w:rPr>
            <w:color w:val="414042"/>
            <w:spacing w:val="-9"/>
            <w:w w:val="105"/>
          </w:rPr>
          <w:delText xml:space="preserve"> </w:delText>
        </w:r>
      </w:del>
      <w:r>
        <w:rPr>
          <w:color w:val="414042"/>
          <w:spacing w:val="-13"/>
          <w:w w:val="110"/>
        </w:rPr>
        <w:t>ス コンポーネン</w:t>
      </w:r>
      <w:r>
        <w:rPr>
          <w:color w:val="414042"/>
          <w:spacing w:val="-4"/>
        </w:rPr>
        <w:t>ト</w:t>
      </w:r>
      <w:r>
        <w:rPr>
          <w:color w:val="414042"/>
          <w:spacing w:val="-17"/>
          <w:w w:val="110"/>
        </w:rPr>
        <w:t>、バージョンについて記録を残していきます。こうい</w:t>
      </w:r>
      <w:r>
        <w:rPr>
          <w:color w:val="414042"/>
          <w:spacing w:val="-10"/>
          <w:w w:val="115"/>
        </w:rPr>
        <w:t>っ</w:t>
      </w:r>
      <w:r>
        <w:rPr>
          <w:color w:val="414042"/>
          <w:w w:val="110"/>
        </w:rPr>
        <w:t>た情報は非</w:t>
      </w:r>
      <w:r>
        <w:rPr>
          <w:color w:val="414042"/>
          <w:spacing w:val="-10"/>
          <w:w w:val="105"/>
        </w:rPr>
        <w:t>常に有益で、監査人が見込むワークロー</w:t>
      </w:r>
      <w:r>
        <w:rPr>
          <w:color w:val="414042"/>
        </w:rPr>
        <w:t>ド</w:t>
      </w:r>
      <w:r>
        <w:rPr>
          <w:color w:val="414042"/>
          <w:spacing w:val="-15"/>
          <w:w w:val="105"/>
        </w:rPr>
        <w:t>についての理解を向上させてくれます。</w:t>
      </w:r>
    </w:p>
    <w:p w:rsidR="00D01E5D" w:rsidRDefault="00D01E5D">
      <w:pPr>
        <w:pStyle w:val="a3"/>
        <w:spacing w:before="5"/>
      </w:pPr>
    </w:p>
    <w:p w:rsidR="00D01E5D" w:rsidRDefault="0022633E">
      <w:pPr>
        <w:pStyle w:val="a3"/>
        <w:ind w:left="395" w:right="337"/>
        <w:jc w:val="both"/>
      </w:pPr>
      <w:r>
        <w:rPr>
          <w:color w:val="414042"/>
          <w:spacing w:val="-10"/>
          <w:w w:val="105"/>
        </w:rPr>
        <w:t>監査費用の議論は規模やスコープに基づき監査プロセスの中で</w:t>
      </w:r>
      <w:r>
        <w:rPr>
          <w:color w:val="414042"/>
        </w:rPr>
        <w:t>も</w:t>
      </w:r>
      <w:r>
        <w:rPr>
          <w:color w:val="414042"/>
          <w:spacing w:val="-3"/>
          <w:w w:val="105"/>
        </w:rPr>
        <w:t>早期に起こる</w:t>
      </w:r>
      <w:r>
        <w:rPr>
          <w:color w:val="414042"/>
          <w:spacing w:val="-13"/>
          <w:w w:val="105"/>
        </w:rPr>
        <w:t>ため、買収企業が前述のような情報のすべてにアクセスすることができないか</w:t>
      </w:r>
      <w:r>
        <w:rPr>
          <w:color w:val="414042"/>
        </w:rPr>
        <w:t>も</w:t>
      </w:r>
      <w:r>
        <w:rPr>
          <w:color w:val="414042"/>
          <w:w w:val="105"/>
        </w:rPr>
        <w:t>し</w:t>
      </w:r>
      <w:del w:id="52" w:author="工内隆" w:date="2018-02-15T15:49:00Z">
        <w:r w:rsidDel="00D51C76">
          <w:rPr>
            <w:color w:val="414042"/>
            <w:w w:val="105"/>
          </w:rPr>
          <w:delText xml:space="preserve">  </w:delText>
        </w:r>
      </w:del>
      <w:r>
        <w:rPr>
          <w:color w:val="414042"/>
          <w:spacing w:val="-14"/>
          <w:w w:val="105"/>
        </w:rPr>
        <w:t>れません。少なくと</w:t>
      </w:r>
      <w:r>
        <w:rPr>
          <w:color w:val="414042"/>
          <w:spacing w:val="-5"/>
        </w:rPr>
        <w:t>も</w:t>
      </w:r>
      <w:r>
        <w:rPr>
          <w:color w:val="414042"/>
          <w:spacing w:val="-10"/>
          <w:w w:val="105"/>
        </w:rPr>
        <w:t>監査人はスキャンするファイルの数を作業開始の前に理解し</w:t>
      </w:r>
      <w:del w:id="53" w:author="工内隆" w:date="2018-02-15T15:49:00Z">
        <w:r w:rsidDel="00D51C76">
          <w:rPr>
            <w:color w:val="414042"/>
            <w:spacing w:val="-10"/>
            <w:w w:val="105"/>
          </w:rPr>
          <w:delText xml:space="preserve"> </w:delText>
        </w:r>
      </w:del>
      <w:r>
        <w:rPr>
          <w:color w:val="414042"/>
          <w:spacing w:val="-5"/>
          <w:w w:val="105"/>
        </w:rPr>
        <w:t>ておく必要があ</w:t>
      </w:r>
      <w:r>
        <w:rPr>
          <w:color w:val="414042"/>
        </w:rPr>
        <w:t>り</w:t>
      </w:r>
      <w:r>
        <w:rPr>
          <w:color w:val="414042"/>
          <w:spacing w:val="-12"/>
          <w:w w:val="105"/>
        </w:rPr>
        <w:t>ます。ただし、追加の情報が見積</w:t>
      </w:r>
      <w:r>
        <w:rPr>
          <w:color w:val="414042"/>
        </w:rPr>
        <w:t>もり</w:t>
      </w:r>
      <w:r>
        <w:rPr>
          <w:color w:val="414042"/>
          <w:spacing w:val="-5"/>
          <w:w w:val="105"/>
        </w:rPr>
        <w:t>の精度を上げてくれることがあ</w:t>
      </w:r>
      <w:r>
        <w:rPr>
          <w:color w:val="414042"/>
          <w:spacing w:val="-5"/>
        </w:rPr>
        <w:t>り</w:t>
      </w:r>
      <w:r>
        <w:rPr>
          <w:color w:val="414042"/>
          <w:spacing w:val="-14"/>
          <w:w w:val="105"/>
        </w:rPr>
        <w:t>ます。監査人が作業スコープを理解する上で十分な情報が得られれば、彼ら</w:t>
      </w:r>
      <w:r>
        <w:rPr>
          <w:color w:val="414042"/>
          <w:spacing w:val="-13"/>
          <w:w w:val="105"/>
        </w:rPr>
        <w:t>は緊急性の理解を必要とするでしょう。それが監査のコス</w:t>
      </w:r>
      <w:r>
        <w:rPr>
          <w:color w:val="414042"/>
        </w:rPr>
        <w:t>ト</w:t>
      </w:r>
      <w:r>
        <w:rPr>
          <w:color w:val="414042"/>
          <w:spacing w:val="-5"/>
          <w:w w:val="105"/>
        </w:rPr>
        <w:t>に著しいインパク</w:t>
      </w:r>
      <w:r>
        <w:rPr>
          <w:color w:val="414042"/>
          <w:spacing w:val="5"/>
        </w:rPr>
        <w:t>ト</w:t>
      </w:r>
      <w:r>
        <w:rPr>
          <w:color w:val="414042"/>
          <w:spacing w:val="-6"/>
          <w:w w:val="105"/>
        </w:rPr>
        <w:t>を与</w:t>
      </w:r>
      <w:r>
        <w:rPr>
          <w:color w:val="414042"/>
          <w:spacing w:val="-11"/>
          <w:w w:val="110"/>
        </w:rPr>
        <w:t>えることになるからです。</w:t>
      </w:r>
    </w:p>
    <w:p w:rsidR="00D01E5D" w:rsidRDefault="00D01E5D">
      <w:pPr>
        <w:jc w:val="both"/>
        <w:sectPr w:rsidR="00D01E5D">
          <w:headerReference w:type="default" r:id="rId61"/>
          <w:footerReference w:type="default" r:id="rId62"/>
          <w:pgSz w:w="12240" w:h="15840"/>
          <w:pgMar w:top="0" w:right="1240" w:bottom="760" w:left="1180" w:header="0" w:footer="560" w:gutter="0"/>
          <w:pgNumType w:start="12"/>
          <w:cols w:space="720"/>
        </w:sectPr>
      </w:pPr>
    </w:p>
    <w:p w:rsidR="00D01E5D" w:rsidRDefault="005668DD">
      <w:pPr>
        <w:pStyle w:val="a3"/>
        <w:rPr>
          <w:sz w:val="20"/>
        </w:rPr>
      </w:pPr>
      <w:r>
        <w:rPr>
          <w:noProof/>
        </w:rPr>
        <w:lastRenderedPageBreak/>
        <mc:AlternateContent>
          <mc:Choice Requires="wps">
            <w:drawing>
              <wp:anchor distT="0" distB="0" distL="114300" distR="114300" simplePos="0" relativeHeight="251651072" behindDoc="0" locked="0" layoutInCell="1" allowOverlap="1">
                <wp:simplePos x="0" y="0"/>
                <wp:positionH relativeFrom="page">
                  <wp:posOffset>607060</wp:posOffset>
                </wp:positionH>
                <wp:positionV relativeFrom="page">
                  <wp:posOffset>529590</wp:posOffset>
                </wp:positionV>
                <wp:extent cx="6583680" cy="0"/>
                <wp:effectExtent l="6985" t="15240" r="10160" b="13335"/>
                <wp:wrapNone/>
                <wp:docPr id="376"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FED26" id="Line 5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" strokecolor="#0096d6" strokeweight="1pt">
                <w10:wrap anchorx="page" anchory="page"/>
              </v:line>
            </w:pict>
          </mc:Fallback>
        </mc:AlternateContent>
      </w: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spacing w:before="11"/>
      </w:pPr>
    </w:p>
    <w:p w:rsidR="00D01E5D" w:rsidRDefault="0022633E">
      <w:pPr>
        <w:spacing w:before="211"/>
        <w:ind w:left="395"/>
        <w:rPr>
          <w:sz w:val="68"/>
        </w:rPr>
      </w:pPr>
      <w:bookmarkStart w:id="54" w:name="_bookmark4"/>
      <w:bookmarkEnd w:id="54"/>
      <w:r>
        <w:rPr>
          <w:rFonts w:ascii="Arial" w:eastAsia="Arial"/>
          <w:b/>
          <w:color w:val="009EDA"/>
          <w:sz w:val="300"/>
        </w:rPr>
        <w:t>5</w:t>
      </w:r>
      <w:r>
        <w:rPr>
          <w:rFonts w:ascii="Arial" w:eastAsia="Arial"/>
          <w:b/>
          <w:color w:val="009EDA"/>
          <w:spacing w:val="-144"/>
          <w:sz w:val="300"/>
        </w:rPr>
        <w:t xml:space="preserve"> </w:t>
      </w:r>
      <w:r>
        <w:rPr>
          <w:color w:val="009EDA"/>
          <w:spacing w:val="-27"/>
          <w:sz w:val="68"/>
        </w:rPr>
        <w:t>監査手法</w:t>
      </w:r>
    </w:p>
    <w:p w:rsidR="00D01E5D" w:rsidRDefault="00D01E5D">
      <w:pPr>
        <w:rPr>
          <w:sz w:val="68"/>
        </w:rPr>
        <w:sectPr w:rsidR="00D01E5D">
          <w:headerReference w:type="default" r:id="rId63"/>
          <w:footerReference w:type="default" r:id="rId64"/>
          <w:pgSz w:w="12240" w:h="15840"/>
          <w:pgMar w:top="820" w:right="1240" w:bottom="760" w:left="1180" w:header="0" w:footer="560" w:gutter="0"/>
          <w:pgNumType w:start="13"/>
          <w:cols w:space="720"/>
        </w:sect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spacing w:before="3"/>
        <w:rPr>
          <w:sz w:val="24"/>
        </w:rPr>
      </w:pPr>
    </w:p>
    <w:p w:rsidR="00D01E5D" w:rsidRDefault="0022633E">
      <w:pPr>
        <w:pStyle w:val="a3"/>
        <w:spacing w:before="61"/>
        <w:ind w:left="395" w:right="373"/>
      </w:pPr>
      <w:r>
        <w:rPr>
          <w:color w:val="414042"/>
          <w:spacing w:val="2"/>
          <w:w w:val="115"/>
        </w:rPr>
        <w:t>オ</w:t>
      </w:r>
      <w:r>
        <w:rPr>
          <w:color w:val="414042"/>
          <w:spacing w:val="-15"/>
          <w:w w:val="105"/>
        </w:rPr>
        <w:t>ー</w:t>
      </w:r>
      <w:r>
        <w:rPr>
          <w:color w:val="414042"/>
          <w:spacing w:val="12"/>
          <w:w w:val="115"/>
        </w:rPr>
        <w:t>プ</w:t>
      </w:r>
      <w:r>
        <w:rPr>
          <w:color w:val="414042"/>
          <w:spacing w:val="-6"/>
          <w:w w:val="105"/>
        </w:rPr>
        <w:t>ンソース監査を実施する際</w:t>
      </w:r>
      <w:ins w:id="55" w:author="工内隆" w:date="2018-02-15T15:57:00Z">
        <w:r w:rsidR="00CC0F3F">
          <w:rPr>
            <w:rFonts w:hint="eastAsia"/>
            <w:color w:val="414042"/>
            <w:spacing w:val="-6"/>
            <w:w w:val="105"/>
          </w:rPr>
          <w:t>、</w:t>
        </w:r>
      </w:ins>
      <w:del w:id="56" w:author="工内隆" w:date="2018-02-15T15:57:00Z">
        <w:r w:rsidDel="00CC0F3F">
          <w:rPr>
            <w:color w:val="414042"/>
            <w:spacing w:val="-6"/>
            <w:w w:val="105"/>
          </w:rPr>
          <w:delText>に活用する</w:delText>
        </w:r>
      </w:del>
      <w:r>
        <w:rPr>
          <w:color w:val="414042"/>
          <w:spacing w:val="-6"/>
          <w:w w:val="105"/>
        </w:rPr>
        <w:t>ツー</w:t>
      </w:r>
      <w:r>
        <w:rPr>
          <w:color w:val="414042"/>
          <w:spacing w:val="5"/>
          <w:w w:val="115"/>
        </w:rPr>
        <w:t>ル</w:t>
      </w:r>
      <w:r>
        <w:rPr>
          <w:color w:val="414042"/>
          <w:w w:val="105"/>
        </w:rPr>
        <w:t>の機能</w:t>
      </w:r>
      <w:ins w:id="57" w:author="工内隆" w:date="2018-02-15T15:58:00Z">
        <w:r w:rsidR="00CC0F3F">
          <w:rPr>
            <w:rFonts w:hint="eastAsia"/>
            <w:color w:val="414042"/>
            <w:w w:val="105"/>
          </w:rPr>
          <w:t>が</w:t>
        </w:r>
      </w:ins>
      <w:del w:id="58" w:author="工内隆" w:date="2018-02-15T15:58:00Z">
        <w:r w:rsidDel="00CC0F3F">
          <w:rPr>
            <w:color w:val="414042"/>
            <w:w w:val="105"/>
          </w:rPr>
          <w:delText>で</w:delText>
        </w:r>
      </w:del>
      <w:r>
        <w:rPr>
          <w:color w:val="414042"/>
          <w:w w:val="105"/>
        </w:rPr>
        <w:t>買収企業に</w:t>
      </w:r>
      <w:del w:id="59" w:author="工内隆" w:date="2018-02-15T15:58:00Z">
        <w:r w:rsidDel="00CC0F3F">
          <w:rPr>
            <w:color w:val="414042"/>
            <w:w w:val="105"/>
          </w:rPr>
          <w:delText>と</w:delText>
        </w:r>
        <w:r w:rsidDel="00CC0F3F">
          <w:rPr>
            <w:color w:val="414042"/>
            <w:w w:val="115"/>
          </w:rPr>
          <w:delText>っ</w:delText>
        </w:r>
      </w:del>
      <w:del w:id="60" w:author="工内隆" w:date="2018-02-15T15:54:00Z">
        <w:r w:rsidDel="00D51C76">
          <w:rPr>
            <w:color w:val="414042"/>
            <w:w w:val="115"/>
          </w:rPr>
          <w:delText xml:space="preserve">  </w:delText>
        </w:r>
      </w:del>
      <w:del w:id="61" w:author="工内隆" w:date="2018-02-15T15:58:00Z">
        <w:r w:rsidDel="00CC0F3F">
          <w:rPr>
            <w:color w:val="414042"/>
            <w:spacing w:val="7"/>
            <w:w w:val="115"/>
          </w:rPr>
          <w:delText>て</w:delText>
        </w:r>
      </w:del>
      <w:r>
        <w:rPr>
          <w:color w:val="414042"/>
          <w:spacing w:val="-9"/>
          <w:w w:val="105"/>
        </w:rPr>
        <w:t>有意義な価値をもたら</w:t>
      </w:r>
      <w:ins w:id="62" w:author="工内隆" w:date="2018-02-15T15:58:00Z">
        <w:r w:rsidR="00CC0F3F">
          <w:rPr>
            <w:rFonts w:hint="eastAsia"/>
            <w:color w:val="414042"/>
            <w:spacing w:val="-9"/>
            <w:w w:val="105"/>
          </w:rPr>
          <w:t>し</w:t>
        </w:r>
      </w:ins>
      <w:del w:id="63" w:author="工内隆" w:date="2018-02-15T15:58:00Z">
        <w:r w:rsidDel="00CC0F3F">
          <w:rPr>
            <w:color w:val="414042"/>
            <w:spacing w:val="-9"/>
            <w:w w:val="105"/>
          </w:rPr>
          <w:delText>すものがあり</w:delText>
        </w:r>
      </w:del>
      <w:r>
        <w:rPr>
          <w:color w:val="414042"/>
          <w:spacing w:val="-9"/>
          <w:w w:val="105"/>
        </w:rPr>
        <w:t>ます。</w:t>
      </w:r>
      <w:r>
        <w:rPr>
          <w:color w:val="414042"/>
          <w:w w:val="115"/>
        </w:rPr>
        <w:t>そ</w:t>
      </w:r>
      <w:r>
        <w:rPr>
          <w:color w:val="414042"/>
          <w:spacing w:val="-11"/>
          <w:w w:val="105"/>
        </w:rPr>
        <w:t>の中で最も重要な機能は、買収対象企業の</w:t>
      </w:r>
      <w:r>
        <w:rPr>
          <w:color w:val="414042"/>
          <w:w w:val="115"/>
        </w:rPr>
        <w:t>プ</w:t>
      </w:r>
      <w:r>
        <w:rPr>
          <w:color w:val="414042"/>
          <w:spacing w:val="-4"/>
          <w:w w:val="105"/>
        </w:rPr>
        <w:t>ロ</w:t>
      </w:r>
      <w:r>
        <w:rPr>
          <w:color w:val="414042"/>
          <w:spacing w:val="-11"/>
          <w:w w:val="115"/>
        </w:rPr>
        <w:t>プラ</w:t>
      </w:r>
      <w:r>
        <w:rPr>
          <w:color w:val="414042"/>
          <w:spacing w:val="-22"/>
          <w:w w:val="105"/>
        </w:rPr>
        <w:t>イ</w:t>
      </w:r>
      <w:r>
        <w:rPr>
          <w:color w:val="414042"/>
          <w:w w:val="115"/>
        </w:rPr>
        <w:t>エタ</w:t>
      </w:r>
      <w:r>
        <w:rPr>
          <w:color w:val="414042"/>
          <w:spacing w:val="3"/>
          <w:w w:val="105"/>
        </w:rPr>
        <w:t>リ  コー</w:t>
      </w:r>
      <w:r>
        <w:rPr>
          <w:color w:val="414042"/>
        </w:rPr>
        <w:t>ド</w:t>
      </w:r>
      <w:r>
        <w:rPr>
          <w:color w:val="414042"/>
          <w:spacing w:val="-9"/>
          <w:w w:val="105"/>
        </w:rPr>
        <w:t>に混入</w:t>
      </w:r>
      <w:r>
        <w:rPr>
          <w:color w:val="414042"/>
          <w:spacing w:val="-19"/>
          <w:w w:val="105"/>
        </w:rPr>
        <w:t>（</w:t>
      </w:r>
      <w:r>
        <w:rPr>
          <w:color w:val="414042"/>
          <w:spacing w:val="-6"/>
          <w:w w:val="105"/>
        </w:rPr>
        <w:t>もしくは</w:t>
      </w:r>
      <w:r>
        <w:rPr>
          <w:color w:val="414042"/>
          <w:w w:val="115"/>
        </w:rPr>
        <w:t>そ</w:t>
      </w:r>
      <w:r>
        <w:rPr>
          <w:color w:val="414042"/>
          <w:spacing w:val="-5"/>
          <w:w w:val="105"/>
        </w:rPr>
        <w:t>の逆</w:t>
      </w:r>
      <w:r>
        <w:rPr>
          <w:color w:val="414042"/>
          <w:spacing w:val="-15"/>
          <w:w w:val="105"/>
        </w:rPr>
        <w:t>）してしま</w:t>
      </w:r>
      <w:r>
        <w:rPr>
          <w:color w:val="414042"/>
          <w:spacing w:val="-10"/>
          <w:w w:val="115"/>
        </w:rPr>
        <w:t>っ</w:t>
      </w:r>
      <w:r>
        <w:rPr>
          <w:color w:val="414042"/>
          <w:spacing w:val="-30"/>
          <w:w w:val="105"/>
        </w:rPr>
        <w:t>た、</w:t>
      </w:r>
      <w:r>
        <w:rPr>
          <w:color w:val="414042"/>
          <w:spacing w:val="-4"/>
          <w:w w:val="115"/>
        </w:rPr>
        <w:t>オ</w:t>
      </w:r>
      <w:r>
        <w:rPr>
          <w:color w:val="414042"/>
          <w:spacing w:val="-23"/>
          <w:w w:val="105"/>
        </w:rPr>
        <w:t>ー</w:t>
      </w:r>
      <w:r>
        <w:rPr>
          <w:color w:val="414042"/>
          <w:spacing w:val="6"/>
          <w:w w:val="115"/>
        </w:rPr>
        <w:t>プ</w:t>
      </w:r>
      <w:r>
        <w:rPr>
          <w:color w:val="414042"/>
          <w:spacing w:val="-14"/>
          <w:w w:val="105"/>
        </w:rPr>
        <w:t>ンソー</w:t>
      </w:r>
      <w:r>
        <w:rPr>
          <w:color w:val="414042"/>
          <w:spacing w:val="-2"/>
          <w:w w:val="105"/>
        </w:rPr>
        <w:t>スコー</w:t>
      </w:r>
      <w:r>
        <w:rPr>
          <w:color w:val="414042"/>
        </w:rPr>
        <w:t>ド</w:t>
      </w:r>
      <w:r>
        <w:rPr>
          <w:color w:val="414042"/>
          <w:spacing w:val="-10"/>
          <w:w w:val="105"/>
        </w:rPr>
        <w:t>のス</w:t>
      </w:r>
      <w:r>
        <w:rPr>
          <w:color w:val="414042"/>
          <w:spacing w:val="-14"/>
          <w:w w:val="115"/>
        </w:rPr>
        <w:t>ニペッ</w:t>
      </w:r>
      <w:r>
        <w:rPr>
          <w:color w:val="414042"/>
          <w:spacing w:val="5"/>
        </w:rPr>
        <w:t>ト</w:t>
      </w:r>
      <w:r>
        <w:rPr>
          <w:color w:val="414042"/>
          <w:spacing w:val="-17"/>
          <w:w w:val="105"/>
        </w:rPr>
        <w:t>を検索する機能です。また、検知した結果に対する誤検知</w:t>
      </w:r>
    </w:p>
    <w:p w:rsidR="00D01E5D" w:rsidRDefault="0022633E">
      <w:pPr>
        <w:pStyle w:val="a3"/>
        <w:spacing w:before="5"/>
        <w:ind w:left="395" w:right="497"/>
      </w:pPr>
      <w:r>
        <w:rPr>
          <w:color w:val="414042"/>
          <w:spacing w:val="-3"/>
          <w:w w:val="105"/>
        </w:rPr>
        <w:t xml:space="preserve">（False </w:t>
      </w:r>
      <w:r>
        <w:rPr>
          <w:color w:val="414042"/>
          <w:spacing w:val="-7"/>
          <w:w w:val="105"/>
        </w:rPr>
        <w:t>positive）</w:t>
      </w:r>
      <w:r>
        <w:rPr>
          <w:color w:val="414042"/>
          <w:spacing w:val="-15"/>
          <w:w w:val="105"/>
        </w:rPr>
        <w:t>を自動的に削除してくれる機能もあり、これによって手作業を最</w:t>
      </w:r>
      <w:r>
        <w:rPr>
          <w:color w:val="414042"/>
          <w:spacing w:val="-12"/>
          <w:w w:val="105"/>
        </w:rPr>
        <w:t>小にすることができます。</w:t>
      </w:r>
    </w:p>
    <w:p w:rsidR="00D01E5D" w:rsidRDefault="00D01E5D">
      <w:pPr>
        <w:pStyle w:val="a3"/>
        <w:spacing w:before="8"/>
        <w:rPr>
          <w:sz w:val="37"/>
        </w:rPr>
      </w:pPr>
    </w:p>
    <w:p w:rsidR="00D01E5D" w:rsidRDefault="0022633E">
      <w:pPr>
        <w:pStyle w:val="a3"/>
        <w:spacing w:before="1"/>
        <w:ind w:left="395"/>
      </w:pPr>
      <w:r>
        <w:rPr>
          <w:color w:val="414042"/>
          <w:w w:val="105"/>
        </w:rPr>
        <w:t>監査の手法には以下の3つがあります。</w:t>
      </w:r>
    </w:p>
    <w:p w:rsidR="00D01E5D" w:rsidRDefault="00D01E5D">
      <w:pPr>
        <w:pStyle w:val="a3"/>
        <w:spacing w:before="2"/>
      </w:pPr>
    </w:p>
    <w:p w:rsidR="00D01E5D" w:rsidRDefault="0022633E">
      <w:pPr>
        <w:pStyle w:val="a4"/>
        <w:numPr>
          <w:ilvl w:val="0"/>
          <w:numId w:val="9"/>
        </w:numPr>
        <w:tabs>
          <w:tab w:val="left" w:pos="875"/>
          <w:tab w:val="left" w:pos="876"/>
        </w:tabs>
        <w:spacing w:before="0" w:line="254" w:lineRule="auto"/>
        <w:ind w:right="418" w:hanging="360"/>
        <w:rPr>
          <w:sz w:val="28"/>
        </w:rPr>
      </w:pPr>
      <w:r>
        <w:rPr>
          <w:color w:val="414042"/>
          <w:spacing w:val="-9"/>
          <w:w w:val="105"/>
          <w:sz w:val="28"/>
        </w:rPr>
        <w:t>伝統的な監査。監査人がすべてのコー</w:t>
      </w:r>
      <w:r>
        <w:rPr>
          <w:color w:val="414042"/>
          <w:sz w:val="28"/>
        </w:rPr>
        <w:t>ド</w:t>
      </w:r>
      <w:r>
        <w:rPr>
          <w:color w:val="414042"/>
          <w:spacing w:val="-5"/>
          <w:w w:val="105"/>
          <w:sz w:val="28"/>
        </w:rPr>
        <w:t>への完全な</w:t>
      </w:r>
      <w:r>
        <w:rPr>
          <w:color w:val="414042"/>
          <w:spacing w:val="-28"/>
          <w:w w:val="110"/>
          <w:sz w:val="28"/>
        </w:rPr>
        <w:t>ア</w:t>
      </w:r>
      <w:r>
        <w:rPr>
          <w:color w:val="414042"/>
          <w:spacing w:val="-12"/>
          <w:w w:val="105"/>
          <w:sz w:val="28"/>
        </w:rPr>
        <w:t>クセスを実施し、実地</w:t>
      </w:r>
      <w:r>
        <w:rPr>
          <w:color w:val="414042"/>
          <w:spacing w:val="-5"/>
          <w:w w:val="105"/>
          <w:sz w:val="28"/>
        </w:rPr>
        <w:t>もしくはリ</w:t>
      </w:r>
      <w:r>
        <w:rPr>
          <w:color w:val="414042"/>
          <w:spacing w:val="2"/>
          <w:w w:val="110"/>
          <w:sz w:val="28"/>
        </w:rPr>
        <w:t>モ</w:t>
      </w:r>
      <w:r>
        <w:rPr>
          <w:color w:val="414042"/>
          <w:w w:val="105"/>
          <w:sz w:val="28"/>
        </w:rPr>
        <w:t>ー</w:t>
      </w:r>
      <w:r>
        <w:rPr>
          <w:color w:val="414042"/>
          <w:spacing w:val="-26"/>
          <w:sz w:val="28"/>
        </w:rPr>
        <w:t>ト</w:t>
      </w:r>
      <w:r>
        <w:rPr>
          <w:color w:val="414042"/>
          <w:spacing w:val="-5"/>
          <w:w w:val="105"/>
          <w:sz w:val="28"/>
        </w:rPr>
        <w:t>で監査を実施します</w:t>
      </w:r>
    </w:p>
    <w:p w:rsidR="00D01E5D" w:rsidRDefault="0022633E">
      <w:pPr>
        <w:pStyle w:val="a4"/>
        <w:numPr>
          <w:ilvl w:val="0"/>
          <w:numId w:val="9"/>
        </w:numPr>
        <w:tabs>
          <w:tab w:val="left" w:pos="875"/>
          <w:tab w:val="left" w:pos="876"/>
        </w:tabs>
        <w:spacing w:before="200" w:line="254" w:lineRule="auto"/>
        <w:ind w:right="859" w:hanging="360"/>
        <w:rPr>
          <w:sz w:val="28"/>
        </w:rPr>
      </w:pPr>
      <w:r>
        <w:rPr>
          <w:color w:val="414042"/>
          <w:spacing w:val="-11"/>
          <w:w w:val="110"/>
          <w:sz w:val="28"/>
        </w:rPr>
        <w:t>ブラ</w:t>
      </w:r>
      <w:r>
        <w:rPr>
          <w:color w:val="414042"/>
          <w:w w:val="105"/>
          <w:sz w:val="28"/>
        </w:rPr>
        <w:t>イ</w:t>
      </w:r>
      <w:r>
        <w:rPr>
          <w:color w:val="414042"/>
          <w:spacing w:val="-3"/>
          <w:w w:val="110"/>
          <w:sz w:val="28"/>
        </w:rPr>
        <w:t>ン</w:t>
      </w:r>
      <w:r>
        <w:rPr>
          <w:color w:val="414042"/>
          <w:spacing w:val="-12"/>
          <w:w w:val="105"/>
          <w:sz w:val="28"/>
        </w:rPr>
        <w:t>ド監査。監査人はソースコー</w:t>
      </w:r>
      <w:r>
        <w:rPr>
          <w:color w:val="414042"/>
          <w:spacing w:val="5"/>
          <w:sz w:val="28"/>
        </w:rPr>
        <w:t>ド</w:t>
      </w:r>
      <w:r>
        <w:rPr>
          <w:color w:val="414042"/>
          <w:spacing w:val="-10"/>
          <w:w w:val="105"/>
          <w:sz w:val="28"/>
        </w:rPr>
        <w:t>を見ることなく、リ</w:t>
      </w:r>
      <w:r>
        <w:rPr>
          <w:color w:val="414042"/>
          <w:spacing w:val="2"/>
          <w:w w:val="110"/>
          <w:sz w:val="28"/>
        </w:rPr>
        <w:t>モ</w:t>
      </w:r>
      <w:r>
        <w:rPr>
          <w:color w:val="414042"/>
          <w:w w:val="105"/>
          <w:sz w:val="28"/>
        </w:rPr>
        <w:t>ー</w:t>
      </w:r>
      <w:r>
        <w:rPr>
          <w:color w:val="414042"/>
          <w:spacing w:val="-26"/>
          <w:sz w:val="28"/>
        </w:rPr>
        <w:t>ト</w:t>
      </w:r>
      <w:r>
        <w:rPr>
          <w:color w:val="414042"/>
          <w:spacing w:val="-3"/>
          <w:w w:val="105"/>
          <w:sz w:val="28"/>
        </w:rPr>
        <w:t>で作業を行</w:t>
      </w:r>
      <w:r>
        <w:rPr>
          <w:color w:val="414042"/>
          <w:spacing w:val="-5"/>
          <w:w w:val="105"/>
          <w:sz w:val="28"/>
        </w:rPr>
        <w:t>います</w:t>
      </w:r>
    </w:p>
    <w:p w:rsidR="00D01E5D" w:rsidRDefault="0022633E">
      <w:pPr>
        <w:pStyle w:val="a4"/>
        <w:numPr>
          <w:ilvl w:val="0"/>
          <w:numId w:val="9"/>
        </w:numPr>
        <w:tabs>
          <w:tab w:val="left" w:pos="875"/>
          <w:tab w:val="left" w:pos="876"/>
        </w:tabs>
        <w:spacing w:before="199" w:line="254" w:lineRule="auto"/>
        <w:ind w:right="767" w:hanging="360"/>
        <w:rPr>
          <w:sz w:val="28"/>
        </w:rPr>
      </w:pPr>
      <w:r w:rsidRPr="005668DD">
        <w:rPr>
          <w:color w:val="414042"/>
          <w:spacing w:val="-7"/>
          <w:w w:val="105"/>
          <w:sz w:val="28"/>
          <w:lang w:val="en-US"/>
        </w:rPr>
        <w:t>DIY（Do</w:t>
      </w:r>
      <w:r w:rsidRPr="005668DD">
        <w:rPr>
          <w:color w:val="414042"/>
          <w:spacing w:val="-33"/>
          <w:w w:val="105"/>
          <w:sz w:val="28"/>
          <w:lang w:val="en-US"/>
        </w:rPr>
        <w:t xml:space="preserve"> </w:t>
      </w:r>
      <w:r w:rsidRPr="005668DD">
        <w:rPr>
          <w:color w:val="414042"/>
          <w:spacing w:val="-5"/>
          <w:w w:val="105"/>
          <w:sz w:val="28"/>
          <w:lang w:val="en-US"/>
        </w:rPr>
        <w:t>It</w:t>
      </w:r>
      <w:r w:rsidRPr="005668DD">
        <w:rPr>
          <w:color w:val="414042"/>
          <w:spacing w:val="-33"/>
          <w:w w:val="105"/>
          <w:sz w:val="28"/>
          <w:lang w:val="en-US"/>
        </w:rPr>
        <w:t xml:space="preserve"> </w:t>
      </w:r>
      <w:r w:rsidRPr="005668DD">
        <w:rPr>
          <w:color w:val="414042"/>
          <w:spacing w:val="-8"/>
          <w:w w:val="105"/>
          <w:sz w:val="28"/>
          <w:lang w:val="en-US"/>
        </w:rPr>
        <w:t>Yourself）</w:t>
      </w:r>
      <w:r>
        <w:rPr>
          <w:color w:val="414042"/>
          <w:spacing w:val="-13"/>
          <w:w w:val="105"/>
          <w:sz w:val="28"/>
        </w:rPr>
        <w:t>監査。買収対象企業もしくは買収企業が自分自身</w:t>
      </w:r>
      <w:r>
        <w:rPr>
          <w:color w:val="414042"/>
          <w:spacing w:val="-17"/>
          <w:w w:val="105"/>
          <w:sz w:val="28"/>
        </w:rPr>
        <w:t>で大半の監査作業を実際に行います。監査企業からは、監査ツール、サポ</w:t>
      </w:r>
      <w:r>
        <w:rPr>
          <w:color w:val="414042"/>
          <w:spacing w:val="-13"/>
          <w:w w:val="105"/>
          <w:sz w:val="28"/>
        </w:rPr>
        <w:t>ート、さらには、監査結果に対する無作為的な検証などが提供されることがあります</w:t>
      </w:r>
    </w:p>
    <w:p w:rsidR="00D01E5D" w:rsidRDefault="00D01E5D">
      <w:pPr>
        <w:pStyle w:val="a3"/>
        <w:spacing w:before="7"/>
        <w:rPr>
          <w:sz w:val="29"/>
        </w:rPr>
      </w:pPr>
    </w:p>
    <w:p w:rsidR="00D01E5D" w:rsidRDefault="005668DD">
      <w:pPr>
        <w:pStyle w:val="2"/>
        <w:numPr>
          <w:ilvl w:val="1"/>
          <w:numId w:val="8"/>
        </w:numPr>
        <w:tabs>
          <w:tab w:val="left" w:pos="1140"/>
        </w:tabs>
      </w:pPr>
      <w:r>
        <w:rPr>
          <w:noProof/>
        </w:rPr>
        <mc:AlternateContent>
          <mc:Choice Requires="wps">
            <w:drawing>
              <wp:anchor distT="0" distB="0" distL="0" distR="0" simplePos="0" relativeHeight="251652096" behindDoc="0" locked="0" layoutInCell="1" allowOverlap="1">
                <wp:simplePos x="0" y="0"/>
                <wp:positionH relativeFrom="page">
                  <wp:posOffset>1000125</wp:posOffset>
                </wp:positionH>
                <wp:positionV relativeFrom="paragraph">
                  <wp:posOffset>438150</wp:posOffset>
                </wp:positionV>
                <wp:extent cx="5772785" cy="0"/>
                <wp:effectExtent l="9525" t="8255" r="8890" b="10795"/>
                <wp:wrapTopAndBottom/>
                <wp:docPr id="375"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98AED" id="Line 50" o:spid="_x0000_s1026" style="position:absolute;left:0;text-align:lef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4.5pt" to="533.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" strokecolor="#aaaaad" strokeweight="1pt">
                <w10:wrap type="topAndBottom" anchorx="page"/>
              </v:line>
            </w:pict>
          </mc:Fallback>
        </mc:AlternateContent>
      </w:r>
      <w:r w:rsidR="0022633E">
        <w:rPr>
          <w:color w:val="414042"/>
          <w:spacing w:val="-5"/>
        </w:rPr>
        <w:t>伝統的な監査手法</w:t>
      </w:r>
    </w:p>
    <w:p w:rsidR="00D01E5D" w:rsidRDefault="0022633E">
      <w:pPr>
        <w:pStyle w:val="a3"/>
        <w:spacing w:before="251"/>
        <w:ind w:left="395" w:right="357"/>
      </w:pPr>
      <w:r>
        <w:rPr>
          <w:color w:val="414042"/>
          <w:spacing w:val="-7"/>
          <w:w w:val="110"/>
        </w:rPr>
        <w:t>私がこの手法を「伝統的</w:t>
      </w:r>
      <w:r>
        <w:rPr>
          <w:color w:val="414042"/>
          <w:spacing w:val="-6"/>
          <w:w w:val="110"/>
        </w:rPr>
        <w:t>（Traditional）</w:t>
      </w:r>
      <w:r>
        <w:rPr>
          <w:color w:val="414042"/>
          <w:spacing w:val="-14"/>
          <w:w w:val="110"/>
        </w:rPr>
        <w:t>」と呼ぶのは、これがオープンソース コン</w:t>
      </w:r>
      <w:r>
        <w:rPr>
          <w:color w:val="414042"/>
          <w:spacing w:val="-12"/>
          <w:w w:val="110"/>
        </w:rPr>
        <w:t>プライアンスを目的としたソースコー</w:t>
      </w:r>
      <w:r>
        <w:rPr>
          <w:color w:val="414042"/>
          <w:spacing w:val="-4"/>
          <w:w w:val="105"/>
        </w:rPr>
        <w:t>ド</w:t>
      </w:r>
      <w:r>
        <w:rPr>
          <w:color w:val="414042"/>
          <w:spacing w:val="-15"/>
          <w:w w:val="110"/>
        </w:rPr>
        <w:t>スキャンのもともとの手法だったためです。伝</w:t>
      </w:r>
      <w:r>
        <w:rPr>
          <w:color w:val="414042"/>
          <w:spacing w:val="-14"/>
          <w:w w:val="105"/>
        </w:rPr>
        <w:t>統的な監査では、サードパーティの監査企業の監査人がソースコードにクラウドシ</w:t>
      </w:r>
      <w:r>
        <w:rPr>
          <w:color w:val="414042"/>
          <w:spacing w:val="-18"/>
          <w:w w:val="105"/>
        </w:rPr>
        <w:t xml:space="preserve">ステム経由でリモートからアクセスしたり、物理的に現地へ足を運んだりしてソース  </w:t>
      </w:r>
      <w:r>
        <w:rPr>
          <w:color w:val="414042"/>
          <w:spacing w:val="-2"/>
          <w:w w:val="110"/>
        </w:rPr>
        <w:t>コー</w:t>
      </w:r>
      <w:r>
        <w:rPr>
          <w:color w:val="414042"/>
          <w:spacing w:val="-4"/>
          <w:w w:val="105"/>
        </w:rPr>
        <w:t>ド</w:t>
      </w:r>
      <w:r>
        <w:rPr>
          <w:color w:val="414042"/>
          <w:spacing w:val="-12"/>
          <w:w w:val="110"/>
        </w:rPr>
        <w:t>スキャンを実施します。</w:t>
      </w:r>
    </w:p>
    <w:p w:rsidR="00D01E5D" w:rsidRDefault="00D01E5D">
      <w:pPr>
        <w:sectPr w:rsidR="00D01E5D">
          <w:headerReference w:type="default" r:id="rId65"/>
          <w:pgSz w:w="12240" w:h="15840"/>
          <w:pgMar w:top="880" w:right="1240" w:bottom="760" w:left="1180" w:header="10" w:footer="560" w:gutter="0"/>
          <w:cols w:space="720"/>
        </w:sectPr>
      </w:pPr>
    </w:p>
    <w:p w:rsidR="00D01E5D" w:rsidRDefault="00D01E5D">
      <w:pPr>
        <w:pStyle w:val="a3"/>
        <w:rPr>
          <w:sz w:val="20"/>
        </w:rPr>
      </w:pPr>
    </w:p>
    <w:p w:rsidR="00D01E5D" w:rsidRDefault="00D01E5D">
      <w:pPr>
        <w:pStyle w:val="a3"/>
        <w:rPr>
          <w:sz w:val="20"/>
        </w:rPr>
      </w:pPr>
    </w:p>
    <w:p w:rsidR="00D01E5D" w:rsidRDefault="00D01E5D">
      <w:pPr>
        <w:pStyle w:val="a3"/>
        <w:spacing w:before="5"/>
        <w:rPr>
          <w:sz w:val="23"/>
        </w:rPr>
      </w:pPr>
    </w:p>
    <w:p w:rsidR="00D01E5D" w:rsidRDefault="0022633E">
      <w:pPr>
        <w:pStyle w:val="a3"/>
        <w:ind w:left="425"/>
        <w:rPr>
          <w:sz w:val="20"/>
        </w:rPr>
      </w:pPr>
      <w:r>
        <w:rPr>
          <w:noProof/>
          <w:sz w:val="20"/>
        </w:rPr>
        <w:drawing>
          <wp:inline distT="0" distB="0" distL="0" distR="0">
            <wp:extent cx="5729813" cy="4838319"/>
            <wp:effectExtent l="0" t="0" r="0" b="0"/>
            <wp:docPr id="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4.jpeg"/>
                    <pic:cNvPicPr/>
                  </pic:nvPicPr>
                  <pic:blipFill>
                    <a:blip r:embed="rId66" cstate="print"/>
                    <a:stretch>
                      <a:fillRect/>
                    </a:stretch>
                  </pic:blipFill>
                  <pic:spPr>
                    <a:xfrm>
                      <a:off x="0" y="0"/>
                      <a:ext cx="5729813" cy="4838319"/>
                    </a:xfrm>
                    <a:prstGeom prst="rect">
                      <a:avLst/>
                    </a:prstGeom>
                  </pic:spPr>
                </pic:pic>
              </a:graphicData>
            </a:graphic>
          </wp:inline>
        </w:drawing>
      </w:r>
    </w:p>
    <w:p w:rsidR="00D01E5D" w:rsidRDefault="00D01E5D">
      <w:pPr>
        <w:pStyle w:val="a3"/>
        <w:spacing w:before="6"/>
        <w:rPr>
          <w:sz w:val="18"/>
        </w:rPr>
      </w:pPr>
    </w:p>
    <w:p w:rsidR="00D01E5D" w:rsidRDefault="0022633E">
      <w:pPr>
        <w:spacing w:before="72"/>
        <w:ind w:left="395"/>
        <w:rPr>
          <w:sz w:val="20"/>
        </w:rPr>
      </w:pPr>
      <w:r>
        <w:rPr>
          <w:color w:val="009EDA"/>
          <w:w w:val="105"/>
          <w:sz w:val="20"/>
        </w:rPr>
        <w:t>図5：M&amp;A取引における伝統的な監査手法</w:t>
      </w:r>
    </w:p>
    <w:p w:rsidR="00D01E5D" w:rsidRDefault="00D01E5D">
      <w:pPr>
        <w:pStyle w:val="a3"/>
        <w:spacing w:before="3"/>
        <w:rPr>
          <w:sz w:val="25"/>
        </w:rPr>
      </w:pPr>
    </w:p>
    <w:p w:rsidR="00D01E5D" w:rsidRDefault="0022633E">
      <w:pPr>
        <w:pStyle w:val="a3"/>
        <w:spacing w:before="61"/>
        <w:ind w:left="395" w:right="423"/>
        <w:jc w:val="both"/>
      </w:pPr>
      <w:r>
        <w:rPr>
          <w:color w:val="414042"/>
          <w:w w:val="105"/>
        </w:rPr>
        <w:t>図5</w:t>
      </w:r>
      <w:r>
        <w:rPr>
          <w:color w:val="414042"/>
          <w:spacing w:val="-15"/>
          <w:w w:val="105"/>
        </w:rPr>
        <w:t>では、次に挙げる伝統的な監査手法のプロセスを示しています。このプロセス</w:t>
      </w:r>
      <w:r>
        <w:rPr>
          <w:color w:val="414042"/>
          <w:spacing w:val="-17"/>
          <w:w w:val="105"/>
        </w:rPr>
        <w:t xml:space="preserve">は、サービスプロバイダごとに微妙に異なってくるので留意してください。伝統的な  </w:t>
      </w:r>
      <w:r>
        <w:rPr>
          <w:color w:val="414042"/>
          <w:spacing w:val="-16"/>
          <w:w w:val="110"/>
        </w:rPr>
        <w:t>監査プロセスの典型的なものとして以下のようなステップがあります。</w:t>
      </w:r>
    </w:p>
    <w:p w:rsidR="00D01E5D" w:rsidRDefault="00D01E5D">
      <w:pPr>
        <w:pStyle w:val="a3"/>
        <w:spacing w:before="5"/>
      </w:pPr>
    </w:p>
    <w:p w:rsidR="00D01E5D" w:rsidRDefault="0022633E">
      <w:pPr>
        <w:pStyle w:val="a4"/>
        <w:numPr>
          <w:ilvl w:val="2"/>
          <w:numId w:val="8"/>
        </w:numPr>
        <w:tabs>
          <w:tab w:val="left" w:pos="1196"/>
        </w:tabs>
        <w:spacing w:before="0"/>
        <w:rPr>
          <w:sz w:val="28"/>
        </w:rPr>
      </w:pPr>
      <w:r>
        <w:rPr>
          <w:color w:val="414042"/>
          <w:spacing w:val="-12"/>
          <w:w w:val="105"/>
          <w:sz w:val="28"/>
        </w:rPr>
        <w:t>監査人が、作業内容をよりよく理解するために質問状を送付する</w:t>
      </w:r>
    </w:p>
    <w:p w:rsidR="00D01E5D" w:rsidRDefault="0022633E">
      <w:pPr>
        <w:pStyle w:val="a4"/>
        <w:numPr>
          <w:ilvl w:val="2"/>
          <w:numId w:val="8"/>
        </w:numPr>
        <w:tabs>
          <w:tab w:val="left" w:pos="1196"/>
        </w:tabs>
        <w:ind w:right="925"/>
        <w:rPr>
          <w:sz w:val="28"/>
        </w:rPr>
      </w:pPr>
      <w:r>
        <w:rPr>
          <w:color w:val="414042"/>
          <w:spacing w:val="-13"/>
          <w:w w:val="105"/>
          <w:sz w:val="28"/>
        </w:rPr>
        <w:t>買収対象は、監査人が監査スコープとパラメータをよりよく理解できる</w:t>
      </w:r>
      <w:r>
        <w:rPr>
          <w:color w:val="414042"/>
          <w:spacing w:val="-9"/>
          <w:w w:val="105"/>
          <w:sz w:val="28"/>
        </w:rPr>
        <w:t>ようこれに答える</w:t>
      </w:r>
    </w:p>
    <w:p w:rsidR="00D01E5D" w:rsidRDefault="0022633E">
      <w:pPr>
        <w:pStyle w:val="a4"/>
        <w:numPr>
          <w:ilvl w:val="2"/>
          <w:numId w:val="8"/>
        </w:numPr>
        <w:tabs>
          <w:tab w:val="left" w:pos="1196"/>
        </w:tabs>
        <w:spacing w:before="243"/>
        <w:rPr>
          <w:sz w:val="28"/>
        </w:rPr>
      </w:pPr>
      <w:r>
        <w:rPr>
          <w:color w:val="414042"/>
          <w:spacing w:val="-12"/>
          <w:w w:val="105"/>
          <w:sz w:val="28"/>
        </w:rPr>
        <w:t>監査人が、この応答をもとに見積もりを提供する</w:t>
      </w:r>
    </w:p>
    <w:p w:rsidR="00D01E5D" w:rsidRDefault="0022633E">
      <w:pPr>
        <w:pStyle w:val="a4"/>
        <w:numPr>
          <w:ilvl w:val="2"/>
          <w:numId w:val="8"/>
        </w:numPr>
        <w:tabs>
          <w:tab w:val="left" w:pos="1196"/>
        </w:tabs>
        <w:rPr>
          <w:sz w:val="28"/>
        </w:rPr>
      </w:pPr>
      <w:r>
        <w:rPr>
          <w:color w:val="414042"/>
          <w:spacing w:val="-20"/>
          <w:w w:val="105"/>
          <w:sz w:val="28"/>
        </w:rPr>
        <w:t>見積もりについて合意され、サービス契約書、作業明細書、守秘義務契</w:t>
      </w:r>
    </w:p>
    <w:p w:rsidR="00D01E5D" w:rsidRDefault="00D01E5D">
      <w:pPr>
        <w:rPr>
          <w:sz w:val="28"/>
        </w:rPr>
        <w:sectPr w:rsidR="00D01E5D">
          <w:pgSz w:w="12240" w:h="15840"/>
          <w:pgMar w:top="880" w:right="1240" w:bottom="760" w:left="1180" w:header="10" w:footer="560" w:gutter="0"/>
          <w:cols w:space="720"/>
        </w:sectPr>
      </w:pPr>
    </w:p>
    <w:p w:rsidR="00D01E5D" w:rsidRDefault="00D01E5D">
      <w:pPr>
        <w:pStyle w:val="a3"/>
        <w:rPr>
          <w:sz w:val="20"/>
        </w:rPr>
      </w:pPr>
    </w:p>
    <w:p w:rsidR="00D01E5D" w:rsidRDefault="00D01E5D">
      <w:pPr>
        <w:pStyle w:val="a3"/>
        <w:rPr>
          <w:sz w:val="20"/>
        </w:rPr>
      </w:pPr>
    </w:p>
    <w:p w:rsidR="00D01E5D" w:rsidRDefault="0022633E">
      <w:pPr>
        <w:pStyle w:val="a3"/>
        <w:spacing w:before="207"/>
        <w:ind w:left="1195" w:right="774"/>
        <w:jc w:val="both"/>
      </w:pPr>
      <w:r>
        <w:rPr>
          <w:color w:val="414042"/>
          <w:spacing w:val="-7"/>
        </w:rPr>
        <w:t>約書</w:t>
      </w:r>
      <w:r>
        <w:rPr>
          <w:color w:val="414042"/>
          <w:spacing w:val="-10"/>
        </w:rPr>
        <w:t>（NDA）</w:t>
      </w:r>
      <w:r>
        <w:rPr>
          <w:color w:val="414042"/>
          <w:spacing w:val="-8"/>
        </w:rPr>
        <w:t>などにサインされる</w:t>
      </w:r>
      <w:r>
        <w:rPr>
          <w:color w:val="414042"/>
          <w:spacing w:val="-16"/>
        </w:rPr>
        <w:t>（</w:t>
      </w:r>
      <w:r>
        <w:rPr>
          <w:color w:val="414042"/>
          <w:spacing w:val="-14"/>
        </w:rPr>
        <w:t>注：図</w:t>
      </w:r>
      <w:r>
        <w:rPr>
          <w:color w:val="414042"/>
        </w:rPr>
        <w:t>5</w:t>
      </w:r>
      <w:r>
        <w:rPr>
          <w:color w:val="414042"/>
          <w:spacing w:val="-51"/>
        </w:rPr>
        <w:t>、</w:t>
      </w:r>
      <w:r>
        <w:rPr>
          <w:color w:val="414042"/>
        </w:rPr>
        <w:t>6</w:t>
      </w:r>
      <w:r>
        <w:rPr>
          <w:color w:val="414042"/>
          <w:spacing w:val="-59"/>
        </w:rPr>
        <w:t>、</w:t>
      </w:r>
      <w:r>
        <w:rPr>
          <w:color w:val="414042"/>
          <w:spacing w:val="-3"/>
        </w:rPr>
        <w:t>7</w:t>
      </w:r>
      <w:r>
        <w:rPr>
          <w:color w:val="414042"/>
          <w:spacing w:val="-7"/>
        </w:rPr>
        <w:t xml:space="preserve">にある「開始」は合意文書  </w:t>
      </w:r>
      <w:r>
        <w:rPr>
          <w:color w:val="414042"/>
          <w:spacing w:val="-12"/>
          <w:w w:val="105"/>
        </w:rPr>
        <w:t>すべてにサインされた後の実際の監査プロセスの開始を想定していま</w:t>
      </w:r>
      <w:del w:id="64" w:author="工内隆" w:date="2018-02-15T16:04:00Z">
        <w:r w:rsidDel="00CC0F3F">
          <w:rPr>
            <w:color w:val="414042"/>
            <w:spacing w:val="-12"/>
            <w:w w:val="105"/>
          </w:rPr>
          <w:delText xml:space="preserve">  </w:delText>
        </w:r>
      </w:del>
      <w:r>
        <w:rPr>
          <w:color w:val="414042"/>
          <w:spacing w:val="-54"/>
          <w:w w:val="105"/>
        </w:rPr>
        <w:t>す。</w:t>
      </w:r>
      <w:r>
        <w:rPr>
          <w:color w:val="414042"/>
          <w:spacing w:val="-56"/>
          <w:w w:val="105"/>
        </w:rPr>
        <w:t>）</w:t>
      </w:r>
    </w:p>
    <w:p w:rsidR="00D01E5D" w:rsidRDefault="0022633E">
      <w:pPr>
        <w:pStyle w:val="a4"/>
        <w:numPr>
          <w:ilvl w:val="2"/>
          <w:numId w:val="8"/>
        </w:numPr>
        <w:tabs>
          <w:tab w:val="left" w:pos="1196"/>
        </w:tabs>
        <w:spacing w:before="146"/>
        <w:ind w:right="882"/>
        <w:rPr>
          <w:sz w:val="28"/>
        </w:rPr>
      </w:pPr>
      <w:r>
        <w:rPr>
          <w:color w:val="414042"/>
          <w:spacing w:val="-8"/>
          <w:w w:val="105"/>
          <w:sz w:val="28"/>
        </w:rPr>
        <w:t>セキュアなクラウ</w:t>
      </w:r>
      <w:r>
        <w:rPr>
          <w:color w:val="414042"/>
          <w:spacing w:val="5"/>
          <w:sz w:val="28"/>
        </w:rPr>
        <w:t>ド</w:t>
      </w:r>
      <w:r>
        <w:rPr>
          <w:color w:val="414042"/>
          <w:spacing w:val="-8"/>
          <w:w w:val="105"/>
          <w:sz w:val="28"/>
        </w:rPr>
        <w:t>経由のアップロー</w:t>
      </w:r>
      <w:r>
        <w:rPr>
          <w:color w:val="414042"/>
          <w:spacing w:val="-12"/>
          <w:sz w:val="28"/>
        </w:rPr>
        <w:t>ド</w:t>
      </w:r>
      <w:r>
        <w:rPr>
          <w:color w:val="414042"/>
          <w:spacing w:val="-68"/>
          <w:w w:val="105"/>
          <w:sz w:val="28"/>
        </w:rPr>
        <w:t>、</w:t>
      </w:r>
      <w:r>
        <w:rPr>
          <w:color w:val="414042"/>
          <w:sz w:val="28"/>
        </w:rPr>
        <w:t>も</w:t>
      </w:r>
      <w:r>
        <w:rPr>
          <w:color w:val="414042"/>
          <w:spacing w:val="-4"/>
          <w:w w:val="105"/>
          <w:sz w:val="28"/>
        </w:rPr>
        <w:t>しくは実地訪問に基づく監査</w:t>
      </w:r>
      <w:r>
        <w:rPr>
          <w:color w:val="414042"/>
          <w:spacing w:val="-6"/>
          <w:w w:val="110"/>
          <w:sz w:val="28"/>
        </w:rPr>
        <w:t>で監査人に対し対象企業のコー</w:t>
      </w:r>
      <w:r>
        <w:rPr>
          <w:color w:val="414042"/>
          <w:sz w:val="28"/>
        </w:rPr>
        <w:t>ド</w:t>
      </w:r>
      <w:r>
        <w:rPr>
          <w:color w:val="414042"/>
          <w:spacing w:val="-9"/>
          <w:w w:val="110"/>
          <w:sz w:val="28"/>
        </w:rPr>
        <w:t>へのアクセス権が与えられる</w:t>
      </w:r>
    </w:p>
    <w:p w:rsidR="00D01E5D" w:rsidRDefault="0022633E">
      <w:pPr>
        <w:pStyle w:val="a4"/>
        <w:numPr>
          <w:ilvl w:val="2"/>
          <w:numId w:val="8"/>
        </w:numPr>
        <w:tabs>
          <w:tab w:val="left" w:pos="1196"/>
        </w:tabs>
        <w:spacing w:before="242"/>
        <w:ind w:right="827"/>
        <w:rPr>
          <w:sz w:val="28"/>
        </w:rPr>
      </w:pPr>
      <w:r>
        <w:rPr>
          <w:color w:val="414042"/>
          <w:spacing w:val="-12"/>
          <w:w w:val="105"/>
          <w:sz w:val="28"/>
        </w:rPr>
        <w:t>監査人が、対象企業のソースコー</w:t>
      </w:r>
      <w:r>
        <w:rPr>
          <w:color w:val="414042"/>
          <w:spacing w:val="5"/>
          <w:sz w:val="28"/>
        </w:rPr>
        <w:t>ド</w:t>
      </w:r>
      <w:r>
        <w:rPr>
          <w:color w:val="414042"/>
          <w:spacing w:val="-11"/>
          <w:w w:val="105"/>
          <w:sz w:val="28"/>
        </w:rPr>
        <w:t>をスキャンし、誤検知分を処理し、</w:t>
      </w:r>
      <w:r>
        <w:rPr>
          <w:color w:val="414042"/>
          <w:spacing w:val="-9"/>
          <w:w w:val="105"/>
          <w:sz w:val="28"/>
        </w:rPr>
        <w:t>結果を評価する</w:t>
      </w:r>
    </w:p>
    <w:p w:rsidR="00D01E5D" w:rsidRDefault="0022633E">
      <w:pPr>
        <w:pStyle w:val="a4"/>
        <w:numPr>
          <w:ilvl w:val="2"/>
          <w:numId w:val="8"/>
        </w:numPr>
        <w:tabs>
          <w:tab w:val="left" w:pos="1196"/>
        </w:tabs>
        <w:spacing w:before="243"/>
        <w:rPr>
          <w:sz w:val="28"/>
        </w:rPr>
      </w:pPr>
      <w:r>
        <w:rPr>
          <w:color w:val="414042"/>
          <w:spacing w:val="-7"/>
          <w:w w:val="105"/>
          <w:sz w:val="28"/>
        </w:rPr>
        <w:t>監査人が、レポー</w:t>
      </w:r>
      <w:r>
        <w:rPr>
          <w:color w:val="414042"/>
          <w:spacing w:val="5"/>
          <w:sz w:val="28"/>
        </w:rPr>
        <w:t>ト</w:t>
      </w:r>
      <w:r>
        <w:rPr>
          <w:color w:val="414042"/>
          <w:spacing w:val="-4"/>
          <w:w w:val="105"/>
          <w:sz w:val="28"/>
        </w:rPr>
        <w:t>を生成し依頼主に送付する</w:t>
      </w:r>
    </w:p>
    <w:p w:rsidR="00D01E5D" w:rsidRDefault="0022633E">
      <w:pPr>
        <w:pStyle w:val="a4"/>
        <w:numPr>
          <w:ilvl w:val="2"/>
          <w:numId w:val="8"/>
        </w:numPr>
        <w:tabs>
          <w:tab w:val="left" w:pos="1196"/>
        </w:tabs>
        <w:ind w:right="997"/>
        <w:rPr>
          <w:sz w:val="28"/>
        </w:rPr>
      </w:pPr>
      <w:r>
        <w:rPr>
          <w:color w:val="414042"/>
          <w:spacing w:val="-20"/>
          <w:w w:val="110"/>
          <w:sz w:val="28"/>
        </w:rPr>
        <w:t>電話会議、もしくはフェイス ツー フェイスのミーティングによって、監査</w:t>
      </w:r>
      <w:r>
        <w:rPr>
          <w:color w:val="414042"/>
          <w:spacing w:val="-12"/>
          <w:w w:val="110"/>
          <w:sz w:val="28"/>
        </w:rPr>
        <w:t>人とともに結果をレビューし、質疑のやり取りを実施する</w:t>
      </w:r>
    </w:p>
    <w:p w:rsidR="00D01E5D" w:rsidRDefault="00D01E5D">
      <w:pPr>
        <w:pStyle w:val="a3"/>
        <w:spacing w:before="8"/>
        <w:rPr>
          <w:sz w:val="37"/>
        </w:rPr>
      </w:pPr>
    </w:p>
    <w:p w:rsidR="00D01E5D" w:rsidRDefault="0022633E">
      <w:pPr>
        <w:pStyle w:val="a3"/>
        <w:spacing w:before="1"/>
        <w:ind w:left="395" w:right="374"/>
        <w:jc w:val="both"/>
      </w:pPr>
      <w:r>
        <w:rPr>
          <w:color w:val="414042"/>
          <w:spacing w:val="-10"/>
          <w:w w:val="105"/>
        </w:rPr>
        <w:t>この手法は、ほとんどの監査サービスプロバイダで一般的な</w:t>
      </w:r>
      <w:r>
        <w:rPr>
          <w:color w:val="414042"/>
        </w:rPr>
        <w:t>も</w:t>
      </w:r>
      <w:r>
        <w:rPr>
          <w:color w:val="414042"/>
          <w:spacing w:val="-16"/>
          <w:w w:val="105"/>
        </w:rPr>
        <w:t>のです。そのため、</w:t>
      </w:r>
      <w:del w:id="65" w:author="工内隆" w:date="2018-02-15T16:05:00Z">
        <w:r w:rsidDel="00CC0F3F">
          <w:rPr>
            <w:color w:val="414042"/>
            <w:spacing w:val="-16"/>
            <w:w w:val="105"/>
          </w:rPr>
          <w:delText xml:space="preserve">  </w:delText>
        </w:r>
      </w:del>
      <w:r>
        <w:rPr>
          <w:color w:val="414042"/>
          <w:spacing w:val="-14"/>
        </w:rPr>
        <w:t>同じ監査業務に対し複数企業からの入札を集め、要求に合った最良の入札者を</w:t>
      </w:r>
      <w:del w:id="66" w:author="工内隆" w:date="2018-02-15T16:05:00Z">
        <w:r w:rsidDel="00CC0F3F">
          <w:rPr>
            <w:color w:val="414042"/>
            <w:spacing w:val="-14"/>
          </w:rPr>
          <w:delText xml:space="preserve">  </w:delText>
        </w:r>
      </w:del>
      <w:r>
        <w:rPr>
          <w:color w:val="414042"/>
          <w:spacing w:val="-18"/>
          <w:w w:val="105"/>
        </w:rPr>
        <w:t>選択することもできます。このモデルでは、買収対象企業はコー</w:t>
      </w:r>
      <w:r>
        <w:rPr>
          <w:color w:val="414042"/>
          <w:spacing w:val="5"/>
        </w:rPr>
        <w:t>ド</w:t>
      </w:r>
      <w:r>
        <w:rPr>
          <w:color w:val="414042"/>
          <w:spacing w:val="-9"/>
          <w:w w:val="105"/>
        </w:rPr>
        <w:t>を監査人へ送付</w:t>
      </w:r>
      <w:r>
        <w:rPr>
          <w:color w:val="414042"/>
          <w:spacing w:val="-9"/>
          <w:w w:val="110"/>
        </w:rPr>
        <w:t>し、監査人が実地に訪れることに協力的でなければなりません。</w:t>
      </w:r>
    </w:p>
    <w:p w:rsidR="00D01E5D" w:rsidRDefault="00D01E5D">
      <w:pPr>
        <w:pStyle w:val="a3"/>
      </w:pPr>
    </w:p>
    <w:p w:rsidR="00D01E5D" w:rsidRDefault="005668DD">
      <w:pPr>
        <w:pStyle w:val="2"/>
        <w:numPr>
          <w:ilvl w:val="1"/>
          <w:numId w:val="8"/>
        </w:numPr>
        <w:tabs>
          <w:tab w:val="left" w:pos="1197"/>
        </w:tabs>
        <w:spacing w:before="206"/>
        <w:ind w:left="1196" w:hanging="801"/>
      </w:pPr>
      <w:r>
        <w:rPr>
          <w:noProof/>
        </w:rPr>
        <mc:AlternateContent>
          <mc:Choice Requires="wps">
            <w:drawing>
              <wp:anchor distT="0" distB="0" distL="0" distR="0" simplePos="0" relativeHeight="251653120" behindDoc="0" locked="0" layoutInCell="1" allowOverlap="1">
                <wp:simplePos x="0" y="0"/>
                <wp:positionH relativeFrom="page">
                  <wp:posOffset>1000125</wp:posOffset>
                </wp:positionH>
                <wp:positionV relativeFrom="paragraph">
                  <wp:posOffset>568960</wp:posOffset>
                </wp:positionV>
                <wp:extent cx="5772785" cy="0"/>
                <wp:effectExtent l="9525" t="13335" r="8890" b="15240"/>
                <wp:wrapTopAndBottom/>
                <wp:docPr id="374"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80666B" id="Line 49" o:spid="_x0000_s1026" style="position:absolute;left:0;text-align:lef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4.8pt" to="533.3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" strokecolor="#aaaaad" strokeweight="1pt">
                <w10:wrap type="topAndBottom" anchorx="page"/>
              </v:line>
            </w:pict>
          </mc:Fallback>
        </mc:AlternateContent>
      </w:r>
      <w:r w:rsidR="0022633E">
        <w:rPr>
          <w:color w:val="414042"/>
          <w:spacing w:val="-7"/>
          <w:w w:val="110"/>
        </w:rPr>
        <w:t>ブラインド監査</w:t>
      </w:r>
    </w:p>
    <w:p w:rsidR="00D01E5D" w:rsidRDefault="0022633E">
      <w:pPr>
        <w:pStyle w:val="a3"/>
        <w:spacing w:before="391"/>
        <w:ind w:left="395"/>
      </w:pPr>
      <w:r>
        <w:rPr>
          <w:color w:val="414042"/>
          <w:w w:val="110"/>
        </w:rPr>
        <w:t>ブラインド監査は、ストックホルムを拠点としたFOSSID AB社によって開発され</w:t>
      </w:r>
    </w:p>
    <w:p w:rsidR="00D01E5D" w:rsidRDefault="0022633E">
      <w:pPr>
        <w:pStyle w:val="a3"/>
        <w:spacing w:before="1"/>
        <w:ind w:left="395" w:right="381"/>
      </w:pPr>
      <w:r>
        <w:rPr>
          <w:color w:val="414042"/>
          <w:spacing w:val="-29"/>
          <w:w w:val="105"/>
        </w:rPr>
        <w:t>た、</w:t>
      </w:r>
      <w:r>
        <w:rPr>
          <w:color w:val="414042"/>
          <w:spacing w:val="-3"/>
          <w:w w:val="105"/>
        </w:rPr>
        <w:t>M&amp;A</w:t>
      </w:r>
      <w:r>
        <w:rPr>
          <w:color w:val="414042"/>
          <w:spacing w:val="-14"/>
          <w:w w:val="105"/>
        </w:rPr>
        <w:t>取引における守秘義務要求に対応した手法です。</w:t>
      </w:r>
      <w:r>
        <w:rPr>
          <w:color w:val="414042"/>
          <w:spacing w:val="-20"/>
          <w:w w:val="105"/>
        </w:rPr>
        <w:t>（</w:t>
      </w:r>
      <w:r>
        <w:rPr>
          <w:color w:val="414042"/>
          <w:spacing w:val="-2"/>
          <w:w w:val="105"/>
        </w:rPr>
        <w:t>ここでは</w:t>
      </w:r>
      <w:r>
        <w:rPr>
          <w:color w:val="414042"/>
          <w:spacing w:val="1"/>
          <w:w w:val="105"/>
        </w:rPr>
        <w:t>FOSSID</w:t>
      </w:r>
      <w:r>
        <w:rPr>
          <w:color w:val="414042"/>
          <w:w w:val="105"/>
        </w:rPr>
        <w:t xml:space="preserve"> AB </w:t>
      </w:r>
      <w:r>
        <w:rPr>
          <w:color w:val="414042"/>
          <w:spacing w:val="-15"/>
          <w:w w:val="105"/>
        </w:rPr>
        <w:t>が会社名で、</w:t>
      </w:r>
      <w:r>
        <w:rPr>
          <w:color w:val="414042"/>
          <w:spacing w:val="1"/>
          <w:w w:val="105"/>
        </w:rPr>
        <w:t>FOSSID</w:t>
      </w:r>
      <w:r>
        <w:rPr>
          <w:color w:val="414042"/>
          <w:spacing w:val="-19"/>
          <w:w w:val="105"/>
        </w:rPr>
        <w:t>がツール名としています。</w:t>
      </w:r>
      <w:r>
        <w:rPr>
          <w:color w:val="414042"/>
          <w:spacing w:val="-56"/>
          <w:w w:val="105"/>
        </w:rPr>
        <w:t>）</w:t>
      </w:r>
    </w:p>
    <w:p w:rsidR="00D01E5D" w:rsidRDefault="00D01E5D">
      <w:pPr>
        <w:pStyle w:val="a3"/>
        <w:spacing w:before="4"/>
      </w:pPr>
    </w:p>
    <w:p w:rsidR="00D01E5D" w:rsidRDefault="0022633E">
      <w:pPr>
        <w:pStyle w:val="a3"/>
        <w:ind w:left="395" w:right="335"/>
      </w:pPr>
      <w:r>
        <w:rPr>
          <w:color w:val="414042"/>
          <w:spacing w:val="1"/>
          <w:w w:val="105"/>
        </w:rPr>
        <w:t>FOSSID</w:t>
      </w:r>
      <w:r>
        <w:rPr>
          <w:color w:val="414042"/>
          <w:spacing w:val="35"/>
          <w:w w:val="105"/>
        </w:rPr>
        <w:t xml:space="preserve">  </w:t>
      </w:r>
      <w:r>
        <w:rPr>
          <w:color w:val="414042"/>
          <w:spacing w:val="3"/>
          <w:w w:val="105"/>
        </w:rPr>
        <w:t>AB</w:t>
      </w:r>
      <w:r>
        <w:rPr>
          <w:color w:val="414042"/>
          <w:spacing w:val="-16"/>
          <w:w w:val="105"/>
        </w:rPr>
        <w:t>社のプロプライエタリな技術を用いることで、ソースコードを見ることな</w:t>
      </w:r>
      <w:r>
        <w:rPr>
          <w:color w:val="414042"/>
          <w:spacing w:val="-14"/>
          <w:w w:val="105"/>
        </w:rPr>
        <w:t>く監査を実施し、レポートを生成することが可能になります。図</w:t>
      </w:r>
      <w:r>
        <w:rPr>
          <w:color w:val="414042"/>
          <w:w w:val="105"/>
        </w:rPr>
        <w:t>6</w:t>
      </w:r>
      <w:r>
        <w:rPr>
          <w:color w:val="414042"/>
          <w:spacing w:val="-21"/>
          <w:w w:val="105"/>
        </w:rPr>
        <w:t>に、</w:t>
      </w:r>
      <w:r>
        <w:rPr>
          <w:color w:val="414042"/>
          <w:spacing w:val="1"/>
          <w:w w:val="105"/>
        </w:rPr>
        <w:t>FOSSID</w:t>
      </w:r>
      <w:r>
        <w:rPr>
          <w:color w:val="414042"/>
          <w:spacing w:val="-54"/>
          <w:w w:val="105"/>
        </w:rPr>
        <w:t xml:space="preserve"> </w:t>
      </w:r>
      <w:r>
        <w:rPr>
          <w:color w:val="414042"/>
          <w:spacing w:val="3"/>
          <w:w w:val="105"/>
        </w:rPr>
        <w:t>AB</w:t>
      </w:r>
      <w:r>
        <w:rPr>
          <w:color w:val="414042"/>
          <w:w w:val="105"/>
        </w:rPr>
        <w:t>社</w:t>
      </w:r>
      <w:r>
        <w:rPr>
          <w:color w:val="414042"/>
          <w:spacing w:val="-10"/>
          <w:w w:val="105"/>
        </w:rPr>
        <w:t>が用いる、</w:t>
      </w:r>
      <w:r>
        <w:rPr>
          <w:color w:val="414042"/>
          <w:spacing w:val="-3"/>
          <w:w w:val="105"/>
        </w:rPr>
        <w:t>M&amp;A</w:t>
      </w:r>
      <w:r>
        <w:rPr>
          <w:color w:val="414042"/>
          <w:spacing w:val="-13"/>
          <w:w w:val="105"/>
        </w:rPr>
        <w:t>取引においてソースコードの機密を保つようデザインされたブライ</w:t>
      </w:r>
      <w:del w:id="67" w:author="工内隆" w:date="2018-02-15T16:07:00Z">
        <w:r w:rsidDel="00187AF6">
          <w:rPr>
            <w:color w:val="414042"/>
            <w:spacing w:val="-13"/>
            <w:w w:val="105"/>
          </w:rPr>
          <w:delText xml:space="preserve">   </w:delText>
        </w:r>
      </w:del>
      <w:r>
        <w:rPr>
          <w:color w:val="414042"/>
          <w:spacing w:val="-12"/>
          <w:w w:val="105"/>
        </w:rPr>
        <w:t xml:space="preserve">ンド監査のプロセスを例示しました。ブラインド監査の一つの大きなメリットはソー </w:t>
      </w:r>
      <w:r>
        <w:rPr>
          <w:color w:val="414042"/>
          <w:spacing w:val="-17"/>
          <w:w w:val="105"/>
        </w:rPr>
        <w:t>スコードへアクセスせずに監査人がレビューを完了できる点にあります。さらに、買</w:t>
      </w:r>
      <w:del w:id="68" w:author="工内隆" w:date="2018-02-15T16:07:00Z">
        <w:r w:rsidDel="00187AF6">
          <w:rPr>
            <w:color w:val="414042"/>
            <w:spacing w:val="-17"/>
            <w:w w:val="105"/>
          </w:rPr>
          <w:delText xml:space="preserve">  </w:delText>
        </w:r>
      </w:del>
      <w:r>
        <w:rPr>
          <w:color w:val="414042"/>
          <w:spacing w:val="-11"/>
        </w:rPr>
        <w:t>収企業が事前に十分配慮することで監査人にも買収対象を知ることをさせない、</w:t>
      </w:r>
      <w:del w:id="69" w:author="工内隆" w:date="2018-02-15T16:07:00Z">
        <w:r w:rsidDel="00187AF6">
          <w:rPr>
            <w:color w:val="414042"/>
            <w:spacing w:val="-11"/>
          </w:rPr>
          <w:delText xml:space="preserve">   </w:delText>
        </w:r>
      </w:del>
      <w:r>
        <w:rPr>
          <w:color w:val="414042"/>
          <w:spacing w:val="-12"/>
          <w:w w:val="105"/>
        </w:rPr>
        <w:t>といったハイレベルの機密性を提供することができます。著者の認識する範囲で</w:t>
      </w:r>
      <w:del w:id="70" w:author="工内隆" w:date="2018-02-15T16:07:00Z">
        <w:r w:rsidDel="00187AF6">
          <w:rPr>
            <w:color w:val="414042"/>
            <w:spacing w:val="-12"/>
            <w:w w:val="105"/>
          </w:rPr>
          <w:delText xml:space="preserve">  </w:delText>
        </w:r>
      </w:del>
      <w:r>
        <w:rPr>
          <w:color w:val="414042"/>
          <w:spacing w:val="-10"/>
          <w:w w:val="105"/>
        </w:rPr>
        <w:t>はありますが、オープンソース  コンプライアンス   サービスの提供企業でこういった</w:t>
      </w:r>
      <w:r>
        <w:rPr>
          <w:color w:val="414042"/>
          <w:spacing w:val="-12"/>
          <w:w w:val="105"/>
        </w:rPr>
        <w:t>手法をとれるところは他にはないようです。</w:t>
      </w:r>
    </w:p>
    <w:p w:rsidR="00D01E5D" w:rsidRDefault="00D01E5D">
      <w:pPr>
        <w:sectPr w:rsidR="00D01E5D">
          <w:pgSz w:w="12240" w:h="15840"/>
          <w:pgMar w:top="880" w:right="1240" w:bottom="760" w:left="1180" w:header="10" w:footer="560" w:gutter="0"/>
          <w:cols w:space="720"/>
        </w:sectPr>
      </w:pPr>
    </w:p>
    <w:p w:rsidR="00D01E5D" w:rsidRDefault="00D01E5D">
      <w:pPr>
        <w:pStyle w:val="a3"/>
        <w:rPr>
          <w:sz w:val="20"/>
        </w:rPr>
      </w:pPr>
    </w:p>
    <w:p w:rsidR="00D01E5D" w:rsidRDefault="00D01E5D">
      <w:pPr>
        <w:pStyle w:val="a3"/>
        <w:rPr>
          <w:sz w:val="20"/>
        </w:rPr>
      </w:pPr>
    </w:p>
    <w:p w:rsidR="00D01E5D" w:rsidRDefault="00D01E5D">
      <w:pPr>
        <w:pStyle w:val="a3"/>
        <w:spacing w:before="12"/>
        <w:rPr>
          <w:sz w:val="22"/>
        </w:rPr>
      </w:pPr>
    </w:p>
    <w:p w:rsidR="00D01E5D" w:rsidRDefault="0022633E">
      <w:pPr>
        <w:pStyle w:val="a3"/>
        <w:ind w:left="419"/>
        <w:rPr>
          <w:sz w:val="20"/>
        </w:rPr>
      </w:pPr>
      <w:r>
        <w:rPr>
          <w:noProof/>
          <w:sz w:val="20"/>
        </w:rPr>
        <w:drawing>
          <wp:inline distT="0" distB="0" distL="0" distR="0">
            <wp:extent cx="5764725" cy="3913060"/>
            <wp:effectExtent l="0" t="0" r="0" b="0"/>
            <wp:docPr id="1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5.jpeg"/>
                    <pic:cNvPicPr/>
                  </pic:nvPicPr>
                  <pic:blipFill>
                    <a:blip r:embed="rId67" cstate="print"/>
                    <a:stretch>
                      <a:fillRect/>
                    </a:stretch>
                  </pic:blipFill>
                  <pic:spPr>
                    <a:xfrm>
                      <a:off x="0" y="0"/>
                      <a:ext cx="5764725" cy="3913060"/>
                    </a:xfrm>
                    <a:prstGeom prst="rect">
                      <a:avLst/>
                    </a:prstGeom>
                  </pic:spPr>
                </pic:pic>
              </a:graphicData>
            </a:graphic>
          </wp:inline>
        </w:drawing>
      </w:r>
    </w:p>
    <w:p w:rsidR="00D01E5D" w:rsidRDefault="00D01E5D">
      <w:pPr>
        <w:pStyle w:val="a3"/>
        <w:spacing w:before="4"/>
        <w:rPr>
          <w:sz w:val="20"/>
        </w:rPr>
      </w:pPr>
    </w:p>
    <w:p w:rsidR="00D01E5D" w:rsidRDefault="0022633E">
      <w:pPr>
        <w:spacing w:before="72"/>
        <w:ind w:left="395"/>
        <w:rPr>
          <w:sz w:val="20"/>
        </w:rPr>
      </w:pPr>
      <w:r>
        <w:rPr>
          <w:color w:val="009EDA"/>
          <w:w w:val="105"/>
          <w:sz w:val="20"/>
        </w:rPr>
        <w:t>図6：M&amp;A取引を想定したFOSSIDを用いたブラインド監査</w:t>
      </w:r>
    </w:p>
    <w:p w:rsidR="00D01E5D" w:rsidRDefault="00D01E5D">
      <w:pPr>
        <w:pStyle w:val="a3"/>
        <w:spacing w:before="4"/>
        <w:rPr>
          <w:sz w:val="23"/>
        </w:rPr>
      </w:pPr>
    </w:p>
    <w:p w:rsidR="00D01E5D" w:rsidRDefault="005668DD">
      <w:pPr>
        <w:pStyle w:val="2"/>
        <w:numPr>
          <w:ilvl w:val="1"/>
          <w:numId w:val="8"/>
        </w:numPr>
        <w:tabs>
          <w:tab w:val="left" w:pos="1193"/>
        </w:tabs>
        <w:ind w:left="1192" w:hanging="797"/>
      </w:pPr>
      <w:r>
        <w:rPr>
          <w:noProof/>
        </w:rPr>
        <mc:AlternateContent>
          <mc:Choice Requires="wps">
            <w:drawing>
              <wp:anchor distT="0" distB="0" distL="0" distR="0" simplePos="0" relativeHeight="251654144" behindDoc="0" locked="0" layoutInCell="1" allowOverlap="1">
                <wp:simplePos x="0" y="0"/>
                <wp:positionH relativeFrom="page">
                  <wp:posOffset>1000125</wp:posOffset>
                </wp:positionH>
                <wp:positionV relativeFrom="paragraph">
                  <wp:posOffset>438150</wp:posOffset>
                </wp:positionV>
                <wp:extent cx="5772785" cy="0"/>
                <wp:effectExtent l="9525" t="6350" r="8890" b="12700"/>
                <wp:wrapTopAndBottom/>
                <wp:docPr id="373"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36AE5" id="Line 48" o:spid="_x0000_s1026" style="position:absolute;left:0;text-align:lef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4.5pt" to="533.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" strokecolor="#aaaaad" strokeweight="1pt">
                <w10:wrap type="topAndBottom" anchorx="page"/>
              </v:line>
            </w:pict>
          </mc:Fallback>
        </mc:AlternateContent>
      </w:r>
      <w:r w:rsidR="0022633E">
        <w:rPr>
          <w:color w:val="414042"/>
          <w:spacing w:val="-5"/>
        </w:rPr>
        <w:t>DIY</w:t>
      </w:r>
      <w:r w:rsidR="0022633E">
        <w:rPr>
          <w:color w:val="414042"/>
        </w:rPr>
        <w:t>監査</w:t>
      </w:r>
    </w:p>
    <w:p w:rsidR="00D01E5D" w:rsidRDefault="0022633E">
      <w:pPr>
        <w:pStyle w:val="a3"/>
        <w:spacing w:before="316"/>
        <w:ind w:left="395" w:right="360"/>
      </w:pPr>
      <w:r>
        <w:rPr>
          <w:color w:val="414042"/>
          <w:spacing w:val="-8"/>
          <w:w w:val="105"/>
        </w:rPr>
        <w:t>Do-It-Yourself（DIY）</w:t>
      </w:r>
      <w:r>
        <w:rPr>
          <w:color w:val="414042"/>
          <w:spacing w:val="-11"/>
          <w:w w:val="105"/>
        </w:rPr>
        <w:t>監査は買収企業もしくは買収対象が自らスキャンが実施で</w:t>
      </w:r>
      <w:r>
        <w:rPr>
          <w:color w:val="414042"/>
          <w:spacing w:val="-13"/>
          <w:w w:val="105"/>
        </w:rPr>
        <w:t xml:space="preserve">きるよう、時間限定でクラウドのコンプライアンス </w:t>
      </w:r>
      <w:del w:id="71" w:author="工内隆" w:date="2018-02-15T16:12:00Z">
        <w:r w:rsidDel="00187AF6">
          <w:rPr>
            <w:color w:val="414042"/>
            <w:spacing w:val="-13"/>
            <w:w w:val="105"/>
          </w:rPr>
          <w:delText xml:space="preserve">    </w:delText>
        </w:r>
      </w:del>
      <w:r>
        <w:rPr>
          <w:color w:val="414042"/>
          <w:spacing w:val="-13"/>
          <w:w w:val="105"/>
        </w:rPr>
        <w:t>ツールへのアクセスを提供します</w:t>
      </w:r>
      <w:r>
        <w:rPr>
          <w:color w:val="414042"/>
          <w:spacing w:val="-18"/>
          <w:w w:val="105"/>
        </w:rPr>
        <w:t>。すべてのナレッジベースやレポート機能にアクセスすることで内部監査が実施</w:t>
      </w:r>
      <w:del w:id="72" w:author="工内隆" w:date="2018-02-15T16:13:00Z">
        <w:r w:rsidDel="00187AF6">
          <w:rPr>
            <w:color w:val="414042"/>
            <w:spacing w:val="-18"/>
            <w:w w:val="105"/>
          </w:rPr>
          <w:delText xml:space="preserve">   </w:delText>
        </w:r>
      </w:del>
      <w:r>
        <w:rPr>
          <w:color w:val="414042"/>
          <w:spacing w:val="-18"/>
          <w:w w:val="105"/>
        </w:rPr>
        <w:t>で</w:t>
      </w:r>
      <w:r>
        <w:rPr>
          <w:color w:val="414042"/>
          <w:spacing w:val="-15"/>
          <w:w w:val="105"/>
        </w:rPr>
        <w:t>きるようになります。このアプローチは、スキャン結果を解釈しその是正手続きを提</w:t>
      </w:r>
      <w:r>
        <w:rPr>
          <w:color w:val="414042"/>
          <w:spacing w:val="-13"/>
          <w:w w:val="105"/>
        </w:rPr>
        <w:t>案する十分な知見がある従業員をもつ企業にとって特に興味深いものとなります。</w:t>
      </w:r>
      <w:r>
        <w:rPr>
          <w:color w:val="414042"/>
          <w:spacing w:val="-5"/>
          <w:w w:val="105"/>
        </w:rPr>
        <w:t>M&amp;A</w:t>
      </w:r>
      <w:r>
        <w:rPr>
          <w:color w:val="414042"/>
          <w:spacing w:val="-8"/>
          <w:w w:val="105"/>
        </w:rPr>
        <w:t>プロセスを年間数回は実施するような企業はこの手法により迅速に費用効</w:t>
      </w:r>
      <w:r>
        <w:rPr>
          <w:color w:val="414042"/>
          <w:spacing w:val="-16"/>
          <w:w w:val="105"/>
        </w:rPr>
        <w:t>率を上げることができます。さらなる監査の完全性確保を目的として、監査ツール</w:t>
      </w:r>
      <w:r>
        <w:rPr>
          <w:color w:val="414042"/>
          <w:spacing w:val="-11"/>
          <w:w w:val="105"/>
        </w:rPr>
        <w:t>のサービスプロバイダが発見事項の検証を実施し、独立した形で認定を行う</w:t>
      </w:r>
      <w:del w:id="73" w:author="工内隆" w:date="2018-02-15T16:13:00Z">
        <w:r w:rsidDel="00187AF6">
          <w:rPr>
            <w:color w:val="414042"/>
            <w:spacing w:val="-11"/>
            <w:w w:val="105"/>
          </w:rPr>
          <w:delText xml:space="preserve">  </w:delText>
        </w:r>
      </w:del>
      <w:r>
        <w:rPr>
          <w:color w:val="414042"/>
          <w:spacing w:val="-11"/>
          <w:w w:val="105"/>
        </w:rPr>
        <w:t>手</w:t>
      </w:r>
      <w:r>
        <w:rPr>
          <w:color w:val="414042"/>
          <w:spacing w:val="-17"/>
          <w:w w:val="105"/>
        </w:rPr>
        <w:t>法もあります。</w:t>
      </w:r>
    </w:p>
    <w:p w:rsidR="00D01E5D" w:rsidRDefault="00D01E5D">
      <w:pPr>
        <w:pStyle w:val="a3"/>
        <w:spacing w:before="12"/>
      </w:pPr>
    </w:p>
    <w:p w:rsidR="00D01E5D" w:rsidRDefault="0022633E">
      <w:pPr>
        <w:pStyle w:val="a3"/>
        <w:ind w:left="395"/>
      </w:pPr>
      <w:r>
        <w:rPr>
          <w:color w:val="414042"/>
          <w:w w:val="110"/>
        </w:rPr>
        <w:t>図7</w:t>
      </w:r>
      <w:r>
        <w:rPr>
          <w:color w:val="414042"/>
          <w:spacing w:val="2"/>
          <w:w w:val="110"/>
        </w:rPr>
        <w:t>は</w:t>
      </w:r>
      <w:r>
        <w:rPr>
          <w:color w:val="414042"/>
          <w:spacing w:val="1"/>
          <w:w w:val="110"/>
        </w:rPr>
        <w:t>FOSSID</w:t>
      </w:r>
      <w:r>
        <w:rPr>
          <w:color w:val="414042"/>
          <w:w w:val="110"/>
        </w:rPr>
        <w:t xml:space="preserve"> </w:t>
      </w:r>
      <w:r>
        <w:rPr>
          <w:color w:val="414042"/>
          <w:spacing w:val="3"/>
          <w:w w:val="110"/>
        </w:rPr>
        <w:t>AB</w:t>
      </w:r>
      <w:r>
        <w:rPr>
          <w:color w:val="414042"/>
          <w:spacing w:val="-16"/>
          <w:w w:val="110"/>
        </w:rPr>
        <w:t>社のツールを用いた監査手法を例示しています。このアプロー</w:t>
      </w:r>
    </w:p>
    <w:p w:rsidR="00D01E5D" w:rsidRDefault="00D01E5D">
      <w:pPr>
        <w:sectPr w:rsidR="00D01E5D">
          <w:pgSz w:w="12240" w:h="15840"/>
          <w:pgMar w:top="880" w:right="1240" w:bottom="760" w:left="1180" w:header="10" w:footer="560" w:gutter="0"/>
          <w:cols w:space="720"/>
        </w:sectPr>
      </w:pPr>
    </w:p>
    <w:p w:rsidR="00D01E5D" w:rsidRDefault="00D01E5D">
      <w:pPr>
        <w:pStyle w:val="a3"/>
        <w:rPr>
          <w:sz w:val="20"/>
        </w:rPr>
      </w:pPr>
    </w:p>
    <w:p w:rsidR="00D01E5D" w:rsidRDefault="00D01E5D">
      <w:pPr>
        <w:pStyle w:val="a3"/>
        <w:rPr>
          <w:sz w:val="20"/>
        </w:rPr>
      </w:pPr>
    </w:p>
    <w:p w:rsidR="00D01E5D" w:rsidRDefault="0022633E">
      <w:pPr>
        <w:pStyle w:val="a3"/>
        <w:spacing w:before="207"/>
        <w:ind w:left="395" w:right="424"/>
        <w:jc w:val="both"/>
      </w:pPr>
      <w:r>
        <w:rPr>
          <w:color w:val="414042"/>
          <w:spacing w:val="-16"/>
          <w:w w:val="105"/>
        </w:rPr>
        <w:t>チにはいくつかメリットがあります。たとえば社内リソースを使用するのでサードパー</w:t>
      </w:r>
      <w:del w:id="74" w:author="工内隆" w:date="2018-02-15T16:14:00Z">
        <w:r w:rsidDel="00187AF6">
          <w:rPr>
            <w:color w:val="414042"/>
            <w:spacing w:val="-16"/>
            <w:w w:val="105"/>
          </w:rPr>
          <w:delText xml:space="preserve">  </w:delText>
        </w:r>
      </w:del>
      <w:r>
        <w:rPr>
          <w:color w:val="414042"/>
          <w:spacing w:val="-12"/>
          <w:w w:val="105"/>
        </w:rPr>
        <w:t>ティの監査人の対応可能状況に依存せず必要なときにすぐに監査を開始できる</w:t>
      </w:r>
      <w:r>
        <w:rPr>
          <w:color w:val="414042"/>
          <w:spacing w:val="-13"/>
          <w:w w:val="105"/>
        </w:rPr>
        <w:t>点が挙げられます。時間の短縮の可能性、社外のコストの削減といったこともあり</w:t>
      </w:r>
      <w:r>
        <w:rPr>
          <w:color w:val="414042"/>
          <w:spacing w:val="-18"/>
          <w:w w:val="105"/>
        </w:rPr>
        <w:t>ます。コンプライアンスの問題がどんなものでも、直接コードにアクセスし、解決で</w:t>
      </w:r>
      <w:del w:id="75" w:author="工内隆" w:date="2018-02-15T16:14:00Z">
        <w:r w:rsidDel="00187AF6">
          <w:rPr>
            <w:color w:val="414042"/>
            <w:spacing w:val="-18"/>
            <w:w w:val="105"/>
          </w:rPr>
          <w:delText xml:space="preserve">   </w:delText>
        </w:r>
      </w:del>
      <w:r>
        <w:rPr>
          <w:color w:val="414042"/>
          <w:spacing w:val="-19"/>
          <w:w w:val="105"/>
        </w:rPr>
        <w:t>きる人によって実施されるので、すぐに取り組むことができます。また最終的にこの</w:t>
      </w:r>
      <w:del w:id="76" w:author="工内隆" w:date="2018-02-15T16:14:00Z">
        <w:r w:rsidDel="00187AF6">
          <w:rPr>
            <w:color w:val="414042"/>
            <w:spacing w:val="-19"/>
            <w:w w:val="105"/>
          </w:rPr>
          <w:delText xml:space="preserve"> </w:delText>
        </w:r>
      </w:del>
      <w:r>
        <w:rPr>
          <w:color w:val="414042"/>
          <w:spacing w:val="-15"/>
          <w:w w:val="105"/>
        </w:rPr>
        <w:t>監査における正確性や網羅性を確保するため、監査ツール提供者によって検証</w:t>
      </w:r>
      <w:r>
        <w:rPr>
          <w:color w:val="414042"/>
          <w:spacing w:val="-16"/>
          <w:w w:val="105"/>
        </w:rPr>
        <w:t>することもできます。</w:t>
      </w:r>
      <w:r>
        <w:rPr>
          <w:color w:val="414042"/>
          <w:spacing w:val="1"/>
          <w:w w:val="105"/>
        </w:rPr>
        <w:t>FOSSID</w:t>
      </w:r>
      <w:r>
        <w:rPr>
          <w:color w:val="414042"/>
          <w:spacing w:val="75"/>
          <w:w w:val="105"/>
        </w:rPr>
        <w:t xml:space="preserve"> </w:t>
      </w:r>
      <w:r>
        <w:rPr>
          <w:color w:val="414042"/>
          <w:spacing w:val="3"/>
          <w:w w:val="105"/>
        </w:rPr>
        <w:t>AB</w:t>
      </w:r>
      <w:r>
        <w:rPr>
          <w:color w:val="414042"/>
          <w:spacing w:val="-6"/>
          <w:w w:val="105"/>
        </w:rPr>
        <w:t>社における</w:t>
      </w:r>
      <w:r>
        <w:rPr>
          <w:color w:val="414042"/>
          <w:spacing w:val="-7"/>
          <w:w w:val="105"/>
        </w:rPr>
        <w:t>DIY</w:t>
      </w:r>
      <w:r>
        <w:rPr>
          <w:color w:val="414042"/>
          <w:spacing w:val="-13"/>
          <w:w w:val="105"/>
        </w:rPr>
        <w:t>サービスの一部として、対象企業</w:t>
      </w:r>
      <w:r>
        <w:rPr>
          <w:color w:val="414042"/>
          <w:spacing w:val="-10"/>
          <w:w w:val="105"/>
        </w:rPr>
        <w:t>で監査されるべきものと示されたファイルの</w:t>
      </w:r>
      <w:r>
        <w:rPr>
          <w:color w:val="414042"/>
          <w:spacing w:val="-12"/>
          <w:w w:val="105"/>
        </w:rPr>
        <w:t>X%（</w:t>
      </w:r>
      <w:r>
        <w:rPr>
          <w:color w:val="414042"/>
          <w:spacing w:val="-13"/>
          <w:w w:val="105"/>
        </w:rPr>
        <w:t>この</w:t>
      </w:r>
      <w:r>
        <w:rPr>
          <w:color w:val="414042"/>
          <w:w w:val="105"/>
        </w:rPr>
        <w:t>X</w:t>
      </w:r>
      <w:r>
        <w:rPr>
          <w:color w:val="414042"/>
          <w:spacing w:val="-5"/>
          <w:w w:val="105"/>
        </w:rPr>
        <w:t>%は見積もりの合意の一部と</w:t>
      </w:r>
      <w:r>
        <w:rPr>
          <w:color w:val="414042"/>
          <w:spacing w:val="-13"/>
          <w:w w:val="105"/>
        </w:rPr>
        <w:t>して決定されます</w:t>
      </w:r>
      <w:r>
        <w:rPr>
          <w:color w:val="414042"/>
          <w:spacing w:val="-16"/>
          <w:w w:val="105"/>
        </w:rPr>
        <w:t>）</w:t>
      </w:r>
      <w:r>
        <w:rPr>
          <w:color w:val="414042"/>
          <w:spacing w:val="-11"/>
          <w:w w:val="105"/>
        </w:rPr>
        <w:t>に対し無作為抽出検証が提供されています。</w:t>
      </w:r>
    </w:p>
    <w:p w:rsidR="00D01E5D" w:rsidRDefault="00D01E5D">
      <w:pPr>
        <w:pStyle w:val="a3"/>
        <w:rPr>
          <w:sz w:val="20"/>
        </w:rPr>
      </w:pPr>
    </w:p>
    <w:p w:rsidR="00D01E5D" w:rsidRDefault="00D01E5D">
      <w:pPr>
        <w:pStyle w:val="a3"/>
        <w:rPr>
          <w:sz w:val="20"/>
        </w:rPr>
      </w:pPr>
    </w:p>
    <w:p w:rsidR="00D01E5D" w:rsidRDefault="0022633E">
      <w:pPr>
        <w:pStyle w:val="a3"/>
        <w:spacing w:before="8"/>
        <w:rPr>
          <w:sz w:val="10"/>
        </w:rPr>
      </w:pPr>
      <w:r>
        <w:rPr>
          <w:noProof/>
        </w:rPr>
        <w:drawing>
          <wp:anchor distT="0" distB="0" distL="0" distR="0" simplePos="0" relativeHeight="251629568" behindDoc="0" locked="0" layoutInCell="1" allowOverlap="1">
            <wp:simplePos x="0" y="0"/>
            <wp:positionH relativeFrom="page">
              <wp:posOffset>1006352</wp:posOffset>
            </wp:positionH>
            <wp:positionV relativeFrom="paragraph">
              <wp:posOffset>111793</wp:posOffset>
            </wp:positionV>
            <wp:extent cx="5762842" cy="4047744"/>
            <wp:effectExtent l="0" t="0" r="0" b="0"/>
            <wp:wrapTopAndBottom/>
            <wp:docPr id="1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6.jpeg"/>
                    <pic:cNvPicPr/>
                  </pic:nvPicPr>
                  <pic:blipFill>
                    <a:blip r:embed="rId68" cstate="print"/>
                    <a:stretch>
                      <a:fillRect/>
                    </a:stretch>
                  </pic:blipFill>
                  <pic:spPr>
                    <a:xfrm>
                      <a:off x="0" y="0"/>
                      <a:ext cx="5762842" cy="4047744"/>
                    </a:xfrm>
                    <a:prstGeom prst="rect">
                      <a:avLst/>
                    </a:prstGeom>
                  </pic:spPr>
                </pic:pic>
              </a:graphicData>
            </a:graphic>
          </wp:anchor>
        </w:drawing>
      </w:r>
    </w:p>
    <w:p w:rsidR="00D01E5D" w:rsidRDefault="0022633E">
      <w:pPr>
        <w:spacing w:before="101"/>
        <w:ind w:left="380"/>
        <w:rPr>
          <w:sz w:val="20"/>
        </w:rPr>
      </w:pPr>
      <w:r>
        <w:rPr>
          <w:color w:val="009EDA"/>
          <w:spacing w:val="-4"/>
          <w:sz w:val="20"/>
        </w:rPr>
        <w:t>図</w:t>
      </w:r>
      <w:r>
        <w:rPr>
          <w:color w:val="009EDA"/>
          <w:spacing w:val="-40"/>
          <w:w w:val="116"/>
          <w:sz w:val="20"/>
        </w:rPr>
        <w:t>7</w:t>
      </w:r>
      <w:r>
        <w:rPr>
          <w:color w:val="009EDA"/>
          <w:spacing w:val="-32"/>
          <w:w w:val="200"/>
          <w:sz w:val="20"/>
        </w:rPr>
        <w:t>：</w:t>
      </w:r>
      <w:r>
        <w:rPr>
          <w:color w:val="009EDA"/>
          <w:spacing w:val="2"/>
          <w:w w:val="95"/>
          <w:sz w:val="20"/>
        </w:rPr>
        <w:t>M</w:t>
      </w:r>
      <w:r>
        <w:rPr>
          <w:color w:val="009EDA"/>
          <w:spacing w:val="1"/>
          <w:w w:val="115"/>
          <w:sz w:val="20"/>
        </w:rPr>
        <w:t>&amp;</w:t>
      </w:r>
      <w:r>
        <w:rPr>
          <w:color w:val="009EDA"/>
          <w:spacing w:val="1"/>
          <w:w w:val="104"/>
          <w:sz w:val="20"/>
        </w:rPr>
        <w:t>A</w:t>
      </w:r>
      <w:r>
        <w:rPr>
          <w:color w:val="009EDA"/>
          <w:spacing w:val="-13"/>
          <w:sz w:val="20"/>
        </w:rPr>
        <w:t>取引</w:t>
      </w:r>
      <w:r>
        <w:rPr>
          <w:color w:val="009EDA"/>
          <w:spacing w:val="-2"/>
          <w:w w:val="132"/>
          <w:sz w:val="20"/>
        </w:rPr>
        <w:t>を</w:t>
      </w:r>
      <w:r>
        <w:rPr>
          <w:color w:val="009EDA"/>
          <w:spacing w:val="-11"/>
          <w:sz w:val="20"/>
        </w:rPr>
        <w:t>想定</w:t>
      </w:r>
      <w:r>
        <w:rPr>
          <w:color w:val="009EDA"/>
          <w:spacing w:val="-15"/>
          <w:w w:val="138"/>
          <w:sz w:val="20"/>
        </w:rPr>
        <w:t>し</w:t>
      </w:r>
      <w:r>
        <w:rPr>
          <w:color w:val="009EDA"/>
          <w:spacing w:val="-1"/>
          <w:w w:val="127"/>
          <w:sz w:val="20"/>
        </w:rPr>
        <w:t>た</w:t>
      </w:r>
      <w:r>
        <w:rPr>
          <w:color w:val="009EDA"/>
          <w:spacing w:val="-3"/>
          <w:w w:val="95"/>
          <w:sz w:val="20"/>
        </w:rPr>
        <w:t>F</w:t>
      </w:r>
      <w:r>
        <w:rPr>
          <w:color w:val="009EDA"/>
          <w:spacing w:val="2"/>
          <w:w w:val="90"/>
          <w:sz w:val="20"/>
        </w:rPr>
        <w:t>O</w:t>
      </w:r>
      <w:r>
        <w:rPr>
          <w:color w:val="009EDA"/>
          <w:spacing w:val="2"/>
          <w:w w:val="92"/>
          <w:sz w:val="20"/>
        </w:rPr>
        <w:t>S</w:t>
      </w:r>
      <w:r>
        <w:rPr>
          <w:color w:val="009EDA"/>
          <w:spacing w:val="5"/>
          <w:w w:val="92"/>
          <w:sz w:val="20"/>
        </w:rPr>
        <w:t>S</w:t>
      </w:r>
      <w:r>
        <w:rPr>
          <w:color w:val="009EDA"/>
          <w:spacing w:val="7"/>
          <w:w w:val="71"/>
          <w:sz w:val="20"/>
        </w:rPr>
        <w:t>I</w:t>
      </w:r>
      <w:r>
        <w:rPr>
          <w:color w:val="009EDA"/>
          <w:spacing w:val="-7"/>
          <w:w w:val="92"/>
          <w:sz w:val="20"/>
        </w:rPr>
        <w:t>D</w:t>
      </w:r>
      <w:r>
        <w:rPr>
          <w:color w:val="009EDA"/>
          <w:spacing w:val="-9"/>
          <w:w w:val="114"/>
          <w:sz w:val="20"/>
        </w:rPr>
        <w:t>を用</w:t>
      </w:r>
      <w:r>
        <w:rPr>
          <w:color w:val="009EDA"/>
          <w:spacing w:val="-7"/>
          <w:w w:val="122"/>
          <w:sz w:val="20"/>
        </w:rPr>
        <w:t>い</w:t>
      </w:r>
      <w:r>
        <w:rPr>
          <w:color w:val="009EDA"/>
          <w:spacing w:val="-7"/>
          <w:w w:val="131"/>
          <w:sz w:val="20"/>
        </w:rPr>
        <w:t>る</w:t>
      </w:r>
      <w:r>
        <w:rPr>
          <w:color w:val="009EDA"/>
          <w:spacing w:val="5"/>
          <w:w w:val="92"/>
          <w:sz w:val="20"/>
        </w:rPr>
        <w:t>D</w:t>
      </w:r>
      <w:r>
        <w:rPr>
          <w:color w:val="009EDA"/>
          <w:spacing w:val="2"/>
          <w:w w:val="71"/>
          <w:sz w:val="20"/>
        </w:rPr>
        <w:t>I</w:t>
      </w:r>
      <w:r>
        <w:rPr>
          <w:color w:val="009EDA"/>
          <w:spacing w:val="-1"/>
          <w:w w:val="107"/>
          <w:sz w:val="20"/>
        </w:rPr>
        <w:t>Y</w:t>
      </w:r>
      <w:r>
        <w:rPr>
          <w:color w:val="009EDA"/>
          <w:spacing w:val="-5"/>
          <w:sz w:val="20"/>
        </w:rPr>
        <w:t>監査</w:t>
      </w:r>
      <w:r>
        <w:rPr>
          <w:color w:val="009EDA"/>
          <w:spacing w:val="-12"/>
          <w:w w:val="132"/>
          <w:sz w:val="20"/>
        </w:rPr>
        <w:t>プ</w:t>
      </w:r>
      <w:r>
        <w:rPr>
          <w:color w:val="009EDA"/>
          <w:spacing w:val="-15"/>
          <w:w w:val="138"/>
          <w:sz w:val="20"/>
        </w:rPr>
        <w:t>ロ</w:t>
      </w:r>
      <w:r>
        <w:rPr>
          <w:color w:val="009EDA"/>
          <w:spacing w:val="-12"/>
          <w:w w:val="122"/>
          <w:sz w:val="20"/>
        </w:rPr>
        <w:t>セ</w:t>
      </w:r>
      <w:r>
        <w:rPr>
          <w:color w:val="009EDA"/>
          <w:w w:val="130"/>
          <w:sz w:val="20"/>
        </w:rPr>
        <w:t>ス</w:t>
      </w:r>
    </w:p>
    <w:p w:rsidR="00D01E5D" w:rsidRDefault="00D01E5D">
      <w:pPr>
        <w:rPr>
          <w:sz w:val="20"/>
        </w:rPr>
        <w:sectPr w:rsidR="00D01E5D">
          <w:pgSz w:w="12240" w:h="15840"/>
          <w:pgMar w:top="880" w:right="1240" w:bottom="760" w:left="1180" w:header="10" w:footer="560" w:gutter="0"/>
          <w:cols w:space="720"/>
        </w:sectPr>
      </w:pPr>
    </w:p>
    <w:p w:rsidR="00D01E5D" w:rsidRDefault="005668DD">
      <w:pPr>
        <w:pStyle w:val="a3"/>
        <w:rPr>
          <w:sz w:val="20"/>
        </w:rPr>
      </w:pPr>
      <w:r>
        <w:rPr>
          <w:noProof/>
        </w:rPr>
        <w:lastRenderedPageBreak/>
        <mc:AlternateContent>
          <mc:Choice Requires="wps">
            <w:drawing>
              <wp:anchor distT="0" distB="0" distL="114300" distR="114300" simplePos="0" relativeHeight="251655168" behindDoc="0" locked="0" layoutInCell="1" allowOverlap="1">
                <wp:simplePos x="0" y="0"/>
                <wp:positionH relativeFrom="page">
                  <wp:posOffset>607060</wp:posOffset>
                </wp:positionH>
                <wp:positionV relativeFrom="page">
                  <wp:posOffset>529590</wp:posOffset>
                </wp:positionV>
                <wp:extent cx="6583680" cy="0"/>
                <wp:effectExtent l="6985" t="15240" r="10160" b="13335"/>
                <wp:wrapNone/>
                <wp:docPr id="37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05043" id="Line 47"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" strokecolor="#0096d6" strokeweight="1pt">
                <w10:wrap anchorx="page" anchory="page"/>
              </v:line>
            </w:pict>
          </mc:Fallback>
        </mc:AlternateContent>
      </w: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5668DD">
      <w:pPr>
        <w:pStyle w:val="1"/>
        <w:spacing w:line="208" w:lineRule="auto"/>
        <w:ind w:left="2843" w:right="907"/>
      </w:pPr>
      <w:r>
        <w:rPr>
          <w:noProof/>
        </w:rPr>
        <mc:AlternateContent>
          <mc:Choice Requires="wps">
            <w:drawing>
              <wp:anchor distT="0" distB="0" distL="114300" distR="114300" simplePos="0" relativeHeight="251656192" behindDoc="0" locked="0" layoutInCell="1" allowOverlap="1">
                <wp:simplePos x="0" y="0"/>
                <wp:positionH relativeFrom="page">
                  <wp:posOffset>1000125</wp:posOffset>
                </wp:positionH>
                <wp:positionV relativeFrom="paragraph">
                  <wp:posOffset>-840740</wp:posOffset>
                </wp:positionV>
                <wp:extent cx="1059180" cy="2272665"/>
                <wp:effectExtent l="0" t="0" r="0" b="4445"/>
                <wp:wrapNone/>
                <wp:docPr id="37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27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111"/>
                              <w:rPr>
                                <w:rFonts w:ascii="Arial"/>
                                <w:b/>
                                <w:sz w:val="300"/>
                              </w:rPr>
                            </w:pPr>
                            <w:r>
                              <w:rPr>
                                <w:rFonts w:ascii="Arial"/>
                                <w:b/>
                                <w:color w:val="009EDA"/>
                                <w:w w:val="99"/>
                                <w:sz w:val="300"/>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40" type="#_x0000_t202" style="position:absolute;left:0;text-align:left;margin-left:78.75pt;margin-top:-66.2pt;width:83.4pt;height:178.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" filled="f" stroked="f">
                <v:textbox inset="0,0,0,0">
                  <w:txbxContent>
                    <w:p w:rsidR="0022633E" w:rsidRDefault="0022633E">
                      <w:pPr>
                        <w:spacing w:before="111"/>
                        <w:rPr>
                          <w:rFonts w:ascii="Arial"/>
                          <w:b/>
                          <w:sz w:val="300"/>
                        </w:rPr>
                      </w:pPr>
                      <w:r>
                        <w:rPr>
                          <w:rFonts w:ascii="Arial"/>
                          <w:b/>
                          <w:color w:val="009EDA"/>
                          <w:w w:val="99"/>
                          <w:sz w:val="300"/>
                        </w:rPr>
                        <w:t>6</w:t>
                      </w:r>
                    </w:p>
                  </w:txbxContent>
                </v:textbox>
                <w10:wrap anchorx="page"/>
              </v:shape>
            </w:pict>
          </mc:Fallback>
        </mc:AlternateContent>
      </w:r>
      <w:bookmarkStart w:id="77" w:name="_bookmark5"/>
      <w:bookmarkEnd w:id="77"/>
      <w:r w:rsidR="0022633E">
        <w:rPr>
          <w:color w:val="009EDA"/>
          <w:w w:val="105"/>
        </w:rPr>
        <w:t>最終レポートに関する留意事項</w:t>
      </w:r>
    </w:p>
    <w:p w:rsidR="00D01E5D" w:rsidRDefault="00D01E5D">
      <w:pPr>
        <w:spacing w:line="208" w:lineRule="auto"/>
        <w:sectPr w:rsidR="00D01E5D">
          <w:headerReference w:type="default" r:id="rId69"/>
          <w:footerReference w:type="default" r:id="rId70"/>
          <w:pgSz w:w="12240" w:h="15840"/>
          <w:pgMar w:top="820" w:right="1240" w:bottom="760" w:left="1180" w:header="0" w:footer="560" w:gutter="0"/>
          <w:pgNumType w:start="19"/>
          <w:cols w:space="720"/>
        </w:sectPr>
      </w:pPr>
    </w:p>
    <w:p w:rsidR="00D01E5D" w:rsidRDefault="005668DD">
      <w:pPr>
        <w:pStyle w:val="a3"/>
        <w:rPr>
          <w:sz w:val="20"/>
        </w:rPr>
      </w:pPr>
      <w:r>
        <w:rPr>
          <w:noProof/>
        </w:rPr>
        <w:lastRenderedPageBreak/>
        <mc:AlternateContent>
          <mc:Choice Requires="wpg">
            <w:drawing>
              <wp:anchor distT="0" distB="0" distL="114300" distR="114300" simplePos="0" relativeHeight="251686912" behindDoc="1" locked="0" layoutInCell="1" allowOverlap="1">
                <wp:simplePos x="0" y="0"/>
                <wp:positionH relativeFrom="page">
                  <wp:posOffset>17145</wp:posOffset>
                </wp:positionH>
                <wp:positionV relativeFrom="page">
                  <wp:posOffset>6350</wp:posOffset>
                </wp:positionV>
                <wp:extent cx="7755255" cy="563880"/>
                <wp:effectExtent l="0" t="0" r="0" b="1270"/>
                <wp:wrapNone/>
                <wp:docPr id="368"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563880"/>
                          <a:chOff x="27" y="10"/>
                          <a:chExt cx="12213" cy="888"/>
                        </a:xfrm>
                      </wpg:grpSpPr>
                      <wps:wsp>
                        <wps:cNvPr id="369" name="Rectangle 45"/>
                        <wps:cNvSpPr>
                          <a:spLocks noChangeArrowheads="1"/>
                        </wps:cNvSpPr>
                        <wps:spPr bwMode="auto">
                          <a:xfrm>
                            <a:off x="27" y="10"/>
                            <a:ext cx="12213" cy="888"/>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Text Box 44"/>
                        <wps:cNvSpPr txBox="1">
                          <a:spLocks noChangeArrowheads="1"/>
                        </wps:cNvSpPr>
                        <wps:spPr bwMode="auto">
                          <a:xfrm>
                            <a:off x="27" y="10"/>
                            <a:ext cx="1221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rPr>
                                  <w:sz w:val="24"/>
                                </w:rPr>
                              </w:pPr>
                            </w:p>
                            <w:p w:rsidR="0022633E" w:rsidRDefault="0022633E">
                              <w:pPr>
                                <w:spacing w:before="162"/>
                                <w:ind w:left="1548"/>
                                <w:rPr>
                                  <w:sz w:val="24"/>
                                </w:rPr>
                              </w:pPr>
                              <w:r>
                                <w:rPr>
                                  <w:color w:val="2A476B"/>
                                  <w:w w:val="120"/>
                                  <w:sz w:val="24"/>
                                </w:rPr>
                                <w:t>Ｍ＆Ａ取引におけるオープンソース監査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 o:spid="_x0000_s1041" style="position:absolute;margin-left:1.35pt;margin-top:.5pt;width:610.65pt;height:44.4pt;z-index:-251629568;mso-position-horizontal-relative:page;mso-position-vertical-relative:page" coordorigin="27,10" coordsize="1221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">
                <v:rect id="Rectangle 45" o:spid="_x0000_s104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" fillcolor="#fbfbfa" stroked="f"/>
                <v:shape id="Text Box 44" o:spid="_x0000_s1043" type="#_x0000_t20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rsidR="0022633E" w:rsidRDefault="0022633E">
                        <w:pPr>
                          <w:rPr>
                            <w:sz w:val="24"/>
                          </w:rPr>
                        </w:pPr>
                      </w:p>
                      <w:p w:rsidR="0022633E" w:rsidRDefault="0022633E">
                        <w:pPr>
                          <w:spacing w:before="162"/>
                          <w:ind w:left="1548"/>
                          <w:rPr>
                            <w:sz w:val="24"/>
                          </w:rPr>
                        </w:pPr>
                        <w:r>
                          <w:rPr>
                            <w:color w:val="2A476B"/>
                            <w:w w:val="120"/>
                            <w:sz w:val="24"/>
                          </w:rPr>
                          <w:t>Ｍ＆Ａ取引におけるオープンソース監査</w:t>
                        </w:r>
                      </w:p>
                    </w:txbxContent>
                  </v:textbox>
                </v:shape>
                <w10:wrap anchorx="page" anchory="page"/>
              </v:group>
            </w:pict>
          </mc:Fallback>
        </mc:AlternateContent>
      </w: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spacing w:before="5"/>
        <w:rPr>
          <w:sz w:val="14"/>
        </w:rPr>
      </w:pPr>
    </w:p>
    <w:p w:rsidR="00D01E5D" w:rsidRDefault="0022633E">
      <w:pPr>
        <w:pStyle w:val="a3"/>
        <w:spacing w:before="60"/>
        <w:ind w:left="395" w:right="350"/>
      </w:pPr>
      <w:r>
        <w:rPr>
          <w:color w:val="414042"/>
          <w:spacing w:val="-9"/>
          <w:w w:val="105"/>
        </w:rPr>
        <w:t>多くの監査ツールは、存在する可能性のある問題へ焦点を当てるようチューニ</w:t>
      </w:r>
      <w:del w:id="78" w:author="工内隆" w:date="2018-02-15T16:23:00Z">
        <w:r w:rsidDel="002F53F8">
          <w:rPr>
            <w:color w:val="414042"/>
            <w:spacing w:val="-9"/>
            <w:w w:val="105"/>
          </w:rPr>
          <w:delText xml:space="preserve">   </w:delText>
        </w:r>
      </w:del>
      <w:r>
        <w:rPr>
          <w:color w:val="414042"/>
          <w:spacing w:val="-13"/>
          <w:w w:val="110"/>
        </w:rPr>
        <w:t>ングすることができます。結果を入念にレビューしてみると、多くが問題ではなか</w:t>
      </w:r>
      <w:r>
        <w:rPr>
          <w:color w:val="414042"/>
          <w:spacing w:val="-5"/>
          <w:w w:val="110"/>
        </w:rPr>
        <w:t>ったということがありますがこういったノイズとしてでてくる</w:t>
      </w:r>
      <w:r>
        <w:rPr>
          <w:color w:val="414042"/>
          <w:spacing w:val="2"/>
        </w:rPr>
        <w:t>も</w:t>
      </w:r>
      <w:r>
        <w:rPr>
          <w:color w:val="414042"/>
          <w:spacing w:val="-4"/>
          <w:w w:val="110"/>
        </w:rPr>
        <w:t>のに対しては事前に</w:t>
      </w:r>
      <w:r>
        <w:rPr>
          <w:color w:val="414042"/>
          <w:spacing w:val="-13"/>
          <w:w w:val="105"/>
        </w:rPr>
        <w:t>対応すべきです。ノイズには、コー</w:t>
      </w:r>
      <w:r>
        <w:rPr>
          <w:color w:val="414042"/>
          <w:spacing w:val="6"/>
        </w:rPr>
        <w:t>ド</w:t>
      </w:r>
      <w:r>
        <w:rPr>
          <w:color w:val="414042"/>
          <w:spacing w:val="-4"/>
          <w:w w:val="105"/>
        </w:rPr>
        <w:t>ツリーの中で使われない残存コー</w:t>
      </w:r>
      <w:r>
        <w:rPr>
          <w:color w:val="414042"/>
        </w:rPr>
        <w:t>ド</w:t>
      </w:r>
      <w:r>
        <w:rPr>
          <w:color w:val="414042"/>
          <w:spacing w:val="-6"/>
          <w:w w:val="105"/>
        </w:rPr>
        <w:t>のような</w:t>
      </w:r>
      <w:r>
        <w:rPr>
          <w:color w:val="414042"/>
        </w:rPr>
        <w:t>も</w:t>
      </w:r>
      <w:del w:id="79" w:author="工内隆" w:date="2018-02-15T16:24:00Z">
        <w:r w:rsidDel="002F53F8">
          <w:rPr>
            <w:color w:val="414042"/>
          </w:rPr>
          <w:delText xml:space="preserve"> </w:delText>
        </w:r>
      </w:del>
      <w:r>
        <w:rPr>
          <w:color w:val="414042"/>
          <w:spacing w:val="-4"/>
          <w:w w:val="105"/>
        </w:rPr>
        <w:t>のなどがあ</w:t>
      </w:r>
      <w:r>
        <w:rPr>
          <w:color w:val="414042"/>
        </w:rPr>
        <w:t>り</w:t>
      </w:r>
      <w:r>
        <w:rPr>
          <w:color w:val="414042"/>
          <w:spacing w:val="-13"/>
          <w:w w:val="105"/>
        </w:rPr>
        <w:t>ます。このためレポー</w:t>
      </w:r>
      <w:r>
        <w:rPr>
          <w:color w:val="414042"/>
          <w:spacing w:val="5"/>
        </w:rPr>
        <w:t>ト</w:t>
      </w:r>
      <w:r>
        <w:rPr>
          <w:color w:val="414042"/>
          <w:spacing w:val="-7"/>
          <w:w w:val="105"/>
        </w:rPr>
        <w:t>は当初長い</w:t>
      </w:r>
      <w:r>
        <w:rPr>
          <w:color w:val="414042"/>
        </w:rPr>
        <w:t>も</w:t>
      </w:r>
      <w:r>
        <w:rPr>
          <w:color w:val="414042"/>
          <w:spacing w:val="-10"/>
          <w:w w:val="105"/>
        </w:rPr>
        <w:t>のとなる場合があるので、時間を</w:t>
      </w:r>
      <w:r>
        <w:rPr>
          <w:color w:val="414042"/>
          <w:w w:val="105"/>
        </w:rPr>
        <w:t>かけてで</w:t>
      </w:r>
      <w:r>
        <w:rPr>
          <w:color w:val="414042"/>
          <w:spacing w:val="-2"/>
        </w:rPr>
        <w:t>も事</w:t>
      </w:r>
      <w:r>
        <w:rPr>
          <w:color w:val="414042"/>
          <w:spacing w:val="-16"/>
          <w:w w:val="105"/>
        </w:rPr>
        <w:t>前に準備し、真の問題を発見できるようフィルターを用意しておくべき</w:t>
      </w:r>
      <w:r>
        <w:rPr>
          <w:color w:val="414042"/>
          <w:spacing w:val="-26"/>
          <w:w w:val="110"/>
        </w:rPr>
        <w:t>なのです。</w:t>
      </w:r>
    </w:p>
    <w:p w:rsidR="00D01E5D" w:rsidRDefault="00D01E5D">
      <w:pPr>
        <w:pStyle w:val="a3"/>
        <w:spacing w:before="10"/>
      </w:pPr>
    </w:p>
    <w:p w:rsidR="00D01E5D" w:rsidRDefault="0022633E">
      <w:pPr>
        <w:pStyle w:val="a3"/>
        <w:ind w:left="395" w:right="284"/>
      </w:pPr>
      <w:r>
        <w:rPr>
          <w:color w:val="414042"/>
          <w:spacing w:val="-3"/>
          <w:w w:val="105"/>
        </w:rPr>
        <w:t>通常</w:t>
      </w:r>
      <w:r>
        <w:rPr>
          <w:color w:val="414042"/>
          <w:w w:val="105"/>
        </w:rPr>
        <w:t xml:space="preserve">Software Package Data </w:t>
      </w:r>
      <w:r>
        <w:rPr>
          <w:color w:val="414042"/>
          <w:spacing w:val="-3"/>
          <w:w w:val="105"/>
        </w:rPr>
        <w:t>Exchange</w:t>
      </w:r>
      <w:r>
        <w:rPr>
          <w:color w:val="414042"/>
          <w:spacing w:val="-21"/>
          <w:w w:val="105"/>
        </w:rPr>
        <w:t xml:space="preserve"> (</w:t>
      </w:r>
      <w:r>
        <w:rPr>
          <w:color w:val="414042"/>
          <w:spacing w:val="-3"/>
          <w:w w:val="105"/>
        </w:rPr>
        <w:t>SPDX</w:t>
      </w:r>
      <w:r>
        <w:rPr>
          <w:color w:val="414042"/>
          <w:spacing w:val="-9"/>
          <w:w w:val="105"/>
        </w:rPr>
        <w:t>) に準拠したレポートが要求に応</w:t>
      </w:r>
      <w:r>
        <w:rPr>
          <w:color w:val="414042"/>
          <w:spacing w:val="-16"/>
          <w:w w:val="105"/>
        </w:rPr>
        <w:t xml:space="preserve">じ提供されることにも留意しましょう。したがって、監査サービス提供者にそのような </w:t>
      </w:r>
      <w:r>
        <w:rPr>
          <w:color w:val="414042"/>
          <w:spacing w:val="-15"/>
          <w:w w:val="105"/>
        </w:rPr>
        <w:t xml:space="preserve">レポートを用意してもらいたいときには、それを事前に要求することが必要となるで </w:t>
      </w:r>
      <w:r>
        <w:rPr>
          <w:color w:val="414042"/>
          <w:spacing w:val="-7"/>
          <w:w w:val="105"/>
        </w:rPr>
        <w:t>しょう。</w:t>
      </w:r>
    </w:p>
    <w:p w:rsidR="00D01E5D" w:rsidRDefault="00D01E5D">
      <w:pPr>
        <w:sectPr w:rsidR="00D01E5D">
          <w:headerReference w:type="default" r:id="rId71"/>
          <w:footerReference w:type="default" r:id="rId72"/>
          <w:pgSz w:w="12240" w:h="15840"/>
          <w:pgMar w:top="0" w:right="1240" w:bottom="760" w:left="1180" w:header="0" w:footer="560" w:gutter="0"/>
          <w:pgNumType w:start="20"/>
          <w:cols w:space="720"/>
        </w:sectPr>
      </w:pPr>
    </w:p>
    <w:p w:rsidR="00D01E5D" w:rsidRDefault="005668DD">
      <w:pPr>
        <w:pStyle w:val="a3"/>
        <w:rPr>
          <w:sz w:val="20"/>
        </w:rPr>
      </w:pPr>
      <w:r>
        <w:rPr>
          <w:noProof/>
        </w:rPr>
        <w:lastRenderedPageBreak/>
        <mc:AlternateContent>
          <mc:Choice Requires="wps">
            <w:drawing>
              <wp:anchor distT="0" distB="0" distL="114300" distR="114300" simplePos="0" relativeHeight="251657216" behindDoc="0" locked="0" layoutInCell="1" allowOverlap="1">
                <wp:simplePos x="0" y="0"/>
                <wp:positionH relativeFrom="page">
                  <wp:posOffset>607060</wp:posOffset>
                </wp:positionH>
                <wp:positionV relativeFrom="page">
                  <wp:posOffset>529590</wp:posOffset>
                </wp:positionV>
                <wp:extent cx="6583680" cy="0"/>
                <wp:effectExtent l="6985" t="15240" r="10160" b="13335"/>
                <wp:wrapNone/>
                <wp:docPr id="367"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56568" id="Line 42"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" strokecolor="#0096d6" strokeweight="1pt">
                <w10:wrap anchorx="page" anchory="page"/>
              </v:line>
            </w:pict>
          </mc:Fallback>
        </mc:AlternateContent>
      </w: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5668DD">
      <w:pPr>
        <w:pStyle w:val="1"/>
        <w:spacing w:line="208" w:lineRule="auto"/>
        <w:ind w:left="2613" w:right="2946"/>
      </w:pPr>
      <w:r>
        <w:rPr>
          <w:noProof/>
        </w:rPr>
        <mc:AlternateContent>
          <mc:Choice Requires="wps">
            <w:drawing>
              <wp:anchor distT="0" distB="0" distL="114300" distR="114300" simplePos="0" relativeHeight="251658240" behindDoc="0" locked="0" layoutInCell="1" allowOverlap="1">
                <wp:simplePos x="0" y="0"/>
                <wp:positionH relativeFrom="page">
                  <wp:posOffset>987425</wp:posOffset>
                </wp:positionH>
                <wp:positionV relativeFrom="paragraph">
                  <wp:posOffset>-840740</wp:posOffset>
                </wp:positionV>
                <wp:extent cx="1059180" cy="2272665"/>
                <wp:effectExtent l="0" t="0" r="1270" b="4445"/>
                <wp:wrapNone/>
                <wp:docPr id="36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27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111"/>
                              <w:rPr>
                                <w:rFonts w:ascii="Arial"/>
                                <w:b/>
                                <w:sz w:val="300"/>
                              </w:rPr>
                            </w:pPr>
                            <w:r>
                              <w:rPr>
                                <w:rFonts w:ascii="Arial"/>
                                <w:b/>
                                <w:color w:val="009EDA"/>
                                <w:w w:val="99"/>
                                <w:sz w:val="300"/>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44" type="#_x0000_t202" style="position:absolute;left:0;text-align:left;margin-left:77.75pt;margin-top:-66.2pt;width:83.4pt;height:178.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FpsgIAALQFAAAOAAAAZHJzL2Uyb0RvYy54bWysVG1vmzAQ/j5p/8Hyd8pLCQF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" filled="f" stroked="f">
                <v:textbox inset="0,0,0,0">
                  <w:txbxContent>
                    <w:p w:rsidR="0022633E" w:rsidRDefault="0022633E">
                      <w:pPr>
                        <w:spacing w:before="111"/>
                        <w:rPr>
                          <w:rFonts w:ascii="Arial"/>
                          <w:b/>
                          <w:sz w:val="300"/>
                        </w:rPr>
                      </w:pPr>
                      <w:r>
                        <w:rPr>
                          <w:rFonts w:ascii="Arial"/>
                          <w:b/>
                          <w:color w:val="009EDA"/>
                          <w:w w:val="99"/>
                          <w:sz w:val="300"/>
                        </w:rPr>
                        <w:t>7</w:t>
                      </w:r>
                    </w:p>
                  </w:txbxContent>
                </v:textbox>
                <w10:wrap anchorx="page"/>
              </v:shape>
            </w:pict>
          </mc:Fallback>
        </mc:AlternateContent>
      </w:r>
      <w:bookmarkStart w:id="80" w:name="_bookmark6"/>
      <w:bookmarkEnd w:id="80"/>
      <w:r w:rsidR="0022633E">
        <w:rPr>
          <w:color w:val="009EDA"/>
          <w:spacing w:val="-45"/>
          <w:w w:val="120"/>
        </w:rPr>
        <w:t xml:space="preserve">セキュリティと </w:t>
      </w:r>
      <w:r w:rsidR="0022633E">
        <w:rPr>
          <w:color w:val="009EDA"/>
          <w:spacing w:val="-17"/>
          <w:w w:val="110"/>
        </w:rPr>
        <w:t>バージョン管理</w:t>
      </w:r>
    </w:p>
    <w:p w:rsidR="00D01E5D" w:rsidRDefault="00D01E5D">
      <w:pPr>
        <w:spacing w:line="208" w:lineRule="auto"/>
        <w:sectPr w:rsidR="00D01E5D">
          <w:headerReference w:type="default" r:id="rId73"/>
          <w:footerReference w:type="default" r:id="rId74"/>
          <w:pgSz w:w="12240" w:h="15840"/>
          <w:pgMar w:top="820" w:right="1240" w:bottom="760" w:left="1180" w:header="0" w:footer="560" w:gutter="0"/>
          <w:pgNumType w:start="21"/>
          <w:cols w:space="720"/>
        </w:sectPr>
      </w:pPr>
    </w:p>
    <w:p w:rsidR="00D01E5D" w:rsidRDefault="005668DD">
      <w:pPr>
        <w:pStyle w:val="a3"/>
        <w:rPr>
          <w:sz w:val="20"/>
        </w:rPr>
      </w:pPr>
      <w:r>
        <w:rPr>
          <w:noProof/>
        </w:rPr>
        <w:lastRenderedPageBreak/>
        <mc:AlternateContent>
          <mc:Choice Requires="wpg">
            <w:drawing>
              <wp:anchor distT="0" distB="0" distL="114300" distR="114300" simplePos="0" relativeHeight="251687936" behindDoc="1" locked="0" layoutInCell="1" allowOverlap="1">
                <wp:simplePos x="0" y="0"/>
                <wp:positionH relativeFrom="page">
                  <wp:posOffset>17145</wp:posOffset>
                </wp:positionH>
                <wp:positionV relativeFrom="page">
                  <wp:posOffset>6350</wp:posOffset>
                </wp:positionV>
                <wp:extent cx="7755255" cy="563880"/>
                <wp:effectExtent l="0" t="0" r="0" b="1270"/>
                <wp:wrapNone/>
                <wp:docPr id="36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563880"/>
                          <a:chOff x="27" y="10"/>
                          <a:chExt cx="12213" cy="888"/>
                        </a:xfrm>
                      </wpg:grpSpPr>
                      <wps:wsp>
                        <wps:cNvPr id="364" name="Rectangle 40"/>
                        <wps:cNvSpPr>
                          <a:spLocks noChangeArrowheads="1"/>
                        </wps:cNvSpPr>
                        <wps:spPr bwMode="auto">
                          <a:xfrm>
                            <a:off x="27" y="10"/>
                            <a:ext cx="12213" cy="888"/>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Text Box 39"/>
                        <wps:cNvSpPr txBox="1">
                          <a:spLocks noChangeArrowheads="1"/>
                        </wps:cNvSpPr>
                        <wps:spPr bwMode="auto">
                          <a:xfrm>
                            <a:off x="27" y="10"/>
                            <a:ext cx="1221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rPr>
                                  <w:sz w:val="24"/>
                                </w:rPr>
                              </w:pPr>
                            </w:p>
                            <w:p w:rsidR="0022633E" w:rsidRDefault="0022633E">
                              <w:pPr>
                                <w:spacing w:before="162"/>
                                <w:ind w:left="1548"/>
                                <w:rPr>
                                  <w:sz w:val="24"/>
                                </w:rPr>
                              </w:pPr>
                              <w:r>
                                <w:rPr>
                                  <w:color w:val="2A476B"/>
                                  <w:w w:val="120"/>
                                  <w:sz w:val="24"/>
                                </w:rPr>
                                <w:t>Ｍ＆Ａ取引におけるオープンソース監査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 o:spid="_x0000_s1045" style="position:absolute;margin-left:1.35pt;margin-top:.5pt;width:610.65pt;height:44.4pt;z-index:-251628544;mso-position-horizontal-relative:page;mso-position-vertical-relative:page" coordorigin="27,10" coordsize="1221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">
                <v:rect id="Rectangle 40" o:spid="_x0000_s1046"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" fillcolor="#fbfbfa" stroked="f"/>
                <v:shape id="Text Box 39" o:spid="_x0000_s1047" type="#_x0000_t20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rsidR="0022633E" w:rsidRDefault="0022633E">
                        <w:pPr>
                          <w:rPr>
                            <w:sz w:val="24"/>
                          </w:rPr>
                        </w:pPr>
                      </w:p>
                      <w:p w:rsidR="0022633E" w:rsidRDefault="0022633E">
                        <w:pPr>
                          <w:spacing w:before="162"/>
                          <w:ind w:left="1548"/>
                          <w:rPr>
                            <w:sz w:val="24"/>
                          </w:rPr>
                        </w:pPr>
                        <w:r>
                          <w:rPr>
                            <w:color w:val="2A476B"/>
                            <w:w w:val="120"/>
                            <w:sz w:val="24"/>
                          </w:rPr>
                          <w:t>Ｍ＆Ａ取引におけるオープンソース監査</w:t>
                        </w:r>
                      </w:p>
                    </w:txbxContent>
                  </v:textbox>
                </v:shape>
                <w10:wrap anchorx="page" anchory="page"/>
              </v:group>
            </w:pict>
          </mc:Fallback>
        </mc:AlternateContent>
      </w: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spacing w:before="5"/>
        <w:rPr>
          <w:sz w:val="14"/>
        </w:rPr>
      </w:pPr>
    </w:p>
    <w:p w:rsidR="00D01E5D" w:rsidRDefault="0022633E">
      <w:pPr>
        <w:pStyle w:val="a3"/>
        <w:spacing w:before="60"/>
        <w:ind w:left="395" w:right="344"/>
      </w:pPr>
      <w:r>
        <w:rPr>
          <w:color w:val="414042"/>
          <w:spacing w:val="2"/>
          <w:w w:val="110"/>
        </w:rPr>
        <w:t>ソフ</w:t>
      </w:r>
      <w:r>
        <w:rPr>
          <w:color w:val="414042"/>
        </w:rPr>
        <w:t>ト</w:t>
      </w:r>
      <w:r>
        <w:rPr>
          <w:color w:val="414042"/>
          <w:spacing w:val="-5"/>
          <w:w w:val="110"/>
        </w:rPr>
        <w:t>ウェアはワインのような</w:t>
      </w:r>
      <w:r>
        <w:rPr>
          <w:color w:val="414042"/>
          <w:spacing w:val="2"/>
        </w:rPr>
        <w:t>も</w:t>
      </w:r>
      <w:r>
        <w:rPr>
          <w:color w:val="414042"/>
          <w:spacing w:val="-4"/>
          <w:w w:val="110"/>
        </w:rPr>
        <w:t>のでなく牛乳のように経年劣化する</w:t>
      </w:r>
      <w:r>
        <w:rPr>
          <w:color w:val="414042"/>
          <w:spacing w:val="2"/>
        </w:rPr>
        <w:t>も</w:t>
      </w:r>
      <w:r>
        <w:rPr>
          <w:color w:val="414042"/>
          <w:spacing w:val="-5"/>
          <w:w w:val="110"/>
        </w:rPr>
        <w:t>の、というの</w:t>
      </w:r>
      <w:r>
        <w:rPr>
          <w:color w:val="414042"/>
          <w:spacing w:val="-12"/>
          <w:w w:val="110"/>
        </w:rPr>
        <w:t>は一般的に受け入れられていることです。そして</w:t>
      </w:r>
      <w:r>
        <w:rPr>
          <w:color w:val="414042"/>
          <w:spacing w:val="-4"/>
          <w:w w:val="115"/>
        </w:rPr>
        <w:t>オ</w:t>
      </w:r>
      <w:r>
        <w:rPr>
          <w:color w:val="414042"/>
          <w:spacing w:val="-14"/>
          <w:w w:val="110"/>
        </w:rPr>
        <w:t>ープンソースであれ、それ以</w:t>
      </w:r>
      <w:del w:id="81" w:author="工内隆" w:date="2018-02-15T16:26:00Z">
        <w:r w:rsidDel="002F53F8">
          <w:rPr>
            <w:color w:val="414042"/>
            <w:spacing w:val="-14"/>
            <w:w w:val="110"/>
          </w:rPr>
          <w:delText xml:space="preserve"> </w:delText>
        </w:r>
      </w:del>
      <w:r>
        <w:rPr>
          <w:color w:val="414042"/>
          <w:spacing w:val="1"/>
          <w:w w:val="110"/>
        </w:rPr>
        <w:t>外の</w:t>
      </w:r>
      <w:r>
        <w:rPr>
          <w:color w:val="414042"/>
        </w:rPr>
        <w:t>も</w:t>
      </w:r>
      <w:r>
        <w:rPr>
          <w:color w:val="414042"/>
          <w:spacing w:val="-15"/>
          <w:w w:val="110"/>
        </w:rPr>
        <w:t>のであれ、すべてのコー</w:t>
      </w:r>
      <w:r>
        <w:rPr>
          <w:color w:val="414042"/>
        </w:rPr>
        <w:t>ド</w:t>
      </w:r>
      <w:r>
        <w:rPr>
          <w:color w:val="414042"/>
          <w:spacing w:val="-7"/>
          <w:w w:val="110"/>
        </w:rPr>
        <w:t>にはセキュリ</w:t>
      </w:r>
      <w:r>
        <w:rPr>
          <w:color w:val="414042"/>
          <w:spacing w:val="-31"/>
          <w:w w:val="115"/>
        </w:rPr>
        <w:t>テ</w:t>
      </w:r>
      <w:r>
        <w:rPr>
          <w:color w:val="414042"/>
          <w:spacing w:val="-6"/>
          <w:w w:val="110"/>
        </w:rPr>
        <w:t>ィの脆弱性がついて回</w:t>
      </w:r>
      <w:r>
        <w:rPr>
          <w:color w:val="414042"/>
        </w:rPr>
        <w:t>り</w:t>
      </w:r>
      <w:r>
        <w:rPr>
          <w:color w:val="414042"/>
          <w:spacing w:val="-22"/>
          <w:w w:val="110"/>
        </w:rPr>
        <w:t>ます。しか</w:t>
      </w:r>
      <w:r>
        <w:rPr>
          <w:color w:val="414042"/>
          <w:spacing w:val="-24"/>
          <w:w w:val="110"/>
        </w:rPr>
        <w:t>し、</w:t>
      </w:r>
      <w:r>
        <w:rPr>
          <w:color w:val="414042"/>
          <w:spacing w:val="-4"/>
          <w:w w:val="115"/>
        </w:rPr>
        <w:t>オ</w:t>
      </w:r>
      <w:r>
        <w:rPr>
          <w:color w:val="414042"/>
          <w:spacing w:val="-11"/>
          <w:w w:val="110"/>
        </w:rPr>
        <w:t>ープンソースのプロジ</w:t>
      </w:r>
      <w:r>
        <w:rPr>
          <w:color w:val="414042"/>
          <w:spacing w:val="-12"/>
          <w:w w:val="115"/>
        </w:rPr>
        <w:t>ェ</w:t>
      </w:r>
      <w:r>
        <w:rPr>
          <w:color w:val="414042"/>
          <w:spacing w:val="-5"/>
          <w:w w:val="110"/>
        </w:rPr>
        <w:t>ク</w:t>
      </w:r>
      <w:r>
        <w:rPr>
          <w:color w:val="414042"/>
        </w:rPr>
        <w:t>ト</w:t>
      </w:r>
      <w:r>
        <w:rPr>
          <w:color w:val="414042"/>
          <w:spacing w:val="-14"/>
          <w:w w:val="110"/>
        </w:rPr>
        <w:t>においては、こうい</w:t>
      </w:r>
      <w:r>
        <w:rPr>
          <w:color w:val="414042"/>
          <w:spacing w:val="-10"/>
          <w:w w:val="115"/>
        </w:rPr>
        <w:t>っ</w:t>
      </w:r>
      <w:r>
        <w:rPr>
          <w:color w:val="414042"/>
          <w:spacing w:val="-2"/>
          <w:w w:val="110"/>
        </w:rPr>
        <w:t>た脆弱性はその解決プロセ</w:t>
      </w:r>
      <w:r>
        <w:rPr>
          <w:color w:val="414042"/>
          <w:spacing w:val="-7"/>
          <w:w w:val="105"/>
        </w:rPr>
        <w:t>スと同じように公衆の面前にさらされることにな</w:t>
      </w:r>
      <w:r>
        <w:rPr>
          <w:color w:val="414042"/>
        </w:rPr>
        <w:t>り</w:t>
      </w:r>
      <w:r>
        <w:rPr>
          <w:color w:val="414042"/>
          <w:spacing w:val="-9"/>
          <w:w w:val="105"/>
        </w:rPr>
        <w:t>ます。脆弱性情報が公開される</w:t>
      </w:r>
      <w:r>
        <w:rPr>
          <w:color w:val="414042"/>
          <w:spacing w:val="-15"/>
          <w:w w:val="105"/>
        </w:rPr>
        <w:t>のは改修策が実装される前と後、両方のケースがありますが、更新されなくなった</w:t>
      </w:r>
      <w:del w:id="82" w:author="工内隆" w:date="2018-02-15T16:26:00Z">
        <w:r w:rsidDel="008914FD">
          <w:rPr>
            <w:color w:val="414042"/>
            <w:spacing w:val="-15"/>
            <w:w w:val="105"/>
          </w:rPr>
          <w:delText xml:space="preserve"> </w:delText>
        </w:r>
        <w:r w:rsidDel="008914FD">
          <w:rPr>
            <w:color w:val="414042"/>
            <w:spacing w:val="-10"/>
            <w:w w:val="105"/>
          </w:rPr>
          <w:delText>ような</w:delText>
        </w:r>
      </w:del>
      <w:r>
        <w:rPr>
          <w:color w:val="414042"/>
          <w:spacing w:val="-10"/>
          <w:w w:val="105"/>
        </w:rPr>
        <w:t>オープンソースのコー</w:t>
      </w:r>
      <w:r>
        <w:rPr>
          <w:color w:val="414042"/>
          <w:spacing w:val="5"/>
        </w:rPr>
        <w:t>ド</w:t>
      </w:r>
      <w:r>
        <w:rPr>
          <w:color w:val="414042"/>
          <w:spacing w:val="-10"/>
          <w:w w:val="105"/>
        </w:rPr>
        <w:t>は、世界中からの攻撃を受けやすい脆弱性を潜在</w:t>
      </w:r>
      <w:del w:id="83" w:author="工内隆" w:date="2018-02-15T16:27:00Z">
        <w:r w:rsidDel="008914FD">
          <w:rPr>
            <w:color w:val="414042"/>
            <w:spacing w:val="-10"/>
            <w:w w:val="105"/>
          </w:rPr>
          <w:delText xml:space="preserve"> </w:delText>
        </w:r>
      </w:del>
      <w:r>
        <w:rPr>
          <w:color w:val="414042"/>
          <w:spacing w:val="-10"/>
          <w:w w:val="110"/>
        </w:rPr>
        <w:t>的に含みやすい</w:t>
      </w:r>
      <w:r>
        <w:rPr>
          <w:color w:val="414042"/>
        </w:rPr>
        <w:t>も</w:t>
      </w:r>
      <w:r>
        <w:rPr>
          <w:color w:val="414042"/>
          <w:spacing w:val="-4"/>
          <w:w w:val="110"/>
        </w:rPr>
        <w:t>ので</w:t>
      </w:r>
      <w:r>
        <w:rPr>
          <w:color w:val="414042"/>
          <w:spacing w:val="2"/>
        </w:rPr>
        <w:t>も</w:t>
      </w:r>
      <w:r>
        <w:rPr>
          <w:color w:val="414042"/>
          <w:spacing w:val="-18"/>
          <w:w w:val="110"/>
        </w:rPr>
        <w:t>あるといえます。セキュリ</w:t>
      </w:r>
      <w:r>
        <w:rPr>
          <w:color w:val="414042"/>
          <w:spacing w:val="-31"/>
          <w:w w:val="115"/>
        </w:rPr>
        <w:t>テ</w:t>
      </w:r>
      <w:r>
        <w:rPr>
          <w:color w:val="414042"/>
          <w:spacing w:val="-12"/>
          <w:w w:val="110"/>
        </w:rPr>
        <w:t>ィとバージョン管理は、</w:t>
      </w:r>
      <w:r>
        <w:rPr>
          <w:color w:val="414042"/>
          <w:spacing w:val="-4"/>
          <w:w w:val="115"/>
        </w:rPr>
        <w:t>オ</w:t>
      </w:r>
      <w:r>
        <w:rPr>
          <w:color w:val="414042"/>
          <w:spacing w:val="-6"/>
          <w:w w:val="110"/>
        </w:rPr>
        <w:t>ープン</w:t>
      </w:r>
      <w:r>
        <w:rPr>
          <w:color w:val="414042"/>
          <w:spacing w:val="-8"/>
          <w:w w:val="110"/>
        </w:rPr>
        <w:t>ソース コンプライアンスのデューデリジ</w:t>
      </w:r>
      <w:r>
        <w:rPr>
          <w:color w:val="414042"/>
          <w:spacing w:val="-3"/>
          <w:w w:val="115"/>
        </w:rPr>
        <w:t>ェ</w:t>
      </w:r>
      <w:r>
        <w:rPr>
          <w:color w:val="414042"/>
          <w:spacing w:val="-1"/>
          <w:w w:val="110"/>
        </w:rPr>
        <w:t>ンスの範疇ではあ</w:t>
      </w:r>
      <w:r>
        <w:rPr>
          <w:color w:val="414042"/>
        </w:rPr>
        <w:t>り</w:t>
      </w:r>
      <w:r>
        <w:rPr>
          <w:color w:val="414042"/>
          <w:spacing w:val="-14"/>
          <w:w w:val="110"/>
        </w:rPr>
        <w:t>ませんが、特定した</w:t>
      </w:r>
      <w:r>
        <w:rPr>
          <w:color w:val="414042"/>
          <w:spacing w:val="-4"/>
          <w:w w:val="115"/>
        </w:rPr>
        <w:t>オ</w:t>
      </w:r>
      <w:r>
        <w:rPr>
          <w:color w:val="414042"/>
          <w:spacing w:val="-10"/>
          <w:w w:val="110"/>
        </w:rPr>
        <w:t>ープンソースのコンポーネントを既知の</w:t>
      </w:r>
      <w:r>
        <w:rPr>
          <w:color w:val="414042"/>
          <w:spacing w:val="-4"/>
          <w:w w:val="115"/>
        </w:rPr>
        <w:t>オ</w:t>
      </w:r>
      <w:r>
        <w:rPr>
          <w:color w:val="414042"/>
          <w:spacing w:val="-11"/>
          <w:w w:val="110"/>
        </w:rPr>
        <w:t>ープンソースのセキュリ</w:t>
      </w:r>
      <w:r>
        <w:rPr>
          <w:color w:val="414042"/>
          <w:spacing w:val="-31"/>
          <w:w w:val="115"/>
        </w:rPr>
        <w:t>テ</w:t>
      </w:r>
      <w:r>
        <w:rPr>
          <w:color w:val="414042"/>
          <w:spacing w:val="-2"/>
          <w:w w:val="110"/>
        </w:rPr>
        <w:t>ィ脆弱性と</w:t>
      </w:r>
      <w:del w:id="84" w:author="工内隆" w:date="2018-02-15T16:27:00Z">
        <w:r w:rsidDel="008914FD">
          <w:rPr>
            <w:color w:val="414042"/>
            <w:spacing w:val="-2"/>
            <w:w w:val="110"/>
          </w:rPr>
          <w:delText xml:space="preserve"> </w:delText>
        </w:r>
      </w:del>
      <w:r>
        <w:rPr>
          <w:color w:val="414042"/>
          <w:spacing w:val="-3"/>
          <w:w w:val="110"/>
        </w:rPr>
        <w:t>照らし合わせ</w:t>
      </w:r>
      <w:r>
        <w:rPr>
          <w:color w:val="414042"/>
          <w:spacing w:val="-3"/>
          <w:w w:val="115"/>
        </w:rPr>
        <w:t>マッ</w:t>
      </w:r>
      <w:r>
        <w:rPr>
          <w:color w:val="414042"/>
          <w:spacing w:val="-11"/>
          <w:w w:val="110"/>
        </w:rPr>
        <w:t>ピングするようなサービスが合わせてソースコー</w:t>
      </w:r>
      <w:r>
        <w:rPr>
          <w:color w:val="414042"/>
          <w:spacing w:val="27"/>
        </w:rPr>
        <w:t xml:space="preserve">ド </w:t>
      </w:r>
      <w:r>
        <w:rPr>
          <w:color w:val="414042"/>
          <w:spacing w:val="-8"/>
          <w:w w:val="110"/>
        </w:rPr>
        <w:t>スキャンのサ</w:t>
      </w:r>
      <w:r>
        <w:rPr>
          <w:color w:val="414042"/>
          <w:spacing w:val="-3"/>
          <w:w w:val="110"/>
        </w:rPr>
        <w:t>ービス企業から提供されることがあ</w:t>
      </w:r>
      <w:r>
        <w:rPr>
          <w:color w:val="414042"/>
        </w:rPr>
        <w:t>り</w:t>
      </w:r>
      <w:r>
        <w:rPr>
          <w:color w:val="414042"/>
          <w:spacing w:val="-18"/>
          <w:w w:val="110"/>
        </w:rPr>
        <w:t>ます。</w:t>
      </w:r>
    </w:p>
    <w:p w:rsidR="00D01E5D" w:rsidRDefault="00D01E5D">
      <w:pPr>
        <w:sectPr w:rsidR="00D01E5D">
          <w:headerReference w:type="default" r:id="rId75"/>
          <w:footerReference w:type="default" r:id="rId76"/>
          <w:pgSz w:w="12240" w:h="15840"/>
          <w:pgMar w:top="0" w:right="1240" w:bottom="760" w:left="1180" w:header="0" w:footer="560" w:gutter="0"/>
          <w:pgNumType w:start="22"/>
          <w:cols w:space="720"/>
        </w:sectPr>
      </w:pPr>
    </w:p>
    <w:p w:rsidR="00D01E5D" w:rsidRDefault="005668DD">
      <w:pPr>
        <w:pStyle w:val="a3"/>
        <w:rPr>
          <w:sz w:val="20"/>
        </w:rPr>
      </w:pPr>
      <w:r>
        <w:rPr>
          <w:noProof/>
        </w:rPr>
        <w:lastRenderedPageBreak/>
        <mc:AlternateContent>
          <mc:Choice Requires="wps">
            <w:drawing>
              <wp:anchor distT="0" distB="0" distL="114300" distR="114300" simplePos="0" relativeHeight="251659264" behindDoc="0" locked="0" layoutInCell="1" allowOverlap="1">
                <wp:simplePos x="0" y="0"/>
                <wp:positionH relativeFrom="page">
                  <wp:posOffset>607060</wp:posOffset>
                </wp:positionH>
                <wp:positionV relativeFrom="page">
                  <wp:posOffset>529590</wp:posOffset>
                </wp:positionV>
                <wp:extent cx="6583680" cy="0"/>
                <wp:effectExtent l="6985" t="15240" r="10160" b="13335"/>
                <wp:wrapNone/>
                <wp:docPr id="362"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888BC" id="Line 37"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" strokecolor="#0096d6" strokeweight="1pt">
                <w10:wrap anchorx="page" anchory="page"/>
              </v:line>
            </w:pict>
          </mc:Fallback>
        </mc:AlternateContent>
      </w: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spacing w:before="11"/>
      </w:pPr>
    </w:p>
    <w:p w:rsidR="00D01E5D" w:rsidRDefault="0022633E">
      <w:pPr>
        <w:pStyle w:val="1"/>
        <w:spacing w:before="211"/>
        <w:ind w:left="395"/>
      </w:pPr>
      <w:bookmarkStart w:id="85" w:name="_bookmark7"/>
      <w:bookmarkEnd w:id="85"/>
      <w:r>
        <w:rPr>
          <w:rFonts w:ascii="Arial" w:eastAsia="Arial"/>
          <w:b/>
          <w:color w:val="009EDA"/>
          <w:sz w:val="300"/>
        </w:rPr>
        <w:t>8</w:t>
      </w:r>
      <w:r>
        <w:rPr>
          <w:rFonts w:ascii="Arial" w:eastAsia="Arial"/>
          <w:b/>
          <w:color w:val="009EDA"/>
          <w:spacing w:val="-53"/>
          <w:sz w:val="300"/>
        </w:rPr>
        <w:t xml:space="preserve"> </w:t>
      </w:r>
      <w:r>
        <w:rPr>
          <w:color w:val="009EDA"/>
          <w:spacing w:val="-46"/>
        </w:rPr>
        <w:t>買収前、買収後の改善</w:t>
      </w:r>
    </w:p>
    <w:p w:rsidR="00D01E5D" w:rsidRDefault="00D01E5D">
      <w:pPr>
        <w:sectPr w:rsidR="00D01E5D">
          <w:headerReference w:type="default" r:id="rId77"/>
          <w:footerReference w:type="default" r:id="rId78"/>
          <w:pgSz w:w="12240" w:h="15840"/>
          <w:pgMar w:top="820" w:right="1240" w:bottom="760" w:left="1180" w:header="0" w:footer="560" w:gutter="0"/>
          <w:pgNumType w:start="23"/>
          <w:cols w:space="720"/>
        </w:sectPr>
      </w:pPr>
    </w:p>
    <w:p w:rsidR="00D01E5D" w:rsidRDefault="005668DD">
      <w:pPr>
        <w:pStyle w:val="a3"/>
        <w:rPr>
          <w:sz w:val="20"/>
        </w:rPr>
      </w:pPr>
      <w:r>
        <w:rPr>
          <w:noProof/>
        </w:rPr>
        <w:lastRenderedPageBreak/>
        <mc:AlternateContent>
          <mc:Choice Requires="wpg">
            <w:drawing>
              <wp:anchor distT="0" distB="0" distL="114300" distR="114300" simplePos="0" relativeHeight="251688960" behindDoc="1" locked="0" layoutInCell="1" allowOverlap="1">
                <wp:simplePos x="0" y="0"/>
                <wp:positionH relativeFrom="page">
                  <wp:posOffset>17145</wp:posOffset>
                </wp:positionH>
                <wp:positionV relativeFrom="page">
                  <wp:posOffset>6350</wp:posOffset>
                </wp:positionV>
                <wp:extent cx="7755255" cy="563880"/>
                <wp:effectExtent l="0" t="0" r="0" b="1270"/>
                <wp:wrapNone/>
                <wp:docPr id="359"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563880"/>
                          <a:chOff x="27" y="10"/>
                          <a:chExt cx="12213" cy="888"/>
                        </a:xfrm>
                      </wpg:grpSpPr>
                      <wps:wsp>
                        <wps:cNvPr id="360" name="Rectangle 36"/>
                        <wps:cNvSpPr>
                          <a:spLocks noChangeArrowheads="1"/>
                        </wps:cNvSpPr>
                        <wps:spPr bwMode="auto">
                          <a:xfrm>
                            <a:off x="27" y="10"/>
                            <a:ext cx="12213" cy="888"/>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Text Box 35"/>
                        <wps:cNvSpPr txBox="1">
                          <a:spLocks noChangeArrowheads="1"/>
                        </wps:cNvSpPr>
                        <wps:spPr bwMode="auto">
                          <a:xfrm>
                            <a:off x="27" y="10"/>
                            <a:ext cx="1221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rPr>
                                  <w:sz w:val="24"/>
                                </w:rPr>
                              </w:pPr>
                            </w:p>
                            <w:p w:rsidR="0022633E" w:rsidRDefault="0022633E">
                              <w:pPr>
                                <w:spacing w:before="162"/>
                                <w:ind w:left="1548"/>
                                <w:rPr>
                                  <w:sz w:val="24"/>
                                </w:rPr>
                              </w:pPr>
                              <w:r>
                                <w:rPr>
                                  <w:color w:val="2A476B"/>
                                  <w:w w:val="120"/>
                                  <w:sz w:val="24"/>
                                </w:rPr>
                                <w:t>Ｍ＆Ａ取引におけるオープンソース監査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 o:spid="_x0000_s1048" style="position:absolute;margin-left:1.35pt;margin-top:.5pt;width:610.65pt;height:44.4pt;z-index:-251627520;mso-position-horizontal-relative:page;mso-position-vertical-relative:page" coordorigin="27,10" coordsize="1221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">
                <v:rect id="Rectangle 36" o:spid="_x0000_s1049"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" fillcolor="#fbfbfa" stroked="f"/>
                <v:shape id="Text Box 35" o:spid="_x0000_s1050" type="#_x0000_t20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1xQAAANwAAAAPAAAAZHJzL2Rvd25yZXYueG1sRI9Ba8JA&#10;FITvgv9heUJvurGF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B+iX81xQAAANwAAAAP&#10;AAAAAAAAAAAAAAAAAAcCAABkcnMvZG93bnJldi54bWxQSwUGAAAAAAMAAwC3AAAA+QIAAAAA&#10;" filled="f" stroked="f">
                  <v:textbox inset="0,0,0,0">
                    <w:txbxContent>
                      <w:p w:rsidR="0022633E" w:rsidRDefault="0022633E">
                        <w:pPr>
                          <w:rPr>
                            <w:sz w:val="24"/>
                          </w:rPr>
                        </w:pPr>
                      </w:p>
                      <w:p w:rsidR="0022633E" w:rsidRDefault="0022633E">
                        <w:pPr>
                          <w:spacing w:before="162"/>
                          <w:ind w:left="1548"/>
                          <w:rPr>
                            <w:sz w:val="24"/>
                          </w:rPr>
                        </w:pPr>
                        <w:r>
                          <w:rPr>
                            <w:color w:val="2A476B"/>
                            <w:w w:val="120"/>
                            <w:sz w:val="24"/>
                          </w:rPr>
                          <w:t>Ｍ＆Ａ取引におけるオープンソース監査</w:t>
                        </w:r>
                      </w:p>
                    </w:txbxContent>
                  </v:textbox>
                </v:shape>
                <w10:wrap anchorx="page" anchory="page"/>
              </v:group>
            </w:pict>
          </mc:Fallback>
        </mc:AlternateContent>
      </w: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spacing w:before="5"/>
        <w:rPr>
          <w:sz w:val="14"/>
        </w:rPr>
      </w:pPr>
    </w:p>
    <w:p w:rsidR="00D01E5D" w:rsidRDefault="0022633E">
      <w:pPr>
        <w:pStyle w:val="a3"/>
        <w:spacing w:before="60"/>
        <w:ind w:left="395" w:right="346"/>
      </w:pPr>
      <w:r>
        <w:rPr>
          <w:color w:val="414042"/>
          <w:spacing w:val="-10"/>
          <w:w w:val="105"/>
        </w:rPr>
        <w:t xml:space="preserve">この段階で買収企業は、買収対象がどのようにオープンソースを使用し管理し </w:t>
      </w:r>
      <w:r>
        <w:rPr>
          <w:color w:val="414042"/>
          <w:spacing w:val="-10"/>
          <w:w w:val="110"/>
        </w:rPr>
        <w:t>ているか、オープンソース ライセンスの義務履行についてうまくやってきたか、と</w:t>
      </w:r>
      <w:r>
        <w:rPr>
          <w:color w:val="414042"/>
          <w:spacing w:val="2"/>
          <w:w w:val="110"/>
        </w:rPr>
        <w:t>いった点で明確な情報を</w:t>
      </w:r>
      <w:r>
        <w:rPr>
          <w:color w:val="414042"/>
          <w:spacing w:val="-11"/>
        </w:rPr>
        <w:t>も</w:t>
      </w:r>
      <w:r>
        <w:rPr>
          <w:color w:val="414042"/>
          <w:spacing w:val="-13"/>
          <w:w w:val="110"/>
        </w:rPr>
        <w:t>っているべきです。こういった情報は、さまざまなコン</w:t>
      </w:r>
      <w:r>
        <w:rPr>
          <w:color w:val="414042"/>
          <w:spacing w:val="-12"/>
          <w:w w:val="105"/>
        </w:rPr>
        <w:t>プライアンス上の問題に対する是正策を両社で協議するために用いられるべき</w:t>
      </w:r>
      <w:r>
        <w:rPr>
          <w:color w:val="414042"/>
        </w:rPr>
        <w:t>も</w:t>
      </w:r>
      <w:r>
        <w:rPr>
          <w:color w:val="414042"/>
          <w:spacing w:val="-18"/>
          <w:w w:val="105"/>
        </w:rPr>
        <w:t>のとなります。監査において問題が明らかになった場合、目下の取引の一部として</w:t>
      </w:r>
      <w:del w:id="86" w:author="工内隆" w:date="2018-02-15T16:28:00Z">
        <w:r w:rsidDel="008914FD">
          <w:rPr>
            <w:color w:val="414042"/>
            <w:spacing w:val="-18"/>
            <w:w w:val="105"/>
          </w:rPr>
          <w:delText xml:space="preserve"> </w:delText>
        </w:r>
      </w:del>
      <w:r>
        <w:rPr>
          <w:color w:val="414042"/>
          <w:spacing w:val="-13"/>
          <w:w w:val="105"/>
        </w:rPr>
        <w:t>それらを解決するためにはいくつかの選択肢が考えられます。最初の選択肢は問</w:t>
      </w:r>
      <w:r>
        <w:rPr>
          <w:color w:val="414042"/>
          <w:spacing w:val="-6"/>
          <w:w w:val="110"/>
        </w:rPr>
        <w:t>題を引き起こすコー</w:t>
      </w:r>
      <w:r>
        <w:rPr>
          <w:color w:val="414042"/>
        </w:rPr>
        <w:t>ド</w:t>
      </w:r>
      <w:r>
        <w:rPr>
          <w:color w:val="414042"/>
          <w:spacing w:val="-14"/>
          <w:w w:val="110"/>
        </w:rPr>
        <w:t>すべてを単純に削除することです。その</w:t>
      </w:r>
      <w:r>
        <w:rPr>
          <w:color w:val="414042"/>
          <w:spacing w:val="-4"/>
          <w:w w:val="115"/>
        </w:rPr>
        <w:t>オ</w:t>
      </w:r>
      <w:r>
        <w:rPr>
          <w:color w:val="414042"/>
          <w:spacing w:val="-11"/>
          <w:w w:val="110"/>
        </w:rPr>
        <w:t>ープンソース ソ</w:t>
      </w:r>
      <w:r>
        <w:rPr>
          <w:color w:val="414042"/>
          <w:w w:val="115"/>
        </w:rPr>
        <w:t>フ</w:t>
      </w:r>
      <w:r>
        <w:rPr>
          <w:color w:val="414042"/>
        </w:rPr>
        <w:t>ト</w:t>
      </w:r>
      <w:r>
        <w:rPr>
          <w:color w:val="414042"/>
          <w:spacing w:val="-16"/>
          <w:w w:val="110"/>
        </w:rPr>
        <w:t>ウ</w:t>
      </w:r>
      <w:r>
        <w:rPr>
          <w:color w:val="414042"/>
          <w:spacing w:val="-27"/>
          <w:w w:val="115"/>
        </w:rPr>
        <w:t>ェ</w:t>
      </w:r>
      <w:r>
        <w:rPr>
          <w:color w:val="414042"/>
          <w:spacing w:val="-9"/>
          <w:w w:val="110"/>
        </w:rPr>
        <w:t>アが単にプロプライ</w:t>
      </w:r>
      <w:r>
        <w:rPr>
          <w:color w:val="414042"/>
          <w:w w:val="115"/>
        </w:rPr>
        <w:t>エ</w:t>
      </w:r>
      <w:r>
        <w:rPr>
          <w:color w:val="414042"/>
          <w:spacing w:val="-1"/>
          <w:w w:val="110"/>
        </w:rPr>
        <w:t>タリのコー</w:t>
      </w:r>
      <w:r>
        <w:rPr>
          <w:color w:val="414042"/>
          <w:spacing w:val="5"/>
        </w:rPr>
        <w:t>ド</w:t>
      </w:r>
      <w:r>
        <w:rPr>
          <w:color w:val="414042"/>
          <w:spacing w:val="-10"/>
          <w:w w:val="110"/>
        </w:rPr>
        <w:t>を補っているだけというのであれば、完全に</w:t>
      </w:r>
      <w:r>
        <w:rPr>
          <w:color w:val="414042"/>
          <w:spacing w:val="-4"/>
          <w:w w:val="105"/>
        </w:rPr>
        <w:t>削除できる</w:t>
      </w:r>
      <w:r>
        <w:rPr>
          <w:color w:val="414042"/>
        </w:rPr>
        <w:t>も</w:t>
      </w:r>
      <w:r>
        <w:rPr>
          <w:color w:val="414042"/>
          <w:w w:val="105"/>
        </w:rPr>
        <w:t>のか</w:t>
      </w:r>
      <w:r>
        <w:rPr>
          <w:color w:val="414042"/>
        </w:rPr>
        <w:t>も</w:t>
      </w:r>
      <w:r>
        <w:rPr>
          <w:color w:val="414042"/>
          <w:spacing w:val="-18"/>
          <w:w w:val="105"/>
        </w:rPr>
        <w:t>しれません。</w:t>
      </w:r>
      <w:r>
        <w:rPr>
          <w:color w:val="414042"/>
          <w:spacing w:val="-20"/>
        </w:rPr>
        <w:t>も</w:t>
      </w:r>
      <w:r>
        <w:rPr>
          <w:color w:val="414042"/>
          <w:spacing w:val="-10"/>
          <w:w w:val="105"/>
        </w:rPr>
        <w:t xml:space="preserve">う一つの選択肢は、問題となっているコンポーネ </w:t>
      </w:r>
      <w:r>
        <w:rPr>
          <w:color w:val="414042"/>
          <w:spacing w:val="-3"/>
          <w:w w:val="105"/>
        </w:rPr>
        <w:t>ン</w:t>
      </w:r>
      <w:r>
        <w:rPr>
          <w:color w:val="414042"/>
          <w:spacing w:val="-10"/>
        </w:rPr>
        <w:t>ト</w:t>
      </w:r>
      <w:r>
        <w:rPr>
          <w:color w:val="414042"/>
          <w:spacing w:val="-13"/>
          <w:w w:val="105"/>
        </w:rPr>
        <w:t>周辺をくまなく設計するか、またはクリーンルーム方式</w:t>
      </w:r>
      <w:r>
        <w:rPr>
          <w:color w:val="414042"/>
          <w:spacing w:val="-25"/>
          <w:w w:val="105"/>
        </w:rPr>
        <w:t>（</w:t>
      </w:r>
      <w:r>
        <w:rPr>
          <w:color w:val="414042"/>
          <w:spacing w:val="-3"/>
          <w:w w:val="105"/>
        </w:rPr>
        <w:t xml:space="preserve">他社の著作権やトレー </w:t>
      </w:r>
      <w:r>
        <w:rPr>
          <w:color w:val="414042"/>
          <w:spacing w:val="-7"/>
        </w:rPr>
        <w:t>ド</w:t>
      </w:r>
      <w:r>
        <w:rPr>
          <w:color w:val="414042"/>
          <w:spacing w:val="-2"/>
          <w:w w:val="105"/>
        </w:rPr>
        <w:t>シークレッ</w:t>
      </w:r>
      <w:r>
        <w:rPr>
          <w:color w:val="414042"/>
          <w:spacing w:val="5"/>
        </w:rPr>
        <w:t>ト</w:t>
      </w:r>
      <w:r>
        <w:rPr>
          <w:color w:val="414042"/>
          <w:spacing w:val="-11"/>
          <w:w w:val="105"/>
        </w:rPr>
        <w:t>を侵すことなく独自開発する手法</w:t>
      </w:r>
      <w:r>
        <w:rPr>
          <w:color w:val="414042"/>
          <w:spacing w:val="-17"/>
          <w:w w:val="105"/>
        </w:rPr>
        <w:t>）</w:t>
      </w:r>
      <w:r>
        <w:rPr>
          <w:color w:val="414042"/>
          <w:spacing w:val="-8"/>
          <w:w w:val="105"/>
        </w:rPr>
        <w:t>ですべてのコー</w:t>
      </w:r>
      <w:r>
        <w:rPr>
          <w:color w:val="414042"/>
          <w:spacing w:val="5"/>
        </w:rPr>
        <w:t>ド</w:t>
      </w:r>
      <w:r>
        <w:rPr>
          <w:color w:val="414042"/>
          <w:spacing w:val="-5"/>
          <w:w w:val="105"/>
        </w:rPr>
        <w:t>を書き直すこと</w:t>
      </w:r>
      <w:del w:id="87" w:author="工内隆" w:date="2018-02-15T16:28:00Z">
        <w:r w:rsidDel="008914FD">
          <w:rPr>
            <w:color w:val="414042"/>
            <w:spacing w:val="-5"/>
            <w:w w:val="105"/>
          </w:rPr>
          <w:delText xml:space="preserve">  </w:delText>
        </w:r>
      </w:del>
      <w:r>
        <w:rPr>
          <w:color w:val="414042"/>
          <w:spacing w:val="-36"/>
          <w:w w:val="110"/>
        </w:rPr>
        <w:t>です。</w:t>
      </w:r>
    </w:p>
    <w:p w:rsidR="00D01E5D" w:rsidRDefault="00D01E5D">
      <w:pPr>
        <w:pStyle w:val="a3"/>
        <w:spacing w:before="8"/>
        <w:rPr>
          <w:sz w:val="38"/>
        </w:rPr>
      </w:pPr>
    </w:p>
    <w:p w:rsidR="00D01E5D" w:rsidRDefault="0022633E">
      <w:pPr>
        <w:pStyle w:val="a3"/>
        <w:ind w:left="395" w:right="352"/>
      </w:pPr>
      <w:r>
        <w:rPr>
          <w:color w:val="414042"/>
          <w:spacing w:val="-5"/>
          <w:w w:val="105"/>
        </w:rPr>
        <w:t>そのコードが必須の</w:t>
      </w:r>
      <w:r>
        <w:rPr>
          <w:color w:val="414042"/>
        </w:rPr>
        <w:t>も</w:t>
      </w:r>
      <w:r>
        <w:rPr>
          <w:color w:val="414042"/>
          <w:spacing w:val="-13"/>
          <w:w w:val="105"/>
        </w:rPr>
        <w:t>の、以前に頒布されていた</w:t>
      </w:r>
      <w:r>
        <w:rPr>
          <w:color w:val="414042"/>
        </w:rPr>
        <w:t>も</w:t>
      </w:r>
      <w:r>
        <w:rPr>
          <w:color w:val="414042"/>
          <w:spacing w:val="-6"/>
          <w:w w:val="105"/>
        </w:rPr>
        <w:t>のだとすれば、残される選択肢</w:t>
      </w:r>
      <w:r>
        <w:rPr>
          <w:color w:val="414042"/>
          <w:spacing w:val="-5"/>
          <w:w w:val="110"/>
        </w:rPr>
        <w:t>はそのコー</w:t>
      </w:r>
      <w:r>
        <w:rPr>
          <w:color w:val="414042"/>
          <w:spacing w:val="5"/>
        </w:rPr>
        <w:t>ド</w:t>
      </w:r>
      <w:r>
        <w:rPr>
          <w:color w:val="414042"/>
          <w:spacing w:val="-13"/>
          <w:w w:val="110"/>
        </w:rPr>
        <w:t>をコンプライアンス状態にすることしかありません。それぞれの選択</w:t>
      </w:r>
      <w:r>
        <w:rPr>
          <w:color w:val="414042"/>
          <w:spacing w:val="-7"/>
          <w:w w:val="105"/>
        </w:rPr>
        <w:t>肢で要するコス</w:t>
      </w:r>
      <w:r>
        <w:rPr>
          <w:color w:val="414042"/>
          <w:spacing w:val="5"/>
        </w:rPr>
        <w:t>ト</w:t>
      </w:r>
      <w:r>
        <w:rPr>
          <w:color w:val="414042"/>
          <w:spacing w:val="-9"/>
          <w:w w:val="105"/>
        </w:rPr>
        <w:t>は対象企業の買収価格を決定する際に考慮されうる</w:t>
      </w:r>
      <w:r>
        <w:rPr>
          <w:color w:val="414042"/>
        </w:rPr>
        <w:t>も</w:t>
      </w:r>
      <w:r>
        <w:rPr>
          <w:color w:val="414042"/>
          <w:spacing w:val="-3"/>
          <w:w w:val="105"/>
        </w:rPr>
        <w:t>のとなり</w:t>
      </w:r>
      <w:r>
        <w:rPr>
          <w:color w:val="414042"/>
          <w:spacing w:val="-18"/>
          <w:w w:val="105"/>
        </w:rPr>
        <w:t>えます。いずれを選択するのであっても、オープンソースのコー</w:t>
      </w:r>
      <w:r>
        <w:rPr>
          <w:color w:val="414042"/>
          <w:spacing w:val="5"/>
        </w:rPr>
        <w:t>ド</w:t>
      </w:r>
      <w:r>
        <w:rPr>
          <w:color w:val="414042"/>
          <w:spacing w:val="-3"/>
          <w:w w:val="105"/>
        </w:rPr>
        <w:t>を取り込むのに誰</w:t>
      </w:r>
      <w:del w:id="88" w:author="工内隆" w:date="2018-02-15T16:29:00Z">
        <w:r w:rsidDel="008914FD">
          <w:rPr>
            <w:color w:val="414042"/>
            <w:spacing w:val="-3"/>
            <w:w w:val="105"/>
          </w:rPr>
          <w:delText xml:space="preserve">  </w:delText>
        </w:r>
      </w:del>
      <w:r>
        <w:rPr>
          <w:color w:val="414042"/>
          <w:spacing w:val="-15"/>
          <w:w w:val="105"/>
        </w:rPr>
        <w:t>が関わったのかを特定し、その人たちに是正作業に参加して</w:t>
      </w:r>
      <w:r>
        <w:rPr>
          <w:color w:val="414042"/>
        </w:rPr>
        <w:t>も</w:t>
      </w:r>
      <w:r>
        <w:rPr>
          <w:color w:val="414042"/>
          <w:spacing w:val="-6"/>
          <w:w w:val="105"/>
        </w:rPr>
        <w:t>らうことは非常に大</w:t>
      </w:r>
      <w:r>
        <w:rPr>
          <w:color w:val="414042"/>
          <w:spacing w:val="-12"/>
          <w:w w:val="105"/>
        </w:rPr>
        <w:t>事なことになります。問題を解決するのに有益な資料や知識を彼らが</w:t>
      </w:r>
      <w:r>
        <w:rPr>
          <w:color w:val="414042"/>
          <w:spacing w:val="-14"/>
        </w:rPr>
        <w:t>も</w:t>
      </w:r>
      <w:r>
        <w:rPr>
          <w:color w:val="414042"/>
          <w:spacing w:val="-6"/>
          <w:w w:val="105"/>
        </w:rPr>
        <w:t>っている</w:t>
      </w:r>
      <w:del w:id="89" w:author="工内隆" w:date="2018-02-15T16:29:00Z">
        <w:r w:rsidDel="008914FD">
          <w:rPr>
            <w:color w:val="414042"/>
            <w:spacing w:val="-6"/>
            <w:w w:val="105"/>
          </w:rPr>
          <w:delText xml:space="preserve"> </w:delText>
        </w:r>
      </w:del>
      <w:r>
        <w:rPr>
          <w:color w:val="414042"/>
          <w:spacing w:val="-14"/>
          <w:w w:val="110"/>
        </w:rPr>
        <w:t>可能性があるからです。</w:t>
      </w:r>
    </w:p>
    <w:p w:rsidR="00D01E5D" w:rsidRDefault="00D01E5D">
      <w:pPr>
        <w:sectPr w:rsidR="00D01E5D">
          <w:headerReference w:type="default" r:id="rId79"/>
          <w:footerReference w:type="default" r:id="rId80"/>
          <w:pgSz w:w="12240" w:h="15840"/>
          <w:pgMar w:top="0" w:right="1240" w:bottom="760" w:left="1180" w:header="0" w:footer="560" w:gutter="0"/>
          <w:pgNumType w:start="24"/>
          <w:cols w:space="720"/>
        </w:sectPr>
      </w:pPr>
    </w:p>
    <w:p w:rsidR="00D01E5D" w:rsidRDefault="005668DD">
      <w:pPr>
        <w:pStyle w:val="a3"/>
        <w:rPr>
          <w:sz w:val="20"/>
        </w:rPr>
      </w:pPr>
      <w:r>
        <w:rPr>
          <w:noProof/>
        </w:rPr>
        <w:lastRenderedPageBreak/>
        <mc:AlternateContent>
          <mc:Choice Requires="wps">
            <w:drawing>
              <wp:anchor distT="0" distB="0" distL="114300" distR="114300" simplePos="0" relativeHeight="251660288" behindDoc="0" locked="0" layoutInCell="1" allowOverlap="1">
                <wp:simplePos x="0" y="0"/>
                <wp:positionH relativeFrom="page">
                  <wp:posOffset>607060</wp:posOffset>
                </wp:positionH>
                <wp:positionV relativeFrom="page">
                  <wp:posOffset>529590</wp:posOffset>
                </wp:positionV>
                <wp:extent cx="6583680" cy="0"/>
                <wp:effectExtent l="6985" t="15240" r="10160" b="13335"/>
                <wp:wrapNone/>
                <wp:docPr id="358"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55E64" id="Line 33"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" strokecolor="#0096d6" strokeweight="1pt">
                <w10:wrap anchorx="page" anchory="page"/>
              </v:line>
            </w:pict>
          </mc:Fallback>
        </mc:AlternateContent>
      </w: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5668DD">
      <w:pPr>
        <w:pStyle w:val="1"/>
        <w:spacing w:line="208" w:lineRule="auto"/>
        <w:ind w:left="2780" w:right="1592"/>
      </w:pPr>
      <w:r>
        <w:rPr>
          <w:noProof/>
        </w:rPr>
        <mc:AlternateContent>
          <mc:Choice Requires="wps">
            <w:drawing>
              <wp:anchor distT="0" distB="0" distL="114300" distR="114300" simplePos="0" relativeHeight="251661312" behindDoc="0" locked="0" layoutInCell="1" allowOverlap="1">
                <wp:simplePos x="0" y="0"/>
                <wp:positionH relativeFrom="page">
                  <wp:posOffset>1000125</wp:posOffset>
                </wp:positionH>
                <wp:positionV relativeFrom="paragraph">
                  <wp:posOffset>-840740</wp:posOffset>
                </wp:positionV>
                <wp:extent cx="1059180" cy="2272665"/>
                <wp:effectExtent l="0" t="0" r="0" b="4445"/>
                <wp:wrapNone/>
                <wp:docPr id="35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27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111"/>
                              <w:rPr>
                                <w:rFonts w:ascii="Arial"/>
                                <w:b/>
                                <w:sz w:val="300"/>
                              </w:rPr>
                            </w:pPr>
                            <w:r>
                              <w:rPr>
                                <w:rFonts w:ascii="Arial"/>
                                <w:b/>
                                <w:color w:val="009EDA"/>
                                <w:w w:val="99"/>
                                <w:sz w:val="30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51" type="#_x0000_t202" style="position:absolute;left:0;text-align:left;margin-left:78.75pt;margin-top:-66.2pt;width:83.4pt;height:178.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sMY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" filled="f" stroked="f">
                <v:textbox inset="0,0,0,0">
                  <w:txbxContent>
                    <w:p w:rsidR="0022633E" w:rsidRDefault="0022633E">
                      <w:pPr>
                        <w:spacing w:before="111"/>
                        <w:rPr>
                          <w:rFonts w:ascii="Arial"/>
                          <w:b/>
                          <w:sz w:val="300"/>
                        </w:rPr>
                      </w:pPr>
                      <w:r>
                        <w:rPr>
                          <w:rFonts w:ascii="Arial"/>
                          <w:b/>
                          <w:color w:val="009EDA"/>
                          <w:w w:val="99"/>
                          <w:sz w:val="300"/>
                        </w:rPr>
                        <w:t>9</w:t>
                      </w:r>
                    </w:p>
                  </w:txbxContent>
                </v:textbox>
                <w10:wrap anchorx="page"/>
              </v:shape>
            </w:pict>
          </mc:Fallback>
        </mc:AlternateContent>
      </w:r>
      <w:bookmarkStart w:id="90" w:name="_bookmark8"/>
      <w:bookmarkEnd w:id="90"/>
      <w:r w:rsidR="0022633E">
        <w:rPr>
          <w:color w:val="009EDA"/>
          <w:spacing w:val="-37"/>
        </w:rPr>
        <w:t>買収対象企業として</w:t>
      </w:r>
      <w:r w:rsidR="0022633E">
        <w:rPr>
          <w:color w:val="009EDA"/>
          <w:spacing w:val="-36"/>
          <w:w w:val="105"/>
        </w:rPr>
        <w:t>監査に備える</w:t>
      </w:r>
    </w:p>
    <w:p w:rsidR="00D01E5D" w:rsidRDefault="00D01E5D">
      <w:pPr>
        <w:spacing w:line="208" w:lineRule="auto"/>
        <w:sectPr w:rsidR="00D01E5D">
          <w:headerReference w:type="default" r:id="rId81"/>
          <w:footerReference w:type="default" r:id="rId82"/>
          <w:pgSz w:w="12240" w:h="15840"/>
          <w:pgMar w:top="820" w:right="1240" w:bottom="760" w:left="1180" w:header="0" w:footer="560" w:gutter="0"/>
          <w:pgNumType w:start="25"/>
          <w:cols w:space="720"/>
        </w:sect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spacing w:before="3"/>
        <w:rPr>
          <w:sz w:val="24"/>
        </w:rPr>
      </w:pPr>
    </w:p>
    <w:p w:rsidR="00D01E5D" w:rsidRDefault="0022633E">
      <w:pPr>
        <w:pStyle w:val="a3"/>
        <w:spacing w:before="61"/>
        <w:ind w:left="395" w:right="373"/>
      </w:pPr>
      <w:r>
        <w:rPr>
          <w:color w:val="414042"/>
          <w:spacing w:val="-8"/>
          <w:w w:val="110"/>
        </w:rPr>
        <w:t>オープンソース</w:t>
      </w:r>
      <w:ins w:id="91" w:author="工内隆" w:date="2018-02-15T16:52:00Z">
        <w:r w:rsidR="00552110">
          <w:rPr>
            <w:rFonts w:hint="eastAsia"/>
            <w:color w:val="414042"/>
            <w:spacing w:val="-8"/>
            <w:w w:val="110"/>
          </w:rPr>
          <w:t xml:space="preserve"> </w:t>
        </w:r>
      </w:ins>
      <w:ins w:id="92" w:author="工内隆" w:date="2018-02-15T16:53:00Z">
        <w:r w:rsidR="00552110">
          <w:rPr>
            <w:rFonts w:hint="eastAsia"/>
            <w:color w:val="414042"/>
            <w:spacing w:val="-8"/>
            <w:w w:val="110"/>
          </w:rPr>
          <w:t>コンプライアンス</w:t>
        </w:r>
      </w:ins>
      <w:r>
        <w:rPr>
          <w:color w:val="414042"/>
          <w:spacing w:val="-8"/>
          <w:w w:val="110"/>
        </w:rPr>
        <w:t>監査を</w:t>
      </w:r>
      <w:ins w:id="93" w:author="工内隆" w:date="2018-02-15T17:05:00Z">
        <w:r w:rsidR="00552110">
          <w:rPr>
            <w:rFonts w:hint="eastAsia"/>
            <w:color w:val="414042"/>
            <w:spacing w:val="-8"/>
            <w:w w:val="110"/>
          </w:rPr>
          <w:t>合格</w:t>
        </w:r>
      </w:ins>
      <w:del w:id="94" w:author="工内隆" w:date="2018-02-15T17:05:00Z">
        <w:r w:rsidDel="00552110">
          <w:rPr>
            <w:color w:val="414042"/>
            <w:spacing w:val="-8"/>
            <w:w w:val="110"/>
          </w:rPr>
          <w:delText>通過</w:delText>
        </w:r>
      </w:del>
      <w:r>
        <w:rPr>
          <w:color w:val="414042"/>
          <w:spacing w:val="-8"/>
          <w:w w:val="110"/>
        </w:rPr>
        <w:t>することは、きちんと備えていればそう大変なことで</w:t>
      </w:r>
      <w:r>
        <w:rPr>
          <w:color w:val="414042"/>
          <w:spacing w:val="-11"/>
          <w:w w:val="110"/>
        </w:rPr>
        <w:t>はありません。しかし買収企業が</w:t>
      </w:r>
      <w:ins w:id="95" w:author="工内隆" w:date="2018-02-15T17:07:00Z">
        <w:r w:rsidR="00A300CA">
          <w:rPr>
            <w:rFonts w:hint="eastAsia"/>
            <w:color w:val="414042"/>
            <w:spacing w:val="-11"/>
            <w:w w:val="110"/>
          </w:rPr>
          <w:t>買収への</w:t>
        </w:r>
      </w:ins>
      <w:r>
        <w:rPr>
          <w:color w:val="414042"/>
          <w:spacing w:val="-11"/>
          <w:w w:val="110"/>
        </w:rPr>
        <w:t>関心を見せたときに初めてその準備を始める、といったことだとするとそうとはいえないでしょう。ここで示す活動は、日常のビ</w:t>
      </w:r>
      <w:r>
        <w:rPr>
          <w:color w:val="414042"/>
          <w:spacing w:val="-21"/>
          <w:w w:val="110"/>
        </w:rPr>
        <w:t>ジネスや開発と密接に関係しています。その目的はすべてのオープンソース コン</w:t>
      </w:r>
      <w:r>
        <w:rPr>
          <w:color w:val="414042"/>
          <w:spacing w:val="-18"/>
          <w:w w:val="110"/>
        </w:rPr>
        <w:t>ポーネントを追跡し、自分たちが使っているオープンソース コンポーネントから生</w:t>
      </w:r>
      <w:r>
        <w:rPr>
          <w:color w:val="414042"/>
          <w:spacing w:val="-14"/>
          <w:w w:val="110"/>
        </w:rPr>
        <w:t>じるオープンソース ライセンスの義務を尊重することを企業に対し確かなものに</w:t>
      </w:r>
      <w:r>
        <w:rPr>
          <w:color w:val="414042"/>
          <w:spacing w:val="-16"/>
          <w:w w:val="105"/>
        </w:rPr>
        <w:t xml:space="preserve">していくことにあるからです。その企業が企業取引の対象になったときに、これらの </w:t>
      </w:r>
      <w:r>
        <w:rPr>
          <w:color w:val="414042"/>
          <w:spacing w:val="-15"/>
          <w:w w:val="105"/>
        </w:rPr>
        <w:t>取り組みは、好ましくないサプライズのリスクを最小にしてくれる点で大きな助けと</w:t>
      </w:r>
      <w:del w:id="96" w:author="工内隆" w:date="2018-02-15T17:08:00Z">
        <w:r w:rsidDel="00A300CA">
          <w:rPr>
            <w:color w:val="414042"/>
            <w:spacing w:val="-15"/>
            <w:w w:val="105"/>
          </w:rPr>
          <w:delText xml:space="preserve">  </w:delText>
        </w:r>
      </w:del>
      <w:r>
        <w:rPr>
          <w:color w:val="414042"/>
          <w:spacing w:val="-19"/>
          <w:w w:val="110"/>
        </w:rPr>
        <w:t>な</w:t>
      </w:r>
      <w:ins w:id="97" w:author="工内隆" w:date="2018-02-15T17:08:00Z">
        <w:r w:rsidR="00A300CA">
          <w:rPr>
            <w:rFonts w:hint="eastAsia"/>
            <w:color w:val="414042"/>
            <w:spacing w:val="-19"/>
            <w:w w:val="110"/>
          </w:rPr>
          <w:t>り</w:t>
        </w:r>
      </w:ins>
      <w:del w:id="98" w:author="工内隆" w:date="2018-02-15T17:08:00Z">
        <w:r w:rsidDel="00A300CA">
          <w:rPr>
            <w:color w:val="414042"/>
            <w:spacing w:val="-19"/>
            <w:w w:val="110"/>
          </w:rPr>
          <w:delText>ってくれ</w:delText>
        </w:r>
      </w:del>
      <w:r>
        <w:rPr>
          <w:color w:val="414042"/>
          <w:spacing w:val="-19"/>
          <w:w w:val="110"/>
        </w:rPr>
        <w:t>ます。</w:t>
      </w:r>
    </w:p>
    <w:p w:rsidR="00D01E5D" w:rsidRDefault="00D01E5D">
      <w:pPr>
        <w:pStyle w:val="a3"/>
      </w:pPr>
    </w:p>
    <w:p w:rsidR="00D01E5D" w:rsidRDefault="005668DD">
      <w:pPr>
        <w:pStyle w:val="2"/>
        <w:numPr>
          <w:ilvl w:val="1"/>
          <w:numId w:val="7"/>
        </w:numPr>
        <w:tabs>
          <w:tab w:val="left" w:pos="1138"/>
        </w:tabs>
        <w:spacing w:before="213"/>
      </w:pPr>
      <w:r>
        <w:rPr>
          <w:noProof/>
        </w:rPr>
        <mc:AlternateContent>
          <mc:Choice Requires="wps">
            <w:drawing>
              <wp:anchor distT="0" distB="0" distL="0" distR="0" simplePos="0" relativeHeight="251662336" behindDoc="0" locked="0" layoutInCell="1" allowOverlap="1">
                <wp:simplePos x="0" y="0"/>
                <wp:positionH relativeFrom="page">
                  <wp:posOffset>1000125</wp:posOffset>
                </wp:positionH>
                <wp:positionV relativeFrom="paragraph">
                  <wp:posOffset>573405</wp:posOffset>
                </wp:positionV>
                <wp:extent cx="5772785" cy="0"/>
                <wp:effectExtent l="9525" t="10160" r="8890" b="8890"/>
                <wp:wrapTopAndBottom/>
                <wp:docPr id="356"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2CB09" id="Line 31" o:spid="_x0000_s1026" style="position:absolute;left:0;text-align:lef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5.15pt" to="533.3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" strokecolor="#aaaaad" strokeweight="1pt">
                <w10:wrap type="topAndBottom" anchorx="page"/>
              </v:line>
            </w:pict>
          </mc:Fallback>
        </mc:AlternateContent>
      </w:r>
      <w:r w:rsidR="0022633E">
        <w:rPr>
          <w:color w:val="414042"/>
          <w:spacing w:val="-10"/>
          <w:w w:val="110"/>
        </w:rPr>
        <w:t>コードの中身を知る</w:t>
      </w:r>
    </w:p>
    <w:p w:rsidR="00D01E5D" w:rsidRDefault="0022633E">
      <w:pPr>
        <w:pStyle w:val="a3"/>
        <w:spacing w:before="271"/>
        <w:ind w:left="395"/>
      </w:pPr>
      <w:r>
        <w:rPr>
          <w:color w:val="414042"/>
          <w:w w:val="110"/>
        </w:rPr>
        <w:t>コードの中に何があるのかを知ることはコンプライアンスにおける黄金律（Golden</w:t>
      </w:r>
    </w:p>
    <w:p w:rsidR="00D01E5D" w:rsidRDefault="0022633E">
      <w:pPr>
        <w:pStyle w:val="a3"/>
        <w:spacing w:before="1"/>
        <w:ind w:left="395" w:right="383"/>
      </w:pPr>
      <w:r>
        <w:rPr>
          <w:color w:val="414042"/>
          <w:spacing w:val="-9"/>
          <w:w w:val="110"/>
        </w:rPr>
        <w:t>rule）</w:t>
      </w:r>
      <w:r>
        <w:rPr>
          <w:color w:val="414042"/>
          <w:spacing w:val="-24"/>
          <w:w w:val="110"/>
        </w:rPr>
        <w:t>です。すべてのソフ</w:t>
      </w:r>
      <w:r>
        <w:rPr>
          <w:color w:val="414042"/>
        </w:rPr>
        <w:t>ト</w:t>
      </w:r>
      <w:r>
        <w:rPr>
          <w:color w:val="414042"/>
          <w:spacing w:val="-5"/>
          <w:w w:val="110"/>
        </w:rPr>
        <w:t>ウェア コンポーネン</w:t>
      </w:r>
      <w:r>
        <w:rPr>
          <w:color w:val="414042"/>
        </w:rPr>
        <w:t>ト</w:t>
      </w:r>
      <w:r>
        <w:rPr>
          <w:color w:val="414042"/>
          <w:spacing w:val="-17"/>
          <w:w w:val="110"/>
        </w:rPr>
        <w:t>について、起源やライセンス情報な</w:t>
      </w:r>
      <w:r>
        <w:rPr>
          <w:color w:val="414042"/>
          <w:spacing w:val="-9"/>
          <w:w w:val="105"/>
        </w:rPr>
        <w:t>どを伴いつつそれらを網羅した目録を保持していく必要があ</w:t>
      </w:r>
      <w:r>
        <w:rPr>
          <w:color w:val="414042"/>
        </w:rPr>
        <w:t>り</w:t>
      </w:r>
      <w:r>
        <w:rPr>
          <w:color w:val="414042"/>
          <w:spacing w:val="-22"/>
          <w:w w:val="105"/>
        </w:rPr>
        <w:t>ます。目録には、自</w:t>
      </w:r>
      <w:r>
        <w:rPr>
          <w:color w:val="414042"/>
          <w:spacing w:val="-12"/>
          <w:w w:val="110"/>
        </w:rPr>
        <w:t>身の組織で作成されたコンポーネントやオープンソース コンポーネン</w:t>
      </w:r>
      <w:r>
        <w:rPr>
          <w:color w:val="414042"/>
          <w:spacing w:val="-4"/>
        </w:rPr>
        <w:t>ト</w:t>
      </w:r>
      <w:r>
        <w:rPr>
          <w:color w:val="414042"/>
          <w:spacing w:val="-24"/>
          <w:w w:val="110"/>
        </w:rPr>
        <w:t>、そしてサ</w:t>
      </w:r>
      <w:r>
        <w:rPr>
          <w:color w:val="414042"/>
          <w:spacing w:val="-24"/>
          <w:w w:val="105"/>
        </w:rPr>
        <w:t>ー</w:t>
      </w:r>
      <w:r>
        <w:rPr>
          <w:color w:val="414042"/>
          <w:spacing w:val="-17"/>
        </w:rPr>
        <w:t>ド</w:t>
      </w:r>
      <w:r>
        <w:rPr>
          <w:color w:val="414042"/>
          <w:spacing w:val="-9"/>
          <w:w w:val="105"/>
        </w:rPr>
        <w:t>パーティを起源としたコンポーネン</w:t>
      </w:r>
      <w:r>
        <w:rPr>
          <w:color w:val="414042"/>
          <w:spacing w:val="5"/>
        </w:rPr>
        <w:t>ト</w:t>
      </w:r>
      <w:r>
        <w:rPr>
          <w:color w:val="414042"/>
          <w:spacing w:val="-16"/>
          <w:w w:val="105"/>
        </w:rPr>
        <w:t>を記載します。ここで一番大事なのは、オ</w:t>
      </w:r>
      <w:del w:id="99" w:author="工内隆" w:date="2018-02-15T17:09:00Z">
        <w:r w:rsidDel="00A300CA">
          <w:rPr>
            <w:color w:val="414042"/>
            <w:spacing w:val="-16"/>
            <w:w w:val="105"/>
          </w:rPr>
          <w:delText xml:space="preserve">  </w:delText>
        </w:r>
      </w:del>
      <w:r>
        <w:rPr>
          <w:color w:val="414042"/>
          <w:spacing w:val="-11"/>
          <w:w w:val="110"/>
        </w:rPr>
        <w:t>ープンソースのコンポーネン</w:t>
      </w:r>
      <w:r>
        <w:rPr>
          <w:color w:val="414042"/>
          <w:spacing w:val="5"/>
        </w:rPr>
        <w:t>ト</w:t>
      </w:r>
      <w:r>
        <w:rPr>
          <w:color w:val="414042"/>
          <w:spacing w:val="-15"/>
          <w:w w:val="110"/>
        </w:rPr>
        <w:t>を特定し追跡するプロセスをもつことにあります。必</w:t>
      </w:r>
      <w:r>
        <w:rPr>
          <w:color w:val="414042"/>
          <w:spacing w:val="-10"/>
          <w:w w:val="110"/>
        </w:rPr>
        <w:t>ずしも複雑なコンプライアンス プログラムが求められるわけではないのですが、「</w:t>
      </w:r>
      <w:r>
        <w:rPr>
          <w:color w:val="414042"/>
          <w:spacing w:val="-23"/>
          <w:w w:val="105"/>
        </w:rPr>
        <w:t>ポリシー」、「プロセス」、「スタッフ」、「</w:t>
      </w:r>
      <w:r>
        <w:rPr>
          <w:color w:val="414042"/>
          <w:spacing w:val="-3"/>
        </w:rPr>
        <w:t>ト</w:t>
      </w:r>
      <w:r>
        <w:rPr>
          <w:color w:val="414042"/>
          <w:spacing w:val="-20"/>
          <w:w w:val="105"/>
        </w:rPr>
        <w:t>レーニング」、「ツール」の</w:t>
      </w:r>
      <w:r>
        <w:rPr>
          <w:color w:val="414042"/>
          <w:spacing w:val="-6"/>
          <w:w w:val="105"/>
        </w:rPr>
        <w:t>5</w:t>
      </w:r>
      <w:r>
        <w:rPr>
          <w:color w:val="414042"/>
          <w:spacing w:val="-1"/>
          <w:w w:val="105"/>
        </w:rPr>
        <w:t>つの基本要素は具</w:t>
      </w:r>
      <w:del w:id="100" w:author="工内隆" w:date="2018-02-15T17:09:00Z">
        <w:r w:rsidDel="00A300CA">
          <w:rPr>
            <w:color w:val="414042"/>
            <w:spacing w:val="-1"/>
            <w:w w:val="105"/>
          </w:rPr>
          <w:delText xml:space="preserve"> </w:delText>
        </w:r>
      </w:del>
      <w:r>
        <w:rPr>
          <w:color w:val="414042"/>
          <w:spacing w:val="-11"/>
          <w:w w:val="110"/>
        </w:rPr>
        <w:t>備しておくべきでしょう。</w:t>
      </w:r>
    </w:p>
    <w:p w:rsidR="00D01E5D" w:rsidRDefault="00D01E5D">
      <w:pPr>
        <w:pStyle w:val="a3"/>
        <w:spacing w:before="4"/>
        <w:rPr>
          <w:sz w:val="41"/>
        </w:rPr>
      </w:pPr>
    </w:p>
    <w:p w:rsidR="00D01E5D" w:rsidRDefault="0022633E">
      <w:pPr>
        <w:pStyle w:val="3"/>
        <w:numPr>
          <w:ilvl w:val="2"/>
          <w:numId w:val="7"/>
        </w:numPr>
        <w:tabs>
          <w:tab w:val="left" w:pos="1185"/>
        </w:tabs>
        <w:spacing w:before="1"/>
        <w:ind w:hanging="789"/>
      </w:pPr>
      <w:r>
        <w:rPr>
          <w:color w:val="414042"/>
          <w:spacing w:val="-7"/>
          <w:w w:val="120"/>
        </w:rPr>
        <w:t>ポリシーとプロセス</w:t>
      </w:r>
    </w:p>
    <w:p w:rsidR="00D01E5D" w:rsidRDefault="0022633E">
      <w:pPr>
        <w:pStyle w:val="a3"/>
        <w:spacing w:before="338"/>
        <w:ind w:left="395"/>
      </w:pPr>
      <w:r>
        <w:rPr>
          <w:color w:val="414042"/>
          <w:w w:val="120"/>
        </w:rPr>
        <w:t>オ</w:t>
      </w:r>
      <w:r>
        <w:rPr>
          <w:color w:val="414042"/>
          <w:w w:val="110"/>
        </w:rPr>
        <w:t>ープンソース コンプライアンス ポリシーは、</w:t>
      </w:r>
      <w:r>
        <w:rPr>
          <w:color w:val="414042"/>
          <w:w w:val="120"/>
        </w:rPr>
        <w:t>オ</w:t>
      </w:r>
      <w:r>
        <w:rPr>
          <w:color w:val="414042"/>
          <w:w w:val="110"/>
        </w:rPr>
        <w:t>ープンソース ソフ</w:t>
      </w:r>
      <w:r>
        <w:rPr>
          <w:color w:val="414042"/>
        </w:rPr>
        <w:t>ト</w:t>
      </w:r>
      <w:r>
        <w:rPr>
          <w:color w:val="414042"/>
          <w:w w:val="110"/>
        </w:rPr>
        <w:t>ウ</w:t>
      </w:r>
      <w:r>
        <w:rPr>
          <w:color w:val="414042"/>
          <w:w w:val="120"/>
        </w:rPr>
        <w:t>ェ</w:t>
      </w:r>
      <w:r>
        <w:rPr>
          <w:color w:val="414042"/>
          <w:w w:val="110"/>
        </w:rPr>
        <w:t>アの管理</w:t>
      </w:r>
    </w:p>
    <w:p w:rsidR="00D01E5D" w:rsidRDefault="0022633E">
      <w:pPr>
        <w:pStyle w:val="a3"/>
        <w:spacing w:before="2"/>
        <w:ind w:left="395" w:right="380"/>
      </w:pPr>
      <w:r>
        <w:rPr>
          <w:color w:val="414042"/>
          <w:spacing w:val="-22"/>
          <w:w w:val="105"/>
        </w:rPr>
        <w:t>（</w:t>
      </w:r>
      <w:r>
        <w:rPr>
          <w:color w:val="414042"/>
          <w:spacing w:val="-7"/>
          <w:w w:val="105"/>
        </w:rPr>
        <w:t>使用とコン</w:t>
      </w:r>
      <w:r>
        <w:rPr>
          <w:color w:val="414042"/>
        </w:rPr>
        <w:t>ト</w:t>
      </w:r>
      <w:r>
        <w:rPr>
          <w:color w:val="414042"/>
          <w:spacing w:val="-10"/>
          <w:w w:val="105"/>
        </w:rPr>
        <w:t>リビューションの両方</w:t>
      </w:r>
      <w:r>
        <w:rPr>
          <w:color w:val="414042"/>
          <w:spacing w:val="-13"/>
          <w:w w:val="105"/>
        </w:rPr>
        <w:t>）</w:t>
      </w:r>
      <w:r>
        <w:rPr>
          <w:color w:val="414042"/>
          <w:spacing w:val="-16"/>
          <w:w w:val="105"/>
        </w:rPr>
        <w:t xml:space="preserve">を統制する一連のルールです。プロセスは、企 </w:t>
      </w:r>
      <w:r>
        <w:rPr>
          <w:color w:val="414042"/>
          <w:spacing w:val="-15"/>
          <w:w w:val="105"/>
        </w:rPr>
        <w:t>業がこれらのルールを日常ベースで実践していく方法に関する具体的な仕様の</w:t>
      </w:r>
      <w:del w:id="101" w:author="工内隆" w:date="2018-02-15T17:09:00Z">
        <w:r w:rsidDel="00A300CA">
          <w:rPr>
            <w:color w:val="414042"/>
            <w:spacing w:val="-15"/>
            <w:w w:val="105"/>
          </w:rPr>
          <w:delText xml:space="preserve">  </w:delText>
        </w:r>
      </w:del>
      <w:r>
        <w:rPr>
          <w:color w:val="414042"/>
          <w:spacing w:val="-15"/>
          <w:w w:val="110"/>
        </w:rPr>
        <w:t>ことをいいます。コンプライアンス  ポリシーとプロセスが、</w:t>
      </w:r>
      <w:r>
        <w:rPr>
          <w:color w:val="414042"/>
          <w:spacing w:val="-4"/>
          <w:w w:val="115"/>
        </w:rPr>
        <w:t>オ</w:t>
      </w:r>
      <w:r>
        <w:rPr>
          <w:color w:val="414042"/>
          <w:spacing w:val="-7"/>
          <w:w w:val="110"/>
        </w:rPr>
        <w:t>ープンソース  ソ</w:t>
      </w:r>
      <w:r>
        <w:rPr>
          <w:color w:val="414042"/>
          <w:spacing w:val="-3"/>
          <w:w w:val="115"/>
        </w:rPr>
        <w:t>フ</w:t>
      </w:r>
      <w:r>
        <w:rPr>
          <w:color w:val="414042"/>
        </w:rPr>
        <w:t>ト</w:t>
      </w:r>
      <w:r>
        <w:rPr>
          <w:color w:val="414042"/>
          <w:spacing w:val="-16"/>
          <w:w w:val="110"/>
        </w:rPr>
        <w:t>ウ</w:t>
      </w:r>
      <w:r>
        <w:rPr>
          <w:color w:val="414042"/>
          <w:w w:val="115"/>
        </w:rPr>
        <w:t>ェ</w:t>
      </w:r>
    </w:p>
    <w:p w:rsidR="00D01E5D" w:rsidRDefault="00D01E5D">
      <w:pPr>
        <w:sectPr w:rsidR="00D01E5D">
          <w:headerReference w:type="default" r:id="rId83"/>
          <w:pgSz w:w="12240" w:h="15840"/>
          <w:pgMar w:top="880" w:right="1240" w:bottom="760" w:left="1180" w:header="10" w:footer="560" w:gutter="0"/>
          <w:cols w:space="720"/>
        </w:sectPr>
      </w:pPr>
    </w:p>
    <w:p w:rsidR="00D01E5D" w:rsidRDefault="00D01E5D">
      <w:pPr>
        <w:pStyle w:val="a3"/>
        <w:rPr>
          <w:sz w:val="20"/>
        </w:rPr>
      </w:pPr>
    </w:p>
    <w:p w:rsidR="00D01E5D" w:rsidRDefault="00D01E5D">
      <w:pPr>
        <w:pStyle w:val="a3"/>
        <w:rPr>
          <w:sz w:val="20"/>
        </w:rPr>
      </w:pPr>
    </w:p>
    <w:p w:rsidR="00D01E5D" w:rsidRDefault="00D01E5D">
      <w:pPr>
        <w:pStyle w:val="a3"/>
        <w:rPr>
          <w:sz w:val="22"/>
        </w:rPr>
      </w:pPr>
    </w:p>
    <w:p w:rsidR="00D01E5D" w:rsidRDefault="0022633E">
      <w:pPr>
        <w:pStyle w:val="a3"/>
        <w:ind w:left="424"/>
        <w:rPr>
          <w:sz w:val="20"/>
        </w:rPr>
      </w:pPr>
      <w:r>
        <w:rPr>
          <w:noProof/>
          <w:sz w:val="20"/>
        </w:rPr>
        <w:drawing>
          <wp:inline distT="0" distB="0" distL="0" distR="0">
            <wp:extent cx="5745034" cy="2115788"/>
            <wp:effectExtent l="0" t="0" r="0" b="0"/>
            <wp:docPr id="1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7.jpeg"/>
                    <pic:cNvPicPr/>
                  </pic:nvPicPr>
                  <pic:blipFill>
                    <a:blip r:embed="rId84" cstate="print"/>
                    <a:stretch>
                      <a:fillRect/>
                    </a:stretch>
                  </pic:blipFill>
                  <pic:spPr>
                    <a:xfrm>
                      <a:off x="0" y="0"/>
                      <a:ext cx="5745034" cy="2115788"/>
                    </a:xfrm>
                    <a:prstGeom prst="rect">
                      <a:avLst/>
                    </a:prstGeom>
                  </pic:spPr>
                </pic:pic>
              </a:graphicData>
            </a:graphic>
          </wp:inline>
        </w:drawing>
      </w:r>
    </w:p>
    <w:p w:rsidR="00D01E5D" w:rsidRDefault="00D01E5D">
      <w:pPr>
        <w:pStyle w:val="a3"/>
        <w:spacing w:before="2"/>
        <w:rPr>
          <w:sz w:val="9"/>
        </w:rPr>
      </w:pPr>
    </w:p>
    <w:p w:rsidR="00D01E5D" w:rsidRDefault="0022633E">
      <w:pPr>
        <w:spacing w:before="72"/>
        <w:ind w:left="395"/>
        <w:rPr>
          <w:sz w:val="20"/>
        </w:rPr>
      </w:pPr>
      <w:r>
        <w:rPr>
          <w:color w:val="009EDA"/>
          <w:w w:val="110"/>
          <w:sz w:val="20"/>
        </w:rPr>
        <w:t>図8：オープンソース コンプライアンス プロセスの開始からから終了まで（サンプル）</w:t>
      </w:r>
    </w:p>
    <w:p w:rsidR="00D01E5D" w:rsidRDefault="0022633E">
      <w:pPr>
        <w:pStyle w:val="a3"/>
        <w:spacing w:before="160"/>
        <w:ind w:left="395" w:right="427"/>
      </w:pPr>
      <w:r>
        <w:rPr>
          <w:color w:val="414042"/>
          <w:spacing w:val="-15"/>
          <w:w w:val="105"/>
        </w:rPr>
        <w:t>アの使用、コン</w:t>
      </w:r>
      <w:r>
        <w:rPr>
          <w:color w:val="414042"/>
        </w:rPr>
        <w:t>ト</w:t>
      </w:r>
      <w:r>
        <w:rPr>
          <w:color w:val="414042"/>
          <w:spacing w:val="-17"/>
          <w:w w:val="105"/>
        </w:rPr>
        <w:t>リビューション、監査、頒布といったさまざまな側面から統制してい</w:t>
      </w:r>
      <w:del w:id="102" w:author="工内隆" w:date="2018-02-15T17:10:00Z">
        <w:r w:rsidDel="00A300CA">
          <w:rPr>
            <w:color w:val="414042"/>
            <w:spacing w:val="-17"/>
            <w:w w:val="105"/>
          </w:rPr>
          <w:delText xml:space="preserve"> </w:delText>
        </w:r>
      </w:del>
      <w:r>
        <w:rPr>
          <w:color w:val="414042"/>
          <w:spacing w:val="-13"/>
          <w:w w:val="110"/>
        </w:rPr>
        <w:t>くことになります。</w:t>
      </w:r>
    </w:p>
    <w:p w:rsidR="00D01E5D" w:rsidRDefault="00D01E5D">
      <w:pPr>
        <w:pStyle w:val="a3"/>
        <w:spacing w:before="12"/>
        <w:rPr>
          <w:sz w:val="25"/>
        </w:rPr>
      </w:pPr>
    </w:p>
    <w:p w:rsidR="00D01E5D" w:rsidRDefault="0022633E">
      <w:pPr>
        <w:pStyle w:val="a3"/>
        <w:ind w:left="395" w:right="453"/>
        <w:jc w:val="both"/>
      </w:pPr>
      <w:r>
        <w:rPr>
          <w:color w:val="414042"/>
          <w:w w:val="105"/>
        </w:rPr>
        <w:t>図8</w:t>
      </w:r>
      <w:r>
        <w:rPr>
          <w:color w:val="414042"/>
          <w:spacing w:val="-17"/>
          <w:w w:val="105"/>
        </w:rPr>
        <w:t>ではサンプルとしてのコンプライアンス</w:t>
      </w:r>
      <w:ins w:id="103" w:author="工内隆" w:date="2018-02-15T17:10:00Z">
        <w:r w:rsidR="00A300CA">
          <w:rPr>
            <w:rFonts w:hint="eastAsia"/>
            <w:color w:val="414042"/>
            <w:spacing w:val="-17"/>
            <w:w w:val="105"/>
          </w:rPr>
          <w:t xml:space="preserve"> プロセス</w:t>
        </w:r>
      </w:ins>
      <w:r>
        <w:rPr>
          <w:color w:val="414042"/>
          <w:spacing w:val="-17"/>
          <w:w w:val="105"/>
        </w:rPr>
        <w:t>を例示しています。企業が製品やソフ</w:t>
      </w:r>
      <w:r>
        <w:rPr>
          <w:color w:val="414042"/>
        </w:rPr>
        <w:t>ト</w:t>
      </w:r>
      <w:del w:id="104" w:author="工内隆" w:date="2018-02-15T17:11:00Z">
        <w:r w:rsidDel="00A300CA">
          <w:rPr>
            <w:color w:val="414042"/>
          </w:rPr>
          <w:delText xml:space="preserve">   </w:delText>
        </w:r>
      </w:del>
      <w:r>
        <w:rPr>
          <w:color w:val="414042"/>
          <w:spacing w:val="-16"/>
          <w:w w:val="110"/>
        </w:rPr>
        <w:t>ウ</w:t>
      </w:r>
      <w:r>
        <w:rPr>
          <w:color w:val="414042"/>
          <w:spacing w:val="-27"/>
          <w:w w:val="115"/>
        </w:rPr>
        <w:t>ェ</w:t>
      </w:r>
      <w:r>
        <w:rPr>
          <w:color w:val="414042"/>
          <w:spacing w:val="5"/>
          <w:w w:val="110"/>
        </w:rPr>
        <w:t>ア スタ</w:t>
      </w:r>
      <w:r>
        <w:rPr>
          <w:color w:val="414042"/>
          <w:spacing w:val="-7"/>
          <w:w w:val="115"/>
        </w:rPr>
        <w:t>ッ</w:t>
      </w:r>
      <w:r>
        <w:rPr>
          <w:color w:val="414042"/>
          <w:spacing w:val="-12"/>
          <w:w w:val="110"/>
        </w:rPr>
        <w:t>クを開発する際に、各ソ</w:t>
      </w:r>
      <w:r>
        <w:rPr>
          <w:color w:val="414042"/>
          <w:spacing w:val="-3"/>
          <w:w w:val="115"/>
        </w:rPr>
        <w:t>フ</w:t>
      </w:r>
      <w:r>
        <w:rPr>
          <w:color w:val="414042"/>
        </w:rPr>
        <w:t>ト</w:t>
      </w:r>
      <w:r>
        <w:rPr>
          <w:color w:val="414042"/>
          <w:spacing w:val="-16"/>
          <w:w w:val="110"/>
        </w:rPr>
        <w:t>ウ</w:t>
      </w:r>
      <w:r>
        <w:rPr>
          <w:color w:val="414042"/>
          <w:spacing w:val="-27"/>
          <w:w w:val="115"/>
        </w:rPr>
        <w:t>ェ</w:t>
      </w:r>
      <w:r>
        <w:rPr>
          <w:color w:val="414042"/>
          <w:spacing w:val="-2"/>
          <w:w w:val="110"/>
        </w:rPr>
        <w:t>ア コンポーネン</w:t>
      </w:r>
      <w:r>
        <w:rPr>
          <w:color w:val="414042"/>
          <w:spacing w:val="5"/>
        </w:rPr>
        <w:t>ト</w:t>
      </w:r>
      <w:r>
        <w:rPr>
          <w:color w:val="414042"/>
          <w:spacing w:val="-6"/>
          <w:w w:val="110"/>
        </w:rPr>
        <w:t>はデューデリジ</w:t>
      </w:r>
      <w:r>
        <w:rPr>
          <w:color w:val="414042"/>
          <w:spacing w:val="-3"/>
          <w:w w:val="115"/>
        </w:rPr>
        <w:t>ェ</w:t>
      </w:r>
      <w:r>
        <w:rPr>
          <w:color w:val="414042"/>
          <w:w w:val="110"/>
        </w:rPr>
        <w:t>ン</w:t>
      </w:r>
      <w:r>
        <w:rPr>
          <w:color w:val="414042"/>
          <w:spacing w:val="-5"/>
          <w:w w:val="110"/>
        </w:rPr>
        <w:t>スの一部としてこれらのさまざまなス</w:t>
      </w:r>
      <w:r>
        <w:rPr>
          <w:color w:val="414042"/>
          <w:spacing w:val="-6"/>
          <w:w w:val="115"/>
        </w:rPr>
        <w:t>テッ</w:t>
      </w:r>
      <w:r>
        <w:rPr>
          <w:color w:val="414042"/>
          <w:spacing w:val="-5"/>
          <w:w w:val="110"/>
        </w:rPr>
        <w:t>プを経ることになります。</w:t>
      </w:r>
    </w:p>
    <w:p w:rsidR="00D01E5D" w:rsidRDefault="00D01E5D">
      <w:pPr>
        <w:pStyle w:val="a3"/>
        <w:spacing w:before="5"/>
      </w:pPr>
    </w:p>
    <w:p w:rsidR="00D01E5D" w:rsidRDefault="0022633E">
      <w:pPr>
        <w:pStyle w:val="a4"/>
        <w:numPr>
          <w:ilvl w:val="0"/>
          <w:numId w:val="6"/>
        </w:numPr>
        <w:tabs>
          <w:tab w:val="left" w:pos="1196"/>
        </w:tabs>
        <w:spacing w:before="0"/>
        <w:ind w:hanging="400"/>
        <w:rPr>
          <w:sz w:val="28"/>
        </w:rPr>
      </w:pPr>
      <w:r>
        <w:rPr>
          <w:color w:val="414042"/>
          <w:spacing w:val="-16"/>
          <w:w w:val="110"/>
          <w:sz w:val="28"/>
        </w:rPr>
        <w:t>外部から入ってくるすべてソースコー</w:t>
      </w:r>
      <w:r>
        <w:rPr>
          <w:color w:val="414042"/>
          <w:spacing w:val="5"/>
          <w:sz w:val="28"/>
        </w:rPr>
        <w:t>ド</w:t>
      </w:r>
      <w:r>
        <w:rPr>
          <w:color w:val="414042"/>
          <w:spacing w:val="-7"/>
          <w:w w:val="110"/>
          <w:sz w:val="28"/>
        </w:rPr>
        <w:t>を特定する</w:t>
      </w:r>
    </w:p>
    <w:p w:rsidR="00D01E5D" w:rsidRDefault="0022633E">
      <w:pPr>
        <w:pStyle w:val="a4"/>
        <w:numPr>
          <w:ilvl w:val="0"/>
          <w:numId w:val="6"/>
        </w:numPr>
        <w:tabs>
          <w:tab w:val="left" w:pos="1196"/>
        </w:tabs>
        <w:ind w:hanging="400"/>
        <w:rPr>
          <w:sz w:val="28"/>
        </w:rPr>
      </w:pPr>
      <w:r>
        <w:rPr>
          <w:color w:val="414042"/>
          <w:spacing w:val="-10"/>
          <w:w w:val="110"/>
          <w:sz w:val="28"/>
        </w:rPr>
        <w:t>ソースコー</w:t>
      </w:r>
      <w:r>
        <w:rPr>
          <w:color w:val="414042"/>
          <w:spacing w:val="5"/>
          <w:sz w:val="28"/>
        </w:rPr>
        <w:t>ド</w:t>
      </w:r>
      <w:r>
        <w:rPr>
          <w:color w:val="414042"/>
          <w:spacing w:val="-5"/>
          <w:w w:val="110"/>
          <w:sz w:val="28"/>
        </w:rPr>
        <w:t>を監査する</w:t>
      </w:r>
    </w:p>
    <w:p w:rsidR="00D01E5D" w:rsidRDefault="0022633E">
      <w:pPr>
        <w:pStyle w:val="a4"/>
        <w:numPr>
          <w:ilvl w:val="0"/>
          <w:numId w:val="6"/>
        </w:numPr>
        <w:tabs>
          <w:tab w:val="left" w:pos="1196"/>
        </w:tabs>
        <w:ind w:hanging="400"/>
        <w:rPr>
          <w:sz w:val="28"/>
        </w:rPr>
      </w:pPr>
      <w:r>
        <w:rPr>
          <w:color w:val="414042"/>
          <w:spacing w:val="-5"/>
          <w:w w:val="105"/>
          <w:sz w:val="28"/>
        </w:rPr>
        <w:t>監査で明らかにされたあらゆる問題を解決する</w:t>
      </w:r>
    </w:p>
    <w:p w:rsidR="00D01E5D" w:rsidRDefault="0022633E">
      <w:pPr>
        <w:pStyle w:val="a4"/>
        <w:numPr>
          <w:ilvl w:val="0"/>
          <w:numId w:val="6"/>
        </w:numPr>
        <w:tabs>
          <w:tab w:val="left" w:pos="1196"/>
        </w:tabs>
        <w:spacing w:before="122"/>
        <w:ind w:hanging="400"/>
        <w:rPr>
          <w:sz w:val="28"/>
        </w:rPr>
      </w:pPr>
      <w:r>
        <w:rPr>
          <w:color w:val="414042"/>
          <w:spacing w:val="-11"/>
          <w:w w:val="105"/>
          <w:sz w:val="28"/>
        </w:rPr>
        <w:t>適切なレビューを実施し、これを完遂する</w:t>
      </w:r>
    </w:p>
    <w:p w:rsidR="00D01E5D" w:rsidRDefault="0022633E">
      <w:pPr>
        <w:pStyle w:val="a4"/>
        <w:numPr>
          <w:ilvl w:val="0"/>
          <w:numId w:val="6"/>
        </w:numPr>
        <w:tabs>
          <w:tab w:val="left" w:pos="1196"/>
        </w:tabs>
        <w:ind w:hanging="400"/>
        <w:rPr>
          <w:sz w:val="28"/>
        </w:rPr>
      </w:pPr>
      <w:r>
        <w:rPr>
          <w:color w:val="414042"/>
          <w:spacing w:val="-13"/>
          <w:w w:val="110"/>
          <w:sz w:val="28"/>
        </w:rPr>
        <w:t>オープンソースの使用についての内部承認を得る</w:t>
      </w:r>
    </w:p>
    <w:p w:rsidR="00D01E5D" w:rsidRDefault="0022633E">
      <w:pPr>
        <w:pStyle w:val="a4"/>
        <w:numPr>
          <w:ilvl w:val="0"/>
          <w:numId w:val="6"/>
        </w:numPr>
        <w:tabs>
          <w:tab w:val="left" w:pos="1196"/>
        </w:tabs>
        <w:ind w:hanging="400"/>
        <w:rPr>
          <w:sz w:val="28"/>
        </w:rPr>
      </w:pPr>
      <w:r>
        <w:rPr>
          <w:color w:val="414042"/>
          <w:spacing w:val="2"/>
          <w:w w:val="110"/>
          <w:sz w:val="28"/>
        </w:rPr>
        <w:t>ソ</w:t>
      </w:r>
      <w:r>
        <w:rPr>
          <w:color w:val="414042"/>
          <w:spacing w:val="-3"/>
          <w:w w:val="115"/>
          <w:sz w:val="28"/>
        </w:rPr>
        <w:t>フ</w:t>
      </w:r>
      <w:r>
        <w:rPr>
          <w:color w:val="414042"/>
          <w:sz w:val="28"/>
        </w:rPr>
        <w:t>ト</w:t>
      </w:r>
      <w:r>
        <w:rPr>
          <w:color w:val="414042"/>
          <w:spacing w:val="-16"/>
          <w:w w:val="110"/>
          <w:sz w:val="28"/>
        </w:rPr>
        <w:t>ウ</w:t>
      </w:r>
      <w:r>
        <w:rPr>
          <w:color w:val="414042"/>
          <w:spacing w:val="-27"/>
          <w:w w:val="115"/>
          <w:sz w:val="28"/>
        </w:rPr>
        <w:t>ェ</w:t>
      </w:r>
      <w:r>
        <w:rPr>
          <w:color w:val="414042"/>
          <w:spacing w:val="-9"/>
          <w:w w:val="110"/>
          <w:sz w:val="28"/>
        </w:rPr>
        <w:t>ア目録に</w:t>
      </w:r>
      <w:r>
        <w:rPr>
          <w:color w:val="414042"/>
          <w:spacing w:val="-4"/>
          <w:w w:val="115"/>
          <w:sz w:val="28"/>
        </w:rPr>
        <w:t>オ</w:t>
      </w:r>
      <w:r>
        <w:rPr>
          <w:color w:val="414042"/>
          <w:spacing w:val="-9"/>
          <w:w w:val="110"/>
          <w:sz w:val="28"/>
        </w:rPr>
        <w:t>ープンソース ソ</w:t>
      </w:r>
      <w:r>
        <w:rPr>
          <w:color w:val="414042"/>
          <w:spacing w:val="-3"/>
          <w:w w:val="115"/>
          <w:sz w:val="28"/>
        </w:rPr>
        <w:t>フ</w:t>
      </w:r>
      <w:r>
        <w:rPr>
          <w:color w:val="414042"/>
          <w:sz w:val="28"/>
        </w:rPr>
        <w:t>ト</w:t>
      </w:r>
      <w:r>
        <w:rPr>
          <w:color w:val="414042"/>
          <w:spacing w:val="-16"/>
          <w:w w:val="110"/>
          <w:sz w:val="28"/>
        </w:rPr>
        <w:t>ウ</w:t>
      </w:r>
      <w:r>
        <w:rPr>
          <w:color w:val="414042"/>
          <w:spacing w:val="-27"/>
          <w:w w:val="115"/>
          <w:sz w:val="28"/>
        </w:rPr>
        <w:t>ェ</w:t>
      </w:r>
      <w:r>
        <w:rPr>
          <w:color w:val="414042"/>
          <w:spacing w:val="-6"/>
          <w:w w:val="110"/>
          <w:sz w:val="28"/>
        </w:rPr>
        <w:t>アを登録する</w:t>
      </w:r>
    </w:p>
    <w:p w:rsidR="00D01E5D" w:rsidRDefault="0022633E">
      <w:pPr>
        <w:pStyle w:val="a4"/>
        <w:numPr>
          <w:ilvl w:val="0"/>
          <w:numId w:val="6"/>
        </w:numPr>
        <w:tabs>
          <w:tab w:val="left" w:pos="1195"/>
          <w:tab w:val="left" w:pos="1196"/>
        </w:tabs>
        <w:ind w:hanging="400"/>
        <w:rPr>
          <w:sz w:val="28"/>
        </w:rPr>
      </w:pPr>
      <w:r>
        <w:rPr>
          <w:color w:val="414042"/>
          <w:spacing w:val="-14"/>
          <w:w w:val="110"/>
          <w:sz w:val="28"/>
        </w:rPr>
        <w:t>製品の関連文書にオープンソース ソフトウェアの使用状況を反映する</w:t>
      </w:r>
    </w:p>
    <w:p w:rsidR="00D01E5D" w:rsidRDefault="0022633E">
      <w:pPr>
        <w:pStyle w:val="a4"/>
        <w:numPr>
          <w:ilvl w:val="0"/>
          <w:numId w:val="6"/>
        </w:numPr>
        <w:tabs>
          <w:tab w:val="left" w:pos="1196"/>
        </w:tabs>
        <w:spacing w:before="122"/>
        <w:ind w:hanging="400"/>
        <w:rPr>
          <w:sz w:val="28"/>
        </w:rPr>
      </w:pPr>
      <w:r>
        <w:rPr>
          <w:color w:val="414042"/>
          <w:spacing w:val="-14"/>
          <w:w w:val="110"/>
          <w:sz w:val="28"/>
        </w:rPr>
        <w:t>頒布に先立ちすべてのステップに対する検証を行う</w:t>
      </w:r>
    </w:p>
    <w:p w:rsidR="00D01E5D" w:rsidRDefault="0022633E">
      <w:pPr>
        <w:pStyle w:val="a4"/>
        <w:numPr>
          <w:ilvl w:val="0"/>
          <w:numId w:val="6"/>
        </w:numPr>
        <w:tabs>
          <w:tab w:val="left" w:pos="1107"/>
        </w:tabs>
        <w:ind w:left="1106" w:hanging="311"/>
        <w:rPr>
          <w:sz w:val="28"/>
        </w:rPr>
      </w:pPr>
      <w:r>
        <w:rPr>
          <w:color w:val="414042"/>
          <w:spacing w:val="-10"/>
          <w:w w:val="105"/>
          <w:sz w:val="28"/>
        </w:rPr>
        <w:t>ソースコー</w:t>
      </w:r>
      <w:r>
        <w:rPr>
          <w:color w:val="414042"/>
          <w:spacing w:val="5"/>
          <w:sz w:val="28"/>
        </w:rPr>
        <w:t>ド</w:t>
      </w:r>
      <w:r>
        <w:rPr>
          <w:color w:val="414042"/>
          <w:spacing w:val="-10"/>
          <w:w w:val="105"/>
          <w:sz w:val="28"/>
        </w:rPr>
        <w:t>を頒布し、頒布に関する最終検証を行う</w:t>
      </w:r>
    </w:p>
    <w:p w:rsidR="00D01E5D" w:rsidRDefault="00D01E5D">
      <w:pPr>
        <w:pStyle w:val="a3"/>
        <w:spacing w:before="2"/>
      </w:pPr>
    </w:p>
    <w:p w:rsidR="00D01E5D" w:rsidRDefault="0022633E">
      <w:pPr>
        <w:pStyle w:val="a3"/>
        <w:ind w:left="395" w:right="332"/>
      </w:pPr>
      <w:r>
        <w:rPr>
          <w:color w:val="414042"/>
          <w:spacing w:val="-5"/>
          <w:w w:val="110"/>
        </w:rPr>
        <w:t>このプロセスからのアウ</w:t>
      </w:r>
      <w:r>
        <w:rPr>
          <w:color w:val="414042"/>
          <w:spacing w:val="-30"/>
          <w:w w:val="105"/>
        </w:rPr>
        <w:t>ト</w:t>
      </w:r>
      <w:r>
        <w:rPr>
          <w:color w:val="414042"/>
          <w:spacing w:val="-8"/>
          <w:w w:val="110"/>
        </w:rPr>
        <w:t>プッ</w:t>
      </w:r>
      <w:r>
        <w:rPr>
          <w:color w:val="414042"/>
          <w:spacing w:val="5"/>
          <w:w w:val="105"/>
        </w:rPr>
        <w:t>ト</w:t>
      </w:r>
      <w:r>
        <w:rPr>
          <w:color w:val="414042"/>
          <w:spacing w:val="-13"/>
          <w:w w:val="110"/>
        </w:rPr>
        <w:t>は、公開可能なオープンソースの部品表</w:t>
      </w:r>
      <w:r>
        <w:rPr>
          <w:color w:val="414042"/>
          <w:w w:val="110"/>
        </w:rPr>
        <w:t xml:space="preserve">（BoM: </w:t>
      </w:r>
      <w:r>
        <w:rPr>
          <w:color w:val="414042"/>
          <w:w w:val="105"/>
        </w:rPr>
        <w:t>Bill</w:t>
      </w:r>
      <w:r>
        <w:rPr>
          <w:color w:val="414042"/>
          <w:spacing w:val="55"/>
          <w:w w:val="105"/>
        </w:rPr>
        <w:t xml:space="preserve"> </w:t>
      </w:r>
      <w:r>
        <w:rPr>
          <w:color w:val="414042"/>
          <w:spacing w:val="-3"/>
          <w:w w:val="105"/>
        </w:rPr>
        <w:t>of</w:t>
      </w:r>
      <w:r>
        <w:rPr>
          <w:color w:val="414042"/>
          <w:spacing w:val="55"/>
          <w:w w:val="105"/>
        </w:rPr>
        <w:t xml:space="preserve"> </w:t>
      </w:r>
      <w:r>
        <w:rPr>
          <w:color w:val="414042"/>
          <w:spacing w:val="-6"/>
          <w:w w:val="105"/>
        </w:rPr>
        <w:t>Materials）</w:t>
      </w:r>
      <w:r>
        <w:rPr>
          <w:color w:val="414042"/>
          <w:spacing w:val="-13"/>
          <w:w w:val="105"/>
        </w:rPr>
        <w:t>ですが、それに書面による申し入れ</w:t>
      </w:r>
      <w:r>
        <w:rPr>
          <w:color w:val="414042"/>
          <w:spacing w:val="-4"/>
          <w:w w:val="105"/>
        </w:rPr>
        <w:t>（Written</w:t>
      </w:r>
      <w:r>
        <w:rPr>
          <w:color w:val="414042"/>
          <w:spacing w:val="55"/>
          <w:w w:val="105"/>
        </w:rPr>
        <w:t xml:space="preserve"> </w:t>
      </w:r>
      <w:r>
        <w:rPr>
          <w:color w:val="414042"/>
          <w:spacing w:val="-13"/>
          <w:w w:val="105"/>
        </w:rPr>
        <w:t>offer）</w:t>
      </w:r>
      <w:r>
        <w:rPr>
          <w:color w:val="414042"/>
          <w:spacing w:val="-21"/>
          <w:w w:val="105"/>
        </w:rPr>
        <w:t>、著作権、ラ</w:t>
      </w:r>
      <w:r>
        <w:rPr>
          <w:color w:val="414042"/>
          <w:spacing w:val="-16"/>
          <w:w w:val="105"/>
        </w:rPr>
        <w:t>イセンス、帰属表示の告知文など、部品表にあるコンポーネントの法的義務を履</w:t>
      </w:r>
      <w:r>
        <w:rPr>
          <w:color w:val="414042"/>
          <w:spacing w:val="-12"/>
          <w:w w:val="110"/>
        </w:rPr>
        <w:t>行していることを示すものを伴います。オープンソース コンプライアンス プロセス</w:t>
      </w:r>
    </w:p>
    <w:p w:rsidR="00D01E5D" w:rsidRDefault="00D01E5D">
      <w:pPr>
        <w:sectPr w:rsidR="00D01E5D">
          <w:pgSz w:w="12240" w:h="15840"/>
          <w:pgMar w:top="880" w:right="1240" w:bottom="760" w:left="1180" w:header="10" w:footer="560" w:gutter="0"/>
          <w:cols w:space="720"/>
        </w:sectPr>
      </w:pPr>
    </w:p>
    <w:p w:rsidR="00D01E5D" w:rsidRDefault="00D01E5D">
      <w:pPr>
        <w:pStyle w:val="a3"/>
        <w:rPr>
          <w:sz w:val="20"/>
        </w:rPr>
      </w:pPr>
    </w:p>
    <w:p w:rsidR="00D01E5D" w:rsidRDefault="00D01E5D">
      <w:pPr>
        <w:pStyle w:val="a3"/>
        <w:rPr>
          <w:sz w:val="20"/>
        </w:rPr>
      </w:pPr>
    </w:p>
    <w:p w:rsidR="00D01E5D" w:rsidRDefault="0022633E">
      <w:pPr>
        <w:pStyle w:val="a3"/>
        <w:spacing w:before="207"/>
        <w:ind w:left="395" w:right="579"/>
      </w:pPr>
      <w:r>
        <w:rPr>
          <w:color w:val="414042"/>
          <w:spacing w:val="-13"/>
          <w:w w:val="105"/>
        </w:rPr>
        <w:t>の詳細については、</w:t>
      </w:r>
      <w:r>
        <w:rPr>
          <w:color w:val="414042"/>
          <w:w w:val="105"/>
        </w:rPr>
        <w:t xml:space="preserve">The Linux </w:t>
      </w:r>
      <w:r>
        <w:rPr>
          <w:color w:val="414042"/>
          <w:spacing w:val="-4"/>
          <w:w w:val="105"/>
        </w:rPr>
        <w:t>Foundation</w:t>
      </w:r>
      <w:r>
        <w:rPr>
          <w:color w:val="414042"/>
          <w:spacing w:val="-7"/>
          <w:w w:val="105"/>
        </w:rPr>
        <w:t>から公開されているフリーの電子書</w:t>
      </w:r>
      <w:r>
        <w:rPr>
          <w:color w:val="414042"/>
          <w:spacing w:val="-23"/>
          <w:w w:val="110"/>
        </w:rPr>
        <w:t>籍「</w:t>
      </w:r>
      <w:r>
        <w:rPr>
          <w:color w:val="0096D6"/>
          <w:w w:val="110"/>
        </w:rPr>
        <w:t>Open</w:t>
      </w:r>
      <w:r>
        <w:rPr>
          <w:color w:val="0096D6"/>
          <w:spacing w:val="-52"/>
          <w:w w:val="110"/>
        </w:rPr>
        <w:t xml:space="preserve"> </w:t>
      </w:r>
      <w:r>
        <w:rPr>
          <w:color w:val="0096D6"/>
          <w:w w:val="110"/>
        </w:rPr>
        <w:t>Source</w:t>
      </w:r>
      <w:r>
        <w:rPr>
          <w:color w:val="0096D6"/>
          <w:spacing w:val="-52"/>
          <w:w w:val="110"/>
        </w:rPr>
        <w:t xml:space="preserve"> </w:t>
      </w:r>
      <w:r>
        <w:rPr>
          <w:color w:val="0096D6"/>
          <w:spacing w:val="-3"/>
          <w:w w:val="110"/>
        </w:rPr>
        <w:t xml:space="preserve">Compliance </w:t>
      </w:r>
      <w:r>
        <w:rPr>
          <w:color w:val="0096D6"/>
          <w:w w:val="110"/>
        </w:rPr>
        <w:t>in</w:t>
      </w:r>
      <w:r>
        <w:rPr>
          <w:color w:val="0096D6"/>
          <w:spacing w:val="-52"/>
          <w:w w:val="110"/>
        </w:rPr>
        <w:t xml:space="preserve"> </w:t>
      </w:r>
      <w:r>
        <w:rPr>
          <w:color w:val="0096D6"/>
          <w:w w:val="110"/>
        </w:rPr>
        <w:t>the</w:t>
      </w:r>
      <w:r>
        <w:rPr>
          <w:color w:val="0096D6"/>
          <w:spacing w:val="-52"/>
          <w:w w:val="110"/>
        </w:rPr>
        <w:t xml:space="preserve"> </w:t>
      </w:r>
      <w:r>
        <w:rPr>
          <w:color w:val="0096D6"/>
          <w:spacing w:val="-6"/>
          <w:w w:val="110"/>
        </w:rPr>
        <w:t>Enterprise</w:t>
      </w:r>
      <w:r>
        <w:rPr>
          <w:color w:val="414042"/>
          <w:spacing w:val="-12"/>
          <w:w w:val="110"/>
        </w:rPr>
        <w:t>」を参考にしてみてください。</w:t>
      </w:r>
    </w:p>
    <w:p w:rsidR="00D01E5D" w:rsidRDefault="00D01E5D">
      <w:pPr>
        <w:pStyle w:val="a3"/>
        <w:spacing w:before="2"/>
        <w:rPr>
          <w:sz w:val="33"/>
        </w:rPr>
      </w:pPr>
    </w:p>
    <w:p w:rsidR="00D01E5D" w:rsidRDefault="0022633E">
      <w:pPr>
        <w:pStyle w:val="3"/>
        <w:numPr>
          <w:ilvl w:val="2"/>
          <w:numId w:val="7"/>
        </w:numPr>
        <w:tabs>
          <w:tab w:val="left" w:pos="1227"/>
        </w:tabs>
        <w:ind w:left="1226" w:hanging="831"/>
      </w:pPr>
      <w:r>
        <w:rPr>
          <w:color w:val="414042"/>
          <w:spacing w:val="-9"/>
          <w:w w:val="125"/>
        </w:rPr>
        <w:t>スタッフ</w:t>
      </w:r>
    </w:p>
    <w:p w:rsidR="00D01E5D" w:rsidRDefault="0022633E">
      <w:pPr>
        <w:pStyle w:val="a3"/>
        <w:spacing w:before="339"/>
        <w:ind w:left="395" w:right="404"/>
      </w:pPr>
      <w:r>
        <w:rPr>
          <w:color w:val="414042"/>
          <w:spacing w:val="-16"/>
          <w:w w:val="110"/>
        </w:rPr>
        <w:t>大企業におけるオープンソース  コンプライアンスチームは、オープンソース  コン</w:t>
      </w:r>
      <w:r>
        <w:rPr>
          <w:color w:val="414042"/>
          <w:spacing w:val="-3"/>
          <w:w w:val="105"/>
        </w:rPr>
        <w:t>プ</w:t>
      </w:r>
      <w:r>
        <w:rPr>
          <w:color w:val="414042"/>
          <w:spacing w:val="-16"/>
          <w:w w:val="105"/>
        </w:rPr>
        <w:t>ライアンスを確実にするという目標をもつ、さまざまな個人で構成される分野横</w:t>
      </w:r>
      <w:del w:id="105" w:author="工内隆" w:date="2018-02-15T17:13:00Z">
        <w:r w:rsidDel="00A300CA">
          <w:rPr>
            <w:color w:val="414042"/>
            <w:spacing w:val="-16"/>
            <w:w w:val="105"/>
          </w:rPr>
          <w:delText xml:space="preserve"> </w:delText>
        </w:r>
      </w:del>
      <w:r>
        <w:rPr>
          <w:color w:val="414042"/>
          <w:spacing w:val="-16"/>
          <w:w w:val="105"/>
        </w:rPr>
        <w:t>断的なグループとなります。中核となるチーム</w:t>
      </w:r>
      <w:r>
        <w:rPr>
          <w:color w:val="414042"/>
          <w:spacing w:val="-6"/>
          <w:w w:val="105"/>
        </w:rPr>
        <w:t>（Core</w:t>
      </w:r>
      <w:r>
        <w:rPr>
          <w:color w:val="414042"/>
          <w:w w:val="105"/>
        </w:rPr>
        <w:t xml:space="preserve">  </w:t>
      </w:r>
      <w:r>
        <w:rPr>
          <w:color w:val="414042"/>
          <w:spacing w:val="-5"/>
          <w:w w:val="105"/>
        </w:rPr>
        <w:t>team）</w:t>
      </w:r>
      <w:r>
        <w:rPr>
          <w:color w:val="414042"/>
          <w:spacing w:val="-7"/>
          <w:w w:val="105"/>
        </w:rPr>
        <w:t>はしばしば「オープンソ</w:t>
      </w:r>
      <w:r>
        <w:rPr>
          <w:color w:val="414042"/>
          <w:spacing w:val="-16"/>
          <w:w w:val="110"/>
        </w:rPr>
        <w:t>ース</w:t>
      </w:r>
      <w:r>
        <w:rPr>
          <w:color w:val="414042"/>
          <w:spacing w:val="-57"/>
          <w:w w:val="110"/>
        </w:rPr>
        <w:t xml:space="preserve"> </w:t>
      </w:r>
      <w:r>
        <w:rPr>
          <w:color w:val="414042"/>
          <w:spacing w:val="-7"/>
          <w:w w:val="110"/>
        </w:rPr>
        <w:t>レビューボー</w:t>
      </w:r>
      <w:r>
        <w:rPr>
          <w:color w:val="414042"/>
          <w:spacing w:val="-18"/>
          <w:w w:val="105"/>
        </w:rPr>
        <w:t>ド</w:t>
      </w:r>
      <w:r>
        <w:rPr>
          <w:color w:val="414042"/>
          <w:spacing w:val="-6"/>
          <w:w w:val="110"/>
        </w:rPr>
        <w:t>（Open</w:t>
      </w:r>
      <w:r>
        <w:rPr>
          <w:color w:val="414042"/>
          <w:spacing w:val="-57"/>
          <w:w w:val="110"/>
        </w:rPr>
        <w:t xml:space="preserve"> </w:t>
      </w:r>
      <w:r>
        <w:rPr>
          <w:color w:val="414042"/>
          <w:w w:val="110"/>
        </w:rPr>
        <w:t>Source</w:t>
      </w:r>
      <w:r>
        <w:rPr>
          <w:color w:val="414042"/>
          <w:spacing w:val="-57"/>
          <w:w w:val="110"/>
        </w:rPr>
        <w:t xml:space="preserve"> </w:t>
      </w:r>
      <w:r>
        <w:rPr>
          <w:color w:val="414042"/>
          <w:spacing w:val="-5"/>
          <w:w w:val="110"/>
        </w:rPr>
        <w:t>Review</w:t>
      </w:r>
      <w:r>
        <w:rPr>
          <w:color w:val="414042"/>
          <w:spacing w:val="-57"/>
          <w:w w:val="110"/>
        </w:rPr>
        <w:t xml:space="preserve"> </w:t>
      </w:r>
      <w:r>
        <w:rPr>
          <w:color w:val="414042"/>
          <w:w w:val="110"/>
        </w:rPr>
        <w:t>Board</w:t>
      </w:r>
      <w:r>
        <w:rPr>
          <w:color w:val="414042"/>
          <w:spacing w:val="-29"/>
          <w:w w:val="110"/>
        </w:rPr>
        <w:t xml:space="preserve">: </w:t>
      </w:r>
      <w:r>
        <w:rPr>
          <w:color w:val="414042"/>
          <w:spacing w:val="-10"/>
          <w:w w:val="110"/>
        </w:rPr>
        <w:t>OSRB）」と呼ばれ、エンジニア</w:t>
      </w:r>
      <w:r>
        <w:rPr>
          <w:color w:val="414042"/>
          <w:spacing w:val="-11"/>
          <w:w w:val="105"/>
        </w:rPr>
        <w:t>リン</w:t>
      </w:r>
      <w:r>
        <w:rPr>
          <w:color w:val="414042"/>
          <w:spacing w:val="-18"/>
          <w:w w:val="105"/>
        </w:rPr>
        <w:t>グや製品チームからの代表者、一人以上の法務専門家、およびコンプライア</w:t>
      </w:r>
      <w:del w:id="106" w:author="工内隆" w:date="2018-02-15T17:13:00Z">
        <w:r w:rsidDel="00A300CA">
          <w:rPr>
            <w:color w:val="414042"/>
            <w:spacing w:val="-18"/>
            <w:w w:val="105"/>
          </w:rPr>
          <w:delText xml:space="preserve">  </w:delText>
        </w:r>
      </w:del>
      <w:r>
        <w:rPr>
          <w:color w:val="414042"/>
          <w:spacing w:val="-5"/>
          <w:w w:val="110"/>
        </w:rPr>
        <w:t>ンス</w:t>
      </w:r>
      <w:r>
        <w:rPr>
          <w:color w:val="414042"/>
          <w:spacing w:val="-12"/>
          <w:w w:val="110"/>
        </w:rPr>
        <w:t xml:space="preserve"> </w:t>
      </w:r>
      <w:r>
        <w:rPr>
          <w:color w:val="414042"/>
          <w:spacing w:val="-18"/>
          <w:w w:val="110"/>
        </w:rPr>
        <w:t>オフィサーで構成されます。また、</w:t>
      </w:r>
      <w:r>
        <w:rPr>
          <w:color w:val="414042"/>
          <w:w w:val="105"/>
        </w:rPr>
        <w:t>ド</w:t>
      </w:r>
      <w:r>
        <w:rPr>
          <w:color w:val="414042"/>
          <w:spacing w:val="-6"/>
          <w:w w:val="110"/>
        </w:rPr>
        <w:t>キュメン</w:t>
      </w:r>
      <w:r>
        <w:rPr>
          <w:color w:val="414042"/>
          <w:spacing w:val="-4"/>
          <w:w w:val="105"/>
        </w:rPr>
        <w:t>ト</w:t>
      </w:r>
      <w:r>
        <w:rPr>
          <w:color w:val="414042"/>
          <w:spacing w:val="-21"/>
          <w:w w:val="110"/>
        </w:rPr>
        <w:t>、サプライチェーン、経営企画、情報</w:t>
      </w:r>
      <w:r>
        <w:rPr>
          <w:color w:val="414042"/>
          <w:spacing w:val="-19"/>
          <w:w w:val="110"/>
        </w:rPr>
        <w:t xml:space="preserve">システム、ローカライゼーションなど、コンプライアンスの取り組みに継続的 </w:t>
      </w:r>
      <w:r>
        <w:rPr>
          <w:color w:val="414042"/>
          <w:spacing w:val="-7"/>
          <w:w w:val="105"/>
        </w:rPr>
        <w:t>な貢</w:t>
      </w:r>
      <w:r>
        <w:rPr>
          <w:color w:val="414042"/>
          <w:spacing w:val="-15"/>
          <w:w w:val="105"/>
        </w:rPr>
        <w:t>献をする、複数の部門に亘るさまざまな個人によって拡張チーム</w:t>
      </w:r>
      <w:r>
        <w:rPr>
          <w:color w:val="414042"/>
          <w:spacing w:val="-3"/>
          <w:w w:val="105"/>
        </w:rPr>
        <w:t>（Extended</w:t>
      </w:r>
    </w:p>
    <w:p w:rsidR="00D01E5D" w:rsidRDefault="0022633E">
      <w:pPr>
        <w:pStyle w:val="a3"/>
        <w:spacing w:before="10"/>
        <w:ind w:left="395" w:right="441"/>
        <w:jc w:val="both"/>
      </w:pPr>
      <w:r>
        <w:rPr>
          <w:color w:val="414042"/>
          <w:spacing w:val="-5"/>
          <w:w w:val="105"/>
        </w:rPr>
        <w:t>team）</w:t>
      </w:r>
      <w:r>
        <w:rPr>
          <w:color w:val="414042"/>
          <w:spacing w:val="-22"/>
          <w:w w:val="105"/>
        </w:rPr>
        <w:t>が形成されます。しかし、小規模企業やスタートアップにおいては、一人のエ</w:t>
      </w:r>
      <w:r>
        <w:rPr>
          <w:color w:val="414042"/>
          <w:spacing w:val="-15"/>
          <w:w w:val="105"/>
        </w:rPr>
        <w:t>ンジニアリング  マネージャと一人の法務専門家というシンプルな構成もありえるでしょう。どういった構成になるかはそれぞれの会社で違ってきます。</w:t>
      </w:r>
    </w:p>
    <w:p w:rsidR="00D01E5D" w:rsidRDefault="00D01E5D">
      <w:pPr>
        <w:pStyle w:val="a3"/>
        <w:spacing w:before="11"/>
        <w:rPr>
          <w:sz w:val="40"/>
        </w:rPr>
      </w:pPr>
    </w:p>
    <w:p w:rsidR="00D01E5D" w:rsidRDefault="0022633E">
      <w:pPr>
        <w:pStyle w:val="3"/>
        <w:numPr>
          <w:ilvl w:val="2"/>
          <w:numId w:val="7"/>
        </w:numPr>
        <w:tabs>
          <w:tab w:val="left" w:pos="1224"/>
        </w:tabs>
        <w:ind w:left="1223" w:hanging="828"/>
      </w:pPr>
      <w:r>
        <w:rPr>
          <w:color w:val="414042"/>
          <w:spacing w:val="-4"/>
          <w:w w:val="110"/>
        </w:rPr>
        <w:t>トレーニング</w:t>
      </w:r>
    </w:p>
    <w:p w:rsidR="00D01E5D" w:rsidRDefault="0022633E">
      <w:pPr>
        <w:pStyle w:val="a3"/>
        <w:spacing w:before="339"/>
        <w:ind w:left="395" w:right="367"/>
      </w:pPr>
      <w:r>
        <w:rPr>
          <w:color w:val="414042"/>
          <w:spacing w:val="-11"/>
          <w:w w:val="105"/>
        </w:rPr>
        <w:t>教育は、コンプライアンス プログラムで本質的に重要な構成要素とな</w:t>
      </w:r>
      <w:r>
        <w:rPr>
          <w:color w:val="414042"/>
        </w:rPr>
        <w:t>り</w:t>
      </w:r>
      <w:r>
        <w:rPr>
          <w:color w:val="414042"/>
          <w:spacing w:val="-21"/>
          <w:w w:val="105"/>
        </w:rPr>
        <w:t>ます。教育</w:t>
      </w:r>
      <w:r>
        <w:rPr>
          <w:color w:val="414042"/>
          <w:spacing w:val="-12"/>
          <w:w w:val="110"/>
        </w:rPr>
        <w:t>によって従業員に対し</w:t>
      </w:r>
      <w:r>
        <w:rPr>
          <w:color w:val="414042"/>
          <w:spacing w:val="-4"/>
          <w:w w:val="120"/>
        </w:rPr>
        <w:t>オ</w:t>
      </w:r>
      <w:r>
        <w:rPr>
          <w:color w:val="414042"/>
          <w:spacing w:val="-13"/>
          <w:w w:val="110"/>
        </w:rPr>
        <w:t>ープンソース ソフ</w:t>
      </w:r>
      <w:r>
        <w:rPr>
          <w:color w:val="414042"/>
        </w:rPr>
        <w:t>ト</w:t>
      </w:r>
      <w:r>
        <w:rPr>
          <w:color w:val="414042"/>
          <w:spacing w:val="-16"/>
          <w:w w:val="110"/>
        </w:rPr>
        <w:t>ウ</w:t>
      </w:r>
      <w:r>
        <w:rPr>
          <w:color w:val="414042"/>
          <w:spacing w:val="-27"/>
          <w:w w:val="120"/>
        </w:rPr>
        <w:t>ェ</w:t>
      </w:r>
      <w:r>
        <w:rPr>
          <w:color w:val="414042"/>
          <w:spacing w:val="-8"/>
          <w:w w:val="110"/>
        </w:rPr>
        <w:t>アの使用を統制しているポリシー</w:t>
      </w:r>
      <w:r>
        <w:rPr>
          <w:color w:val="414042"/>
          <w:spacing w:val="-14"/>
          <w:w w:val="110"/>
        </w:rPr>
        <w:t>についてきちんとした理解をもつことを確実にすることができます。</w:t>
      </w:r>
      <w:r>
        <w:rPr>
          <w:color w:val="414042"/>
          <w:spacing w:val="-4"/>
          <w:w w:val="120"/>
        </w:rPr>
        <w:t>オ</w:t>
      </w:r>
      <w:r>
        <w:rPr>
          <w:color w:val="414042"/>
          <w:spacing w:val="-12"/>
          <w:w w:val="110"/>
        </w:rPr>
        <w:t>ープンソース</w:t>
      </w:r>
      <w:r>
        <w:rPr>
          <w:color w:val="414042"/>
          <w:spacing w:val="-7"/>
          <w:w w:val="110"/>
        </w:rPr>
        <w:t>とコンプライアンスの</w:t>
      </w:r>
      <w:r>
        <w:rPr>
          <w:color w:val="414042"/>
          <w:spacing w:val="-3"/>
        </w:rPr>
        <w:t>ト</w:t>
      </w:r>
      <w:r>
        <w:rPr>
          <w:color w:val="414042"/>
          <w:spacing w:val="-6"/>
          <w:w w:val="110"/>
        </w:rPr>
        <w:t>レー</w:t>
      </w:r>
      <w:r>
        <w:rPr>
          <w:color w:val="414042"/>
          <w:w w:val="120"/>
        </w:rPr>
        <w:t>ニ</w:t>
      </w:r>
      <w:r>
        <w:rPr>
          <w:color w:val="414042"/>
          <w:spacing w:val="-12"/>
          <w:w w:val="110"/>
        </w:rPr>
        <w:t>ングを提供することのゴールは、</w:t>
      </w:r>
      <w:r>
        <w:rPr>
          <w:color w:val="414042"/>
          <w:spacing w:val="-4"/>
          <w:w w:val="120"/>
        </w:rPr>
        <w:t>オ</w:t>
      </w:r>
      <w:r>
        <w:rPr>
          <w:color w:val="414042"/>
          <w:spacing w:val="-10"/>
          <w:w w:val="110"/>
        </w:rPr>
        <w:t>ープンソースに関</w:t>
      </w:r>
      <w:r>
        <w:rPr>
          <w:color w:val="414042"/>
          <w:spacing w:val="-8"/>
          <w:w w:val="110"/>
        </w:rPr>
        <w:t>するポリシーと戦略への理解を底上げし、</w:t>
      </w:r>
      <w:r>
        <w:rPr>
          <w:color w:val="414042"/>
          <w:spacing w:val="-4"/>
          <w:w w:val="120"/>
        </w:rPr>
        <w:t>オ</w:t>
      </w:r>
      <w:r>
        <w:rPr>
          <w:color w:val="414042"/>
          <w:spacing w:val="-16"/>
          <w:w w:val="110"/>
        </w:rPr>
        <w:t>ープンソースのライセンスについての</w:t>
      </w:r>
      <w:r>
        <w:rPr>
          <w:color w:val="414042"/>
          <w:spacing w:val="-17"/>
          <w:w w:val="105"/>
        </w:rPr>
        <w:t>事実と課題について共通した理解を構築することにあるのです。また、</w:t>
      </w:r>
      <w:r>
        <w:rPr>
          <w:color w:val="414042"/>
          <w:spacing w:val="-3"/>
        </w:rPr>
        <w:t>ト</w:t>
      </w:r>
      <w:r>
        <w:rPr>
          <w:color w:val="414042"/>
          <w:spacing w:val="-3"/>
          <w:w w:val="105"/>
        </w:rPr>
        <w:t xml:space="preserve">レーニン  </w:t>
      </w:r>
      <w:r>
        <w:rPr>
          <w:color w:val="414042"/>
          <w:spacing w:val="-3"/>
          <w:w w:val="110"/>
        </w:rPr>
        <w:t>グは製品やソフ</w:t>
      </w:r>
      <w:r>
        <w:rPr>
          <w:color w:val="414042"/>
        </w:rPr>
        <w:t>ト</w:t>
      </w:r>
      <w:r>
        <w:rPr>
          <w:color w:val="414042"/>
          <w:spacing w:val="-16"/>
          <w:w w:val="110"/>
        </w:rPr>
        <w:t>ウ</w:t>
      </w:r>
      <w:r>
        <w:rPr>
          <w:color w:val="414042"/>
          <w:spacing w:val="-27"/>
          <w:w w:val="120"/>
        </w:rPr>
        <w:t>ェ</w:t>
      </w:r>
      <w:r>
        <w:rPr>
          <w:color w:val="414042"/>
          <w:w w:val="110"/>
        </w:rPr>
        <w:t>ア ポー</w:t>
      </w:r>
      <w:r>
        <w:rPr>
          <w:color w:val="414042"/>
          <w:spacing w:val="-30"/>
        </w:rPr>
        <w:t>ト</w:t>
      </w:r>
      <w:r>
        <w:rPr>
          <w:color w:val="414042"/>
          <w:spacing w:val="-10"/>
          <w:w w:val="110"/>
        </w:rPr>
        <w:t>フォリ</w:t>
      </w:r>
      <w:r>
        <w:rPr>
          <w:color w:val="414042"/>
          <w:spacing w:val="-5"/>
          <w:w w:val="120"/>
        </w:rPr>
        <w:t>オ</w:t>
      </w:r>
      <w:r>
        <w:rPr>
          <w:color w:val="414042"/>
          <w:spacing w:val="2"/>
          <w:w w:val="110"/>
        </w:rPr>
        <w:t>に</w:t>
      </w:r>
      <w:r>
        <w:rPr>
          <w:color w:val="414042"/>
          <w:spacing w:val="-4"/>
          <w:w w:val="120"/>
        </w:rPr>
        <w:t>オ</w:t>
      </w:r>
      <w:r>
        <w:rPr>
          <w:color w:val="414042"/>
          <w:spacing w:val="-8"/>
          <w:w w:val="110"/>
        </w:rPr>
        <w:t>ープンソース ソフ</w:t>
      </w:r>
      <w:r>
        <w:rPr>
          <w:color w:val="414042"/>
        </w:rPr>
        <w:t>ト</w:t>
      </w:r>
      <w:r>
        <w:rPr>
          <w:color w:val="414042"/>
          <w:spacing w:val="-16"/>
          <w:w w:val="110"/>
        </w:rPr>
        <w:t>ウ</w:t>
      </w:r>
      <w:r>
        <w:rPr>
          <w:color w:val="414042"/>
          <w:spacing w:val="-27"/>
          <w:w w:val="120"/>
        </w:rPr>
        <w:t>ェ</w:t>
      </w:r>
      <w:r>
        <w:rPr>
          <w:color w:val="414042"/>
          <w:spacing w:val="-4"/>
          <w:w w:val="110"/>
        </w:rPr>
        <w:t>アを取り込むこ</w:t>
      </w:r>
      <w:r>
        <w:rPr>
          <w:color w:val="414042"/>
          <w:spacing w:val="-18"/>
          <w:w w:val="110"/>
        </w:rPr>
        <w:t>とのビジネス上、法務上のリスクについてもカバーすべきでしょう。</w:t>
      </w:r>
    </w:p>
    <w:p w:rsidR="00D01E5D" w:rsidRDefault="00D01E5D">
      <w:pPr>
        <w:pStyle w:val="a3"/>
        <w:spacing w:before="3"/>
        <w:rPr>
          <w:sz w:val="38"/>
        </w:rPr>
      </w:pPr>
    </w:p>
    <w:p w:rsidR="00D01E5D" w:rsidRDefault="0022633E">
      <w:pPr>
        <w:pStyle w:val="a3"/>
        <w:ind w:left="395" w:right="348"/>
        <w:jc w:val="both"/>
      </w:pPr>
      <w:r>
        <w:rPr>
          <w:color w:val="414042"/>
          <w:spacing w:val="-15"/>
          <w:w w:val="105"/>
        </w:rPr>
        <w:t>トレーニングとして</w:t>
      </w:r>
      <w:ins w:id="107" w:author="工内隆" w:date="2018-02-15T17:15:00Z">
        <w:r w:rsidR="00A300CA">
          <w:rPr>
            <w:rFonts w:hint="eastAsia"/>
            <w:color w:val="414042"/>
            <w:spacing w:val="-15"/>
            <w:w w:val="105"/>
          </w:rPr>
          <w:t>公</w:t>
        </w:r>
      </w:ins>
      <w:del w:id="108" w:author="工内隆" w:date="2018-02-15T17:15:00Z">
        <w:r w:rsidDel="00A300CA">
          <w:rPr>
            <w:color w:val="414042"/>
            <w:spacing w:val="-15"/>
            <w:w w:val="105"/>
          </w:rPr>
          <w:delText>形</w:delText>
        </w:r>
      </w:del>
      <w:r>
        <w:rPr>
          <w:color w:val="414042"/>
          <w:spacing w:val="-15"/>
          <w:w w:val="105"/>
        </w:rPr>
        <w:t>式的なもの、非</w:t>
      </w:r>
      <w:ins w:id="109" w:author="工内隆" w:date="2018-02-15T17:15:00Z">
        <w:r w:rsidR="00A300CA">
          <w:rPr>
            <w:rFonts w:hint="eastAsia"/>
            <w:color w:val="414042"/>
            <w:spacing w:val="-15"/>
            <w:w w:val="105"/>
          </w:rPr>
          <w:t>公</w:t>
        </w:r>
      </w:ins>
      <w:del w:id="110" w:author="工内隆" w:date="2018-02-15T17:15:00Z">
        <w:r w:rsidDel="00A300CA">
          <w:rPr>
            <w:color w:val="414042"/>
            <w:spacing w:val="-15"/>
            <w:w w:val="105"/>
          </w:rPr>
          <w:delText>形</w:delText>
        </w:r>
      </w:del>
      <w:r>
        <w:rPr>
          <w:color w:val="414042"/>
          <w:spacing w:val="-15"/>
          <w:w w:val="105"/>
        </w:rPr>
        <w:t>式</w:t>
      </w:r>
      <w:del w:id="111" w:author="工内隆" w:date="2018-02-15T17:15:00Z">
        <w:r w:rsidDel="00A300CA">
          <w:rPr>
            <w:color w:val="414042"/>
            <w:spacing w:val="-15"/>
            <w:w w:val="105"/>
          </w:rPr>
          <w:delText>的</w:delText>
        </w:r>
      </w:del>
      <w:r>
        <w:rPr>
          <w:color w:val="414042"/>
          <w:spacing w:val="-15"/>
          <w:w w:val="105"/>
        </w:rPr>
        <w:t>なもの</w:t>
      </w:r>
      <w:ins w:id="112" w:author="工内隆" w:date="2018-02-15T17:15:00Z">
        <w:r w:rsidR="00A300CA">
          <w:rPr>
            <w:rFonts w:hint="eastAsia"/>
            <w:color w:val="414042"/>
            <w:spacing w:val="-15"/>
            <w:w w:val="105"/>
          </w:rPr>
          <w:t>の</w:t>
        </w:r>
      </w:ins>
      <w:r>
        <w:rPr>
          <w:color w:val="414042"/>
          <w:spacing w:val="-15"/>
          <w:w w:val="105"/>
        </w:rPr>
        <w:t>両方を活用できます。</w:t>
      </w:r>
      <w:ins w:id="113" w:author="工内隆" w:date="2018-02-15T17:15:00Z">
        <w:r w:rsidR="00A300CA">
          <w:rPr>
            <w:rFonts w:hint="eastAsia"/>
            <w:color w:val="414042"/>
            <w:spacing w:val="-15"/>
            <w:w w:val="105"/>
          </w:rPr>
          <w:t>公</w:t>
        </w:r>
      </w:ins>
      <w:del w:id="114" w:author="工内隆" w:date="2018-02-15T17:16:00Z">
        <w:r w:rsidDel="00A300CA">
          <w:rPr>
            <w:color w:val="414042"/>
            <w:spacing w:val="-15"/>
            <w:w w:val="105"/>
          </w:rPr>
          <w:delText>形</w:delText>
        </w:r>
      </w:del>
      <w:r>
        <w:rPr>
          <w:color w:val="414042"/>
          <w:spacing w:val="-15"/>
          <w:w w:val="105"/>
        </w:rPr>
        <w:t>式的な</w:t>
      </w:r>
      <w:r>
        <w:rPr>
          <w:color w:val="414042"/>
          <w:spacing w:val="-18"/>
          <w:w w:val="105"/>
        </w:rPr>
        <w:t>手法には、コース修了のために従業員が確認試験に合格する必要</w:t>
      </w:r>
      <w:ins w:id="115" w:author="工内隆" w:date="2018-02-15T17:17:00Z">
        <w:r w:rsidR="00722CE4">
          <w:rPr>
            <w:rFonts w:hint="eastAsia"/>
            <w:color w:val="414042"/>
            <w:spacing w:val="-18"/>
            <w:w w:val="105"/>
          </w:rPr>
          <w:t>の</w:t>
        </w:r>
      </w:ins>
      <w:del w:id="116" w:author="工内隆" w:date="2018-02-15T17:17:00Z">
        <w:r w:rsidDel="00722CE4">
          <w:rPr>
            <w:color w:val="414042"/>
            <w:spacing w:val="-18"/>
            <w:w w:val="105"/>
          </w:rPr>
          <w:delText>が</w:delText>
        </w:r>
      </w:del>
      <w:r>
        <w:rPr>
          <w:color w:val="414042"/>
          <w:spacing w:val="-18"/>
          <w:w w:val="105"/>
        </w:rPr>
        <w:t>ある</w:t>
      </w:r>
      <w:del w:id="117" w:author="工内隆" w:date="2018-02-15T17:17:00Z">
        <w:r w:rsidDel="00722CE4">
          <w:rPr>
            <w:color w:val="414042"/>
            <w:spacing w:val="-18"/>
            <w:w w:val="105"/>
          </w:rPr>
          <w:delText>、</w:delText>
        </w:r>
      </w:del>
      <w:r>
        <w:rPr>
          <w:color w:val="414042"/>
          <w:spacing w:val="-18"/>
          <w:w w:val="105"/>
        </w:rPr>
        <w:t>インス</w:t>
      </w:r>
      <w:r>
        <w:rPr>
          <w:color w:val="414042"/>
          <w:spacing w:val="-21"/>
          <w:w w:val="105"/>
        </w:rPr>
        <w:t>トラクター</w:t>
      </w:r>
      <w:del w:id="118" w:author="工内隆" w:date="2018-02-15T17:17:00Z">
        <w:r w:rsidDel="00722CE4">
          <w:rPr>
            <w:color w:val="414042"/>
            <w:spacing w:val="-21"/>
            <w:w w:val="105"/>
          </w:rPr>
          <w:delText>が</w:delText>
        </w:r>
      </w:del>
      <w:r>
        <w:rPr>
          <w:color w:val="414042"/>
          <w:spacing w:val="-21"/>
          <w:w w:val="105"/>
        </w:rPr>
        <w:t>指導</w:t>
      </w:r>
      <w:ins w:id="119" w:author="工内隆" w:date="2018-02-15T17:17:00Z">
        <w:r w:rsidR="00722CE4">
          <w:rPr>
            <w:rFonts w:hint="eastAsia"/>
            <w:color w:val="414042"/>
            <w:spacing w:val="-21"/>
            <w:w w:val="105"/>
          </w:rPr>
          <w:t>の</w:t>
        </w:r>
      </w:ins>
      <w:del w:id="120" w:author="工内隆" w:date="2018-02-15T17:17:00Z">
        <w:r w:rsidDel="00722CE4">
          <w:rPr>
            <w:color w:val="414042"/>
            <w:spacing w:val="-21"/>
            <w:w w:val="105"/>
          </w:rPr>
          <w:delText>する</w:delText>
        </w:r>
      </w:del>
      <w:r>
        <w:rPr>
          <w:color w:val="414042"/>
          <w:spacing w:val="-21"/>
          <w:w w:val="105"/>
        </w:rPr>
        <w:t>トレーニングコースがあります。非</w:t>
      </w:r>
      <w:ins w:id="121" w:author="工内隆" w:date="2018-02-15T17:17:00Z">
        <w:r w:rsidR="00722CE4">
          <w:rPr>
            <w:rFonts w:hint="eastAsia"/>
            <w:color w:val="414042"/>
            <w:spacing w:val="-21"/>
            <w:w w:val="105"/>
          </w:rPr>
          <w:t>公</w:t>
        </w:r>
      </w:ins>
      <w:del w:id="122" w:author="工内隆" w:date="2018-02-15T17:17:00Z">
        <w:r w:rsidDel="00722CE4">
          <w:rPr>
            <w:color w:val="414042"/>
            <w:spacing w:val="-21"/>
            <w:w w:val="105"/>
          </w:rPr>
          <w:delText>形</w:delText>
        </w:r>
      </w:del>
      <w:r>
        <w:rPr>
          <w:color w:val="414042"/>
          <w:spacing w:val="-21"/>
          <w:w w:val="105"/>
        </w:rPr>
        <w:t>式</w:t>
      </w:r>
      <w:del w:id="123" w:author="工内隆" w:date="2018-02-15T17:17:00Z">
        <w:r w:rsidDel="00722CE4">
          <w:rPr>
            <w:color w:val="414042"/>
            <w:spacing w:val="-21"/>
            <w:w w:val="105"/>
          </w:rPr>
          <w:delText>的</w:delText>
        </w:r>
      </w:del>
      <w:r>
        <w:rPr>
          <w:color w:val="414042"/>
          <w:spacing w:val="-21"/>
          <w:w w:val="105"/>
        </w:rPr>
        <w:t>なものには、</w:t>
      </w:r>
      <w:r>
        <w:rPr>
          <w:color w:val="414042"/>
          <w:spacing w:val="-7"/>
          <w:w w:val="105"/>
        </w:rPr>
        <w:t xml:space="preserve">Webiner </w:t>
      </w:r>
      <w:r>
        <w:rPr>
          <w:color w:val="414042"/>
          <w:spacing w:val="-12"/>
          <w:w w:val="105"/>
        </w:rPr>
        <w:t>やブラウンバッグセミナー</w:t>
      </w:r>
      <w:r>
        <w:rPr>
          <w:color w:val="414042"/>
          <w:spacing w:val="-10"/>
          <w:w w:val="105"/>
        </w:rPr>
        <w:t>（</w:t>
      </w:r>
      <w:r>
        <w:rPr>
          <w:color w:val="414042"/>
          <w:spacing w:val="-9"/>
          <w:w w:val="105"/>
        </w:rPr>
        <w:t>昼食持ち込み可のセミナー</w:t>
      </w:r>
      <w:r>
        <w:rPr>
          <w:color w:val="414042"/>
          <w:spacing w:val="-16"/>
          <w:w w:val="105"/>
        </w:rPr>
        <w:t>）</w:t>
      </w:r>
      <w:r>
        <w:rPr>
          <w:color w:val="414042"/>
          <w:spacing w:val="-14"/>
          <w:w w:val="105"/>
        </w:rPr>
        <w:t>、そして</w:t>
      </w:r>
      <w:ins w:id="124" w:author="工内隆" w:date="2018-02-15T17:18:00Z">
        <w:r w:rsidR="00722CE4">
          <w:rPr>
            <w:rFonts w:hint="eastAsia"/>
            <w:color w:val="414042"/>
            <w:spacing w:val="-14"/>
            <w:w w:val="105"/>
          </w:rPr>
          <w:t>新規</w:t>
        </w:r>
      </w:ins>
      <w:r>
        <w:rPr>
          <w:color w:val="414042"/>
          <w:spacing w:val="-14"/>
          <w:w w:val="105"/>
        </w:rPr>
        <w:t>採用</w:t>
      </w:r>
      <w:del w:id="125" w:author="工内隆" w:date="2018-02-15T17:18:00Z">
        <w:r w:rsidDel="00722CE4">
          <w:rPr>
            <w:color w:val="414042"/>
            <w:spacing w:val="-14"/>
            <w:w w:val="105"/>
          </w:rPr>
          <w:delText>した</w:delText>
        </w:r>
      </w:del>
      <w:r>
        <w:rPr>
          <w:color w:val="414042"/>
          <w:spacing w:val="-14"/>
          <w:w w:val="105"/>
        </w:rPr>
        <w:t>従業員に</w:t>
      </w:r>
      <w:del w:id="126" w:author="工内隆" w:date="2018-02-15T17:18:00Z">
        <w:r w:rsidDel="00722CE4">
          <w:rPr>
            <w:color w:val="414042"/>
            <w:spacing w:val="-14"/>
            <w:w w:val="105"/>
          </w:rPr>
          <w:delText xml:space="preserve">  </w:delText>
        </w:r>
      </w:del>
      <w:r>
        <w:rPr>
          <w:color w:val="414042"/>
          <w:spacing w:val="-12"/>
          <w:w w:val="105"/>
        </w:rPr>
        <w:t>対するオリエンテーション セッションの一部として使うプレゼンテーションといった</w:t>
      </w:r>
    </w:p>
    <w:p w:rsidR="00D01E5D" w:rsidRDefault="00D01E5D">
      <w:pPr>
        <w:jc w:val="both"/>
        <w:sectPr w:rsidR="00D01E5D">
          <w:pgSz w:w="12240" w:h="15840"/>
          <w:pgMar w:top="880" w:right="1240" w:bottom="760" w:left="1180" w:header="10" w:footer="560" w:gutter="0"/>
          <w:cols w:space="720"/>
        </w:sectPr>
      </w:pPr>
    </w:p>
    <w:p w:rsidR="00D01E5D" w:rsidRDefault="00D01E5D">
      <w:pPr>
        <w:pStyle w:val="a3"/>
        <w:rPr>
          <w:sz w:val="20"/>
        </w:rPr>
      </w:pPr>
    </w:p>
    <w:p w:rsidR="00D01E5D" w:rsidRDefault="00D01E5D">
      <w:pPr>
        <w:pStyle w:val="a3"/>
        <w:rPr>
          <w:sz w:val="20"/>
        </w:rPr>
      </w:pPr>
    </w:p>
    <w:p w:rsidR="00D01E5D" w:rsidRDefault="0022633E">
      <w:pPr>
        <w:pStyle w:val="a3"/>
        <w:spacing w:before="207"/>
        <w:ind w:left="395"/>
      </w:pPr>
      <w:r>
        <w:rPr>
          <w:color w:val="414042"/>
          <w:w w:val="105"/>
        </w:rPr>
        <w:t>ものがあります。</w:t>
      </w:r>
    </w:p>
    <w:p w:rsidR="00D01E5D" w:rsidRDefault="00D01E5D">
      <w:pPr>
        <w:pStyle w:val="a3"/>
      </w:pPr>
    </w:p>
    <w:p w:rsidR="00D01E5D" w:rsidRDefault="0022633E">
      <w:pPr>
        <w:pStyle w:val="3"/>
        <w:numPr>
          <w:ilvl w:val="2"/>
          <w:numId w:val="7"/>
        </w:numPr>
        <w:tabs>
          <w:tab w:val="left" w:pos="1217"/>
        </w:tabs>
        <w:spacing w:before="185"/>
        <w:ind w:left="1216" w:hanging="821"/>
      </w:pPr>
      <w:r>
        <w:rPr>
          <w:color w:val="414042"/>
          <w:spacing w:val="-9"/>
          <w:w w:val="115"/>
        </w:rPr>
        <w:t>ツールの活用</w:t>
      </w:r>
    </w:p>
    <w:p w:rsidR="00D01E5D" w:rsidRDefault="0022633E">
      <w:pPr>
        <w:pStyle w:val="a3"/>
        <w:spacing w:before="338"/>
        <w:ind w:left="395" w:right="342"/>
      </w:pPr>
      <w:r>
        <w:rPr>
          <w:color w:val="414042"/>
          <w:spacing w:val="-4"/>
          <w:w w:val="120"/>
        </w:rPr>
        <w:t>オ</w:t>
      </w:r>
      <w:r>
        <w:rPr>
          <w:color w:val="414042"/>
          <w:spacing w:val="-11"/>
          <w:w w:val="110"/>
        </w:rPr>
        <w:t>ープンソース コンプライアンス チームは、ソースコー</w:t>
      </w:r>
      <w:r>
        <w:rPr>
          <w:color w:val="414042"/>
        </w:rPr>
        <w:t>ド</w:t>
      </w:r>
      <w:r>
        <w:rPr>
          <w:color w:val="414042"/>
          <w:spacing w:val="-10"/>
          <w:w w:val="110"/>
        </w:rPr>
        <w:t>の監査の自動化、</w:t>
      </w:r>
      <w:r>
        <w:rPr>
          <w:color w:val="414042"/>
          <w:spacing w:val="-4"/>
          <w:w w:val="120"/>
        </w:rPr>
        <w:t>オ</w:t>
      </w:r>
      <w:r>
        <w:rPr>
          <w:color w:val="414042"/>
          <w:spacing w:val="-12"/>
          <w:w w:val="110"/>
        </w:rPr>
        <w:t>ープンソース コー</w:t>
      </w:r>
      <w:r>
        <w:rPr>
          <w:color w:val="414042"/>
        </w:rPr>
        <w:t>ド</w:t>
      </w:r>
      <w:r>
        <w:rPr>
          <w:color w:val="414042"/>
          <w:spacing w:val="-17"/>
          <w:w w:val="110"/>
        </w:rPr>
        <w:t>の発見、そのライセンスの特定のためにツールを頻繁に用います。</w:t>
      </w:r>
      <w:r>
        <w:rPr>
          <w:color w:val="414042"/>
          <w:spacing w:val="-12"/>
          <w:w w:val="110"/>
        </w:rPr>
        <w:t>これらのツールとしては、コンプライアンス プロジ</w:t>
      </w:r>
      <w:r>
        <w:rPr>
          <w:color w:val="414042"/>
          <w:spacing w:val="-12"/>
          <w:w w:val="120"/>
        </w:rPr>
        <w:t>ェ</w:t>
      </w:r>
      <w:r>
        <w:rPr>
          <w:color w:val="414042"/>
          <w:spacing w:val="-5"/>
          <w:w w:val="110"/>
        </w:rPr>
        <w:t>ク</w:t>
      </w:r>
      <w:r>
        <w:rPr>
          <w:color w:val="414042"/>
        </w:rPr>
        <w:t>ト管</w:t>
      </w:r>
      <w:r>
        <w:rPr>
          <w:color w:val="414042"/>
          <w:spacing w:val="-9"/>
          <w:w w:val="110"/>
        </w:rPr>
        <w:t>理のためのもの、ソフ</w:t>
      </w:r>
      <w:r>
        <w:rPr>
          <w:color w:val="414042"/>
        </w:rPr>
        <w:t>ト</w:t>
      </w:r>
      <w:r>
        <w:rPr>
          <w:color w:val="414042"/>
          <w:w w:val="110"/>
        </w:rPr>
        <w:t>ウ</w:t>
      </w:r>
      <w:r>
        <w:rPr>
          <w:color w:val="414042"/>
          <w:spacing w:val="-27"/>
          <w:w w:val="120"/>
        </w:rPr>
        <w:t>ェ</w:t>
      </w:r>
      <w:r>
        <w:rPr>
          <w:color w:val="414042"/>
          <w:spacing w:val="-7"/>
          <w:w w:val="110"/>
        </w:rPr>
        <w:t>ア目録のための</w:t>
      </w:r>
      <w:r>
        <w:rPr>
          <w:color w:val="414042"/>
        </w:rPr>
        <w:t>も</w:t>
      </w:r>
      <w:r>
        <w:rPr>
          <w:color w:val="414042"/>
          <w:spacing w:val="-10"/>
          <w:w w:val="110"/>
        </w:rPr>
        <w:t>のやソースコー</w:t>
      </w:r>
      <w:r>
        <w:rPr>
          <w:color w:val="414042"/>
          <w:spacing w:val="-5"/>
        </w:rPr>
        <w:t>ド</w:t>
      </w:r>
      <w:r>
        <w:rPr>
          <w:color w:val="414042"/>
          <w:spacing w:val="-12"/>
          <w:w w:val="110"/>
        </w:rPr>
        <w:t>やライセンスを特定するため</w:t>
      </w:r>
      <w:r>
        <w:rPr>
          <w:color w:val="414042"/>
        </w:rPr>
        <w:t>も</w:t>
      </w:r>
      <w:r>
        <w:rPr>
          <w:color w:val="414042"/>
          <w:spacing w:val="-2"/>
          <w:w w:val="110"/>
        </w:rPr>
        <w:t>のなどが挙げ</w:t>
      </w:r>
      <w:r>
        <w:rPr>
          <w:color w:val="414042"/>
          <w:spacing w:val="-23"/>
          <w:w w:val="110"/>
        </w:rPr>
        <w:t>られます。</w:t>
      </w:r>
    </w:p>
    <w:p w:rsidR="00D01E5D" w:rsidRDefault="00D01E5D">
      <w:pPr>
        <w:pStyle w:val="a3"/>
      </w:pPr>
    </w:p>
    <w:p w:rsidR="00D01E5D" w:rsidRDefault="005668DD">
      <w:pPr>
        <w:pStyle w:val="2"/>
        <w:numPr>
          <w:ilvl w:val="1"/>
          <w:numId w:val="7"/>
        </w:numPr>
        <w:tabs>
          <w:tab w:val="left" w:pos="1194"/>
        </w:tabs>
        <w:spacing w:before="208"/>
        <w:ind w:left="1193" w:hanging="798"/>
      </w:pPr>
      <w:r>
        <w:rPr>
          <w:noProof/>
        </w:rPr>
        <mc:AlternateContent>
          <mc:Choice Requires="wps">
            <w:drawing>
              <wp:anchor distT="0" distB="0" distL="0" distR="0" simplePos="0" relativeHeight="251663360" behindDoc="0" locked="0" layoutInCell="1" allowOverlap="1">
                <wp:simplePos x="0" y="0"/>
                <wp:positionH relativeFrom="page">
                  <wp:posOffset>1000125</wp:posOffset>
                </wp:positionH>
                <wp:positionV relativeFrom="paragraph">
                  <wp:posOffset>570230</wp:posOffset>
                </wp:positionV>
                <wp:extent cx="5772785" cy="0"/>
                <wp:effectExtent l="9525" t="13335" r="8890" b="15240"/>
                <wp:wrapTopAndBottom/>
                <wp:docPr id="35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C086A" id="Line 30" o:spid="_x0000_s1026" style="position:absolute;left:0;text-align:lef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4.9pt" to="533.3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" strokecolor="#aaaaad" strokeweight="1pt">
                <w10:wrap type="topAndBottom" anchorx="page"/>
              </v:line>
            </w:pict>
          </mc:Fallback>
        </mc:AlternateContent>
      </w:r>
      <w:r w:rsidR="0022633E">
        <w:rPr>
          <w:color w:val="414042"/>
          <w:spacing w:val="-14"/>
          <w:w w:val="115"/>
        </w:rPr>
        <w:t>「コンプライアンス」の状態にある</w:t>
      </w:r>
    </w:p>
    <w:p w:rsidR="00D01E5D" w:rsidRDefault="0022633E">
      <w:pPr>
        <w:pStyle w:val="a3"/>
        <w:spacing w:before="271"/>
        <w:ind w:left="395" w:right="339"/>
      </w:pPr>
      <w:r>
        <w:rPr>
          <w:color w:val="414042"/>
          <w:spacing w:val="-3"/>
          <w:w w:val="105"/>
        </w:rPr>
        <w:t>オープンソース  ソフ</w:t>
      </w:r>
      <w:r>
        <w:rPr>
          <w:color w:val="414042"/>
        </w:rPr>
        <w:t>ト</w:t>
      </w:r>
      <w:r>
        <w:rPr>
          <w:color w:val="414042"/>
          <w:spacing w:val="-14"/>
          <w:w w:val="105"/>
        </w:rPr>
        <w:t>ウェアを含む製品を出荷した場合、意図的であるかどうかに</w:t>
      </w:r>
      <w:r>
        <w:rPr>
          <w:color w:val="414042"/>
          <w:spacing w:val="-21"/>
          <w:w w:val="110"/>
        </w:rPr>
        <w:t>よらず、それらソフ</w:t>
      </w:r>
      <w:r>
        <w:rPr>
          <w:color w:val="414042"/>
        </w:rPr>
        <w:t>ト</w:t>
      </w:r>
      <w:r>
        <w:rPr>
          <w:color w:val="414042"/>
          <w:spacing w:val="-12"/>
          <w:w w:val="110"/>
        </w:rPr>
        <w:t>ウェア コンポーネン</w:t>
      </w:r>
      <w:r>
        <w:rPr>
          <w:color w:val="414042"/>
          <w:spacing w:val="5"/>
        </w:rPr>
        <w:t>ト</w:t>
      </w:r>
      <w:r>
        <w:rPr>
          <w:color w:val="414042"/>
          <w:spacing w:val="-13"/>
          <w:w w:val="110"/>
        </w:rPr>
        <w:t>を統制する各種ライセンスを順守してい</w:t>
      </w:r>
      <w:r>
        <w:rPr>
          <w:color w:val="414042"/>
          <w:spacing w:val="-8"/>
          <w:w w:val="105"/>
        </w:rPr>
        <w:t>る必要があ</w:t>
      </w:r>
      <w:r>
        <w:rPr>
          <w:color w:val="414042"/>
        </w:rPr>
        <w:t>り</w:t>
      </w:r>
      <w:r>
        <w:rPr>
          <w:color w:val="414042"/>
          <w:spacing w:val="-14"/>
          <w:w w:val="105"/>
        </w:rPr>
        <w:t>ます。これはコー</w:t>
      </w:r>
      <w:r>
        <w:rPr>
          <w:color w:val="414042"/>
        </w:rPr>
        <w:t>ド</w:t>
      </w:r>
      <w:r>
        <w:rPr>
          <w:color w:val="414042"/>
          <w:spacing w:val="-7"/>
          <w:w w:val="105"/>
        </w:rPr>
        <w:t>の中に何があるかを</w:t>
      </w:r>
      <w:ins w:id="127" w:author="工内隆" w:date="2018-02-15T17:19:00Z">
        <w:r w:rsidR="00722CE4">
          <w:rPr>
            <w:rFonts w:hint="eastAsia"/>
            <w:color w:val="414042"/>
            <w:spacing w:val="-7"/>
            <w:w w:val="105"/>
          </w:rPr>
          <w:t>整備された</w:t>
        </w:r>
      </w:ins>
      <w:del w:id="128" w:author="工内隆" w:date="2018-02-15T17:19:00Z">
        <w:r w:rsidDel="00722CE4">
          <w:rPr>
            <w:color w:val="414042"/>
            <w:spacing w:val="-7"/>
            <w:w w:val="105"/>
          </w:rPr>
          <w:delText>整った</w:delText>
        </w:r>
      </w:del>
      <w:r>
        <w:rPr>
          <w:color w:val="414042"/>
          <w:spacing w:val="-7"/>
          <w:w w:val="105"/>
        </w:rPr>
        <w:t>部品表</w:t>
      </w:r>
      <w:r>
        <w:rPr>
          <w:color w:val="414042"/>
          <w:spacing w:val="-8"/>
          <w:w w:val="105"/>
        </w:rPr>
        <w:t>（BoM）</w:t>
      </w:r>
      <w:r>
        <w:rPr>
          <w:color w:val="414042"/>
          <w:spacing w:val="-12"/>
          <w:w w:val="105"/>
        </w:rPr>
        <w:t>として知</w:t>
      </w:r>
      <w:del w:id="129" w:author="工内隆" w:date="2018-02-15T17:19:00Z">
        <w:r w:rsidDel="00722CE4">
          <w:rPr>
            <w:color w:val="414042"/>
            <w:spacing w:val="-12"/>
            <w:w w:val="105"/>
          </w:rPr>
          <w:delText xml:space="preserve"> </w:delText>
        </w:r>
      </w:del>
      <w:r>
        <w:rPr>
          <w:color w:val="414042"/>
          <w:spacing w:val="-12"/>
          <w:w w:val="110"/>
        </w:rPr>
        <w:t>ることに重きを置くことによってコンプライアンスが実施しやすいものになるからで</w:t>
      </w:r>
      <w:r>
        <w:rPr>
          <w:color w:val="414042"/>
          <w:spacing w:val="-51"/>
          <w:w w:val="110"/>
        </w:rPr>
        <w:t>す。</w:t>
      </w:r>
    </w:p>
    <w:p w:rsidR="00D01E5D" w:rsidRDefault="00D01E5D">
      <w:pPr>
        <w:pStyle w:val="a3"/>
        <w:spacing w:before="7"/>
      </w:pPr>
    </w:p>
    <w:p w:rsidR="00D01E5D" w:rsidRDefault="0022633E">
      <w:pPr>
        <w:pStyle w:val="a3"/>
        <w:ind w:left="395" w:right="525"/>
        <w:jc w:val="both"/>
      </w:pPr>
      <w:r>
        <w:rPr>
          <w:color w:val="414042"/>
          <w:spacing w:val="-16"/>
          <w:w w:val="110"/>
        </w:rPr>
        <w:t>コンプライアンスの状態にある、というのはそう単純な話ではなく、ライセンスやコ</w:t>
      </w:r>
      <w:r>
        <w:rPr>
          <w:color w:val="414042"/>
          <w:spacing w:val="-16"/>
          <w:w w:val="105"/>
        </w:rPr>
        <w:t>ー</w:t>
      </w:r>
      <w:r>
        <w:rPr>
          <w:color w:val="414042"/>
          <w:spacing w:val="-16"/>
        </w:rPr>
        <w:t>ド</w:t>
      </w:r>
      <w:r>
        <w:rPr>
          <w:color w:val="414042"/>
          <w:spacing w:val="-18"/>
          <w:w w:val="105"/>
        </w:rPr>
        <w:t xml:space="preserve">の構造に応じて製品ごとに変わってくるものです。ハイレベルでは、コンプライ </w:t>
      </w:r>
      <w:r>
        <w:rPr>
          <w:color w:val="414042"/>
          <w:spacing w:val="-15"/>
          <w:w w:val="110"/>
        </w:rPr>
        <w:t>アンス</w:t>
      </w:r>
      <w:ins w:id="130" w:author="工内隆" w:date="2018-02-15T17:21:00Z">
        <w:r w:rsidR="00722CE4">
          <w:rPr>
            <w:rFonts w:hint="eastAsia"/>
            <w:color w:val="414042"/>
            <w:spacing w:val="-15"/>
            <w:w w:val="110"/>
          </w:rPr>
          <w:t>の状態</w:t>
        </w:r>
      </w:ins>
      <w:r>
        <w:rPr>
          <w:color w:val="414042"/>
          <w:spacing w:val="-15"/>
          <w:w w:val="110"/>
        </w:rPr>
        <w:t>にある</w:t>
      </w:r>
      <w:del w:id="131" w:author="工内隆" w:date="2018-02-15T17:21:00Z">
        <w:r w:rsidDel="00722CE4">
          <w:rPr>
            <w:color w:val="414042"/>
            <w:spacing w:val="-15"/>
            <w:w w:val="110"/>
          </w:rPr>
          <w:delText>状態</w:delText>
        </w:r>
      </w:del>
      <w:r>
        <w:rPr>
          <w:color w:val="414042"/>
          <w:spacing w:val="-15"/>
          <w:w w:val="110"/>
        </w:rPr>
        <w:t>とは、以下を意味しています。</w:t>
      </w:r>
    </w:p>
    <w:p w:rsidR="00D01E5D" w:rsidRDefault="00D01E5D">
      <w:pPr>
        <w:pStyle w:val="a3"/>
        <w:spacing w:before="5"/>
      </w:pPr>
    </w:p>
    <w:p w:rsidR="00D01E5D" w:rsidRDefault="0022633E">
      <w:pPr>
        <w:pStyle w:val="a4"/>
        <w:numPr>
          <w:ilvl w:val="0"/>
          <w:numId w:val="5"/>
        </w:numPr>
        <w:tabs>
          <w:tab w:val="left" w:pos="1116"/>
        </w:tabs>
        <w:spacing w:before="0"/>
        <w:ind w:firstLine="0"/>
        <w:rPr>
          <w:sz w:val="28"/>
        </w:rPr>
      </w:pPr>
      <w:r>
        <w:rPr>
          <w:color w:val="414042"/>
          <w:spacing w:val="-4"/>
          <w:w w:val="120"/>
          <w:sz w:val="28"/>
        </w:rPr>
        <w:t>オ</w:t>
      </w:r>
      <w:r>
        <w:rPr>
          <w:color w:val="414042"/>
          <w:spacing w:val="-9"/>
          <w:w w:val="110"/>
          <w:sz w:val="28"/>
        </w:rPr>
        <w:t>ープンソース ソフ</w:t>
      </w:r>
      <w:r>
        <w:rPr>
          <w:color w:val="414042"/>
          <w:sz w:val="28"/>
        </w:rPr>
        <w:t>ト</w:t>
      </w:r>
      <w:r>
        <w:rPr>
          <w:color w:val="414042"/>
          <w:spacing w:val="-16"/>
          <w:w w:val="110"/>
          <w:sz w:val="28"/>
        </w:rPr>
        <w:t>ウ</w:t>
      </w:r>
      <w:r>
        <w:rPr>
          <w:color w:val="414042"/>
          <w:spacing w:val="-27"/>
          <w:w w:val="120"/>
          <w:sz w:val="28"/>
        </w:rPr>
        <w:t>ェ</w:t>
      </w:r>
      <w:r>
        <w:rPr>
          <w:color w:val="414042"/>
          <w:spacing w:val="-11"/>
          <w:w w:val="110"/>
          <w:sz w:val="28"/>
        </w:rPr>
        <w:t>アのすべての使用を追跡している</w:t>
      </w:r>
    </w:p>
    <w:p w:rsidR="00D01E5D" w:rsidRDefault="0022633E">
      <w:pPr>
        <w:pStyle w:val="a4"/>
        <w:numPr>
          <w:ilvl w:val="0"/>
          <w:numId w:val="5"/>
        </w:numPr>
        <w:tabs>
          <w:tab w:val="left" w:pos="1116"/>
        </w:tabs>
        <w:spacing w:line="254" w:lineRule="auto"/>
        <w:ind w:right="822" w:firstLine="0"/>
        <w:rPr>
          <w:sz w:val="28"/>
        </w:rPr>
      </w:pPr>
      <w:r>
        <w:rPr>
          <w:color w:val="414042"/>
          <w:spacing w:val="-12"/>
          <w:w w:val="105"/>
          <w:sz w:val="28"/>
        </w:rPr>
        <w:t>製品として出荷したイメージファイルにあるソフ</w:t>
      </w:r>
      <w:r>
        <w:rPr>
          <w:color w:val="414042"/>
          <w:sz w:val="28"/>
        </w:rPr>
        <w:t>ト</w:t>
      </w:r>
      <w:r>
        <w:rPr>
          <w:color w:val="414042"/>
          <w:spacing w:val="-12"/>
          <w:w w:val="105"/>
          <w:sz w:val="28"/>
        </w:rPr>
        <w:t>ウェアに対しオープンソ</w:t>
      </w:r>
      <w:del w:id="132" w:author="工内隆" w:date="2018-02-15T17:21:00Z">
        <w:r w:rsidDel="00722CE4">
          <w:rPr>
            <w:color w:val="414042"/>
            <w:spacing w:val="-12"/>
            <w:w w:val="105"/>
            <w:sz w:val="28"/>
          </w:rPr>
          <w:delText xml:space="preserve">  </w:delText>
        </w:r>
      </w:del>
      <w:r>
        <w:rPr>
          <w:color w:val="414042"/>
          <w:spacing w:val="-9"/>
          <w:w w:val="105"/>
          <w:sz w:val="28"/>
        </w:rPr>
        <w:t>ースの部品表</w:t>
      </w:r>
      <w:r>
        <w:rPr>
          <w:color w:val="414042"/>
          <w:spacing w:val="-8"/>
          <w:w w:val="105"/>
          <w:sz w:val="28"/>
        </w:rPr>
        <w:t>（BoM）</w:t>
      </w:r>
      <w:r>
        <w:rPr>
          <w:color w:val="414042"/>
          <w:spacing w:val="-11"/>
          <w:w w:val="105"/>
          <w:sz w:val="28"/>
        </w:rPr>
        <w:t>として取</w:t>
      </w:r>
      <w:r>
        <w:rPr>
          <w:color w:val="414042"/>
          <w:sz w:val="28"/>
        </w:rPr>
        <w:t>り</w:t>
      </w:r>
      <w:r>
        <w:rPr>
          <w:color w:val="414042"/>
          <w:spacing w:val="-5"/>
          <w:w w:val="105"/>
          <w:sz w:val="28"/>
        </w:rPr>
        <w:t>まとめている</w:t>
      </w:r>
    </w:p>
    <w:p w:rsidR="00D01E5D" w:rsidRDefault="0022633E">
      <w:pPr>
        <w:pStyle w:val="a4"/>
        <w:numPr>
          <w:ilvl w:val="0"/>
          <w:numId w:val="5"/>
        </w:numPr>
        <w:tabs>
          <w:tab w:val="left" w:pos="1116"/>
        </w:tabs>
        <w:spacing w:before="200"/>
        <w:ind w:firstLine="0"/>
        <w:rPr>
          <w:sz w:val="28"/>
        </w:rPr>
      </w:pPr>
      <w:r>
        <w:rPr>
          <w:color w:val="414042"/>
          <w:spacing w:val="-14"/>
          <w:w w:val="110"/>
          <w:sz w:val="28"/>
        </w:rPr>
        <w:t>オープンソース ライセンスの義務を履行している</w:t>
      </w:r>
    </w:p>
    <w:p w:rsidR="00D01E5D" w:rsidRDefault="0022633E">
      <w:pPr>
        <w:pStyle w:val="a4"/>
        <w:numPr>
          <w:ilvl w:val="0"/>
          <w:numId w:val="5"/>
        </w:numPr>
        <w:tabs>
          <w:tab w:val="left" w:pos="1116"/>
        </w:tabs>
        <w:spacing w:line="254" w:lineRule="auto"/>
        <w:ind w:right="787" w:firstLine="0"/>
        <w:rPr>
          <w:sz w:val="28"/>
        </w:rPr>
      </w:pPr>
      <w:r>
        <w:rPr>
          <w:color w:val="414042"/>
          <w:w w:val="110"/>
          <w:sz w:val="28"/>
        </w:rPr>
        <w:t>ソフ</w:t>
      </w:r>
      <w:r>
        <w:rPr>
          <w:color w:val="414042"/>
          <w:spacing w:val="-8"/>
          <w:sz w:val="28"/>
        </w:rPr>
        <w:t>トウ</w:t>
      </w:r>
      <w:r>
        <w:rPr>
          <w:color w:val="414042"/>
          <w:spacing w:val="-27"/>
          <w:w w:val="115"/>
          <w:sz w:val="28"/>
        </w:rPr>
        <w:t>ェ</w:t>
      </w:r>
      <w:r>
        <w:rPr>
          <w:color w:val="414042"/>
          <w:spacing w:val="-19"/>
          <w:w w:val="110"/>
          <w:sz w:val="28"/>
        </w:rPr>
        <w:t>アのア</w:t>
      </w:r>
      <w:r>
        <w:rPr>
          <w:color w:val="414042"/>
          <w:spacing w:val="-14"/>
          <w:w w:val="115"/>
          <w:sz w:val="28"/>
        </w:rPr>
        <w:t>ッ</w:t>
      </w:r>
      <w:r>
        <w:rPr>
          <w:color w:val="414042"/>
          <w:spacing w:val="-3"/>
          <w:w w:val="110"/>
          <w:sz w:val="28"/>
        </w:rPr>
        <w:t>プデー</w:t>
      </w:r>
      <w:r>
        <w:rPr>
          <w:color w:val="414042"/>
          <w:spacing w:val="5"/>
          <w:sz w:val="28"/>
        </w:rPr>
        <w:t>ト</w:t>
      </w:r>
      <w:r>
        <w:rPr>
          <w:color w:val="414042"/>
          <w:spacing w:val="-9"/>
          <w:w w:val="110"/>
          <w:sz w:val="28"/>
        </w:rPr>
        <w:t>を発行するごとに同じプロセスを繰</w:t>
      </w:r>
      <w:r>
        <w:rPr>
          <w:color w:val="414042"/>
          <w:spacing w:val="5"/>
          <w:sz w:val="28"/>
        </w:rPr>
        <w:t>り</w:t>
      </w:r>
      <w:r>
        <w:rPr>
          <w:color w:val="414042"/>
          <w:spacing w:val="-9"/>
          <w:w w:val="110"/>
          <w:sz w:val="28"/>
        </w:rPr>
        <w:t>返している</w:t>
      </w:r>
    </w:p>
    <w:p w:rsidR="00D01E5D" w:rsidRDefault="0022633E">
      <w:pPr>
        <w:pStyle w:val="a4"/>
        <w:numPr>
          <w:ilvl w:val="0"/>
          <w:numId w:val="5"/>
        </w:numPr>
        <w:tabs>
          <w:tab w:val="left" w:pos="1116"/>
        </w:tabs>
        <w:spacing w:before="200" w:line="254" w:lineRule="auto"/>
        <w:ind w:right="833" w:firstLine="0"/>
        <w:rPr>
          <w:sz w:val="28"/>
        </w:rPr>
      </w:pPr>
      <w:r>
        <w:rPr>
          <w:color w:val="414042"/>
          <w:spacing w:val="-10"/>
          <w:w w:val="105"/>
          <w:sz w:val="28"/>
        </w:rPr>
        <w:t>コンプライアンスに関すると問い合わせに対し真摯にかつ迅速に対応</w:t>
      </w:r>
      <w:del w:id="133" w:author="工内隆" w:date="2018-02-15T17:21:00Z">
        <w:r w:rsidDel="00722CE4">
          <w:rPr>
            <w:color w:val="414042"/>
            <w:spacing w:val="-10"/>
            <w:w w:val="105"/>
            <w:sz w:val="28"/>
          </w:rPr>
          <w:delText xml:space="preserve">  </w:delText>
        </w:r>
      </w:del>
      <w:r>
        <w:rPr>
          <w:color w:val="414042"/>
          <w:spacing w:val="-9"/>
          <w:w w:val="110"/>
          <w:sz w:val="28"/>
        </w:rPr>
        <w:t>している</w:t>
      </w:r>
    </w:p>
    <w:p w:rsidR="00D01E5D" w:rsidRDefault="00D01E5D">
      <w:pPr>
        <w:spacing w:line="254" w:lineRule="auto"/>
        <w:rPr>
          <w:sz w:val="28"/>
        </w:rPr>
        <w:sectPr w:rsidR="00D01E5D">
          <w:pgSz w:w="12240" w:h="15840"/>
          <w:pgMar w:top="880" w:right="1240" w:bottom="760" w:left="1180" w:header="10" w:footer="560" w:gutter="0"/>
          <w:cols w:space="720"/>
        </w:sectPr>
      </w:pPr>
    </w:p>
    <w:p w:rsidR="00D01E5D" w:rsidRDefault="00D01E5D">
      <w:pPr>
        <w:pStyle w:val="a3"/>
        <w:rPr>
          <w:sz w:val="20"/>
        </w:rPr>
      </w:pPr>
    </w:p>
    <w:p w:rsidR="00D01E5D" w:rsidRDefault="00D01E5D">
      <w:pPr>
        <w:pStyle w:val="a3"/>
        <w:spacing w:before="3"/>
        <w:rPr>
          <w:sz w:val="26"/>
        </w:rPr>
      </w:pPr>
    </w:p>
    <w:p w:rsidR="00D01E5D" w:rsidRDefault="005668DD">
      <w:pPr>
        <w:pStyle w:val="2"/>
        <w:numPr>
          <w:ilvl w:val="1"/>
          <w:numId w:val="7"/>
        </w:numPr>
        <w:tabs>
          <w:tab w:val="left" w:pos="1190"/>
        </w:tabs>
        <w:spacing w:before="84"/>
        <w:ind w:left="1189" w:hanging="794"/>
      </w:pPr>
      <w:r>
        <w:rPr>
          <w:noProof/>
        </w:rPr>
        <mc:AlternateContent>
          <mc:Choice Requires="wps">
            <w:drawing>
              <wp:anchor distT="0" distB="0" distL="0" distR="0" simplePos="0" relativeHeight="251664384" behindDoc="0" locked="0" layoutInCell="1" allowOverlap="1">
                <wp:simplePos x="0" y="0"/>
                <wp:positionH relativeFrom="page">
                  <wp:posOffset>1000125</wp:posOffset>
                </wp:positionH>
                <wp:positionV relativeFrom="paragraph">
                  <wp:posOffset>491490</wp:posOffset>
                </wp:positionV>
                <wp:extent cx="5772785" cy="0"/>
                <wp:effectExtent l="9525" t="12065" r="8890" b="6985"/>
                <wp:wrapTopAndBottom/>
                <wp:docPr id="35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E35E5" id="Line 29" o:spid="_x0000_s1026" style="position:absolute;left:0;text-align:lef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8.7pt" to="533.3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" strokecolor="#aaaaad" strokeweight="1pt">
                <w10:wrap type="topAndBottom" anchorx="page"/>
              </v:line>
            </w:pict>
          </mc:Fallback>
        </mc:AlternateContent>
      </w:r>
      <w:r w:rsidR="0022633E">
        <w:rPr>
          <w:color w:val="414042"/>
          <w:spacing w:val="-16"/>
          <w:w w:val="115"/>
        </w:rPr>
        <w:t>セキュリティのために最新版を使用する</w:t>
      </w:r>
    </w:p>
    <w:p w:rsidR="00D01E5D" w:rsidRDefault="0022633E">
      <w:pPr>
        <w:pStyle w:val="a3"/>
        <w:spacing w:before="296"/>
        <w:ind w:left="395" w:right="331"/>
      </w:pPr>
      <w:r>
        <w:rPr>
          <w:color w:val="414042"/>
          <w:spacing w:val="-5"/>
          <w:w w:val="110"/>
        </w:rPr>
        <w:t>包括的なコンプライ</w:t>
      </w:r>
      <w:r>
        <w:rPr>
          <w:color w:val="414042"/>
          <w:w w:val="120"/>
        </w:rPr>
        <w:t>ア</w:t>
      </w:r>
      <w:r>
        <w:rPr>
          <w:color w:val="414042"/>
          <w:spacing w:val="-9"/>
          <w:w w:val="110"/>
        </w:rPr>
        <w:t>ンスプログラムの一つのメリ</w:t>
      </w:r>
      <w:r>
        <w:rPr>
          <w:color w:val="414042"/>
          <w:spacing w:val="-4"/>
          <w:w w:val="120"/>
        </w:rPr>
        <w:t>ッ</w:t>
      </w:r>
      <w:r>
        <w:rPr>
          <w:color w:val="414042"/>
        </w:rPr>
        <w:t>ト</w:t>
      </w:r>
      <w:r>
        <w:rPr>
          <w:color w:val="414042"/>
          <w:spacing w:val="-14"/>
          <w:w w:val="110"/>
        </w:rPr>
        <w:t>として、安全でないバージョ</w:t>
      </w:r>
      <w:r>
        <w:rPr>
          <w:color w:val="414042"/>
          <w:spacing w:val="-9"/>
          <w:w w:val="110"/>
        </w:rPr>
        <w:t>ンの</w:t>
      </w:r>
      <w:r>
        <w:rPr>
          <w:color w:val="414042"/>
          <w:spacing w:val="-4"/>
          <w:w w:val="120"/>
        </w:rPr>
        <w:t>オ</w:t>
      </w:r>
      <w:r>
        <w:rPr>
          <w:color w:val="414042"/>
          <w:spacing w:val="-11"/>
          <w:w w:val="110"/>
        </w:rPr>
        <w:t>ープンソース ソ</w:t>
      </w:r>
      <w:r>
        <w:rPr>
          <w:color w:val="414042"/>
          <w:spacing w:val="-3"/>
          <w:w w:val="120"/>
        </w:rPr>
        <w:t>フ</w:t>
      </w:r>
      <w:r>
        <w:rPr>
          <w:color w:val="414042"/>
          <w:spacing w:val="-8"/>
        </w:rPr>
        <w:t>トウ</w:t>
      </w:r>
      <w:r>
        <w:rPr>
          <w:color w:val="414042"/>
          <w:spacing w:val="-14"/>
          <w:w w:val="120"/>
        </w:rPr>
        <w:t>ェア</w:t>
      </w:r>
      <w:r>
        <w:rPr>
          <w:color w:val="414042"/>
          <w:spacing w:val="-13"/>
          <w:w w:val="110"/>
        </w:rPr>
        <w:t>を搭載した製品を見つけ、それを置き換えるのが容易になるということが挙げられます。最近では大抵のソースコー</w:t>
      </w:r>
      <w:r>
        <w:rPr>
          <w:color w:val="414042"/>
          <w:spacing w:val="-23"/>
        </w:rPr>
        <w:t xml:space="preserve">ド </w:t>
      </w:r>
      <w:r>
        <w:rPr>
          <w:color w:val="414042"/>
          <w:spacing w:val="-9"/>
          <w:w w:val="110"/>
        </w:rPr>
        <w:t>スキャンツー</w:t>
      </w:r>
      <w:r>
        <w:rPr>
          <w:color w:val="414042"/>
          <w:spacing w:val="-8"/>
          <w:w w:val="110"/>
        </w:rPr>
        <w:t>ルが古いソフトウ</w:t>
      </w:r>
      <w:r>
        <w:rPr>
          <w:color w:val="414042"/>
          <w:spacing w:val="-28"/>
          <w:w w:val="120"/>
        </w:rPr>
        <w:t xml:space="preserve">ェア </w:t>
      </w:r>
      <w:r>
        <w:rPr>
          <w:color w:val="414042"/>
          <w:spacing w:val="-7"/>
          <w:w w:val="110"/>
        </w:rPr>
        <w:t>コンポーネン</w:t>
      </w:r>
      <w:r>
        <w:rPr>
          <w:color w:val="414042"/>
          <w:spacing w:val="-26"/>
        </w:rPr>
        <w:t>ト</w:t>
      </w:r>
      <w:r>
        <w:rPr>
          <w:color w:val="414042"/>
          <w:spacing w:val="-1"/>
          <w:w w:val="110"/>
        </w:rPr>
        <w:t>で明らかにな</w:t>
      </w:r>
      <w:r>
        <w:rPr>
          <w:color w:val="414042"/>
          <w:spacing w:val="-10"/>
          <w:w w:val="120"/>
        </w:rPr>
        <w:t>っ</w:t>
      </w:r>
      <w:r>
        <w:rPr>
          <w:color w:val="414042"/>
          <w:spacing w:val="-8"/>
          <w:w w:val="110"/>
        </w:rPr>
        <w:t>たセキュリ</w:t>
      </w:r>
      <w:r>
        <w:rPr>
          <w:color w:val="414042"/>
          <w:spacing w:val="-31"/>
          <w:w w:val="120"/>
        </w:rPr>
        <w:t>テ</w:t>
      </w:r>
      <w:r>
        <w:rPr>
          <w:color w:val="414042"/>
          <w:spacing w:val="-8"/>
          <w:w w:val="110"/>
        </w:rPr>
        <w:t>ィ脆弱性に対し</w:t>
      </w:r>
      <w:r>
        <w:rPr>
          <w:color w:val="414042"/>
          <w:w w:val="120"/>
        </w:rPr>
        <w:t>フ</w:t>
      </w:r>
      <w:r>
        <w:rPr>
          <w:color w:val="414042"/>
          <w:spacing w:val="-16"/>
          <w:w w:val="110"/>
        </w:rPr>
        <w:t>ラグを付ける機能を提供しています。</w:t>
      </w:r>
      <w:r>
        <w:rPr>
          <w:color w:val="414042"/>
          <w:spacing w:val="-4"/>
          <w:w w:val="120"/>
        </w:rPr>
        <w:t>オ</w:t>
      </w:r>
      <w:r>
        <w:rPr>
          <w:color w:val="414042"/>
          <w:spacing w:val="-9"/>
          <w:w w:val="110"/>
        </w:rPr>
        <w:t>ープンソース コンポーネン</w:t>
      </w:r>
      <w:r>
        <w:rPr>
          <w:color w:val="414042"/>
          <w:spacing w:val="5"/>
        </w:rPr>
        <w:t>ト</w:t>
      </w:r>
      <w:r>
        <w:rPr>
          <w:color w:val="414042"/>
          <w:spacing w:val="-22"/>
          <w:w w:val="110"/>
        </w:rPr>
        <w:t>を</w:t>
      </w:r>
      <w:r>
        <w:rPr>
          <w:color w:val="414042"/>
          <w:spacing w:val="-17"/>
          <w:w w:val="120"/>
        </w:rPr>
        <w:t>アッ</w:t>
      </w:r>
      <w:r>
        <w:rPr>
          <w:color w:val="414042"/>
          <w:spacing w:val="-6"/>
          <w:w w:val="110"/>
        </w:rPr>
        <w:t>プグレー</w:t>
      </w:r>
      <w:r>
        <w:rPr>
          <w:color w:val="414042"/>
          <w:spacing w:val="-6"/>
        </w:rPr>
        <w:t>ド</w:t>
      </w:r>
      <w:r>
        <w:rPr>
          <w:color w:val="414042"/>
          <w:spacing w:val="-16"/>
          <w:w w:val="110"/>
        </w:rPr>
        <w:t>する際に考えるべき大事なことの一つは、前のバージョンと同じライセンスが維</w:t>
      </w:r>
      <w:r>
        <w:rPr>
          <w:color w:val="414042"/>
          <w:spacing w:val="-14"/>
          <w:w w:val="110"/>
        </w:rPr>
        <w:t>持されていることを常に確認することです。</w:t>
      </w:r>
      <w:r>
        <w:rPr>
          <w:color w:val="414042"/>
          <w:spacing w:val="-4"/>
          <w:w w:val="120"/>
        </w:rPr>
        <w:t>オ</w:t>
      </w:r>
      <w:r>
        <w:rPr>
          <w:color w:val="414042"/>
          <w:spacing w:val="-11"/>
          <w:w w:val="110"/>
        </w:rPr>
        <w:t>ープンソース プロジ</w:t>
      </w:r>
      <w:r>
        <w:rPr>
          <w:color w:val="414042"/>
          <w:spacing w:val="-12"/>
          <w:w w:val="120"/>
        </w:rPr>
        <w:t>ェ</w:t>
      </w:r>
      <w:r>
        <w:rPr>
          <w:color w:val="414042"/>
          <w:spacing w:val="-5"/>
          <w:w w:val="110"/>
        </w:rPr>
        <w:t>ク</w:t>
      </w:r>
      <w:r>
        <w:rPr>
          <w:color w:val="414042"/>
          <w:spacing w:val="-26"/>
        </w:rPr>
        <w:t>ト</w:t>
      </w:r>
      <w:r>
        <w:rPr>
          <w:color w:val="414042"/>
          <w:spacing w:val="-10"/>
          <w:w w:val="110"/>
        </w:rPr>
        <w:t>では、メジャ</w:t>
      </w:r>
      <w:r>
        <w:rPr>
          <w:color w:val="414042"/>
          <w:spacing w:val="-12"/>
          <w:w w:val="110"/>
        </w:rPr>
        <w:t>ーリリースのタイミングでライセンスが変更されることがあ</w:t>
      </w:r>
      <w:r>
        <w:rPr>
          <w:color w:val="414042"/>
        </w:rPr>
        <w:t>り</w:t>
      </w:r>
      <w:r>
        <w:rPr>
          <w:color w:val="414042"/>
          <w:spacing w:val="-24"/>
          <w:w w:val="110"/>
        </w:rPr>
        <w:t>ます。セキュリ</w:t>
      </w:r>
      <w:r>
        <w:rPr>
          <w:color w:val="414042"/>
          <w:spacing w:val="-31"/>
          <w:w w:val="120"/>
        </w:rPr>
        <w:t>テ</w:t>
      </w:r>
      <w:r>
        <w:rPr>
          <w:color w:val="414042"/>
          <w:spacing w:val="-9"/>
          <w:w w:val="110"/>
        </w:rPr>
        <w:t>ィ上の問</w:t>
      </w:r>
      <w:r>
        <w:rPr>
          <w:color w:val="414042"/>
          <w:spacing w:val="-6"/>
          <w:w w:val="110"/>
        </w:rPr>
        <w:t>題があるバージョンを使う状況を回避するために</w:t>
      </w:r>
      <w:r>
        <w:rPr>
          <w:color w:val="414042"/>
        </w:rPr>
        <w:t>も</w:t>
      </w:r>
      <w:r>
        <w:rPr>
          <w:color w:val="414042"/>
          <w:spacing w:val="-11"/>
          <w:w w:val="110"/>
        </w:rPr>
        <w:t>、企業は</w:t>
      </w:r>
      <w:r>
        <w:rPr>
          <w:color w:val="414042"/>
          <w:spacing w:val="-4"/>
          <w:w w:val="120"/>
        </w:rPr>
        <w:t>オ</w:t>
      </w:r>
      <w:r>
        <w:rPr>
          <w:color w:val="414042"/>
          <w:spacing w:val="-15"/>
          <w:w w:val="110"/>
        </w:rPr>
        <w:t>ープンソース プ</w:t>
      </w:r>
      <w:r>
        <w:rPr>
          <w:color w:val="414042"/>
          <w:w w:val="105"/>
        </w:rPr>
        <w:t>ロ</w:t>
      </w:r>
      <w:r>
        <w:rPr>
          <w:color w:val="414042"/>
          <w:spacing w:val="-10"/>
          <w:w w:val="105"/>
        </w:rPr>
        <w:t>ジェク</w:t>
      </w:r>
      <w:r>
        <w:rPr>
          <w:color w:val="414042"/>
          <w:spacing w:val="6"/>
        </w:rPr>
        <w:t>ト</w:t>
      </w:r>
      <w:r>
        <w:rPr>
          <w:color w:val="414042"/>
          <w:spacing w:val="-15"/>
          <w:w w:val="105"/>
        </w:rPr>
        <w:t>のコミュニティに積極的に参加することが望まれます。使用しているオー</w:t>
      </w:r>
      <w:del w:id="134" w:author="工内隆" w:date="2018-02-15T17:23:00Z">
        <w:r w:rsidDel="00722CE4">
          <w:rPr>
            <w:color w:val="414042"/>
            <w:spacing w:val="-15"/>
            <w:w w:val="105"/>
          </w:rPr>
          <w:delText xml:space="preserve">   </w:delText>
        </w:r>
      </w:del>
      <w:r>
        <w:rPr>
          <w:color w:val="414042"/>
          <w:spacing w:val="6"/>
          <w:w w:val="110"/>
        </w:rPr>
        <w:t>プ</w:t>
      </w:r>
      <w:r>
        <w:rPr>
          <w:color w:val="414042"/>
          <w:spacing w:val="-9"/>
          <w:w w:val="110"/>
        </w:rPr>
        <w:t>ンソース プロジ</w:t>
      </w:r>
      <w:r>
        <w:rPr>
          <w:color w:val="414042"/>
          <w:spacing w:val="-12"/>
          <w:w w:val="120"/>
        </w:rPr>
        <w:t>ェ</w:t>
      </w:r>
      <w:r>
        <w:rPr>
          <w:color w:val="414042"/>
        </w:rPr>
        <w:t>クト</w:t>
      </w:r>
      <w:r>
        <w:rPr>
          <w:color w:val="414042"/>
          <w:spacing w:val="-8"/>
          <w:w w:val="110"/>
        </w:rPr>
        <w:t>のすべてにおいて</w:t>
      </w:r>
      <w:r>
        <w:rPr>
          <w:color w:val="414042"/>
          <w:spacing w:val="-28"/>
          <w:w w:val="120"/>
        </w:rPr>
        <w:t>ア</w:t>
      </w:r>
      <w:r>
        <w:rPr>
          <w:color w:val="414042"/>
          <w:spacing w:val="-5"/>
          <w:w w:val="110"/>
        </w:rPr>
        <w:t>ク</w:t>
      </w:r>
      <w:r>
        <w:rPr>
          <w:color w:val="414042"/>
          <w:spacing w:val="-31"/>
          <w:w w:val="120"/>
        </w:rPr>
        <w:t>テ</w:t>
      </w:r>
      <w:r>
        <w:rPr>
          <w:color w:val="414042"/>
          <w:spacing w:val="-10"/>
          <w:w w:val="110"/>
        </w:rPr>
        <w:t>ィブに活動することは合理的、現</w:t>
      </w:r>
      <w:r>
        <w:rPr>
          <w:color w:val="414042"/>
          <w:w w:val="105"/>
        </w:rPr>
        <w:t>実</w:t>
      </w:r>
      <w:r>
        <w:rPr>
          <w:color w:val="414042"/>
          <w:spacing w:val="-9"/>
          <w:w w:val="105"/>
        </w:rPr>
        <w:t>的ではないため、最</w:t>
      </w:r>
      <w:r>
        <w:rPr>
          <w:color w:val="414042"/>
          <w:spacing w:val="-5"/>
        </w:rPr>
        <w:t>も</w:t>
      </w:r>
      <w:r>
        <w:rPr>
          <w:color w:val="414042"/>
          <w:spacing w:val="-8"/>
          <w:w w:val="105"/>
        </w:rPr>
        <w:t>重要なコンポーネン</w:t>
      </w:r>
      <w:r>
        <w:rPr>
          <w:color w:val="414042"/>
          <w:spacing w:val="5"/>
        </w:rPr>
        <w:t>ト</w:t>
      </w:r>
      <w:r>
        <w:rPr>
          <w:color w:val="414042"/>
          <w:spacing w:val="-9"/>
          <w:w w:val="105"/>
        </w:rPr>
        <w:t>を特定した上で一定レベルの優先度</w:t>
      </w:r>
      <w:r>
        <w:rPr>
          <w:color w:val="414042"/>
          <w:spacing w:val="-11"/>
          <w:w w:val="105"/>
        </w:rPr>
        <w:t>付けをすることが必要となります。参加のレベルは多岐にわた</w:t>
      </w:r>
      <w:r>
        <w:rPr>
          <w:color w:val="414042"/>
        </w:rPr>
        <w:t>り</w:t>
      </w:r>
      <w:r>
        <w:rPr>
          <w:color w:val="414042"/>
          <w:spacing w:val="-2"/>
          <w:w w:val="105"/>
        </w:rPr>
        <w:t>、メーリング  リス</w:t>
      </w:r>
      <w:r>
        <w:rPr>
          <w:color w:val="414042"/>
          <w:spacing w:val="5"/>
        </w:rPr>
        <w:t>ト</w:t>
      </w:r>
      <w:r>
        <w:rPr>
          <w:color w:val="414042"/>
          <w:spacing w:val="-13"/>
          <w:w w:val="105"/>
        </w:rPr>
        <w:t>への登録、技術的議論への参加や、バグ修正や小さめの機能へのコン</w:t>
      </w:r>
      <w:r>
        <w:rPr>
          <w:color w:val="414042"/>
        </w:rPr>
        <w:t>ト</w:t>
      </w:r>
      <w:r>
        <w:rPr>
          <w:color w:val="414042"/>
          <w:spacing w:val="-2"/>
          <w:w w:val="105"/>
        </w:rPr>
        <w:t>リビュ</w:t>
      </w:r>
      <w:del w:id="135" w:author="工内隆" w:date="2018-02-15T17:23:00Z">
        <w:r w:rsidDel="00722CE4">
          <w:rPr>
            <w:color w:val="414042"/>
            <w:spacing w:val="-2"/>
            <w:w w:val="105"/>
          </w:rPr>
          <w:delText xml:space="preserve"> </w:delText>
        </w:r>
      </w:del>
      <w:r>
        <w:rPr>
          <w:color w:val="414042"/>
          <w:spacing w:val="-6"/>
          <w:w w:val="110"/>
        </w:rPr>
        <w:t>ー</w:t>
      </w:r>
      <w:r>
        <w:rPr>
          <w:color w:val="414042"/>
          <w:spacing w:val="-19"/>
          <w:w w:val="110"/>
        </w:rPr>
        <w:t>ション、とい</w:t>
      </w:r>
      <w:r>
        <w:rPr>
          <w:color w:val="414042"/>
          <w:spacing w:val="-10"/>
          <w:w w:val="120"/>
        </w:rPr>
        <w:t>っ</w:t>
      </w:r>
      <w:r>
        <w:rPr>
          <w:color w:val="414042"/>
          <w:spacing w:val="-8"/>
          <w:w w:val="110"/>
        </w:rPr>
        <w:t>たレベルから、さらには大規模なコン</w:t>
      </w:r>
      <w:r>
        <w:rPr>
          <w:color w:val="414042"/>
        </w:rPr>
        <w:t>ト</w:t>
      </w:r>
      <w:r>
        <w:rPr>
          <w:color w:val="414042"/>
          <w:spacing w:val="-5"/>
          <w:w w:val="110"/>
        </w:rPr>
        <w:t>リビューションまでさまざまで</w:t>
      </w:r>
      <w:r>
        <w:rPr>
          <w:color w:val="414042"/>
          <w:spacing w:val="-51"/>
          <w:w w:val="105"/>
        </w:rPr>
        <w:t>す</w:t>
      </w:r>
      <w:r>
        <w:rPr>
          <w:color w:val="414042"/>
          <w:spacing w:val="-15"/>
          <w:w w:val="105"/>
        </w:rPr>
        <w:t>。少なくと</w:t>
      </w:r>
      <w:r>
        <w:rPr>
          <w:color w:val="414042"/>
        </w:rPr>
        <w:t>も</w:t>
      </w:r>
      <w:r>
        <w:rPr>
          <w:color w:val="414042"/>
          <w:spacing w:val="-12"/>
          <w:w w:val="105"/>
        </w:rPr>
        <w:t>、特定のオープンソース プロジェク</w:t>
      </w:r>
      <w:r>
        <w:rPr>
          <w:color w:val="414042"/>
          <w:spacing w:val="-2"/>
        </w:rPr>
        <w:t>トに取り</w:t>
      </w:r>
      <w:r>
        <w:rPr>
          <w:color w:val="414042"/>
          <w:spacing w:val="-5"/>
          <w:w w:val="105"/>
        </w:rPr>
        <w:t>組んでいる企業内の開発者がメーリング リス</w:t>
      </w:r>
      <w:r>
        <w:rPr>
          <w:color w:val="414042"/>
          <w:spacing w:val="5"/>
        </w:rPr>
        <w:t>ト</w:t>
      </w:r>
      <w:r>
        <w:rPr>
          <w:color w:val="414042"/>
          <w:spacing w:val="-15"/>
          <w:w w:val="105"/>
        </w:rPr>
        <w:t>を閲覧し、セキュリティの脆弱性や修正対応に関するレポー</w:t>
      </w:r>
      <w:r>
        <w:rPr>
          <w:color w:val="414042"/>
        </w:rPr>
        <w:t>ト</w:t>
      </w:r>
      <w:r>
        <w:rPr>
          <w:color w:val="414042"/>
          <w:spacing w:val="-14"/>
          <w:w w:val="110"/>
        </w:rPr>
        <w:t>に</w:t>
      </w:r>
      <w:r>
        <w:rPr>
          <w:color w:val="414042"/>
          <w:spacing w:val="-6"/>
          <w:w w:val="110"/>
        </w:rPr>
        <w:t>目を配</w:t>
      </w:r>
      <w:r>
        <w:rPr>
          <w:color w:val="414042"/>
          <w:spacing w:val="-24"/>
          <w:w w:val="120"/>
        </w:rPr>
        <w:t>っ</w:t>
      </w:r>
      <w:r>
        <w:rPr>
          <w:color w:val="414042"/>
          <w:spacing w:val="-5"/>
          <w:w w:val="110"/>
        </w:rPr>
        <w:t>ておくことは有益な</w:t>
      </w:r>
      <w:r>
        <w:rPr>
          <w:color w:val="414042"/>
        </w:rPr>
        <w:t>も</w:t>
      </w:r>
      <w:r>
        <w:rPr>
          <w:color w:val="414042"/>
          <w:spacing w:val="-13"/>
          <w:w w:val="110"/>
        </w:rPr>
        <w:t>のといえます。</w:t>
      </w:r>
    </w:p>
    <w:p w:rsidR="00D01E5D" w:rsidRDefault="00D01E5D">
      <w:pPr>
        <w:pStyle w:val="a3"/>
      </w:pPr>
    </w:p>
    <w:p w:rsidR="00D01E5D" w:rsidRDefault="005668DD">
      <w:pPr>
        <w:pStyle w:val="2"/>
        <w:numPr>
          <w:ilvl w:val="1"/>
          <w:numId w:val="7"/>
        </w:numPr>
        <w:tabs>
          <w:tab w:val="left" w:pos="1143"/>
        </w:tabs>
        <w:spacing w:before="223"/>
        <w:ind w:left="1142" w:hanging="747"/>
      </w:pPr>
      <w:r>
        <w:rPr>
          <w:noProof/>
        </w:rPr>
        <mc:AlternateContent>
          <mc:Choice Requires="wps">
            <w:drawing>
              <wp:anchor distT="0" distB="0" distL="0" distR="0" simplePos="0" relativeHeight="251665408" behindDoc="0" locked="0" layoutInCell="1" allowOverlap="1">
                <wp:simplePos x="0" y="0"/>
                <wp:positionH relativeFrom="page">
                  <wp:posOffset>1000125</wp:posOffset>
                </wp:positionH>
                <wp:positionV relativeFrom="paragraph">
                  <wp:posOffset>579755</wp:posOffset>
                </wp:positionV>
                <wp:extent cx="5772785" cy="0"/>
                <wp:effectExtent l="9525" t="11430" r="8890" b="7620"/>
                <wp:wrapTopAndBottom/>
                <wp:docPr id="35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6402B" id="Line 28" o:spid="_x0000_s1026" style="position:absolute;left:0;text-align:lef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5.65pt" to="533.3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" strokecolor="#aaaaad" strokeweight="1pt">
                <w10:wrap type="topAndBottom" anchorx="page"/>
              </v:line>
            </w:pict>
          </mc:Fallback>
        </mc:AlternateContent>
      </w:r>
      <w:r w:rsidR="0022633E">
        <w:rPr>
          <w:color w:val="414042"/>
          <w:spacing w:val="-24"/>
          <w:w w:val="115"/>
        </w:rPr>
        <w:t>コンプライアンスの取り組みを測る</w:t>
      </w:r>
    </w:p>
    <w:p w:rsidR="00D01E5D" w:rsidRDefault="0022633E">
      <w:pPr>
        <w:pStyle w:val="a3"/>
        <w:spacing w:before="391"/>
        <w:ind w:left="395" w:right="372"/>
      </w:pPr>
      <w:r>
        <w:rPr>
          <w:color w:val="414042"/>
          <w:spacing w:val="-14"/>
          <w:w w:val="105"/>
        </w:rPr>
        <w:t>組織の規模によらず、最も簡単でかつ効果的な最初のステップは</w:t>
      </w:r>
      <w:r>
        <w:rPr>
          <w:color w:val="414042"/>
          <w:w w:val="105"/>
        </w:rPr>
        <w:t>OpenChainプ</w:t>
      </w:r>
      <w:del w:id="136" w:author="工内隆" w:date="2018-02-15T17:24:00Z">
        <w:r w:rsidDel="00722CE4">
          <w:rPr>
            <w:color w:val="414042"/>
            <w:w w:val="105"/>
          </w:rPr>
          <w:delText xml:space="preserve">  </w:delText>
        </w:r>
      </w:del>
      <w:r>
        <w:rPr>
          <w:color w:val="414042"/>
          <w:spacing w:val="-15"/>
          <w:w w:val="105"/>
        </w:rPr>
        <w:t>ロジェクトに参加し、「</w:t>
      </w:r>
      <w:hyperlink r:id="rId85">
        <w:r>
          <w:rPr>
            <w:color w:val="0096D6"/>
            <w:spacing w:val="6"/>
            <w:w w:val="105"/>
          </w:rPr>
          <w:t>OpenChain</w:t>
        </w:r>
        <w:r>
          <w:rPr>
            <w:color w:val="0096D6"/>
            <w:spacing w:val="-5"/>
            <w:w w:val="105"/>
          </w:rPr>
          <w:t>適合</w:t>
        </w:r>
        <w:r>
          <w:rPr>
            <w:color w:val="0096D6"/>
            <w:spacing w:val="3"/>
            <w:w w:val="105"/>
          </w:rPr>
          <w:t>（OpenChain</w:t>
        </w:r>
        <w:r>
          <w:rPr>
            <w:color w:val="0096D6"/>
            <w:spacing w:val="85"/>
            <w:w w:val="105"/>
          </w:rPr>
          <w:t xml:space="preserve"> </w:t>
        </w:r>
        <w:r>
          <w:rPr>
            <w:color w:val="0096D6"/>
            <w:w w:val="105"/>
          </w:rPr>
          <w:t>Conformant）</w:t>
        </w:r>
      </w:hyperlink>
      <w:r>
        <w:rPr>
          <w:color w:val="414042"/>
          <w:spacing w:val="-11"/>
          <w:w w:val="105"/>
        </w:rPr>
        <w:t>」のステータス</w:t>
      </w:r>
      <w:r>
        <w:rPr>
          <w:color w:val="414042"/>
          <w:spacing w:val="-13"/>
          <w:w w:val="105"/>
        </w:rPr>
        <w:t>を得ることです。</w:t>
      </w:r>
      <w:hyperlink r:id="rId86">
        <w:r>
          <w:rPr>
            <w:color w:val="0096D6"/>
            <w:spacing w:val="-8"/>
            <w:w w:val="105"/>
          </w:rPr>
          <w:t>オンライン</w:t>
        </w:r>
      </w:hyperlink>
      <w:r>
        <w:rPr>
          <w:color w:val="414042"/>
          <w:spacing w:val="-1"/>
          <w:w w:val="105"/>
        </w:rPr>
        <w:t>もしくは</w:t>
      </w:r>
      <w:hyperlink r:id="rId87">
        <w:r>
          <w:rPr>
            <w:color w:val="0096D6"/>
            <w:spacing w:val="-10"/>
            <w:w w:val="105"/>
          </w:rPr>
          <w:t>机上</w:t>
        </w:r>
      </w:hyperlink>
      <w:r>
        <w:rPr>
          <w:color w:val="414042"/>
          <w:spacing w:val="-3"/>
          <w:w w:val="105"/>
        </w:rPr>
        <w:t>で一連の質問を埋めることでこの作業は</w:t>
      </w:r>
      <w:del w:id="137" w:author="工内隆" w:date="2018-02-15T17:24:00Z">
        <w:r w:rsidDel="00722CE4">
          <w:rPr>
            <w:color w:val="414042"/>
            <w:spacing w:val="-3"/>
            <w:w w:val="105"/>
          </w:rPr>
          <w:delText xml:space="preserve"> </w:delText>
        </w:r>
      </w:del>
      <w:r>
        <w:rPr>
          <w:color w:val="414042"/>
          <w:spacing w:val="-15"/>
          <w:w w:val="105"/>
        </w:rPr>
        <w:t>実施できます。</w:t>
      </w:r>
      <w:r>
        <w:rPr>
          <w:color w:val="414042"/>
          <w:w w:val="105"/>
        </w:rPr>
        <w:t>OpenChain</w:t>
      </w:r>
      <w:r>
        <w:rPr>
          <w:color w:val="414042"/>
          <w:spacing w:val="-9"/>
          <w:w w:val="105"/>
        </w:rPr>
        <w:t>適合に使われる質問は、組織のオープンソース ソフト</w:t>
      </w:r>
      <w:r>
        <w:rPr>
          <w:color w:val="414042"/>
          <w:spacing w:val="-12"/>
          <w:w w:val="110"/>
        </w:rPr>
        <w:t>ウェア  コンプライアンスに対するプロセスやポリシーをチェックする助けにもなりま</w:t>
      </w:r>
      <w:r>
        <w:rPr>
          <w:color w:val="414042"/>
          <w:spacing w:val="-49"/>
          <w:w w:val="105"/>
        </w:rPr>
        <w:t>す。</w:t>
      </w:r>
      <w:r>
        <w:rPr>
          <w:color w:val="414042"/>
          <w:w w:val="105"/>
        </w:rPr>
        <w:t>OpenChain</w:t>
      </w:r>
      <w:r>
        <w:rPr>
          <w:color w:val="414042"/>
          <w:spacing w:val="2"/>
          <w:w w:val="105"/>
        </w:rPr>
        <w:t>は</w:t>
      </w:r>
      <w:r>
        <w:rPr>
          <w:color w:val="414042"/>
          <w:w w:val="105"/>
        </w:rPr>
        <w:t>ISO9001</w:t>
      </w:r>
      <w:r>
        <w:rPr>
          <w:color w:val="414042"/>
          <w:spacing w:val="-10"/>
          <w:w w:val="105"/>
        </w:rPr>
        <w:t>に似た産業標準で、全体像を描くことに焦点を当てて</w:t>
      </w:r>
      <w:r>
        <w:rPr>
          <w:color w:val="414042"/>
          <w:spacing w:val="-14"/>
          <w:w w:val="105"/>
        </w:rPr>
        <w:t xml:space="preserve">いますが、個々の組織にまでいたる適切なプロセス、ポリシーの実装も伴っていま </w:t>
      </w:r>
      <w:r>
        <w:rPr>
          <w:color w:val="414042"/>
          <w:spacing w:val="-49"/>
          <w:w w:val="110"/>
        </w:rPr>
        <w:t>す。</w:t>
      </w:r>
      <w:r>
        <w:rPr>
          <w:color w:val="414042"/>
          <w:w w:val="110"/>
        </w:rPr>
        <w:t>OpenChain</w:t>
      </w:r>
      <w:r>
        <w:rPr>
          <w:color w:val="414042"/>
          <w:spacing w:val="-12"/>
          <w:w w:val="110"/>
        </w:rPr>
        <w:t>適合していることは、オープンソース コンプライアンスのプロセス</w:t>
      </w:r>
      <w:r>
        <w:rPr>
          <w:color w:val="414042"/>
          <w:w w:val="105"/>
        </w:rPr>
        <w:t>や</w:t>
      </w:r>
      <w:r>
        <w:rPr>
          <w:color w:val="414042"/>
          <w:spacing w:val="-13"/>
          <w:w w:val="105"/>
        </w:rPr>
        <w:t>ポリシーが存在していることを示すものであり、サプライヤや顧客の求めに応じ</w:t>
      </w:r>
    </w:p>
    <w:p w:rsidR="00D01E5D" w:rsidRDefault="00D01E5D">
      <w:pPr>
        <w:sectPr w:rsidR="00D01E5D">
          <w:pgSz w:w="12240" w:h="15840"/>
          <w:pgMar w:top="880" w:right="1240" w:bottom="760" w:left="1180" w:header="10" w:footer="560" w:gutter="0"/>
          <w:cols w:space="720"/>
        </w:sectPr>
      </w:pPr>
    </w:p>
    <w:p w:rsidR="00D01E5D" w:rsidRDefault="00D01E5D">
      <w:pPr>
        <w:pStyle w:val="a3"/>
        <w:rPr>
          <w:sz w:val="20"/>
        </w:rPr>
      </w:pPr>
    </w:p>
    <w:p w:rsidR="00D01E5D" w:rsidRDefault="00D01E5D">
      <w:pPr>
        <w:pStyle w:val="a3"/>
        <w:rPr>
          <w:sz w:val="20"/>
        </w:rPr>
      </w:pPr>
    </w:p>
    <w:p w:rsidR="00D01E5D" w:rsidRDefault="0022633E">
      <w:pPr>
        <w:pStyle w:val="a3"/>
        <w:spacing w:before="207"/>
        <w:ind w:left="395" w:right="405"/>
      </w:pPr>
      <w:r>
        <w:rPr>
          <w:color w:val="414042"/>
          <w:spacing w:val="-16"/>
          <w:w w:val="105"/>
        </w:rPr>
        <w:t>て、詳細情報も提供できることも意味します。</w:t>
      </w:r>
      <w:r>
        <w:rPr>
          <w:color w:val="414042"/>
          <w:w w:val="105"/>
        </w:rPr>
        <w:t>OpenChain</w:t>
      </w:r>
      <w:r>
        <w:rPr>
          <w:color w:val="414042"/>
          <w:spacing w:val="-13"/>
          <w:w w:val="105"/>
        </w:rPr>
        <w:t>は、グローバルなサプライ</w:t>
      </w:r>
      <w:r>
        <w:rPr>
          <w:color w:val="414042"/>
          <w:spacing w:val="-11"/>
          <w:w w:val="105"/>
        </w:rPr>
        <w:t>チェーンにまたがる組織間の信頼を築き上げるために設計されているのです。</w:t>
      </w:r>
    </w:p>
    <w:p w:rsidR="00D01E5D" w:rsidRDefault="00D01E5D">
      <w:pPr>
        <w:pStyle w:val="a3"/>
        <w:spacing w:before="5"/>
        <w:rPr>
          <w:sz w:val="39"/>
        </w:rPr>
      </w:pPr>
    </w:p>
    <w:p w:rsidR="00D01E5D" w:rsidRDefault="0022633E">
      <w:pPr>
        <w:pStyle w:val="a3"/>
        <w:ind w:left="395" w:right="486"/>
      </w:pPr>
      <w:r>
        <w:rPr>
          <w:color w:val="414042"/>
          <w:w w:val="110"/>
        </w:rPr>
        <w:t xml:space="preserve">The Linux </w:t>
      </w:r>
      <w:r>
        <w:rPr>
          <w:color w:val="414042"/>
          <w:spacing w:val="-5"/>
          <w:w w:val="110"/>
        </w:rPr>
        <w:t>Foundation</w:t>
      </w:r>
      <w:r>
        <w:rPr>
          <w:color w:val="414042"/>
          <w:spacing w:val="-16"/>
          <w:w w:val="110"/>
        </w:rPr>
        <w:t>の「</w:t>
      </w:r>
      <w:hyperlink r:id="rId88">
        <w:r>
          <w:rPr>
            <w:color w:val="0096D6"/>
            <w:spacing w:val="-4"/>
            <w:w w:val="110"/>
          </w:rPr>
          <w:t>自己査定用チェックリス</w:t>
        </w:r>
        <w:r>
          <w:rPr>
            <w:color w:val="0096D6"/>
            <w:spacing w:val="-10"/>
            <w:w w:val="105"/>
          </w:rPr>
          <w:t>ト</w:t>
        </w:r>
        <w:r>
          <w:rPr>
            <w:color w:val="0096D6"/>
            <w:spacing w:val="1"/>
            <w:w w:val="110"/>
          </w:rPr>
          <w:t>（Self-Assessment</w:t>
        </w:r>
      </w:hyperlink>
      <w:r>
        <w:rPr>
          <w:color w:val="0096D6"/>
          <w:spacing w:val="1"/>
          <w:w w:val="110"/>
        </w:rPr>
        <w:t xml:space="preserve"> </w:t>
      </w:r>
      <w:hyperlink r:id="rId89">
        <w:r>
          <w:rPr>
            <w:color w:val="0096D6"/>
            <w:spacing w:val="1"/>
            <w:w w:val="110"/>
          </w:rPr>
          <w:t>Checklist）</w:t>
        </w:r>
      </w:hyperlink>
      <w:r>
        <w:rPr>
          <w:color w:val="414042"/>
          <w:spacing w:val="-13"/>
          <w:w w:val="110"/>
        </w:rPr>
        <w:t>」はオープンソースコンプライアンスプログラムを成功させるために必要な要素に加え、コンプライアンスのベス</w:t>
      </w:r>
      <w:r>
        <w:rPr>
          <w:color w:val="414042"/>
          <w:spacing w:val="-30"/>
          <w:w w:val="105"/>
        </w:rPr>
        <w:t>ト</w:t>
      </w:r>
      <w:r>
        <w:rPr>
          <w:color w:val="414042"/>
          <w:spacing w:val="-14"/>
          <w:w w:val="110"/>
        </w:rPr>
        <w:t>プラクティスを提供した、幅広いチェッ</w:t>
      </w:r>
    </w:p>
    <w:p w:rsidR="00D01E5D" w:rsidRDefault="0022633E">
      <w:pPr>
        <w:pStyle w:val="a3"/>
        <w:spacing w:before="4"/>
        <w:ind w:left="395" w:right="380"/>
        <w:jc w:val="both"/>
      </w:pPr>
      <w:r>
        <w:rPr>
          <w:color w:val="414042"/>
          <w:spacing w:val="-7"/>
          <w:w w:val="105"/>
        </w:rPr>
        <w:t>クリス</w:t>
      </w:r>
      <w:r>
        <w:rPr>
          <w:color w:val="414042"/>
          <w:spacing w:val="-26"/>
        </w:rPr>
        <w:t>ト</w:t>
      </w:r>
      <w:r>
        <w:rPr>
          <w:color w:val="414042"/>
          <w:spacing w:val="-16"/>
          <w:w w:val="105"/>
        </w:rPr>
        <w:t>です。企業はこれを社内の自主運営型のチェックリス</w:t>
      </w:r>
      <w:r>
        <w:rPr>
          <w:color w:val="414042"/>
        </w:rPr>
        <w:t>ト</w:t>
      </w:r>
      <w:r>
        <w:rPr>
          <w:color w:val="414042"/>
          <w:spacing w:val="-16"/>
          <w:w w:val="105"/>
        </w:rPr>
        <w:t>として使用し、自分た</w:t>
      </w:r>
      <w:r>
        <w:rPr>
          <w:color w:val="414042"/>
          <w:spacing w:val="-5"/>
          <w:w w:val="110"/>
        </w:rPr>
        <w:t>ちのコンプライ</w:t>
      </w:r>
      <w:r>
        <w:rPr>
          <w:color w:val="414042"/>
          <w:w w:val="115"/>
        </w:rPr>
        <w:t>ア</w:t>
      </w:r>
      <w:r>
        <w:rPr>
          <w:color w:val="414042"/>
          <w:spacing w:val="-7"/>
          <w:w w:val="110"/>
        </w:rPr>
        <w:t>ンスをベス</w:t>
      </w:r>
      <w:r>
        <w:rPr>
          <w:color w:val="414042"/>
          <w:spacing w:val="-30"/>
        </w:rPr>
        <w:t>ト</w:t>
      </w:r>
      <w:r>
        <w:rPr>
          <w:color w:val="414042"/>
          <w:spacing w:val="-8"/>
          <w:w w:val="110"/>
        </w:rPr>
        <w:t>プラク</w:t>
      </w:r>
      <w:r>
        <w:rPr>
          <w:color w:val="414042"/>
          <w:spacing w:val="-31"/>
          <w:w w:val="115"/>
        </w:rPr>
        <w:t>テ</w:t>
      </w:r>
      <w:r>
        <w:rPr>
          <w:color w:val="414042"/>
          <w:spacing w:val="-9"/>
          <w:w w:val="110"/>
        </w:rPr>
        <w:t>ィスと比較して評価することが奨励されてい</w:t>
      </w:r>
      <w:r>
        <w:rPr>
          <w:color w:val="414042"/>
          <w:spacing w:val="-37"/>
          <w:w w:val="110"/>
        </w:rPr>
        <w:t>ます。</w:t>
      </w:r>
    </w:p>
    <w:p w:rsidR="00D01E5D" w:rsidRDefault="00D01E5D">
      <w:pPr>
        <w:jc w:val="both"/>
        <w:sectPr w:rsidR="00D01E5D">
          <w:pgSz w:w="12240" w:h="15840"/>
          <w:pgMar w:top="880" w:right="1240" w:bottom="760" w:left="1180" w:header="10" w:footer="560" w:gutter="0"/>
          <w:cols w:space="720"/>
        </w:sectPr>
      </w:pPr>
    </w:p>
    <w:p w:rsidR="00D01E5D" w:rsidRDefault="005668DD">
      <w:pPr>
        <w:pStyle w:val="a3"/>
        <w:rPr>
          <w:sz w:val="20"/>
        </w:rPr>
      </w:pPr>
      <w:r>
        <w:rPr>
          <w:noProof/>
        </w:rPr>
        <w:lastRenderedPageBreak/>
        <mc:AlternateContent>
          <mc:Choice Requires="wps">
            <w:drawing>
              <wp:anchor distT="0" distB="0" distL="114300" distR="114300" simplePos="0" relativeHeight="251666432" behindDoc="0" locked="0" layoutInCell="1" allowOverlap="1">
                <wp:simplePos x="0" y="0"/>
                <wp:positionH relativeFrom="page">
                  <wp:posOffset>607060</wp:posOffset>
                </wp:positionH>
                <wp:positionV relativeFrom="page">
                  <wp:posOffset>529590</wp:posOffset>
                </wp:positionV>
                <wp:extent cx="6583680" cy="0"/>
                <wp:effectExtent l="6985" t="15240" r="10160" b="13335"/>
                <wp:wrapNone/>
                <wp:docPr id="35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7B7CA" id="Line 27"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" strokecolor="#0096d6" strokeweight="1pt">
                <w10:wrap anchorx="page" anchory="page"/>
              </v:line>
            </w:pict>
          </mc:Fallback>
        </mc:AlternateContent>
      </w: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5668DD">
      <w:pPr>
        <w:pStyle w:val="1"/>
        <w:spacing w:line="208" w:lineRule="auto"/>
        <w:ind w:left="3694" w:right="2033"/>
      </w:pPr>
      <w:r>
        <w:rPr>
          <w:noProof/>
        </w:rPr>
        <mc:AlternateContent>
          <mc:Choice Requires="wps">
            <w:drawing>
              <wp:anchor distT="0" distB="0" distL="114300" distR="114300" simplePos="0" relativeHeight="251667456" behindDoc="0" locked="0" layoutInCell="1" allowOverlap="1">
                <wp:simplePos x="0" y="0"/>
                <wp:positionH relativeFrom="page">
                  <wp:posOffset>862965</wp:posOffset>
                </wp:positionH>
                <wp:positionV relativeFrom="paragraph">
                  <wp:posOffset>-840740</wp:posOffset>
                </wp:positionV>
                <wp:extent cx="1657350" cy="2272665"/>
                <wp:effectExtent l="0" t="0" r="3810" b="4445"/>
                <wp:wrapNone/>
                <wp:docPr id="35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227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111"/>
                              <w:rPr>
                                <w:rFonts w:ascii="Arial"/>
                                <w:b/>
                                <w:sz w:val="300"/>
                              </w:rPr>
                            </w:pPr>
                            <w:r>
                              <w:rPr>
                                <w:rFonts w:ascii="Arial"/>
                                <w:b/>
                                <w:color w:val="009EDA"/>
                                <w:spacing w:val="-363"/>
                                <w:w w:val="95"/>
                                <w:sz w:val="300"/>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52" type="#_x0000_t202" style="position:absolute;left:0;text-align:left;margin-left:67.95pt;margin-top:-66.2pt;width:130.5pt;height:178.9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vswIAALU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" filled="f" stroked="f">
                <v:textbox inset="0,0,0,0">
                  <w:txbxContent>
                    <w:p w:rsidR="0022633E" w:rsidRDefault="0022633E">
                      <w:pPr>
                        <w:spacing w:before="111"/>
                        <w:rPr>
                          <w:rFonts w:ascii="Arial"/>
                          <w:b/>
                          <w:sz w:val="300"/>
                        </w:rPr>
                      </w:pPr>
                      <w:r>
                        <w:rPr>
                          <w:rFonts w:ascii="Arial"/>
                          <w:b/>
                          <w:color w:val="009EDA"/>
                          <w:spacing w:val="-363"/>
                          <w:w w:val="95"/>
                          <w:sz w:val="300"/>
                        </w:rPr>
                        <w:t>10</w:t>
                      </w:r>
                    </w:p>
                  </w:txbxContent>
                </v:textbox>
                <w10:wrap anchorx="page"/>
              </v:shape>
            </w:pict>
          </mc:Fallback>
        </mc:AlternateContent>
      </w:r>
      <w:bookmarkStart w:id="138" w:name="_bookmark9"/>
      <w:bookmarkEnd w:id="138"/>
      <w:r w:rsidR="0022633E">
        <w:rPr>
          <w:color w:val="009EDA"/>
          <w:spacing w:val="-45"/>
          <w:w w:val="105"/>
        </w:rPr>
        <w:t>買収企業として</w:t>
      </w:r>
      <w:r w:rsidR="0022633E">
        <w:rPr>
          <w:color w:val="009EDA"/>
          <w:spacing w:val="-36"/>
          <w:w w:val="110"/>
        </w:rPr>
        <w:t>監査に備える</w:t>
      </w:r>
    </w:p>
    <w:p w:rsidR="00D01E5D" w:rsidRDefault="00D01E5D">
      <w:pPr>
        <w:spacing w:line="208" w:lineRule="auto"/>
        <w:sectPr w:rsidR="00D01E5D">
          <w:headerReference w:type="default" r:id="rId90"/>
          <w:footerReference w:type="default" r:id="rId91"/>
          <w:pgSz w:w="12240" w:h="15840"/>
          <w:pgMar w:top="820" w:right="1240" w:bottom="760" w:left="1180" w:header="0" w:footer="560" w:gutter="0"/>
          <w:pgNumType w:start="32"/>
          <w:cols w:space="720"/>
        </w:sect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spacing w:before="3"/>
        <w:rPr>
          <w:sz w:val="24"/>
        </w:rPr>
      </w:pPr>
    </w:p>
    <w:p w:rsidR="00D01E5D" w:rsidRDefault="0022633E">
      <w:pPr>
        <w:pStyle w:val="a3"/>
        <w:spacing w:before="61"/>
        <w:ind w:left="395" w:right="441"/>
      </w:pPr>
      <w:r>
        <w:rPr>
          <w:color w:val="414042"/>
          <w:spacing w:val="-5"/>
          <w:w w:val="105"/>
        </w:rPr>
        <w:t>あなたが買収企業だとしたら、監査を依頼する前の段階および監査結果を受</w:t>
      </w:r>
      <w:r>
        <w:rPr>
          <w:color w:val="414042"/>
          <w:spacing w:val="-9"/>
          <w:w w:val="105"/>
        </w:rPr>
        <w:t>領した後の段階で、アクションをとり意思決定をしなければなりません。</w:t>
      </w:r>
    </w:p>
    <w:p w:rsidR="00D01E5D" w:rsidRDefault="00D01E5D">
      <w:pPr>
        <w:pStyle w:val="a3"/>
      </w:pPr>
    </w:p>
    <w:p w:rsidR="00D01E5D" w:rsidRDefault="005668DD">
      <w:pPr>
        <w:pStyle w:val="2"/>
        <w:numPr>
          <w:ilvl w:val="1"/>
          <w:numId w:val="4"/>
        </w:numPr>
        <w:tabs>
          <w:tab w:val="left" w:pos="1379"/>
        </w:tabs>
        <w:spacing w:before="204" w:line="249" w:lineRule="auto"/>
        <w:ind w:right="411" w:firstLine="0"/>
      </w:pPr>
      <w:r>
        <w:rPr>
          <w:noProof/>
        </w:rPr>
        <mc:AlternateContent>
          <mc:Choice Requires="wps">
            <w:drawing>
              <wp:anchor distT="0" distB="0" distL="0" distR="0" simplePos="0" relativeHeight="251668480" behindDoc="0" locked="0" layoutInCell="1" allowOverlap="1">
                <wp:simplePos x="0" y="0"/>
                <wp:positionH relativeFrom="page">
                  <wp:posOffset>1000125</wp:posOffset>
                </wp:positionH>
                <wp:positionV relativeFrom="paragraph">
                  <wp:posOffset>974090</wp:posOffset>
                </wp:positionV>
                <wp:extent cx="5772785" cy="0"/>
                <wp:effectExtent l="9525" t="8890" r="8890" b="10160"/>
                <wp:wrapTopAndBottom/>
                <wp:docPr id="35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1047A0" id="Line 25" o:spid="_x0000_s1026" style="position:absolute;left:0;text-align:left;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76.7pt" to="533.3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" strokecolor="#aaaaad" strokeweight="1pt">
                <w10:wrap type="topAndBottom" anchorx="page"/>
              </v:line>
            </w:pict>
          </mc:Fallback>
        </mc:AlternateContent>
      </w:r>
      <w:r w:rsidR="0022633E">
        <w:rPr>
          <w:color w:val="414042"/>
          <w:spacing w:val="-15"/>
          <w:w w:val="105"/>
        </w:rPr>
        <w:t>ニーズに合わせ適切な監査モデル・監査</w:t>
      </w:r>
      <w:r w:rsidR="0022633E">
        <w:rPr>
          <w:color w:val="414042"/>
          <w:spacing w:val="-13"/>
          <w:w w:val="110"/>
        </w:rPr>
        <w:t>人を選択する</w:t>
      </w:r>
    </w:p>
    <w:p w:rsidR="00D01E5D" w:rsidRDefault="0022633E">
      <w:pPr>
        <w:pStyle w:val="a3"/>
        <w:spacing w:before="231"/>
        <w:ind w:left="395" w:right="348"/>
      </w:pPr>
      <w:r>
        <w:rPr>
          <w:color w:val="414042"/>
          <w:spacing w:val="-4"/>
          <w:w w:val="105"/>
        </w:rPr>
        <w:t>前述のとおり監査では主に</w:t>
      </w:r>
      <w:r>
        <w:rPr>
          <w:color w:val="414042"/>
          <w:w w:val="105"/>
        </w:rPr>
        <w:t>3</w:t>
      </w:r>
      <w:r>
        <w:rPr>
          <w:color w:val="414042"/>
          <w:spacing w:val="-11"/>
          <w:w w:val="105"/>
        </w:rPr>
        <w:t>つの手法を用いることができますが、そのどれが自社</w:t>
      </w:r>
      <w:r>
        <w:rPr>
          <w:color w:val="414042"/>
          <w:spacing w:val="-9"/>
          <w:w w:val="105"/>
        </w:rPr>
        <w:t>の具体的状況と合っているのかは決める必要があるでしょう。</w:t>
      </w:r>
    </w:p>
    <w:p w:rsidR="00D01E5D" w:rsidRDefault="00D01E5D">
      <w:pPr>
        <w:pStyle w:val="a3"/>
      </w:pPr>
    </w:p>
    <w:p w:rsidR="00D01E5D" w:rsidRDefault="005668DD">
      <w:pPr>
        <w:pStyle w:val="2"/>
        <w:numPr>
          <w:ilvl w:val="1"/>
          <w:numId w:val="4"/>
        </w:numPr>
        <w:tabs>
          <w:tab w:val="left" w:pos="1435"/>
        </w:tabs>
        <w:spacing w:before="203"/>
        <w:ind w:left="1434" w:hanging="1039"/>
      </w:pPr>
      <w:r>
        <w:rPr>
          <w:noProof/>
        </w:rPr>
        <mc:AlternateContent>
          <mc:Choice Requires="wps">
            <w:drawing>
              <wp:anchor distT="0" distB="0" distL="0" distR="0" simplePos="0" relativeHeight="251669504" behindDoc="0" locked="0" layoutInCell="1" allowOverlap="1">
                <wp:simplePos x="0" y="0"/>
                <wp:positionH relativeFrom="page">
                  <wp:posOffset>1000125</wp:posOffset>
                </wp:positionH>
                <wp:positionV relativeFrom="paragraph">
                  <wp:posOffset>567055</wp:posOffset>
                </wp:positionV>
                <wp:extent cx="5772785" cy="0"/>
                <wp:effectExtent l="9525" t="11430" r="8890" b="7620"/>
                <wp:wrapTopAndBottom/>
                <wp:docPr id="34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10025" id="Line 24" o:spid="_x0000_s1026" style="position:absolute;left:0;text-align:left;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4.65pt" to="533.3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" strokecolor="#aaaaad" strokeweight="1pt">
                <w10:wrap type="topAndBottom" anchorx="page"/>
              </v:line>
            </w:pict>
          </mc:Fallback>
        </mc:AlternateContent>
      </w:r>
      <w:r w:rsidR="0022633E">
        <w:rPr>
          <w:color w:val="414042"/>
          <w:spacing w:val="-15"/>
          <w:w w:val="115"/>
        </w:rPr>
        <w:t>何に留意すべきかを知る</w:t>
      </w:r>
    </w:p>
    <w:p w:rsidR="00D01E5D" w:rsidRDefault="0022633E">
      <w:pPr>
        <w:pStyle w:val="a3"/>
        <w:spacing w:before="391"/>
        <w:ind w:left="395" w:right="387"/>
      </w:pPr>
      <w:r>
        <w:rPr>
          <w:color w:val="414042"/>
          <w:spacing w:val="-2"/>
          <w:w w:val="105"/>
        </w:rPr>
        <w:t>コー</w:t>
      </w:r>
      <w:r>
        <w:rPr>
          <w:color w:val="414042"/>
        </w:rPr>
        <w:t>ド</w:t>
      </w:r>
      <w:r>
        <w:rPr>
          <w:color w:val="414042"/>
          <w:spacing w:val="-13"/>
          <w:w w:val="105"/>
        </w:rPr>
        <w:t>の複雑さによっては、ソースコー</w:t>
      </w:r>
      <w:r>
        <w:rPr>
          <w:color w:val="414042"/>
        </w:rPr>
        <w:t>ド</w:t>
      </w:r>
      <w:r>
        <w:rPr>
          <w:color w:val="414042"/>
          <w:w w:val="105"/>
        </w:rPr>
        <w:t>監査レポー</w:t>
      </w:r>
      <w:r>
        <w:rPr>
          <w:color w:val="414042"/>
          <w:spacing w:val="-11"/>
        </w:rPr>
        <w:t>ト</w:t>
      </w:r>
      <w:r>
        <w:rPr>
          <w:color w:val="414042"/>
          <w:spacing w:val="-3"/>
          <w:w w:val="105"/>
        </w:rPr>
        <w:t>が膨大な情報を提供するこ</w:t>
      </w:r>
      <w:del w:id="139" w:author="工内隆" w:date="2018-02-15T17:27:00Z">
        <w:r w:rsidDel="009931A0">
          <w:rPr>
            <w:color w:val="414042"/>
            <w:spacing w:val="-3"/>
            <w:w w:val="105"/>
          </w:rPr>
          <w:delText xml:space="preserve"> </w:delText>
        </w:r>
      </w:del>
      <w:r>
        <w:rPr>
          <w:color w:val="414042"/>
          <w:w w:val="110"/>
        </w:rPr>
        <w:t>とがあ</w:t>
      </w:r>
      <w:r>
        <w:rPr>
          <w:color w:val="414042"/>
        </w:rPr>
        <w:t>り</w:t>
      </w:r>
      <w:r>
        <w:rPr>
          <w:color w:val="414042"/>
          <w:spacing w:val="-20"/>
          <w:w w:val="110"/>
        </w:rPr>
        <w:t>ます。どのライセンスやユースケースが大事だとみなすかを明確にすること</w:t>
      </w:r>
      <w:r>
        <w:rPr>
          <w:color w:val="414042"/>
          <w:spacing w:val="-10"/>
          <w:w w:val="110"/>
        </w:rPr>
        <w:t>が重要になってきます。</w:t>
      </w:r>
    </w:p>
    <w:p w:rsidR="00D01E5D" w:rsidRDefault="00D01E5D">
      <w:pPr>
        <w:pStyle w:val="a3"/>
      </w:pPr>
    </w:p>
    <w:p w:rsidR="00D01E5D" w:rsidRDefault="005668DD">
      <w:pPr>
        <w:pStyle w:val="2"/>
        <w:numPr>
          <w:ilvl w:val="1"/>
          <w:numId w:val="4"/>
        </w:numPr>
        <w:tabs>
          <w:tab w:val="left" w:pos="1431"/>
        </w:tabs>
        <w:spacing w:before="205"/>
        <w:ind w:left="1430" w:hanging="1035"/>
      </w:pPr>
      <w:r>
        <w:rPr>
          <w:noProof/>
        </w:rPr>
        <mc:AlternateContent>
          <mc:Choice Requires="wps">
            <w:drawing>
              <wp:anchor distT="0" distB="0" distL="0" distR="0" simplePos="0" relativeHeight="251670528" behindDoc="0" locked="0" layoutInCell="1" allowOverlap="1">
                <wp:simplePos x="0" y="0"/>
                <wp:positionH relativeFrom="page">
                  <wp:posOffset>1000125</wp:posOffset>
                </wp:positionH>
                <wp:positionV relativeFrom="paragraph">
                  <wp:posOffset>568325</wp:posOffset>
                </wp:positionV>
                <wp:extent cx="5772785" cy="0"/>
                <wp:effectExtent l="9525" t="12065" r="8890" b="6985"/>
                <wp:wrapTopAndBottom/>
                <wp:docPr id="348"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2D1DD" id="Line 23" o:spid="_x0000_s1026" style="position:absolute;left:0;text-align:left;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4.75pt" to="533.3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" strokecolor="#aaaaad" strokeweight="1pt">
                <w10:wrap type="topAndBottom" anchorx="page"/>
              </v:line>
            </w:pict>
          </mc:Fallback>
        </mc:AlternateContent>
      </w:r>
      <w:r w:rsidR="0022633E">
        <w:rPr>
          <w:color w:val="414042"/>
          <w:spacing w:val="-14"/>
          <w:w w:val="105"/>
        </w:rPr>
        <w:t>適切な質問をする</w:t>
      </w:r>
    </w:p>
    <w:p w:rsidR="00D01E5D" w:rsidRDefault="0022633E">
      <w:pPr>
        <w:pStyle w:val="a3"/>
        <w:spacing w:before="271"/>
        <w:ind w:left="395" w:right="366"/>
      </w:pPr>
      <w:r>
        <w:rPr>
          <w:color w:val="414042"/>
          <w:spacing w:val="-10"/>
          <w:w w:val="105"/>
        </w:rPr>
        <w:t>オープンソース監査レポー</w:t>
      </w:r>
      <w:r>
        <w:rPr>
          <w:color w:val="414042"/>
          <w:spacing w:val="5"/>
        </w:rPr>
        <w:t>ト</w:t>
      </w:r>
      <w:r>
        <w:rPr>
          <w:color w:val="414042"/>
          <w:spacing w:val="-15"/>
          <w:w w:val="105"/>
        </w:rPr>
        <w:t>は、買収対象のソースコー</w:t>
      </w:r>
      <w:r>
        <w:rPr>
          <w:color w:val="414042"/>
          <w:spacing w:val="-7"/>
        </w:rPr>
        <w:t>ド</w:t>
      </w:r>
      <w:r>
        <w:rPr>
          <w:color w:val="414042"/>
          <w:spacing w:val="-11"/>
          <w:w w:val="105"/>
        </w:rPr>
        <w:t>と関連するライセンスにつ</w:t>
      </w:r>
      <w:del w:id="140" w:author="工内隆" w:date="2018-02-15T17:28:00Z">
        <w:r w:rsidDel="009931A0">
          <w:rPr>
            <w:color w:val="414042"/>
            <w:spacing w:val="-11"/>
            <w:w w:val="105"/>
          </w:rPr>
          <w:delText xml:space="preserve"> </w:delText>
        </w:r>
      </w:del>
      <w:r>
        <w:rPr>
          <w:color w:val="414042"/>
          <w:spacing w:val="-8"/>
          <w:w w:val="110"/>
        </w:rPr>
        <w:t>いての大量の情報を提示することにな</w:t>
      </w:r>
      <w:r>
        <w:rPr>
          <w:color w:val="414042"/>
        </w:rPr>
        <w:t>り</w:t>
      </w:r>
      <w:r>
        <w:rPr>
          <w:color w:val="414042"/>
          <w:spacing w:val="-18"/>
          <w:w w:val="110"/>
        </w:rPr>
        <w:t>ます。しかし、コンプライアンスとしての懸</w:t>
      </w:r>
      <w:r>
        <w:rPr>
          <w:color w:val="414042"/>
          <w:spacing w:val="-13"/>
          <w:w w:val="105"/>
        </w:rPr>
        <w:t>念事項を明確化し、確認するためには多くのデータ</w:t>
      </w:r>
      <w:ins w:id="141" w:author="工内隆" w:date="2018-02-15T17:31:00Z">
        <w:r w:rsidR="009931A0">
          <w:rPr>
            <w:rFonts w:hint="eastAsia"/>
            <w:color w:val="414042"/>
            <w:spacing w:val="-13"/>
            <w:w w:val="105"/>
          </w:rPr>
          <w:t>要素</w:t>
        </w:r>
      </w:ins>
      <w:del w:id="142" w:author="工内隆" w:date="2018-02-15T17:31:00Z">
        <w:r w:rsidDel="009931A0">
          <w:rPr>
            <w:color w:val="414042"/>
            <w:spacing w:val="-13"/>
            <w:w w:val="105"/>
          </w:rPr>
          <w:delText>点</w:delText>
        </w:r>
      </w:del>
      <w:r>
        <w:rPr>
          <w:color w:val="414042"/>
          <w:spacing w:val="-13"/>
          <w:w w:val="105"/>
        </w:rPr>
        <w:t>でさらなる調査が求められ</w:t>
      </w:r>
      <w:del w:id="143" w:author="工内隆" w:date="2018-02-15T17:28:00Z">
        <w:r w:rsidDel="009931A0">
          <w:rPr>
            <w:color w:val="414042"/>
            <w:spacing w:val="-13"/>
            <w:w w:val="105"/>
          </w:rPr>
          <w:delText xml:space="preserve"> </w:delText>
        </w:r>
      </w:del>
      <w:r>
        <w:rPr>
          <w:color w:val="414042"/>
          <w:spacing w:val="-16"/>
          <w:w w:val="105"/>
        </w:rPr>
        <w:t>るでしょう。本節では、買収企業にとって必要なことが何か、買収対象とと</w:t>
      </w:r>
      <w:r>
        <w:rPr>
          <w:color w:val="414042"/>
        </w:rPr>
        <w:t>も</w:t>
      </w:r>
      <w:r>
        <w:rPr>
          <w:color w:val="414042"/>
          <w:spacing w:val="-4"/>
          <w:w w:val="105"/>
        </w:rPr>
        <w:t>に取</w:t>
      </w:r>
      <w:r>
        <w:rPr>
          <w:color w:val="414042"/>
        </w:rPr>
        <w:t>り</w:t>
      </w:r>
      <w:r>
        <w:rPr>
          <w:color w:val="414042"/>
          <w:spacing w:val="-11"/>
          <w:w w:val="105"/>
        </w:rPr>
        <w:t>組むべき問題は何か、といった枠組みを作るためのスター</w:t>
      </w:r>
      <w:r>
        <w:rPr>
          <w:color w:val="414042"/>
          <w:spacing w:val="-13"/>
        </w:rPr>
        <w:t>ト</w:t>
      </w:r>
      <w:r>
        <w:rPr>
          <w:color w:val="414042"/>
          <w:spacing w:val="-8"/>
          <w:w w:val="105"/>
        </w:rPr>
        <w:t>地点としての</w:t>
      </w:r>
      <w:ins w:id="144" w:author="工内隆" w:date="2018-02-15T17:32:00Z">
        <w:r w:rsidR="009931A0">
          <w:rPr>
            <w:rFonts w:hint="eastAsia"/>
            <w:color w:val="414042"/>
            <w:spacing w:val="-8"/>
            <w:w w:val="105"/>
          </w:rPr>
          <w:t>設問</w:t>
        </w:r>
      </w:ins>
      <w:del w:id="145" w:author="工内隆" w:date="2018-02-15T17:32:00Z">
        <w:r w:rsidDel="009931A0">
          <w:rPr>
            <w:color w:val="414042"/>
            <w:spacing w:val="-8"/>
            <w:w w:val="105"/>
          </w:rPr>
          <w:delText>質問</w:delText>
        </w:r>
      </w:del>
      <w:r>
        <w:rPr>
          <w:color w:val="414042"/>
          <w:spacing w:val="-8"/>
          <w:w w:val="105"/>
        </w:rPr>
        <w:t>集</w:t>
      </w:r>
      <w:del w:id="146" w:author="工内隆" w:date="2018-02-15T17:32:00Z">
        <w:r w:rsidDel="009931A0">
          <w:rPr>
            <w:color w:val="414042"/>
            <w:spacing w:val="-8"/>
            <w:w w:val="105"/>
          </w:rPr>
          <w:delText xml:space="preserve">  </w:delText>
        </w:r>
      </w:del>
      <w:r>
        <w:rPr>
          <w:color w:val="414042"/>
          <w:spacing w:val="-12"/>
          <w:w w:val="110"/>
        </w:rPr>
        <w:t>を以下に提示します。</w:t>
      </w:r>
    </w:p>
    <w:p w:rsidR="00D01E5D" w:rsidRDefault="0022633E">
      <w:pPr>
        <w:pStyle w:val="a4"/>
        <w:numPr>
          <w:ilvl w:val="2"/>
          <w:numId w:val="4"/>
        </w:numPr>
        <w:tabs>
          <w:tab w:val="left" w:pos="1196"/>
        </w:tabs>
        <w:spacing w:before="247"/>
        <w:rPr>
          <w:sz w:val="28"/>
        </w:rPr>
      </w:pPr>
      <w:r>
        <w:rPr>
          <w:color w:val="414042"/>
          <w:spacing w:val="-14"/>
          <w:w w:val="105"/>
          <w:sz w:val="28"/>
        </w:rPr>
        <w:t>買収企業や買収対象の知財を危険にさらすようなライセンスのコー</w:t>
      </w:r>
      <w:r>
        <w:rPr>
          <w:color w:val="414042"/>
          <w:spacing w:val="5"/>
          <w:sz w:val="28"/>
        </w:rPr>
        <w:t>ド</w:t>
      </w:r>
      <w:r>
        <w:rPr>
          <w:color w:val="414042"/>
          <w:w w:val="105"/>
          <w:sz w:val="28"/>
        </w:rPr>
        <w:t>を</w:t>
      </w:r>
    </w:p>
    <w:p w:rsidR="00D01E5D" w:rsidRDefault="00D01E5D">
      <w:pPr>
        <w:rPr>
          <w:sz w:val="28"/>
        </w:rPr>
        <w:sectPr w:rsidR="00D01E5D">
          <w:headerReference w:type="default" r:id="rId92"/>
          <w:pgSz w:w="12240" w:h="15840"/>
          <w:pgMar w:top="880" w:right="1240" w:bottom="760" w:left="1180" w:header="10" w:footer="560" w:gutter="0"/>
          <w:cols w:space="720"/>
        </w:sectPr>
      </w:pPr>
    </w:p>
    <w:p w:rsidR="00D01E5D" w:rsidRDefault="00D01E5D">
      <w:pPr>
        <w:pStyle w:val="a3"/>
        <w:rPr>
          <w:sz w:val="20"/>
        </w:rPr>
      </w:pPr>
    </w:p>
    <w:p w:rsidR="00D01E5D" w:rsidRDefault="00D01E5D">
      <w:pPr>
        <w:pStyle w:val="a3"/>
        <w:rPr>
          <w:sz w:val="20"/>
        </w:rPr>
      </w:pPr>
    </w:p>
    <w:p w:rsidR="00D01E5D" w:rsidRDefault="0022633E">
      <w:pPr>
        <w:pStyle w:val="a3"/>
        <w:spacing w:before="207"/>
        <w:ind w:left="1195"/>
      </w:pPr>
      <w:r>
        <w:rPr>
          <w:color w:val="414042"/>
          <w:w w:val="105"/>
        </w:rPr>
        <w:t>買収対象が使っていないか？</w:t>
      </w:r>
    </w:p>
    <w:p w:rsidR="00D01E5D" w:rsidRDefault="0022633E">
      <w:pPr>
        <w:pStyle w:val="a4"/>
        <w:numPr>
          <w:ilvl w:val="2"/>
          <w:numId w:val="4"/>
        </w:numPr>
        <w:tabs>
          <w:tab w:val="left" w:pos="1196"/>
        </w:tabs>
        <w:spacing w:before="143"/>
        <w:rPr>
          <w:sz w:val="28"/>
        </w:rPr>
      </w:pPr>
      <w:r>
        <w:rPr>
          <w:color w:val="414042"/>
          <w:spacing w:val="-14"/>
          <w:w w:val="110"/>
          <w:sz w:val="28"/>
        </w:rPr>
        <w:t>よくわからない起源、ライセンスのコー</w:t>
      </w:r>
      <w:r>
        <w:rPr>
          <w:color w:val="414042"/>
          <w:sz w:val="28"/>
        </w:rPr>
        <w:t>ド</w:t>
      </w:r>
      <w:r>
        <w:rPr>
          <w:color w:val="414042"/>
          <w:spacing w:val="-10"/>
          <w:w w:val="110"/>
          <w:sz w:val="28"/>
        </w:rPr>
        <w:t>のス</w:t>
      </w:r>
      <w:r>
        <w:rPr>
          <w:color w:val="414042"/>
          <w:spacing w:val="-14"/>
          <w:w w:val="115"/>
          <w:sz w:val="28"/>
        </w:rPr>
        <w:t>ニ</w:t>
      </w:r>
      <w:r>
        <w:rPr>
          <w:color w:val="414042"/>
          <w:spacing w:val="-21"/>
          <w:w w:val="110"/>
          <w:sz w:val="28"/>
        </w:rPr>
        <w:t>ペ</w:t>
      </w:r>
      <w:r>
        <w:rPr>
          <w:color w:val="414042"/>
          <w:spacing w:val="-4"/>
          <w:w w:val="115"/>
          <w:sz w:val="28"/>
        </w:rPr>
        <w:t>ッ</w:t>
      </w:r>
      <w:r>
        <w:rPr>
          <w:color w:val="414042"/>
          <w:spacing w:val="5"/>
          <w:sz w:val="28"/>
        </w:rPr>
        <w:t>ト</w:t>
      </w:r>
      <w:r>
        <w:rPr>
          <w:color w:val="414042"/>
          <w:spacing w:val="-12"/>
          <w:w w:val="110"/>
          <w:sz w:val="28"/>
        </w:rPr>
        <w:t>はないか？</w:t>
      </w:r>
    </w:p>
    <w:p w:rsidR="00D01E5D" w:rsidRDefault="0022633E">
      <w:pPr>
        <w:pStyle w:val="a4"/>
        <w:numPr>
          <w:ilvl w:val="2"/>
          <w:numId w:val="4"/>
        </w:numPr>
        <w:tabs>
          <w:tab w:val="left" w:pos="1196"/>
        </w:tabs>
        <w:spacing w:before="122"/>
        <w:ind w:right="849"/>
        <w:rPr>
          <w:sz w:val="28"/>
        </w:rPr>
      </w:pPr>
      <w:r>
        <w:rPr>
          <w:color w:val="414042"/>
          <w:spacing w:val="-18"/>
          <w:w w:val="110"/>
          <w:sz w:val="28"/>
        </w:rPr>
        <w:t>買収対象のオープンソース コンプライアンスの実務は、十分成熟して</w:t>
      </w:r>
      <w:r>
        <w:rPr>
          <w:color w:val="414042"/>
          <w:spacing w:val="-13"/>
          <w:w w:val="110"/>
          <w:sz w:val="28"/>
        </w:rPr>
        <w:t>おり、包括的なものであるか？</w:t>
      </w:r>
    </w:p>
    <w:p w:rsidR="00D01E5D" w:rsidRDefault="0022633E">
      <w:pPr>
        <w:pStyle w:val="a4"/>
        <w:numPr>
          <w:ilvl w:val="2"/>
          <w:numId w:val="4"/>
        </w:numPr>
        <w:tabs>
          <w:tab w:val="left" w:pos="1196"/>
        </w:tabs>
        <w:spacing w:before="242"/>
        <w:ind w:right="902"/>
        <w:rPr>
          <w:sz w:val="28"/>
        </w:rPr>
      </w:pPr>
      <w:r>
        <w:rPr>
          <w:color w:val="414042"/>
          <w:spacing w:val="-13"/>
          <w:w w:val="105"/>
          <w:sz w:val="28"/>
        </w:rPr>
        <w:t>買収対象は、自身が使っているオープンソース コンポーネン</w:t>
      </w:r>
      <w:r>
        <w:rPr>
          <w:color w:val="414042"/>
          <w:spacing w:val="6"/>
          <w:sz w:val="28"/>
        </w:rPr>
        <w:t>ト</w:t>
      </w:r>
      <w:r>
        <w:rPr>
          <w:color w:val="414042"/>
          <w:spacing w:val="-3"/>
          <w:w w:val="105"/>
          <w:sz w:val="28"/>
        </w:rPr>
        <w:t>の既知</w:t>
      </w:r>
      <w:r>
        <w:rPr>
          <w:color w:val="414042"/>
          <w:spacing w:val="-12"/>
          <w:w w:val="110"/>
          <w:sz w:val="28"/>
        </w:rPr>
        <w:t>の脆弱性を追跡しているか？</w:t>
      </w:r>
    </w:p>
    <w:p w:rsidR="00D01E5D" w:rsidRDefault="0022633E">
      <w:pPr>
        <w:pStyle w:val="a4"/>
        <w:numPr>
          <w:ilvl w:val="2"/>
          <w:numId w:val="4"/>
        </w:numPr>
        <w:tabs>
          <w:tab w:val="left" w:pos="1196"/>
        </w:tabs>
        <w:spacing w:before="243"/>
        <w:ind w:right="734"/>
        <w:jc w:val="both"/>
        <w:rPr>
          <w:sz w:val="28"/>
        </w:rPr>
      </w:pPr>
      <w:r>
        <w:rPr>
          <w:color w:val="414042"/>
          <w:spacing w:val="-15"/>
          <w:w w:val="105"/>
          <w:sz w:val="28"/>
        </w:rPr>
        <w:t>製品が流通している場合、買収対象企業はオープンソース ライセンス</w:t>
      </w:r>
      <w:r>
        <w:rPr>
          <w:color w:val="414042"/>
          <w:spacing w:val="-10"/>
          <w:w w:val="105"/>
          <w:sz w:val="28"/>
        </w:rPr>
        <w:t>の義務を履行するために必要なすべての資料</w:t>
      </w:r>
      <w:r>
        <w:rPr>
          <w:color w:val="414042"/>
          <w:spacing w:val="-20"/>
          <w:w w:val="105"/>
          <w:sz w:val="28"/>
        </w:rPr>
        <w:t>（</w:t>
      </w:r>
      <w:r>
        <w:rPr>
          <w:color w:val="414042"/>
          <w:spacing w:val="-13"/>
          <w:w w:val="105"/>
          <w:sz w:val="28"/>
        </w:rPr>
        <w:t>書面での申し入れ、必</w:t>
      </w:r>
      <w:r>
        <w:rPr>
          <w:color w:val="414042"/>
          <w:spacing w:val="-3"/>
          <w:sz w:val="28"/>
        </w:rPr>
        <w:t>要な告知</w:t>
      </w:r>
      <w:r>
        <w:rPr>
          <w:color w:val="414042"/>
          <w:spacing w:val="-7"/>
          <w:sz w:val="28"/>
        </w:rPr>
        <w:t>/</w:t>
      </w:r>
      <w:r>
        <w:rPr>
          <w:color w:val="414042"/>
          <w:spacing w:val="-5"/>
          <w:sz w:val="28"/>
        </w:rPr>
        <w:t>通知</w:t>
      </w:r>
      <w:r>
        <w:rPr>
          <w:color w:val="414042"/>
          <w:spacing w:val="-14"/>
          <w:sz w:val="28"/>
        </w:rPr>
        <w:t>/表示、ソースコードなど当てはまるもの</w:t>
      </w:r>
      <w:r>
        <w:rPr>
          <w:color w:val="414042"/>
          <w:spacing w:val="-13"/>
          <w:sz w:val="28"/>
        </w:rPr>
        <w:t>）</w:t>
      </w:r>
      <w:r>
        <w:rPr>
          <w:color w:val="414042"/>
          <w:spacing w:val="-6"/>
          <w:sz w:val="28"/>
        </w:rPr>
        <w:t>を提供している</w:t>
      </w:r>
      <w:del w:id="147" w:author="工内隆" w:date="2018-02-15T17:33:00Z">
        <w:r w:rsidDel="009931A0">
          <w:rPr>
            <w:color w:val="414042"/>
            <w:spacing w:val="-6"/>
            <w:sz w:val="28"/>
          </w:rPr>
          <w:delText xml:space="preserve">  </w:delText>
        </w:r>
      </w:del>
      <w:r>
        <w:rPr>
          <w:color w:val="414042"/>
          <w:spacing w:val="-40"/>
          <w:w w:val="110"/>
          <w:sz w:val="28"/>
        </w:rPr>
        <w:t>か？</w:t>
      </w:r>
    </w:p>
    <w:p w:rsidR="00D01E5D" w:rsidRDefault="0022633E">
      <w:pPr>
        <w:pStyle w:val="a4"/>
        <w:numPr>
          <w:ilvl w:val="2"/>
          <w:numId w:val="4"/>
        </w:numPr>
        <w:tabs>
          <w:tab w:val="left" w:pos="1196"/>
        </w:tabs>
        <w:spacing w:before="245"/>
        <w:ind w:right="884"/>
        <w:rPr>
          <w:sz w:val="28"/>
        </w:rPr>
      </w:pPr>
      <w:r>
        <w:rPr>
          <w:color w:val="414042"/>
          <w:spacing w:val="-8"/>
          <w:w w:val="105"/>
          <w:sz w:val="28"/>
        </w:rPr>
        <w:t>買収対象企業のコンプライアンス プロセスが、製品リリース計画に基</w:t>
      </w:r>
      <w:r>
        <w:rPr>
          <w:color w:val="414042"/>
          <w:spacing w:val="-8"/>
          <w:w w:val="110"/>
          <w:sz w:val="28"/>
        </w:rPr>
        <w:t>づく開発スピー</w:t>
      </w:r>
      <w:r>
        <w:rPr>
          <w:color w:val="414042"/>
          <w:spacing w:val="-7"/>
          <w:w w:val="105"/>
          <w:sz w:val="28"/>
        </w:rPr>
        <w:t>ド</w:t>
      </w:r>
      <w:r>
        <w:rPr>
          <w:color w:val="414042"/>
          <w:spacing w:val="-10"/>
          <w:w w:val="110"/>
          <w:sz w:val="28"/>
        </w:rPr>
        <w:t>と合ったものになっているか？</w:t>
      </w:r>
    </w:p>
    <w:p w:rsidR="00D01E5D" w:rsidRDefault="0022633E">
      <w:pPr>
        <w:pStyle w:val="a4"/>
        <w:numPr>
          <w:ilvl w:val="2"/>
          <w:numId w:val="4"/>
        </w:numPr>
        <w:tabs>
          <w:tab w:val="left" w:pos="1196"/>
        </w:tabs>
        <w:spacing w:before="242"/>
        <w:ind w:right="830"/>
        <w:jc w:val="both"/>
        <w:rPr>
          <w:sz w:val="28"/>
        </w:rPr>
      </w:pPr>
      <w:r>
        <w:rPr>
          <w:color w:val="414042"/>
          <w:spacing w:val="-12"/>
          <w:w w:val="105"/>
          <w:sz w:val="28"/>
        </w:rPr>
        <w:t>買収対象企業は、ソースコー</w:t>
      </w:r>
      <w:r>
        <w:rPr>
          <w:color w:val="414042"/>
          <w:spacing w:val="6"/>
          <w:sz w:val="28"/>
        </w:rPr>
        <w:t>ド</w:t>
      </w:r>
      <w:r>
        <w:rPr>
          <w:color w:val="414042"/>
          <w:spacing w:val="-11"/>
          <w:w w:val="105"/>
          <w:sz w:val="28"/>
        </w:rPr>
        <w:t>要求に対しタイムリーな形で対応するこ</w:t>
      </w:r>
      <w:r>
        <w:rPr>
          <w:color w:val="414042"/>
          <w:spacing w:val="-14"/>
          <w:w w:val="110"/>
          <w:sz w:val="28"/>
        </w:rPr>
        <w:t>とができるプロセスを用意しているか？</w:t>
      </w:r>
    </w:p>
    <w:p w:rsidR="00D01E5D" w:rsidRDefault="00D01E5D">
      <w:pPr>
        <w:pStyle w:val="a3"/>
        <w:spacing w:before="10"/>
        <w:rPr>
          <w:sz w:val="40"/>
        </w:rPr>
      </w:pPr>
    </w:p>
    <w:p w:rsidR="00D01E5D" w:rsidRDefault="005668DD">
      <w:pPr>
        <w:pStyle w:val="2"/>
        <w:numPr>
          <w:ilvl w:val="1"/>
          <w:numId w:val="4"/>
        </w:numPr>
        <w:tabs>
          <w:tab w:val="left" w:pos="1423"/>
        </w:tabs>
        <w:spacing w:line="249" w:lineRule="auto"/>
        <w:ind w:right="559" w:firstLine="0"/>
      </w:pPr>
      <w:r>
        <w:rPr>
          <w:noProof/>
        </w:rPr>
        <mc:AlternateContent>
          <mc:Choice Requires="wps">
            <w:drawing>
              <wp:anchor distT="0" distB="0" distL="0" distR="0" simplePos="0" relativeHeight="251671552" behindDoc="0" locked="0" layoutInCell="1" allowOverlap="1">
                <wp:simplePos x="0" y="0"/>
                <wp:positionH relativeFrom="page">
                  <wp:posOffset>1000125</wp:posOffset>
                </wp:positionH>
                <wp:positionV relativeFrom="paragraph">
                  <wp:posOffset>844550</wp:posOffset>
                </wp:positionV>
                <wp:extent cx="5772785" cy="0"/>
                <wp:effectExtent l="9525" t="10795" r="8890" b="8255"/>
                <wp:wrapTopAndBottom/>
                <wp:docPr id="347"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042E3" id="Line 22" o:spid="_x0000_s1026" style="position:absolute;left:0;text-align:left;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66.5pt" to="533.3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" strokecolor="#aaaaad" strokeweight="1pt">
                <w10:wrap type="topAndBottom" anchorx="page"/>
              </v:line>
            </w:pict>
          </mc:Fallback>
        </mc:AlternateContent>
      </w:r>
      <w:r w:rsidR="0022633E">
        <w:rPr>
          <w:color w:val="414042"/>
          <w:spacing w:val="-16"/>
        </w:rPr>
        <w:t>買収取引実行前の段階で解決すべき項</w:t>
      </w:r>
      <w:r w:rsidR="0022633E">
        <w:rPr>
          <w:color w:val="414042"/>
          <w:spacing w:val="-15"/>
          <w:w w:val="105"/>
        </w:rPr>
        <w:t>目を特定する</w:t>
      </w:r>
    </w:p>
    <w:p w:rsidR="00D01E5D" w:rsidRDefault="0022633E">
      <w:pPr>
        <w:pStyle w:val="a3"/>
        <w:spacing w:before="271"/>
        <w:ind w:left="395" w:right="393"/>
        <w:jc w:val="both"/>
      </w:pPr>
      <w:r>
        <w:rPr>
          <w:color w:val="414042"/>
          <w:spacing w:val="-8"/>
          <w:w w:val="110"/>
        </w:rPr>
        <w:t>取引にも</w:t>
      </w:r>
      <w:r>
        <w:rPr>
          <w:color w:val="414042"/>
          <w:spacing w:val="-2"/>
        </w:rPr>
        <w:t>より</w:t>
      </w:r>
      <w:r>
        <w:rPr>
          <w:color w:val="414042"/>
          <w:spacing w:val="-12"/>
          <w:w w:val="110"/>
        </w:rPr>
        <w:t>ますが、</w:t>
      </w:r>
      <w:r>
        <w:rPr>
          <w:color w:val="414042"/>
          <w:spacing w:val="-4"/>
          <w:w w:val="115"/>
        </w:rPr>
        <w:t>オ</w:t>
      </w:r>
      <w:r>
        <w:rPr>
          <w:color w:val="414042"/>
          <w:spacing w:val="-14"/>
          <w:w w:val="110"/>
        </w:rPr>
        <w:t>ープンソース監査がライセンス実務やコンプライアンス実</w:t>
      </w:r>
      <w:r>
        <w:rPr>
          <w:color w:val="414042"/>
          <w:spacing w:val="-17"/>
          <w:w w:val="105"/>
        </w:rPr>
        <w:t>務について、買収企業にとって受け入れられない事実を明らかにするケースがあ</w:t>
      </w:r>
      <w:del w:id="148" w:author="工内隆" w:date="2018-02-15T17:34:00Z">
        <w:r w:rsidDel="009931A0">
          <w:rPr>
            <w:color w:val="414042"/>
            <w:spacing w:val="-17"/>
            <w:w w:val="105"/>
          </w:rPr>
          <w:delText xml:space="preserve">   </w:delText>
        </w:r>
      </w:del>
      <w:r>
        <w:rPr>
          <w:color w:val="414042"/>
          <w:spacing w:val="-20"/>
          <w:w w:val="105"/>
        </w:rPr>
        <w:t>ります。そういったときに買収企業は、そういった事実の影響を軽減することを契約</w:t>
      </w:r>
      <w:r>
        <w:rPr>
          <w:color w:val="414042"/>
          <w:spacing w:val="-17"/>
          <w:w w:val="105"/>
        </w:rPr>
        <w:t>締結の条件として要求することが可能です。たとえば、買収対象企業が、「</w:t>
      </w:r>
      <w:r>
        <w:rPr>
          <w:color w:val="414042"/>
          <w:spacing w:val="-25"/>
          <w:w w:val="105"/>
        </w:rPr>
        <w:t>A</w:t>
      </w:r>
      <w:r>
        <w:rPr>
          <w:color w:val="414042"/>
          <w:spacing w:val="-14"/>
          <w:w w:val="105"/>
        </w:rPr>
        <w:t>ライセ</w:t>
      </w:r>
      <w:r>
        <w:rPr>
          <w:color w:val="414042"/>
          <w:spacing w:val="-13"/>
          <w:w w:val="105"/>
        </w:rPr>
        <w:t>ンス」というライセンス下にあるコンポーネン</w:t>
      </w:r>
      <w:r>
        <w:rPr>
          <w:color w:val="414042"/>
          <w:spacing w:val="6"/>
        </w:rPr>
        <w:t>ト</w:t>
      </w:r>
      <w:r>
        <w:rPr>
          <w:color w:val="414042"/>
          <w:spacing w:val="-2"/>
          <w:w w:val="105"/>
        </w:rPr>
        <w:t>のコー</w:t>
      </w:r>
      <w:r>
        <w:rPr>
          <w:color w:val="414042"/>
          <w:spacing w:val="5"/>
        </w:rPr>
        <w:t>ド</w:t>
      </w:r>
      <w:r>
        <w:rPr>
          <w:color w:val="414042"/>
          <w:spacing w:val="-16"/>
          <w:w w:val="105"/>
        </w:rPr>
        <w:t>を使っていて、一方で買収企</w:t>
      </w:r>
      <w:del w:id="149" w:author="工内隆" w:date="2018-02-15T17:35:00Z">
        <w:r w:rsidDel="009931A0">
          <w:rPr>
            <w:color w:val="414042"/>
            <w:spacing w:val="-16"/>
            <w:w w:val="105"/>
          </w:rPr>
          <w:delText xml:space="preserve"> </w:delText>
        </w:r>
      </w:del>
      <w:r>
        <w:rPr>
          <w:color w:val="414042"/>
          <w:spacing w:val="-13"/>
          <w:w w:val="105"/>
        </w:rPr>
        <w:t>業が「</w:t>
      </w:r>
      <w:r>
        <w:rPr>
          <w:color w:val="414042"/>
          <w:spacing w:val="-25"/>
          <w:w w:val="105"/>
        </w:rPr>
        <w:t>A</w:t>
      </w:r>
      <w:r>
        <w:rPr>
          <w:color w:val="414042"/>
          <w:spacing w:val="-16"/>
          <w:w w:val="105"/>
        </w:rPr>
        <w:t>ライセンス」のソースコー</w:t>
      </w:r>
      <w:r>
        <w:rPr>
          <w:color w:val="414042"/>
        </w:rPr>
        <w:t>ド</w:t>
      </w:r>
      <w:r>
        <w:rPr>
          <w:color w:val="414042"/>
          <w:spacing w:val="-10"/>
          <w:w w:val="105"/>
        </w:rPr>
        <w:t>の使用を禁止する、厳格なポリシーを</w:t>
      </w:r>
      <w:r>
        <w:rPr>
          <w:color w:val="414042"/>
          <w:spacing w:val="-14"/>
        </w:rPr>
        <w:t>も</w:t>
      </w:r>
      <w:r>
        <w:rPr>
          <w:color w:val="414042"/>
          <w:spacing w:val="-5"/>
          <w:w w:val="105"/>
        </w:rPr>
        <w:t>っている</w:t>
      </w:r>
      <w:del w:id="150" w:author="工内隆" w:date="2018-02-15T17:35:00Z">
        <w:r w:rsidDel="009931A0">
          <w:rPr>
            <w:color w:val="414042"/>
            <w:spacing w:val="-5"/>
            <w:w w:val="105"/>
          </w:rPr>
          <w:delText xml:space="preserve">  </w:delText>
        </w:r>
      </w:del>
      <w:r>
        <w:rPr>
          <w:color w:val="414042"/>
          <w:spacing w:val="-22"/>
          <w:w w:val="105"/>
        </w:rPr>
        <w:t>ようなケースです。こういった状況は、両社が議論して、可能な解決策を導き出すこ</w:t>
      </w:r>
      <w:r>
        <w:rPr>
          <w:color w:val="414042"/>
          <w:spacing w:val="-11"/>
          <w:w w:val="110"/>
        </w:rPr>
        <w:t>とが必要になってきます。</w:t>
      </w:r>
    </w:p>
    <w:p w:rsidR="00D01E5D" w:rsidRDefault="00D01E5D">
      <w:pPr>
        <w:jc w:val="both"/>
        <w:sectPr w:rsidR="00D01E5D">
          <w:pgSz w:w="12240" w:h="15840"/>
          <w:pgMar w:top="880" w:right="1240" w:bottom="760" w:left="1180" w:header="10" w:footer="560" w:gutter="0"/>
          <w:cols w:space="720"/>
        </w:sectPr>
      </w:pPr>
    </w:p>
    <w:p w:rsidR="00D01E5D" w:rsidRDefault="00D01E5D">
      <w:pPr>
        <w:pStyle w:val="a3"/>
        <w:rPr>
          <w:sz w:val="20"/>
        </w:rPr>
      </w:pPr>
    </w:p>
    <w:p w:rsidR="00D01E5D" w:rsidRDefault="00D01E5D">
      <w:pPr>
        <w:pStyle w:val="a3"/>
        <w:spacing w:before="3"/>
        <w:rPr>
          <w:sz w:val="26"/>
        </w:rPr>
      </w:pPr>
    </w:p>
    <w:p w:rsidR="00D01E5D" w:rsidRDefault="005668DD">
      <w:pPr>
        <w:pStyle w:val="2"/>
        <w:numPr>
          <w:ilvl w:val="1"/>
          <w:numId w:val="4"/>
        </w:numPr>
        <w:tabs>
          <w:tab w:val="left" w:pos="1430"/>
        </w:tabs>
        <w:spacing w:before="84" w:line="249" w:lineRule="auto"/>
        <w:ind w:right="453" w:firstLine="0"/>
        <w:jc w:val="both"/>
      </w:pPr>
      <w:r>
        <w:rPr>
          <w:noProof/>
        </w:rPr>
        <mc:AlternateContent>
          <mc:Choice Requires="wps">
            <w:drawing>
              <wp:anchor distT="0" distB="0" distL="0" distR="0" simplePos="0" relativeHeight="251672576" behindDoc="0" locked="0" layoutInCell="1" allowOverlap="1">
                <wp:simplePos x="0" y="0"/>
                <wp:positionH relativeFrom="page">
                  <wp:posOffset>1000125</wp:posOffset>
                </wp:positionH>
                <wp:positionV relativeFrom="paragraph">
                  <wp:posOffset>897890</wp:posOffset>
                </wp:positionV>
                <wp:extent cx="5772785" cy="0"/>
                <wp:effectExtent l="9525" t="8890" r="8890" b="10160"/>
                <wp:wrapTopAndBottom/>
                <wp:docPr id="346"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CDA30" id="Line 21" o:spid="_x0000_s1026" style="position:absolute;left:0;text-align:left;z-index:251672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70.7pt" to="533.3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" strokecolor="#aaaaad" strokeweight="1pt">
                <w10:wrap type="topAndBottom" anchorx="page"/>
              </v:line>
            </w:pict>
          </mc:Fallback>
        </mc:AlternateContent>
      </w:r>
      <w:r w:rsidR="0022633E">
        <w:rPr>
          <w:color w:val="414042"/>
          <w:spacing w:val="-14"/>
          <w:w w:val="105"/>
        </w:rPr>
        <w:t>買収後のコンプライアンス是正計画を策</w:t>
      </w:r>
      <w:r w:rsidR="0022633E">
        <w:rPr>
          <w:color w:val="414042"/>
          <w:spacing w:val="-15"/>
          <w:w w:val="110"/>
        </w:rPr>
        <w:t>定する</w:t>
      </w:r>
    </w:p>
    <w:p w:rsidR="00D01E5D" w:rsidRDefault="0022633E">
      <w:pPr>
        <w:pStyle w:val="a3"/>
        <w:spacing w:before="376"/>
        <w:ind w:left="395" w:right="419"/>
        <w:jc w:val="both"/>
      </w:pPr>
      <w:r>
        <w:rPr>
          <w:color w:val="414042"/>
          <w:spacing w:val="-12"/>
          <w:w w:val="105"/>
        </w:rPr>
        <w:t>コンプライアンス是正計画を策定することは、大企業が小さいスター</w:t>
      </w:r>
      <w:r>
        <w:rPr>
          <w:color w:val="414042"/>
          <w:spacing w:val="-34"/>
        </w:rPr>
        <w:t>ト</w:t>
      </w:r>
      <w:r>
        <w:rPr>
          <w:color w:val="414042"/>
          <w:spacing w:val="-9"/>
          <w:w w:val="105"/>
        </w:rPr>
        <w:t>アップを買</w:t>
      </w:r>
      <w:del w:id="151" w:author="工内隆" w:date="2018-02-15T17:35:00Z">
        <w:r w:rsidDel="009931A0">
          <w:rPr>
            <w:color w:val="414042"/>
            <w:spacing w:val="-9"/>
            <w:w w:val="105"/>
          </w:rPr>
          <w:delText xml:space="preserve">  </w:delText>
        </w:r>
      </w:del>
      <w:r>
        <w:rPr>
          <w:color w:val="414042"/>
          <w:spacing w:val="-17"/>
          <w:w w:val="105"/>
        </w:rPr>
        <w:t>収し、子会社として運営し続けるような際に重要になってきます。このシナリオでは</w:t>
      </w:r>
      <w:r>
        <w:rPr>
          <w:color w:val="414042"/>
          <w:spacing w:val="-10"/>
          <w:w w:val="105"/>
        </w:rPr>
        <w:t>買収企業はしばしば買収対象に対し、秩序だったコンプライアンス  ポリシーやプ</w:t>
      </w:r>
      <w:r>
        <w:rPr>
          <w:color w:val="414042"/>
          <w:spacing w:val="-14"/>
          <w:w w:val="105"/>
        </w:rPr>
        <w:t>ロセスを確立することを支援し、買収企業で使われている</w:t>
      </w:r>
      <w:r>
        <w:rPr>
          <w:color w:val="414042"/>
          <w:spacing w:val="-3"/>
        </w:rPr>
        <w:t>ト</w:t>
      </w:r>
      <w:r>
        <w:rPr>
          <w:color w:val="414042"/>
          <w:spacing w:val="-7"/>
          <w:w w:val="105"/>
        </w:rPr>
        <w:t>レーニングを提供し、</w:t>
      </w:r>
      <w:r>
        <w:rPr>
          <w:color w:val="414042"/>
          <w:spacing w:val="-13"/>
          <w:w w:val="110"/>
        </w:rPr>
        <w:t>そして継続的指導・支援を行います。</w:t>
      </w:r>
    </w:p>
    <w:p w:rsidR="00D01E5D" w:rsidRDefault="00D01E5D">
      <w:pPr>
        <w:jc w:val="both"/>
        <w:sectPr w:rsidR="00D01E5D">
          <w:pgSz w:w="12240" w:h="15840"/>
          <w:pgMar w:top="880" w:right="1240" w:bottom="760" w:left="1180" w:header="10" w:footer="560" w:gutter="0"/>
          <w:cols w:space="720"/>
        </w:sectPr>
      </w:pPr>
    </w:p>
    <w:p w:rsidR="00D01E5D" w:rsidRDefault="005668DD">
      <w:pPr>
        <w:pStyle w:val="a3"/>
        <w:rPr>
          <w:sz w:val="20"/>
        </w:rPr>
      </w:pPr>
      <w:r>
        <w:rPr>
          <w:noProof/>
        </w:rPr>
        <w:lastRenderedPageBreak/>
        <mc:AlternateContent>
          <mc:Choice Requires="wps">
            <w:drawing>
              <wp:anchor distT="0" distB="0" distL="114300" distR="114300" simplePos="0" relativeHeight="251673600" behindDoc="0" locked="0" layoutInCell="1" allowOverlap="1">
                <wp:simplePos x="0" y="0"/>
                <wp:positionH relativeFrom="page">
                  <wp:posOffset>607060</wp:posOffset>
                </wp:positionH>
                <wp:positionV relativeFrom="page">
                  <wp:posOffset>529590</wp:posOffset>
                </wp:positionV>
                <wp:extent cx="6583680" cy="0"/>
                <wp:effectExtent l="6985" t="15240" r="10160" b="13335"/>
                <wp:wrapNone/>
                <wp:docPr id="34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4B155" id="Line 20"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" strokecolor="#0096d6" strokeweight="1pt">
                <w10:wrap anchorx="page" anchory="page"/>
              </v:line>
            </w:pict>
          </mc:Fallback>
        </mc:AlternateContent>
      </w: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5668DD">
      <w:pPr>
        <w:pStyle w:val="1"/>
        <w:spacing w:line="208" w:lineRule="auto"/>
        <w:ind w:left="3340" w:right="113"/>
      </w:pPr>
      <w:r>
        <w:rPr>
          <w:noProof/>
        </w:rPr>
        <mc:AlternateContent>
          <mc:Choice Requires="wps">
            <w:drawing>
              <wp:anchor distT="0" distB="0" distL="114300" distR="114300" simplePos="0" relativeHeight="251674624" behindDoc="0" locked="0" layoutInCell="1" allowOverlap="1">
                <wp:simplePos x="0" y="0"/>
                <wp:positionH relativeFrom="page">
                  <wp:posOffset>862965</wp:posOffset>
                </wp:positionH>
                <wp:positionV relativeFrom="paragraph">
                  <wp:posOffset>-840740</wp:posOffset>
                </wp:positionV>
                <wp:extent cx="1657350" cy="2272665"/>
                <wp:effectExtent l="0" t="0" r="3810" b="4445"/>
                <wp:wrapNone/>
                <wp:docPr id="34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227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111"/>
                              <w:rPr>
                                <w:rFonts w:ascii="Arial"/>
                                <w:b/>
                                <w:sz w:val="300"/>
                              </w:rPr>
                            </w:pPr>
                            <w:r>
                              <w:rPr>
                                <w:rFonts w:ascii="Arial"/>
                                <w:b/>
                                <w:color w:val="009EDA"/>
                                <w:spacing w:val="-363"/>
                                <w:w w:val="95"/>
                                <w:sz w:val="300"/>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53" type="#_x0000_t202" style="position:absolute;left:0;text-align:left;margin-left:67.95pt;margin-top:-66.2pt;width:130.5pt;height:178.9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vPTtAIAALU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" filled="f" stroked="f">
                <v:textbox inset="0,0,0,0">
                  <w:txbxContent>
                    <w:p w:rsidR="0022633E" w:rsidRDefault="0022633E">
                      <w:pPr>
                        <w:spacing w:before="111"/>
                        <w:rPr>
                          <w:rFonts w:ascii="Arial"/>
                          <w:b/>
                          <w:sz w:val="300"/>
                        </w:rPr>
                      </w:pPr>
                      <w:r>
                        <w:rPr>
                          <w:rFonts w:ascii="Arial"/>
                          <w:b/>
                          <w:color w:val="009EDA"/>
                          <w:spacing w:val="-363"/>
                          <w:w w:val="95"/>
                          <w:sz w:val="300"/>
                        </w:rPr>
                        <w:t>11</w:t>
                      </w:r>
                    </w:p>
                  </w:txbxContent>
                </v:textbox>
                <w10:wrap anchorx="page"/>
              </v:shape>
            </w:pict>
          </mc:Fallback>
        </mc:AlternateContent>
      </w:r>
      <w:bookmarkStart w:id="152" w:name="_bookmark10"/>
      <w:bookmarkEnd w:id="152"/>
      <w:r w:rsidR="0022633E">
        <w:rPr>
          <w:color w:val="009EDA"/>
          <w:spacing w:val="-23"/>
          <w:w w:val="115"/>
        </w:rPr>
        <w:t>コンプライアンスに関し</w:t>
      </w:r>
      <w:r w:rsidR="0022633E">
        <w:rPr>
          <w:color w:val="009EDA"/>
          <w:spacing w:val="-15"/>
          <w:w w:val="110"/>
        </w:rPr>
        <w:t>推奨される開発実務</w:t>
      </w:r>
    </w:p>
    <w:p w:rsidR="00D01E5D" w:rsidRDefault="00D01E5D">
      <w:pPr>
        <w:spacing w:line="208" w:lineRule="auto"/>
        <w:sectPr w:rsidR="00D01E5D">
          <w:headerReference w:type="default" r:id="rId93"/>
          <w:footerReference w:type="default" r:id="rId94"/>
          <w:pgSz w:w="12240" w:h="15840"/>
          <w:pgMar w:top="820" w:right="1240" w:bottom="760" w:left="1180" w:header="0" w:footer="560" w:gutter="0"/>
          <w:pgNumType w:start="36"/>
          <w:cols w:space="720"/>
        </w:sect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spacing w:before="3"/>
        <w:rPr>
          <w:sz w:val="24"/>
        </w:rPr>
      </w:pPr>
    </w:p>
    <w:p w:rsidR="00D01E5D" w:rsidRDefault="0022633E">
      <w:pPr>
        <w:pStyle w:val="a3"/>
        <w:spacing w:before="61"/>
        <w:ind w:left="395" w:right="372"/>
        <w:jc w:val="both"/>
      </w:pPr>
      <w:r>
        <w:rPr>
          <w:color w:val="414042"/>
          <w:spacing w:val="-9"/>
          <w:w w:val="110"/>
        </w:rPr>
        <w:t>オープンソース ライセンスのコンプライアンス活動を支援する開発実務を確立</w:t>
      </w:r>
      <w:r>
        <w:rPr>
          <w:color w:val="414042"/>
          <w:spacing w:val="-9"/>
          <w:w w:val="105"/>
        </w:rPr>
        <w:t>する上での推奨事項の詳細については、いくつかの文書が執筆されています。  この節では、その中でも最も重要となるものに簡単に焦点を当てます。それらに</w:t>
      </w:r>
      <w:r>
        <w:rPr>
          <w:color w:val="414042"/>
          <w:spacing w:val="-5"/>
          <w:w w:val="110"/>
        </w:rPr>
        <w:t>従うことによって共通的なコンプライアンス問題の多くを排除することができる</w:t>
      </w:r>
      <w:r>
        <w:rPr>
          <w:color w:val="414042"/>
          <w:spacing w:val="-3"/>
          <w:w w:val="110"/>
        </w:rPr>
        <w:t>でしょう。</w:t>
      </w:r>
    </w:p>
    <w:p w:rsidR="00D01E5D" w:rsidRDefault="00D01E5D">
      <w:pPr>
        <w:pStyle w:val="a3"/>
        <w:spacing w:before="9"/>
        <w:rPr>
          <w:sz w:val="31"/>
        </w:rPr>
      </w:pPr>
    </w:p>
    <w:p w:rsidR="00D01E5D" w:rsidRDefault="0022633E">
      <w:pPr>
        <w:pStyle w:val="2"/>
        <w:numPr>
          <w:ilvl w:val="1"/>
          <w:numId w:val="3"/>
        </w:numPr>
        <w:tabs>
          <w:tab w:val="left" w:pos="1321"/>
        </w:tabs>
        <w:ind w:hanging="925"/>
      </w:pPr>
      <w:r>
        <w:rPr>
          <w:color w:val="414042"/>
          <w:spacing w:val="-11"/>
          <w:w w:val="115"/>
        </w:rPr>
        <w:t>推奨プラクティス</w:t>
      </w:r>
    </w:p>
    <w:p w:rsidR="00D01E5D" w:rsidRDefault="00D01E5D">
      <w:pPr>
        <w:pStyle w:val="a3"/>
        <w:spacing w:before="7"/>
        <w:rPr>
          <w:sz w:val="42"/>
        </w:rPr>
      </w:pPr>
    </w:p>
    <w:p w:rsidR="00D01E5D" w:rsidRDefault="0022633E">
      <w:pPr>
        <w:pStyle w:val="a4"/>
        <w:numPr>
          <w:ilvl w:val="2"/>
          <w:numId w:val="3"/>
        </w:numPr>
        <w:tabs>
          <w:tab w:val="left" w:pos="1196"/>
        </w:tabs>
        <w:spacing w:before="0"/>
        <w:ind w:right="942"/>
        <w:rPr>
          <w:sz w:val="28"/>
        </w:rPr>
      </w:pPr>
      <w:r>
        <w:rPr>
          <w:color w:val="414042"/>
          <w:spacing w:val="-2"/>
          <w:w w:val="105"/>
          <w:sz w:val="28"/>
        </w:rPr>
        <w:t>製品のレポジトリにコー</w:t>
      </w:r>
      <w:r>
        <w:rPr>
          <w:color w:val="414042"/>
          <w:spacing w:val="5"/>
          <w:sz w:val="28"/>
        </w:rPr>
        <w:t>ド</w:t>
      </w:r>
      <w:r>
        <w:rPr>
          <w:color w:val="414042"/>
          <w:spacing w:val="-7"/>
          <w:w w:val="105"/>
          <w:sz w:val="28"/>
        </w:rPr>
        <w:t>をコミッ</w:t>
      </w:r>
      <w:r>
        <w:rPr>
          <w:color w:val="414042"/>
          <w:spacing w:val="-20"/>
          <w:sz w:val="28"/>
        </w:rPr>
        <w:t>ト</w:t>
      </w:r>
      <w:r>
        <w:rPr>
          <w:color w:val="414042"/>
          <w:spacing w:val="-12"/>
          <w:w w:val="105"/>
          <w:sz w:val="28"/>
        </w:rPr>
        <w:t>する前に、オープンソース  ソフ</w:t>
      </w:r>
      <w:r>
        <w:rPr>
          <w:color w:val="414042"/>
          <w:sz w:val="28"/>
        </w:rPr>
        <w:t>ト</w:t>
      </w:r>
      <w:r>
        <w:rPr>
          <w:color w:val="414042"/>
          <w:spacing w:val="-8"/>
          <w:w w:val="105"/>
          <w:sz w:val="28"/>
        </w:rPr>
        <w:t>ウェ</w:t>
      </w:r>
      <w:r>
        <w:rPr>
          <w:color w:val="414042"/>
          <w:spacing w:val="-8"/>
          <w:w w:val="110"/>
          <w:sz w:val="28"/>
        </w:rPr>
        <w:t>アを使用するための承認を求める</w:t>
      </w:r>
    </w:p>
    <w:p w:rsidR="00D01E5D" w:rsidRDefault="0022633E">
      <w:pPr>
        <w:pStyle w:val="a4"/>
        <w:numPr>
          <w:ilvl w:val="2"/>
          <w:numId w:val="3"/>
        </w:numPr>
        <w:tabs>
          <w:tab w:val="left" w:pos="1196"/>
        </w:tabs>
        <w:spacing w:before="243"/>
        <w:ind w:right="862"/>
        <w:jc w:val="both"/>
        <w:rPr>
          <w:sz w:val="28"/>
        </w:rPr>
      </w:pPr>
      <w:r>
        <w:rPr>
          <w:color w:val="414042"/>
          <w:spacing w:val="-4"/>
          <w:w w:val="110"/>
          <w:sz w:val="28"/>
        </w:rPr>
        <w:t>当該オープンソース ライブラリのコー</w:t>
      </w:r>
      <w:r>
        <w:rPr>
          <w:color w:val="414042"/>
          <w:sz w:val="28"/>
        </w:rPr>
        <w:t>ド</w:t>
      </w:r>
      <w:r>
        <w:rPr>
          <w:color w:val="414042"/>
          <w:spacing w:val="-8"/>
          <w:w w:val="110"/>
          <w:sz w:val="28"/>
        </w:rPr>
        <w:t>のライセンスが企業のポリシー</w:t>
      </w:r>
      <w:r>
        <w:rPr>
          <w:color w:val="414042"/>
          <w:spacing w:val="-16"/>
          <w:w w:val="110"/>
          <w:sz w:val="28"/>
        </w:rPr>
        <w:t>として</w:t>
      </w:r>
      <w:ins w:id="153" w:author="工内隆" w:date="2018-02-15T17:40:00Z">
        <w:r w:rsidR="00422DAA">
          <w:rPr>
            <w:rFonts w:hint="eastAsia"/>
            <w:color w:val="414042"/>
            <w:spacing w:val="-16"/>
            <w:w w:val="110"/>
            <w:sz w:val="28"/>
          </w:rPr>
          <w:t>以前</w:t>
        </w:r>
      </w:ins>
      <w:del w:id="154" w:author="工内隆" w:date="2018-02-15T17:40:00Z">
        <w:r w:rsidDel="00422DAA">
          <w:rPr>
            <w:color w:val="414042"/>
            <w:spacing w:val="-16"/>
            <w:w w:val="110"/>
            <w:sz w:val="28"/>
          </w:rPr>
          <w:delText>事前</w:delText>
        </w:r>
      </w:del>
      <w:r>
        <w:rPr>
          <w:color w:val="414042"/>
          <w:spacing w:val="-16"/>
          <w:w w:val="110"/>
          <w:sz w:val="28"/>
        </w:rPr>
        <w:t>に承認されていない場合、プロプライエタリ コー</w:t>
      </w:r>
      <w:r>
        <w:rPr>
          <w:color w:val="414042"/>
          <w:spacing w:val="5"/>
          <w:sz w:val="28"/>
        </w:rPr>
        <w:t>ド</w:t>
      </w:r>
      <w:r>
        <w:rPr>
          <w:color w:val="414042"/>
          <w:spacing w:val="-10"/>
          <w:w w:val="110"/>
          <w:sz w:val="28"/>
        </w:rPr>
        <w:t>をオープ</w:t>
      </w:r>
      <w:r>
        <w:rPr>
          <w:color w:val="414042"/>
          <w:spacing w:val="-17"/>
          <w:w w:val="105"/>
          <w:sz w:val="28"/>
        </w:rPr>
        <w:t>ンソースのライブラリにリンクする、もしくはその逆のことをする前の段階</w:t>
      </w:r>
      <w:del w:id="155" w:author="工内隆" w:date="2018-02-15T17:36:00Z">
        <w:r w:rsidDel="00422DAA">
          <w:rPr>
            <w:color w:val="414042"/>
            <w:spacing w:val="-17"/>
            <w:w w:val="105"/>
            <w:sz w:val="28"/>
          </w:rPr>
          <w:delText xml:space="preserve">  </w:delText>
        </w:r>
      </w:del>
      <w:r>
        <w:rPr>
          <w:color w:val="414042"/>
          <w:spacing w:val="-3"/>
          <w:w w:val="110"/>
          <w:sz w:val="28"/>
        </w:rPr>
        <w:t>で承認を求める</w:t>
      </w:r>
    </w:p>
    <w:p w:rsidR="00D01E5D" w:rsidRDefault="0022633E">
      <w:pPr>
        <w:pStyle w:val="a4"/>
        <w:numPr>
          <w:ilvl w:val="2"/>
          <w:numId w:val="3"/>
        </w:numPr>
        <w:tabs>
          <w:tab w:val="left" w:pos="1196"/>
        </w:tabs>
        <w:spacing w:before="245"/>
        <w:ind w:right="745"/>
        <w:rPr>
          <w:sz w:val="28"/>
        </w:rPr>
      </w:pPr>
      <w:r>
        <w:rPr>
          <w:color w:val="414042"/>
          <w:spacing w:val="-20"/>
          <w:sz w:val="28"/>
        </w:rPr>
        <w:t>実施された変更について、変更日時、変更者、一行程度の内容説明と</w:t>
      </w:r>
      <w:del w:id="156" w:author="工内隆" w:date="2018-02-15T17:40:00Z">
        <w:r w:rsidDel="00422DAA">
          <w:rPr>
            <w:color w:val="414042"/>
            <w:spacing w:val="-20"/>
            <w:sz w:val="28"/>
          </w:rPr>
          <w:delText xml:space="preserve"> </w:delText>
        </w:r>
      </w:del>
      <w:r>
        <w:rPr>
          <w:color w:val="414042"/>
          <w:spacing w:val="-20"/>
          <w:sz w:val="28"/>
        </w:rPr>
        <w:t xml:space="preserve"> </w:t>
      </w:r>
      <w:r>
        <w:rPr>
          <w:color w:val="414042"/>
          <w:spacing w:val="-10"/>
          <w:w w:val="105"/>
          <w:sz w:val="28"/>
        </w:rPr>
        <w:t>いった変更ログ</w:t>
      </w:r>
      <w:r>
        <w:rPr>
          <w:color w:val="414042"/>
          <w:spacing w:val="-6"/>
          <w:w w:val="105"/>
          <w:sz w:val="28"/>
        </w:rPr>
        <w:t>（Changelog）</w:t>
      </w:r>
      <w:r>
        <w:rPr>
          <w:color w:val="414042"/>
          <w:spacing w:val="-17"/>
          <w:w w:val="105"/>
          <w:sz w:val="28"/>
        </w:rPr>
        <w:t>をすべてのファイルについてアップデートす</w:t>
      </w:r>
      <w:del w:id="157" w:author="工内隆" w:date="2018-02-15T17:40:00Z">
        <w:r w:rsidDel="00422DAA">
          <w:rPr>
            <w:color w:val="414042"/>
            <w:spacing w:val="-17"/>
            <w:w w:val="105"/>
            <w:sz w:val="28"/>
          </w:rPr>
          <w:delText xml:space="preserve">    </w:delText>
        </w:r>
      </w:del>
      <w:r>
        <w:rPr>
          <w:color w:val="414042"/>
          <w:w w:val="105"/>
          <w:sz w:val="28"/>
        </w:rPr>
        <w:t>る</w:t>
      </w:r>
    </w:p>
    <w:p w:rsidR="00D01E5D" w:rsidRDefault="0022633E">
      <w:pPr>
        <w:pStyle w:val="a4"/>
        <w:numPr>
          <w:ilvl w:val="2"/>
          <w:numId w:val="3"/>
        </w:numPr>
        <w:tabs>
          <w:tab w:val="left" w:pos="1196"/>
        </w:tabs>
        <w:spacing w:before="123"/>
        <w:ind w:right="746"/>
        <w:rPr>
          <w:sz w:val="28"/>
        </w:rPr>
      </w:pPr>
      <w:r>
        <w:rPr>
          <w:color w:val="414042"/>
          <w:spacing w:val="-17"/>
          <w:w w:val="110"/>
          <w:sz w:val="28"/>
        </w:rPr>
        <w:t>開発する</w:t>
      </w:r>
      <w:del w:id="158" w:author="工内隆" w:date="2018-02-15T17:41:00Z">
        <w:r w:rsidDel="00422DAA">
          <w:rPr>
            <w:color w:val="414042"/>
            <w:spacing w:val="-17"/>
            <w:w w:val="110"/>
            <w:sz w:val="28"/>
          </w:rPr>
          <w:delText>、</w:delText>
        </w:r>
      </w:del>
      <w:r>
        <w:rPr>
          <w:color w:val="414042"/>
          <w:spacing w:val="-17"/>
          <w:w w:val="110"/>
          <w:sz w:val="28"/>
        </w:rPr>
        <w:t>すべてのコー</w:t>
      </w:r>
      <w:r>
        <w:rPr>
          <w:color w:val="414042"/>
          <w:spacing w:val="-7"/>
          <w:sz w:val="28"/>
        </w:rPr>
        <w:t>ド</w:t>
      </w:r>
      <w:r>
        <w:rPr>
          <w:color w:val="414042"/>
          <w:spacing w:val="2"/>
          <w:w w:val="110"/>
          <w:sz w:val="28"/>
        </w:rPr>
        <w:t>と</w:t>
      </w:r>
      <w:r>
        <w:rPr>
          <w:color w:val="414042"/>
          <w:spacing w:val="-4"/>
          <w:w w:val="120"/>
          <w:sz w:val="28"/>
        </w:rPr>
        <w:t>オ</w:t>
      </w:r>
      <w:r>
        <w:rPr>
          <w:color w:val="414042"/>
          <w:spacing w:val="-4"/>
          <w:w w:val="110"/>
          <w:sz w:val="28"/>
        </w:rPr>
        <w:t>ープンソース ソフ</w:t>
      </w:r>
      <w:r>
        <w:rPr>
          <w:color w:val="414042"/>
          <w:sz w:val="28"/>
        </w:rPr>
        <w:t>ト</w:t>
      </w:r>
      <w:r>
        <w:rPr>
          <w:color w:val="414042"/>
          <w:spacing w:val="-16"/>
          <w:w w:val="110"/>
          <w:sz w:val="28"/>
        </w:rPr>
        <w:t>ウ</w:t>
      </w:r>
      <w:r>
        <w:rPr>
          <w:color w:val="414042"/>
          <w:spacing w:val="-27"/>
          <w:w w:val="120"/>
          <w:sz w:val="28"/>
        </w:rPr>
        <w:t>ェ</w:t>
      </w:r>
      <w:r>
        <w:rPr>
          <w:color w:val="414042"/>
          <w:spacing w:val="-9"/>
          <w:w w:val="110"/>
          <w:sz w:val="28"/>
        </w:rPr>
        <w:t>アの間のインター</w:t>
      </w:r>
      <w:r>
        <w:rPr>
          <w:color w:val="414042"/>
          <w:spacing w:val="-21"/>
          <w:w w:val="105"/>
          <w:sz w:val="28"/>
        </w:rPr>
        <w:t>フ</w:t>
      </w:r>
      <w:r>
        <w:rPr>
          <w:color w:val="414042"/>
          <w:spacing w:val="-12"/>
          <w:w w:val="105"/>
          <w:sz w:val="28"/>
        </w:rPr>
        <w:t>ェースを文書化する。これによ</w:t>
      </w:r>
      <w:r>
        <w:rPr>
          <w:color w:val="414042"/>
          <w:spacing w:val="2"/>
          <w:sz w:val="28"/>
        </w:rPr>
        <w:t>り</w:t>
      </w:r>
      <w:r>
        <w:rPr>
          <w:color w:val="414042"/>
          <w:spacing w:val="-5"/>
          <w:w w:val="105"/>
          <w:sz w:val="28"/>
        </w:rPr>
        <w:t>他者が</w:t>
      </w:r>
      <w:r>
        <w:rPr>
          <w:color w:val="414042"/>
          <w:spacing w:val="-17"/>
          <w:w w:val="105"/>
          <w:sz w:val="28"/>
        </w:rPr>
        <w:t>（</w:t>
      </w:r>
      <w:r>
        <w:rPr>
          <w:color w:val="414042"/>
          <w:w w:val="105"/>
          <w:sz w:val="28"/>
        </w:rPr>
        <w:t>ソフ</w:t>
      </w:r>
      <w:r>
        <w:rPr>
          <w:color w:val="414042"/>
          <w:sz w:val="28"/>
        </w:rPr>
        <w:t>ト</w:t>
      </w:r>
      <w:r>
        <w:rPr>
          <w:color w:val="414042"/>
          <w:spacing w:val="-16"/>
          <w:w w:val="105"/>
          <w:sz w:val="28"/>
        </w:rPr>
        <w:t>ウェア間の</w:t>
      </w:r>
      <w:r>
        <w:rPr>
          <w:color w:val="414042"/>
          <w:spacing w:val="-15"/>
          <w:w w:val="105"/>
          <w:sz w:val="28"/>
        </w:rPr>
        <w:t>）</w:t>
      </w:r>
      <w:r>
        <w:rPr>
          <w:color w:val="414042"/>
          <w:spacing w:val="-9"/>
          <w:w w:val="105"/>
          <w:sz w:val="28"/>
        </w:rPr>
        <w:t>相互作用を</w:t>
      </w:r>
      <w:r>
        <w:rPr>
          <w:color w:val="414042"/>
          <w:spacing w:val="5"/>
          <w:w w:val="110"/>
          <w:sz w:val="28"/>
        </w:rPr>
        <w:t>理</w:t>
      </w:r>
      <w:r>
        <w:rPr>
          <w:color w:val="414042"/>
          <w:spacing w:val="-15"/>
          <w:w w:val="110"/>
          <w:sz w:val="28"/>
        </w:rPr>
        <w:t>解し、コンプライアンス上の懸念事項を明確にすることができる</w:t>
      </w:r>
    </w:p>
    <w:p w:rsidR="00D01E5D" w:rsidRDefault="0022633E">
      <w:pPr>
        <w:pStyle w:val="a4"/>
        <w:numPr>
          <w:ilvl w:val="2"/>
          <w:numId w:val="3"/>
        </w:numPr>
        <w:tabs>
          <w:tab w:val="left" w:pos="1196"/>
        </w:tabs>
        <w:spacing w:before="124"/>
        <w:rPr>
          <w:sz w:val="28"/>
        </w:rPr>
      </w:pPr>
      <w:r>
        <w:rPr>
          <w:color w:val="414042"/>
          <w:spacing w:val="-12"/>
          <w:w w:val="110"/>
          <w:sz w:val="28"/>
        </w:rPr>
        <w:t>ソースコード パッケージのライセンスが記載されている</w:t>
      </w:r>
      <w:r>
        <w:rPr>
          <w:color w:val="414042"/>
          <w:spacing w:val="-8"/>
          <w:w w:val="110"/>
          <w:sz w:val="28"/>
        </w:rPr>
        <w:t>Web</w:t>
      </w:r>
      <w:r>
        <w:rPr>
          <w:color w:val="414042"/>
          <w:spacing w:val="-6"/>
          <w:w w:val="110"/>
          <w:sz w:val="28"/>
        </w:rPr>
        <w:t>ページを</w:t>
      </w:r>
    </w:p>
    <w:p w:rsidR="00D01E5D" w:rsidRDefault="0022633E">
      <w:pPr>
        <w:pStyle w:val="a3"/>
        <w:spacing w:before="1"/>
        <w:ind w:left="1195" w:right="824"/>
      </w:pPr>
      <w:r>
        <w:rPr>
          <w:color w:val="414042"/>
          <w:w w:val="105"/>
        </w:rPr>
        <w:t>PDF</w:t>
      </w:r>
      <w:r>
        <w:rPr>
          <w:color w:val="414042"/>
          <w:spacing w:val="-10"/>
          <w:w w:val="105"/>
        </w:rPr>
        <w:t>で保管する。これによ</w:t>
      </w:r>
      <w:r>
        <w:rPr>
          <w:color w:val="414042"/>
          <w:spacing w:val="-5"/>
        </w:rPr>
        <w:t>り</w:t>
      </w:r>
      <w:r>
        <w:rPr>
          <w:color w:val="414042"/>
          <w:spacing w:val="-8"/>
          <w:w w:val="105"/>
        </w:rPr>
        <w:t>パッケージをダウンロー</w:t>
      </w:r>
      <w:r>
        <w:rPr>
          <w:color w:val="414042"/>
          <w:spacing w:val="10"/>
        </w:rPr>
        <w:t>ド</w:t>
      </w:r>
      <w:r>
        <w:rPr>
          <w:color w:val="414042"/>
          <w:spacing w:val="-6"/>
          <w:w w:val="105"/>
        </w:rPr>
        <w:t>した際のプロジェ</w:t>
      </w:r>
      <w:del w:id="159" w:author="工内隆" w:date="2018-02-15T17:41:00Z">
        <w:r w:rsidDel="00422DAA">
          <w:rPr>
            <w:color w:val="414042"/>
            <w:spacing w:val="-6"/>
            <w:w w:val="105"/>
          </w:rPr>
          <w:delText xml:space="preserve">  </w:delText>
        </w:r>
      </w:del>
      <w:r>
        <w:rPr>
          <w:color w:val="414042"/>
          <w:spacing w:val="-5"/>
          <w:w w:val="110"/>
        </w:rPr>
        <w:t>ク</w:t>
      </w:r>
      <w:r>
        <w:rPr>
          <w:color w:val="414042"/>
          <w:spacing w:val="6"/>
        </w:rPr>
        <w:t>ト</w:t>
      </w:r>
      <w:r>
        <w:rPr>
          <w:color w:val="414042"/>
          <w:spacing w:val="-9"/>
          <w:w w:val="110"/>
        </w:rPr>
        <w:t>の状態を文書として保存できる</w:t>
      </w:r>
    </w:p>
    <w:p w:rsidR="00D01E5D" w:rsidRDefault="0022633E">
      <w:pPr>
        <w:pStyle w:val="a4"/>
        <w:numPr>
          <w:ilvl w:val="2"/>
          <w:numId w:val="3"/>
        </w:numPr>
        <w:tabs>
          <w:tab w:val="left" w:pos="1196"/>
        </w:tabs>
        <w:spacing w:before="123"/>
        <w:ind w:right="931"/>
        <w:rPr>
          <w:sz w:val="28"/>
        </w:rPr>
      </w:pPr>
      <w:r>
        <w:rPr>
          <w:color w:val="414042"/>
          <w:spacing w:val="-14"/>
          <w:w w:val="110"/>
          <w:sz w:val="28"/>
        </w:rPr>
        <w:t>パッケージの変更されていない状態でのコピーをライセンス情報と合</w:t>
      </w:r>
      <w:r>
        <w:rPr>
          <w:color w:val="414042"/>
          <w:spacing w:val="-14"/>
          <w:w w:val="115"/>
          <w:sz w:val="28"/>
        </w:rPr>
        <w:t>わせてバックアップしておく</w:t>
      </w:r>
    </w:p>
    <w:p w:rsidR="00D01E5D" w:rsidRDefault="0022633E">
      <w:pPr>
        <w:pStyle w:val="a4"/>
        <w:numPr>
          <w:ilvl w:val="2"/>
          <w:numId w:val="3"/>
        </w:numPr>
        <w:tabs>
          <w:tab w:val="left" w:pos="1196"/>
        </w:tabs>
        <w:spacing w:before="242"/>
        <w:rPr>
          <w:sz w:val="28"/>
        </w:rPr>
      </w:pPr>
      <w:r>
        <w:rPr>
          <w:color w:val="414042"/>
          <w:spacing w:val="-4"/>
          <w:w w:val="120"/>
          <w:sz w:val="28"/>
        </w:rPr>
        <w:t>オ</w:t>
      </w:r>
      <w:r>
        <w:rPr>
          <w:color w:val="414042"/>
          <w:spacing w:val="-9"/>
          <w:w w:val="110"/>
          <w:sz w:val="28"/>
        </w:rPr>
        <w:t>ープンソース ソ</w:t>
      </w:r>
      <w:r>
        <w:rPr>
          <w:color w:val="414042"/>
          <w:spacing w:val="-3"/>
          <w:w w:val="120"/>
          <w:sz w:val="28"/>
        </w:rPr>
        <w:t>フ</w:t>
      </w:r>
      <w:r>
        <w:rPr>
          <w:color w:val="414042"/>
          <w:sz w:val="28"/>
        </w:rPr>
        <w:t>ト</w:t>
      </w:r>
      <w:r>
        <w:rPr>
          <w:color w:val="414042"/>
          <w:spacing w:val="-16"/>
          <w:w w:val="110"/>
          <w:sz w:val="28"/>
        </w:rPr>
        <w:t>ウ</w:t>
      </w:r>
      <w:r>
        <w:rPr>
          <w:color w:val="414042"/>
          <w:spacing w:val="-24"/>
          <w:w w:val="120"/>
          <w:sz w:val="28"/>
        </w:rPr>
        <w:t>ェア</w:t>
      </w:r>
      <w:r>
        <w:rPr>
          <w:color w:val="414042"/>
          <w:spacing w:val="-7"/>
          <w:w w:val="110"/>
          <w:sz w:val="28"/>
        </w:rPr>
        <w:t>のコンポーネン</w:t>
      </w:r>
      <w:r>
        <w:rPr>
          <w:color w:val="414042"/>
          <w:spacing w:val="5"/>
          <w:sz w:val="28"/>
        </w:rPr>
        <w:t>ト</w:t>
      </w:r>
      <w:r>
        <w:rPr>
          <w:color w:val="414042"/>
          <w:spacing w:val="-22"/>
          <w:w w:val="110"/>
          <w:sz w:val="28"/>
        </w:rPr>
        <w:t>を</w:t>
      </w:r>
      <w:r>
        <w:rPr>
          <w:color w:val="414042"/>
          <w:spacing w:val="-17"/>
          <w:w w:val="120"/>
          <w:sz w:val="28"/>
        </w:rPr>
        <w:t>アッ</w:t>
      </w:r>
      <w:r>
        <w:rPr>
          <w:color w:val="414042"/>
          <w:spacing w:val="-6"/>
          <w:w w:val="110"/>
          <w:sz w:val="28"/>
        </w:rPr>
        <w:t>プグレー</w:t>
      </w:r>
      <w:r>
        <w:rPr>
          <w:color w:val="414042"/>
          <w:sz w:val="28"/>
        </w:rPr>
        <w:t>ド</w:t>
      </w:r>
      <w:r>
        <w:rPr>
          <w:color w:val="414042"/>
          <w:spacing w:val="-5"/>
          <w:w w:val="110"/>
          <w:sz w:val="28"/>
        </w:rPr>
        <w:t>する際に、</w:t>
      </w:r>
    </w:p>
    <w:p w:rsidR="00D01E5D" w:rsidRDefault="00D01E5D">
      <w:pPr>
        <w:rPr>
          <w:sz w:val="28"/>
        </w:rPr>
        <w:sectPr w:rsidR="00D01E5D">
          <w:headerReference w:type="default" r:id="rId95"/>
          <w:pgSz w:w="12240" w:h="15840"/>
          <w:pgMar w:top="880" w:right="1240" w:bottom="760" w:left="1180" w:header="10" w:footer="560" w:gutter="0"/>
          <w:cols w:space="720"/>
        </w:sectPr>
      </w:pPr>
    </w:p>
    <w:p w:rsidR="00D01E5D" w:rsidRDefault="00D01E5D">
      <w:pPr>
        <w:pStyle w:val="a3"/>
        <w:rPr>
          <w:sz w:val="20"/>
        </w:rPr>
      </w:pPr>
    </w:p>
    <w:p w:rsidR="00D01E5D" w:rsidRDefault="00D01E5D">
      <w:pPr>
        <w:pStyle w:val="a3"/>
        <w:rPr>
          <w:sz w:val="20"/>
        </w:rPr>
      </w:pPr>
    </w:p>
    <w:p w:rsidR="00D01E5D" w:rsidRDefault="0022633E">
      <w:pPr>
        <w:pStyle w:val="a3"/>
        <w:spacing w:before="207"/>
        <w:ind w:left="1195" w:right="817"/>
      </w:pPr>
      <w:r>
        <w:rPr>
          <w:color w:val="414042"/>
          <w:spacing w:val="-16"/>
          <w:w w:val="110"/>
        </w:rPr>
        <w:t>ライセンスが同じものかどうかを確認する。ライセンスはバージョン間で</w:t>
      </w:r>
      <w:r>
        <w:rPr>
          <w:color w:val="414042"/>
          <w:spacing w:val="-1"/>
          <w:w w:val="110"/>
        </w:rPr>
        <w:t>変わることがある</w:t>
      </w:r>
    </w:p>
    <w:p w:rsidR="00D01E5D" w:rsidRDefault="00D01E5D">
      <w:pPr>
        <w:pStyle w:val="a3"/>
        <w:spacing w:before="8"/>
        <w:rPr>
          <w:sz w:val="20"/>
        </w:rPr>
      </w:pPr>
    </w:p>
    <w:p w:rsidR="00D01E5D" w:rsidRDefault="0022633E">
      <w:pPr>
        <w:pStyle w:val="a4"/>
        <w:numPr>
          <w:ilvl w:val="2"/>
          <w:numId w:val="3"/>
        </w:numPr>
        <w:tabs>
          <w:tab w:val="left" w:pos="1196"/>
        </w:tabs>
        <w:spacing w:before="0"/>
        <w:ind w:right="790"/>
        <w:rPr>
          <w:sz w:val="28"/>
        </w:rPr>
      </w:pPr>
      <w:r>
        <w:rPr>
          <w:color w:val="414042"/>
          <w:spacing w:val="-10"/>
          <w:w w:val="110"/>
          <w:sz w:val="28"/>
        </w:rPr>
        <w:t>ソースコー</w:t>
      </w:r>
      <w:r>
        <w:rPr>
          <w:color w:val="414042"/>
          <w:spacing w:val="2"/>
          <w:sz w:val="28"/>
        </w:rPr>
        <w:t xml:space="preserve">ド </w:t>
      </w:r>
      <w:r>
        <w:rPr>
          <w:color w:val="414042"/>
          <w:spacing w:val="-12"/>
          <w:w w:val="110"/>
          <w:sz w:val="28"/>
        </w:rPr>
        <w:t>パッケージに記述されたライセンスがプロジェク</w:t>
      </w:r>
      <w:r>
        <w:rPr>
          <w:color w:val="414042"/>
          <w:spacing w:val="-17"/>
          <w:sz w:val="28"/>
        </w:rPr>
        <w:t>ト</w:t>
      </w:r>
      <w:r>
        <w:rPr>
          <w:color w:val="414042"/>
          <w:spacing w:val="-10"/>
          <w:w w:val="110"/>
          <w:sz w:val="28"/>
        </w:rPr>
        <w:t>Web</w:t>
      </w:r>
      <w:r>
        <w:rPr>
          <w:color w:val="414042"/>
          <w:spacing w:val="-12"/>
          <w:w w:val="110"/>
          <w:sz w:val="28"/>
        </w:rPr>
        <w:t>サイ</w:t>
      </w:r>
      <w:r>
        <w:rPr>
          <w:color w:val="414042"/>
          <w:spacing w:val="-26"/>
          <w:sz w:val="28"/>
        </w:rPr>
        <w:t>ト</w:t>
      </w:r>
      <w:r>
        <w:rPr>
          <w:color w:val="414042"/>
          <w:spacing w:val="-12"/>
          <w:w w:val="105"/>
          <w:sz w:val="28"/>
        </w:rPr>
        <w:t xml:space="preserve">で記述されているものと合っているかどうかを確認する。差異がある </w:t>
      </w:r>
      <w:r>
        <w:rPr>
          <w:color w:val="414042"/>
          <w:spacing w:val="-15"/>
          <w:w w:val="110"/>
          <w:sz w:val="28"/>
        </w:rPr>
        <w:t>場合、プロジェクトにコンタクトし明確にする</w:t>
      </w:r>
    </w:p>
    <w:p w:rsidR="00D01E5D" w:rsidRDefault="00D01E5D">
      <w:pPr>
        <w:pStyle w:val="a3"/>
        <w:spacing w:before="12"/>
        <w:rPr>
          <w:sz w:val="40"/>
        </w:rPr>
      </w:pPr>
    </w:p>
    <w:p w:rsidR="00D01E5D" w:rsidRDefault="005668DD">
      <w:pPr>
        <w:pStyle w:val="2"/>
        <w:numPr>
          <w:ilvl w:val="1"/>
          <w:numId w:val="3"/>
        </w:numPr>
        <w:tabs>
          <w:tab w:val="left" w:pos="1378"/>
        </w:tabs>
        <w:ind w:left="1377" w:hanging="982"/>
      </w:pPr>
      <w:r>
        <w:rPr>
          <w:noProof/>
        </w:rPr>
        <mc:AlternateContent>
          <mc:Choice Requires="wps">
            <w:drawing>
              <wp:anchor distT="0" distB="0" distL="0" distR="0" simplePos="0" relativeHeight="251675648" behindDoc="0" locked="0" layoutInCell="1" allowOverlap="1">
                <wp:simplePos x="0" y="0"/>
                <wp:positionH relativeFrom="page">
                  <wp:posOffset>1000125</wp:posOffset>
                </wp:positionH>
                <wp:positionV relativeFrom="paragraph">
                  <wp:posOffset>438150</wp:posOffset>
                </wp:positionV>
                <wp:extent cx="5772785" cy="0"/>
                <wp:effectExtent l="9525" t="12700" r="8890" b="6350"/>
                <wp:wrapTopAndBottom/>
                <wp:docPr id="34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5E49E6" id="Line 18" o:spid="_x0000_s1026" style="position:absolute;left:0;text-align:left;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4.5pt" to="533.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" strokecolor="#aaaaad" strokeweight="1pt">
                <w10:wrap type="topAndBottom" anchorx="page"/>
              </v:line>
            </w:pict>
          </mc:Fallback>
        </mc:AlternateContent>
      </w:r>
      <w:r w:rsidR="0022633E">
        <w:rPr>
          <w:color w:val="414042"/>
          <w:spacing w:val="-11"/>
          <w:w w:val="110"/>
        </w:rPr>
        <w:t>間違いを回避する</w:t>
      </w:r>
    </w:p>
    <w:p w:rsidR="00D01E5D" w:rsidRDefault="0022633E">
      <w:pPr>
        <w:pStyle w:val="a4"/>
        <w:numPr>
          <w:ilvl w:val="2"/>
          <w:numId w:val="3"/>
        </w:numPr>
        <w:tabs>
          <w:tab w:val="left" w:pos="1196"/>
        </w:tabs>
        <w:spacing w:before="71"/>
        <w:ind w:right="1057"/>
        <w:rPr>
          <w:sz w:val="28"/>
        </w:rPr>
      </w:pPr>
      <w:r>
        <w:rPr>
          <w:color w:val="414042"/>
          <w:spacing w:val="-10"/>
          <w:w w:val="105"/>
          <w:sz w:val="28"/>
        </w:rPr>
        <w:t>もともとあったライセンス情報・著作権情報の削除や修正をしないこ</w:t>
      </w:r>
      <w:r>
        <w:rPr>
          <w:color w:val="414042"/>
          <w:spacing w:val="-12"/>
          <w:w w:val="110"/>
          <w:sz w:val="28"/>
        </w:rPr>
        <w:t>と。こういった情報はすべて元通りの状態にしておくこと</w:t>
      </w:r>
    </w:p>
    <w:p w:rsidR="00D01E5D" w:rsidRDefault="0022633E">
      <w:pPr>
        <w:pStyle w:val="a4"/>
        <w:numPr>
          <w:ilvl w:val="2"/>
          <w:numId w:val="3"/>
        </w:numPr>
        <w:tabs>
          <w:tab w:val="left" w:pos="1196"/>
        </w:tabs>
        <w:spacing w:before="242"/>
        <w:rPr>
          <w:sz w:val="28"/>
        </w:rPr>
      </w:pPr>
      <w:r>
        <w:rPr>
          <w:color w:val="414042"/>
          <w:spacing w:val="-4"/>
          <w:w w:val="115"/>
          <w:sz w:val="28"/>
        </w:rPr>
        <w:t>オ</w:t>
      </w:r>
      <w:r>
        <w:rPr>
          <w:color w:val="414042"/>
          <w:spacing w:val="-11"/>
          <w:w w:val="110"/>
          <w:sz w:val="28"/>
        </w:rPr>
        <w:t>ープンソース コンポーネン</w:t>
      </w:r>
      <w:r>
        <w:rPr>
          <w:color w:val="414042"/>
          <w:spacing w:val="6"/>
          <w:sz w:val="28"/>
        </w:rPr>
        <w:t>ト</w:t>
      </w:r>
      <w:r>
        <w:rPr>
          <w:color w:val="414042"/>
          <w:spacing w:val="-4"/>
          <w:w w:val="110"/>
          <w:sz w:val="28"/>
        </w:rPr>
        <w:t>の名称を変更しないこと</w:t>
      </w:r>
    </w:p>
    <w:p w:rsidR="00D01E5D" w:rsidRDefault="0022633E">
      <w:pPr>
        <w:pStyle w:val="a4"/>
        <w:numPr>
          <w:ilvl w:val="2"/>
          <w:numId w:val="3"/>
        </w:numPr>
        <w:tabs>
          <w:tab w:val="left" w:pos="1196"/>
        </w:tabs>
        <w:ind w:right="732"/>
        <w:rPr>
          <w:sz w:val="28"/>
        </w:rPr>
      </w:pPr>
      <w:r>
        <w:rPr>
          <w:color w:val="414042"/>
          <w:spacing w:val="-1"/>
          <w:w w:val="110"/>
          <w:sz w:val="28"/>
        </w:rPr>
        <w:t>事前承認なく</w:t>
      </w:r>
      <w:r>
        <w:rPr>
          <w:color w:val="414042"/>
          <w:spacing w:val="-4"/>
          <w:w w:val="115"/>
          <w:sz w:val="28"/>
        </w:rPr>
        <w:t>オ</w:t>
      </w:r>
      <w:r>
        <w:rPr>
          <w:color w:val="414042"/>
          <w:spacing w:val="-10"/>
          <w:w w:val="110"/>
          <w:sz w:val="28"/>
        </w:rPr>
        <w:t>ープンソース コー</w:t>
      </w:r>
      <w:r>
        <w:rPr>
          <w:color w:val="414042"/>
          <w:spacing w:val="5"/>
          <w:sz w:val="28"/>
        </w:rPr>
        <w:t>ド</w:t>
      </w:r>
      <w:r>
        <w:rPr>
          <w:color w:val="414042"/>
          <w:spacing w:val="-12"/>
          <w:w w:val="110"/>
          <w:sz w:val="28"/>
        </w:rPr>
        <w:t>をプロプライ</w:t>
      </w:r>
      <w:r>
        <w:rPr>
          <w:color w:val="414042"/>
          <w:w w:val="115"/>
          <w:sz w:val="28"/>
        </w:rPr>
        <w:t>エ</w:t>
      </w:r>
      <w:r>
        <w:rPr>
          <w:color w:val="414042"/>
          <w:spacing w:val="-26"/>
          <w:w w:val="110"/>
          <w:sz w:val="28"/>
        </w:rPr>
        <w:t>タリ、</w:t>
      </w:r>
      <w:r>
        <w:rPr>
          <w:color w:val="414042"/>
          <w:sz w:val="28"/>
        </w:rPr>
        <w:t>も</w:t>
      </w:r>
      <w:r>
        <w:rPr>
          <w:color w:val="414042"/>
          <w:spacing w:val="-2"/>
          <w:w w:val="110"/>
          <w:sz w:val="28"/>
        </w:rPr>
        <w:t>しくはサー</w:t>
      </w:r>
      <w:r>
        <w:rPr>
          <w:color w:val="414042"/>
          <w:spacing w:val="-17"/>
          <w:sz w:val="28"/>
        </w:rPr>
        <w:t>ド</w:t>
      </w:r>
      <w:r>
        <w:rPr>
          <w:color w:val="414042"/>
          <w:w w:val="110"/>
          <w:sz w:val="28"/>
        </w:rPr>
        <w:t>パ</w:t>
      </w:r>
      <w:r>
        <w:rPr>
          <w:color w:val="414042"/>
          <w:spacing w:val="-3"/>
          <w:w w:val="110"/>
          <w:sz w:val="28"/>
        </w:rPr>
        <w:t>ー</w:t>
      </w:r>
      <w:r>
        <w:rPr>
          <w:color w:val="414042"/>
          <w:spacing w:val="-31"/>
          <w:w w:val="115"/>
          <w:sz w:val="28"/>
        </w:rPr>
        <w:t>テ</w:t>
      </w:r>
      <w:r>
        <w:rPr>
          <w:color w:val="414042"/>
          <w:spacing w:val="-7"/>
          <w:w w:val="110"/>
          <w:sz w:val="28"/>
        </w:rPr>
        <w:t>ィのコードにコピー</w:t>
      </w:r>
      <w:r>
        <w:rPr>
          <w:color w:val="414042"/>
          <w:spacing w:val="-21"/>
          <w:sz w:val="28"/>
        </w:rPr>
        <w:t>/</w:t>
      </w:r>
      <w:r>
        <w:rPr>
          <w:color w:val="414042"/>
          <w:spacing w:val="-17"/>
          <w:w w:val="110"/>
          <w:sz w:val="28"/>
        </w:rPr>
        <w:t>ペース</w:t>
      </w:r>
      <w:r>
        <w:rPr>
          <w:color w:val="414042"/>
          <w:sz w:val="28"/>
        </w:rPr>
        <w:t>ト</w:t>
      </w:r>
      <w:r>
        <w:rPr>
          <w:color w:val="414042"/>
          <w:spacing w:val="-6"/>
          <w:w w:val="110"/>
          <w:sz w:val="28"/>
        </w:rPr>
        <w:t>しないこと</w:t>
      </w:r>
      <w:r>
        <w:rPr>
          <w:color w:val="414042"/>
          <w:spacing w:val="-27"/>
          <w:w w:val="110"/>
          <w:sz w:val="28"/>
        </w:rPr>
        <w:t>（</w:t>
      </w:r>
      <w:r>
        <w:rPr>
          <w:color w:val="414042"/>
          <w:w w:val="110"/>
          <w:sz w:val="28"/>
        </w:rPr>
        <w:t>その逆</w:t>
      </w:r>
      <w:r>
        <w:rPr>
          <w:color w:val="414042"/>
          <w:sz w:val="28"/>
        </w:rPr>
        <w:t>も</w:t>
      </w:r>
      <w:r>
        <w:rPr>
          <w:color w:val="414042"/>
          <w:spacing w:val="-6"/>
          <w:w w:val="110"/>
          <w:sz w:val="28"/>
        </w:rPr>
        <w:t>しか</w:t>
      </w:r>
      <w:r>
        <w:rPr>
          <w:color w:val="414042"/>
          <w:spacing w:val="-24"/>
          <w:sz w:val="28"/>
        </w:rPr>
        <w:t>り</w:t>
      </w:r>
      <w:r>
        <w:rPr>
          <w:color w:val="414042"/>
          <w:w w:val="110"/>
          <w:sz w:val="28"/>
        </w:rPr>
        <w:t>）</w:t>
      </w:r>
    </w:p>
    <w:p w:rsidR="00D01E5D" w:rsidRDefault="0022633E">
      <w:pPr>
        <w:pStyle w:val="a4"/>
        <w:numPr>
          <w:ilvl w:val="2"/>
          <w:numId w:val="3"/>
        </w:numPr>
        <w:tabs>
          <w:tab w:val="left" w:pos="1196"/>
        </w:tabs>
        <w:spacing w:before="243"/>
        <w:ind w:right="883"/>
        <w:rPr>
          <w:sz w:val="28"/>
        </w:rPr>
      </w:pPr>
      <w:r>
        <w:rPr>
          <w:color w:val="414042"/>
          <w:spacing w:val="-1"/>
          <w:w w:val="110"/>
          <w:sz w:val="28"/>
        </w:rPr>
        <w:t>事前承認なく</w:t>
      </w:r>
      <w:r>
        <w:rPr>
          <w:color w:val="414042"/>
          <w:spacing w:val="-4"/>
          <w:w w:val="115"/>
          <w:sz w:val="28"/>
        </w:rPr>
        <w:t>オ</w:t>
      </w:r>
      <w:r>
        <w:rPr>
          <w:color w:val="414042"/>
          <w:spacing w:val="-20"/>
          <w:w w:val="110"/>
          <w:sz w:val="28"/>
        </w:rPr>
        <w:t>ープンソース、</w:t>
      </w:r>
      <w:r>
        <w:rPr>
          <w:color w:val="414042"/>
          <w:sz w:val="28"/>
        </w:rPr>
        <w:t>も</w:t>
      </w:r>
      <w:r>
        <w:rPr>
          <w:color w:val="414042"/>
          <w:spacing w:val="-2"/>
          <w:w w:val="110"/>
          <w:sz w:val="28"/>
        </w:rPr>
        <w:t>しくはサー</w:t>
      </w:r>
      <w:r>
        <w:rPr>
          <w:color w:val="414042"/>
          <w:spacing w:val="-7"/>
          <w:sz w:val="28"/>
        </w:rPr>
        <w:t xml:space="preserve">ド </w:t>
      </w:r>
      <w:r>
        <w:rPr>
          <w:color w:val="414042"/>
          <w:spacing w:val="-3"/>
          <w:w w:val="110"/>
          <w:sz w:val="28"/>
        </w:rPr>
        <w:t>パー</w:t>
      </w:r>
      <w:r>
        <w:rPr>
          <w:color w:val="414042"/>
          <w:spacing w:val="-31"/>
          <w:w w:val="115"/>
          <w:sz w:val="28"/>
        </w:rPr>
        <w:t>テ</w:t>
      </w:r>
      <w:r>
        <w:rPr>
          <w:color w:val="414042"/>
          <w:spacing w:val="-12"/>
          <w:w w:val="110"/>
          <w:sz w:val="28"/>
        </w:rPr>
        <w:t>ィのソースコー</w:t>
      </w:r>
      <w:r>
        <w:rPr>
          <w:color w:val="414042"/>
          <w:spacing w:val="5"/>
          <w:sz w:val="28"/>
        </w:rPr>
        <w:t>ド</w:t>
      </w:r>
      <w:r>
        <w:rPr>
          <w:color w:val="414042"/>
          <w:w w:val="110"/>
          <w:sz w:val="28"/>
        </w:rPr>
        <w:t>を</w:t>
      </w:r>
      <w:r>
        <w:rPr>
          <w:color w:val="414042"/>
          <w:spacing w:val="-9"/>
          <w:w w:val="110"/>
          <w:sz w:val="28"/>
        </w:rPr>
        <w:t>自社製品のソース ツリーにコミ</w:t>
      </w:r>
      <w:r>
        <w:rPr>
          <w:color w:val="414042"/>
          <w:spacing w:val="-4"/>
          <w:w w:val="115"/>
          <w:sz w:val="28"/>
        </w:rPr>
        <w:t>ッ</w:t>
      </w:r>
      <w:r>
        <w:rPr>
          <w:color w:val="414042"/>
          <w:sz w:val="28"/>
        </w:rPr>
        <w:t>ト</w:t>
      </w:r>
      <w:r>
        <w:rPr>
          <w:color w:val="414042"/>
          <w:spacing w:val="-3"/>
          <w:w w:val="110"/>
          <w:sz w:val="28"/>
        </w:rPr>
        <w:t>しないこと</w:t>
      </w:r>
    </w:p>
    <w:p w:rsidR="00D01E5D" w:rsidRDefault="0022633E">
      <w:pPr>
        <w:pStyle w:val="a4"/>
        <w:numPr>
          <w:ilvl w:val="2"/>
          <w:numId w:val="3"/>
        </w:numPr>
        <w:tabs>
          <w:tab w:val="left" w:pos="1196"/>
        </w:tabs>
        <w:spacing w:before="242"/>
        <w:ind w:right="882"/>
        <w:rPr>
          <w:sz w:val="28"/>
        </w:rPr>
      </w:pPr>
      <w:r>
        <w:rPr>
          <w:color w:val="414042"/>
          <w:spacing w:val="-12"/>
          <w:w w:val="105"/>
          <w:sz w:val="28"/>
        </w:rPr>
        <w:t>事前承認なく異なったライセンスのもとで外部から入手したコー</w:t>
      </w:r>
      <w:r>
        <w:rPr>
          <w:color w:val="414042"/>
          <w:spacing w:val="5"/>
          <w:sz w:val="28"/>
        </w:rPr>
        <w:t>ド</w:t>
      </w:r>
      <w:r>
        <w:rPr>
          <w:color w:val="414042"/>
          <w:spacing w:val="-2"/>
          <w:w w:val="105"/>
          <w:sz w:val="28"/>
        </w:rPr>
        <w:t>をマ</w:t>
      </w:r>
      <w:r>
        <w:rPr>
          <w:color w:val="414042"/>
          <w:spacing w:val="-11"/>
          <w:w w:val="110"/>
          <w:sz w:val="28"/>
        </w:rPr>
        <w:t>ージしたり、混合させたりしないこと</w:t>
      </w:r>
    </w:p>
    <w:p w:rsidR="00D01E5D" w:rsidRDefault="0022633E">
      <w:pPr>
        <w:pStyle w:val="a4"/>
        <w:numPr>
          <w:ilvl w:val="2"/>
          <w:numId w:val="3"/>
        </w:numPr>
        <w:tabs>
          <w:tab w:val="left" w:pos="1196"/>
        </w:tabs>
        <w:spacing w:before="243"/>
        <w:rPr>
          <w:sz w:val="28"/>
        </w:rPr>
      </w:pPr>
      <w:r>
        <w:rPr>
          <w:color w:val="414042"/>
          <w:spacing w:val="-18"/>
          <w:w w:val="110"/>
          <w:sz w:val="28"/>
        </w:rPr>
        <w:t>社外の人々と、コンプライアンスのプラクティスについて議論しないこと</w:t>
      </w:r>
    </w:p>
    <w:p w:rsidR="00D01E5D" w:rsidRDefault="00D01E5D">
      <w:pPr>
        <w:rPr>
          <w:sz w:val="28"/>
        </w:rPr>
        <w:sectPr w:rsidR="00D01E5D">
          <w:pgSz w:w="12240" w:h="15840"/>
          <w:pgMar w:top="880" w:right="1240" w:bottom="760" w:left="1180" w:header="10" w:footer="560" w:gutter="0"/>
          <w:cols w:space="720"/>
        </w:sectPr>
      </w:pPr>
    </w:p>
    <w:p w:rsidR="00D01E5D" w:rsidRDefault="005668DD">
      <w:pPr>
        <w:pStyle w:val="a3"/>
        <w:rPr>
          <w:sz w:val="20"/>
        </w:rPr>
      </w:pPr>
      <w:r>
        <w:rPr>
          <w:noProof/>
        </w:rPr>
        <w:lastRenderedPageBreak/>
        <mc:AlternateContent>
          <mc:Choice Requires="wps">
            <w:drawing>
              <wp:anchor distT="0" distB="0" distL="114300" distR="114300" simplePos="0" relativeHeight="251676672" behindDoc="0" locked="0" layoutInCell="1" allowOverlap="1">
                <wp:simplePos x="0" y="0"/>
                <wp:positionH relativeFrom="page">
                  <wp:posOffset>607060</wp:posOffset>
                </wp:positionH>
                <wp:positionV relativeFrom="page">
                  <wp:posOffset>529590</wp:posOffset>
                </wp:positionV>
                <wp:extent cx="6583680" cy="0"/>
                <wp:effectExtent l="6985" t="15240" r="10160" b="13335"/>
                <wp:wrapNone/>
                <wp:docPr id="342"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22F3C" id="Line 17"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" strokecolor="#0096d6" strokeweight="1pt">
                <w10:wrap anchorx="page" anchory="page"/>
              </v:line>
            </w:pict>
          </mc:Fallback>
        </mc:AlternateContent>
      </w: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spacing w:before="11"/>
      </w:pPr>
    </w:p>
    <w:p w:rsidR="00D01E5D" w:rsidRDefault="0022633E">
      <w:pPr>
        <w:pStyle w:val="a4"/>
        <w:numPr>
          <w:ilvl w:val="0"/>
          <w:numId w:val="3"/>
        </w:numPr>
        <w:tabs>
          <w:tab w:val="left" w:pos="3555"/>
        </w:tabs>
        <w:spacing w:before="211"/>
        <w:ind w:left="3554" w:hanging="3375"/>
        <w:jc w:val="left"/>
        <w:rPr>
          <w:rFonts w:ascii="Arial" w:eastAsia="Arial"/>
          <w:color w:val="009EDA"/>
          <w:sz w:val="300"/>
        </w:rPr>
      </w:pPr>
      <w:bookmarkStart w:id="160" w:name="_bookmark11"/>
      <w:bookmarkEnd w:id="160"/>
      <w:r>
        <w:rPr>
          <w:color w:val="009EDA"/>
          <w:spacing w:val="-5"/>
          <w:sz w:val="100"/>
        </w:rPr>
        <w:t>結論</w:t>
      </w:r>
    </w:p>
    <w:p w:rsidR="00D01E5D" w:rsidRDefault="00D01E5D">
      <w:pPr>
        <w:rPr>
          <w:rFonts w:ascii="Arial" w:eastAsia="Arial"/>
          <w:sz w:val="300"/>
        </w:rPr>
        <w:sectPr w:rsidR="00D01E5D">
          <w:headerReference w:type="default" r:id="rId96"/>
          <w:footerReference w:type="default" r:id="rId97"/>
          <w:pgSz w:w="12240" w:h="15840"/>
          <w:pgMar w:top="820" w:right="1240" w:bottom="760" w:left="1180" w:header="0" w:footer="560" w:gutter="0"/>
          <w:pgNumType w:start="39"/>
          <w:cols w:space="720"/>
        </w:sect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spacing w:before="3"/>
        <w:rPr>
          <w:sz w:val="24"/>
        </w:rPr>
      </w:pPr>
    </w:p>
    <w:p w:rsidR="00D01E5D" w:rsidRDefault="0022633E">
      <w:pPr>
        <w:pStyle w:val="a3"/>
        <w:spacing w:before="61"/>
        <w:ind w:left="395" w:right="416"/>
        <w:jc w:val="both"/>
      </w:pPr>
      <w:r>
        <w:rPr>
          <w:color w:val="414042"/>
          <w:spacing w:val="-8"/>
          <w:w w:val="105"/>
        </w:rPr>
        <w:t>オープンソースのデューデリジェンスは一般的に、</w:t>
      </w:r>
      <w:r>
        <w:rPr>
          <w:color w:val="414042"/>
          <w:spacing w:val="1"/>
          <w:w w:val="105"/>
        </w:rPr>
        <w:t>M&amp;A</w:t>
      </w:r>
      <w:r>
        <w:rPr>
          <w:color w:val="414042"/>
          <w:spacing w:val="-4"/>
          <w:w w:val="105"/>
        </w:rPr>
        <w:t>取引を成功裏に完了さ</w:t>
      </w:r>
      <w:del w:id="161" w:author="工内隆" w:date="2018-02-15T17:43:00Z">
        <w:r w:rsidDel="00422DAA">
          <w:rPr>
            <w:color w:val="414042"/>
            <w:spacing w:val="-4"/>
            <w:w w:val="105"/>
          </w:rPr>
          <w:delText xml:space="preserve">  </w:delText>
        </w:r>
      </w:del>
      <w:r>
        <w:rPr>
          <w:color w:val="414042"/>
          <w:spacing w:val="-7"/>
          <w:w w:val="110"/>
        </w:rPr>
        <w:t>せるために必要な長いタスクリストの中の一つにすぎません。しかし、そうはいっ</w:t>
      </w:r>
      <w:r>
        <w:rPr>
          <w:color w:val="414042"/>
          <w:spacing w:val="-15"/>
          <w:w w:val="105"/>
        </w:rPr>
        <w:t xml:space="preserve">てもソフトウェアの中核的な役割と潜在的な知財リスクを考えると、デューデリジェ </w:t>
      </w:r>
      <w:r>
        <w:rPr>
          <w:color w:val="414042"/>
          <w:spacing w:val="-17"/>
          <w:w w:val="110"/>
        </w:rPr>
        <w:t>ンス全般で重要な側面を有しています。オープンソースのデューデリジェンスは、</w:t>
      </w:r>
      <w:r>
        <w:rPr>
          <w:color w:val="414042"/>
          <w:spacing w:val="-15"/>
          <w:w w:val="105"/>
        </w:rPr>
        <w:t>長期に亘るプロセスに感じられるかもしれませんが、特に両社が準備をしていて、</w:t>
      </w:r>
      <w:r>
        <w:rPr>
          <w:color w:val="414042"/>
          <w:spacing w:val="-11"/>
          <w:w w:val="110"/>
        </w:rPr>
        <w:t>かつ対応の早いコンプライアンス サービスプロバイダと一緒に取り組む場合は、</w:t>
      </w:r>
      <w:r>
        <w:rPr>
          <w:color w:val="414042"/>
          <w:spacing w:val="-10"/>
          <w:w w:val="110"/>
        </w:rPr>
        <w:t>しばしば迅速にこれを完了させることができるのです。</w:t>
      </w:r>
    </w:p>
    <w:p w:rsidR="00D01E5D" w:rsidRDefault="00D01E5D">
      <w:pPr>
        <w:pStyle w:val="a3"/>
        <w:spacing w:before="10"/>
      </w:pPr>
    </w:p>
    <w:p w:rsidR="00D01E5D" w:rsidRDefault="0022633E">
      <w:pPr>
        <w:pStyle w:val="a3"/>
        <w:ind w:left="395"/>
      </w:pPr>
      <w:r>
        <w:rPr>
          <w:color w:val="414042"/>
          <w:w w:val="110"/>
        </w:rPr>
        <w:t>どうすれば準備しておくことができるのでしょうか？</w:t>
      </w:r>
    </w:p>
    <w:p w:rsidR="00D01E5D" w:rsidRDefault="00D01E5D">
      <w:pPr>
        <w:pStyle w:val="a3"/>
        <w:spacing w:before="3"/>
      </w:pPr>
    </w:p>
    <w:p w:rsidR="00D01E5D" w:rsidRDefault="0022633E">
      <w:pPr>
        <w:pStyle w:val="a3"/>
        <w:ind w:left="395" w:right="395"/>
        <w:jc w:val="both"/>
      </w:pPr>
      <w:r>
        <w:rPr>
          <w:color w:val="414042"/>
          <w:spacing w:val="-11"/>
          <w:w w:val="105"/>
        </w:rPr>
        <w:t>買収対象企業であれば、開発プロセスとビジネス プロセスが以下のような点を確</w:t>
      </w:r>
      <w:r>
        <w:rPr>
          <w:color w:val="414042"/>
          <w:spacing w:val="-13"/>
          <w:w w:val="110"/>
        </w:rPr>
        <w:t>実に実行することで、適切なオープンソース コンプライアンスのプラクティスを維持することができます。</w:t>
      </w:r>
    </w:p>
    <w:p w:rsidR="00D01E5D" w:rsidRDefault="00D01E5D">
      <w:pPr>
        <w:pStyle w:val="a3"/>
        <w:spacing w:before="5"/>
      </w:pPr>
    </w:p>
    <w:p w:rsidR="00D01E5D" w:rsidRDefault="0022633E">
      <w:pPr>
        <w:pStyle w:val="a4"/>
        <w:numPr>
          <w:ilvl w:val="0"/>
          <w:numId w:val="2"/>
        </w:numPr>
        <w:tabs>
          <w:tab w:val="left" w:pos="1196"/>
        </w:tabs>
        <w:spacing w:before="0"/>
        <w:ind w:right="872"/>
        <w:rPr>
          <w:sz w:val="28"/>
        </w:rPr>
      </w:pPr>
      <w:r>
        <w:rPr>
          <w:color w:val="414042"/>
          <w:spacing w:val="-10"/>
          <w:w w:val="105"/>
          <w:sz w:val="28"/>
        </w:rPr>
        <w:t>社内、社外のソフ</w:t>
      </w:r>
      <w:r>
        <w:rPr>
          <w:color w:val="414042"/>
          <w:sz w:val="28"/>
        </w:rPr>
        <w:t>ト</w:t>
      </w:r>
      <w:r>
        <w:rPr>
          <w:color w:val="414042"/>
          <w:spacing w:val="-14"/>
          <w:w w:val="105"/>
          <w:sz w:val="28"/>
        </w:rPr>
        <w:t>ウェアすべてについて起源とライセンスを明確にす</w:t>
      </w:r>
      <w:del w:id="162" w:author="工内隆" w:date="2018-02-15T17:44:00Z">
        <w:r w:rsidDel="00422DAA">
          <w:rPr>
            <w:color w:val="414042"/>
            <w:spacing w:val="-14"/>
            <w:w w:val="105"/>
            <w:sz w:val="28"/>
          </w:rPr>
          <w:delText xml:space="preserve">  </w:delText>
        </w:r>
      </w:del>
      <w:r>
        <w:rPr>
          <w:color w:val="414042"/>
          <w:spacing w:val="-14"/>
          <w:w w:val="110"/>
          <w:sz w:val="28"/>
        </w:rPr>
        <w:t>る</w:t>
      </w:r>
    </w:p>
    <w:p w:rsidR="00D01E5D" w:rsidRDefault="0022633E">
      <w:pPr>
        <w:pStyle w:val="a4"/>
        <w:numPr>
          <w:ilvl w:val="0"/>
          <w:numId w:val="2"/>
        </w:numPr>
        <w:tabs>
          <w:tab w:val="left" w:pos="1196"/>
        </w:tabs>
        <w:spacing w:before="242"/>
        <w:ind w:right="763"/>
        <w:rPr>
          <w:sz w:val="28"/>
        </w:rPr>
      </w:pPr>
      <w:r>
        <w:rPr>
          <w:color w:val="414042"/>
          <w:spacing w:val="-5"/>
          <w:w w:val="110"/>
          <w:sz w:val="28"/>
        </w:rPr>
        <w:t>開発プロセスの中で</w:t>
      </w:r>
      <w:r>
        <w:rPr>
          <w:color w:val="414042"/>
          <w:spacing w:val="-4"/>
          <w:w w:val="120"/>
          <w:sz w:val="28"/>
        </w:rPr>
        <w:t>オ</w:t>
      </w:r>
      <w:r>
        <w:rPr>
          <w:color w:val="414042"/>
          <w:spacing w:val="-7"/>
          <w:w w:val="110"/>
          <w:sz w:val="28"/>
        </w:rPr>
        <w:t>ープンソース ソ</w:t>
      </w:r>
      <w:r>
        <w:rPr>
          <w:color w:val="414042"/>
          <w:spacing w:val="-3"/>
          <w:w w:val="120"/>
          <w:sz w:val="28"/>
        </w:rPr>
        <w:t>フ</w:t>
      </w:r>
      <w:r>
        <w:rPr>
          <w:color w:val="414042"/>
          <w:sz w:val="28"/>
        </w:rPr>
        <w:t>ト</w:t>
      </w:r>
      <w:r>
        <w:rPr>
          <w:color w:val="414042"/>
          <w:spacing w:val="-16"/>
          <w:w w:val="110"/>
          <w:sz w:val="28"/>
        </w:rPr>
        <w:t>ウ</w:t>
      </w:r>
      <w:r>
        <w:rPr>
          <w:color w:val="414042"/>
          <w:spacing w:val="-24"/>
          <w:w w:val="120"/>
          <w:sz w:val="28"/>
        </w:rPr>
        <w:t>ェア</w:t>
      </w:r>
      <w:r>
        <w:rPr>
          <w:color w:val="414042"/>
          <w:spacing w:val="-7"/>
          <w:w w:val="110"/>
          <w:sz w:val="28"/>
        </w:rPr>
        <w:t>のコンポーネン</w:t>
      </w:r>
      <w:r>
        <w:rPr>
          <w:color w:val="414042"/>
          <w:spacing w:val="-4"/>
          <w:sz w:val="28"/>
        </w:rPr>
        <w:t>ト</w:t>
      </w:r>
      <w:r>
        <w:rPr>
          <w:color w:val="414042"/>
          <w:spacing w:val="-21"/>
          <w:w w:val="110"/>
          <w:sz w:val="28"/>
        </w:rPr>
        <w:t>、ス</w:t>
      </w:r>
      <w:r>
        <w:rPr>
          <w:color w:val="414042"/>
          <w:w w:val="120"/>
          <w:sz w:val="28"/>
        </w:rPr>
        <w:t>ニ</w:t>
      </w:r>
      <w:r>
        <w:rPr>
          <w:color w:val="414042"/>
          <w:spacing w:val="-21"/>
          <w:w w:val="110"/>
          <w:sz w:val="28"/>
        </w:rPr>
        <w:t>ペ</w:t>
      </w:r>
      <w:r>
        <w:rPr>
          <w:color w:val="414042"/>
          <w:spacing w:val="-4"/>
          <w:w w:val="120"/>
          <w:sz w:val="28"/>
        </w:rPr>
        <w:t>ッ</w:t>
      </w:r>
      <w:r>
        <w:rPr>
          <w:color w:val="414042"/>
          <w:spacing w:val="5"/>
          <w:sz w:val="28"/>
        </w:rPr>
        <w:t>ト</w:t>
      </w:r>
      <w:r>
        <w:rPr>
          <w:color w:val="414042"/>
          <w:spacing w:val="-4"/>
          <w:w w:val="110"/>
          <w:sz w:val="28"/>
        </w:rPr>
        <w:t>を追跡する</w:t>
      </w:r>
    </w:p>
    <w:p w:rsidR="00D01E5D" w:rsidRDefault="0022633E">
      <w:pPr>
        <w:pStyle w:val="a4"/>
        <w:numPr>
          <w:ilvl w:val="0"/>
          <w:numId w:val="2"/>
        </w:numPr>
        <w:tabs>
          <w:tab w:val="left" w:pos="1196"/>
        </w:tabs>
        <w:spacing w:before="243"/>
        <w:ind w:right="873"/>
        <w:rPr>
          <w:sz w:val="28"/>
        </w:rPr>
      </w:pPr>
      <w:r>
        <w:rPr>
          <w:color w:val="414042"/>
          <w:spacing w:val="-1"/>
          <w:w w:val="105"/>
          <w:sz w:val="28"/>
        </w:rPr>
        <w:t>ビル</w:t>
      </w:r>
      <w:r>
        <w:rPr>
          <w:color w:val="414042"/>
          <w:sz w:val="28"/>
        </w:rPr>
        <w:t>ド</w:t>
      </w:r>
      <w:r>
        <w:rPr>
          <w:color w:val="414042"/>
          <w:spacing w:val="-12"/>
          <w:w w:val="105"/>
          <w:sz w:val="28"/>
        </w:rPr>
        <w:t>の中で新規採用、アップデー</w:t>
      </w:r>
      <w:r>
        <w:rPr>
          <w:color w:val="414042"/>
          <w:spacing w:val="-5"/>
          <w:sz w:val="28"/>
        </w:rPr>
        <w:t>ト</w:t>
      </w:r>
      <w:r>
        <w:rPr>
          <w:color w:val="414042"/>
          <w:spacing w:val="-1"/>
          <w:w w:val="105"/>
          <w:sz w:val="28"/>
        </w:rPr>
        <w:t>されるコー</w:t>
      </w:r>
      <w:r>
        <w:rPr>
          <w:color w:val="414042"/>
          <w:sz w:val="28"/>
        </w:rPr>
        <w:t>ド</w:t>
      </w:r>
      <w:r>
        <w:rPr>
          <w:color w:val="414042"/>
          <w:spacing w:val="-13"/>
          <w:w w:val="105"/>
          <w:sz w:val="28"/>
        </w:rPr>
        <w:t>に対しソースコー</w:t>
      </w:r>
      <w:r>
        <w:rPr>
          <w:color w:val="414042"/>
          <w:spacing w:val="17"/>
          <w:sz w:val="28"/>
        </w:rPr>
        <w:t xml:space="preserve">ド </w:t>
      </w:r>
      <w:r>
        <w:rPr>
          <w:color w:val="414042"/>
          <w:w w:val="105"/>
          <w:sz w:val="28"/>
        </w:rPr>
        <w:t>レ</w:t>
      </w:r>
      <w:r>
        <w:rPr>
          <w:color w:val="414042"/>
          <w:spacing w:val="-11"/>
          <w:w w:val="110"/>
          <w:sz w:val="28"/>
        </w:rPr>
        <w:t>ビューを実施する</w:t>
      </w:r>
    </w:p>
    <w:p w:rsidR="00D01E5D" w:rsidRDefault="0022633E">
      <w:pPr>
        <w:pStyle w:val="a4"/>
        <w:numPr>
          <w:ilvl w:val="0"/>
          <w:numId w:val="2"/>
        </w:numPr>
        <w:tabs>
          <w:tab w:val="left" w:pos="1196"/>
        </w:tabs>
        <w:spacing w:before="242"/>
        <w:ind w:right="952"/>
        <w:rPr>
          <w:sz w:val="28"/>
        </w:rPr>
      </w:pPr>
      <w:r>
        <w:rPr>
          <w:color w:val="414042"/>
          <w:spacing w:val="-9"/>
          <w:w w:val="105"/>
          <w:sz w:val="28"/>
        </w:rPr>
        <w:t>製品が出荷されるとき、あるいはソフ</w:t>
      </w:r>
      <w:r>
        <w:rPr>
          <w:color w:val="414042"/>
          <w:sz w:val="28"/>
        </w:rPr>
        <w:t>ト</w:t>
      </w:r>
      <w:r>
        <w:rPr>
          <w:color w:val="414042"/>
          <w:spacing w:val="-11"/>
          <w:w w:val="105"/>
          <w:sz w:val="28"/>
        </w:rPr>
        <w:t>ウェアがアップデー</w:t>
      </w:r>
      <w:r>
        <w:rPr>
          <w:color w:val="414042"/>
          <w:spacing w:val="-5"/>
          <w:sz w:val="28"/>
        </w:rPr>
        <w:t>ト</w:t>
      </w:r>
      <w:r>
        <w:rPr>
          <w:color w:val="414042"/>
          <w:w w:val="105"/>
          <w:sz w:val="28"/>
        </w:rPr>
        <w:t xml:space="preserve">されるとき </w:t>
      </w:r>
      <w:r>
        <w:rPr>
          <w:color w:val="414042"/>
          <w:spacing w:val="-9"/>
          <w:w w:val="110"/>
          <w:sz w:val="28"/>
        </w:rPr>
        <w:t>にライセンスの義務を履行する</w:t>
      </w:r>
    </w:p>
    <w:p w:rsidR="00D01E5D" w:rsidRDefault="0022633E">
      <w:pPr>
        <w:pStyle w:val="a4"/>
        <w:numPr>
          <w:ilvl w:val="0"/>
          <w:numId w:val="2"/>
        </w:numPr>
        <w:tabs>
          <w:tab w:val="left" w:pos="1196"/>
        </w:tabs>
        <w:spacing w:before="243"/>
        <w:ind w:right="731"/>
        <w:rPr>
          <w:sz w:val="28"/>
        </w:rPr>
      </w:pPr>
      <w:r>
        <w:rPr>
          <w:color w:val="414042"/>
          <w:spacing w:val="-12"/>
          <w:w w:val="110"/>
          <w:sz w:val="28"/>
        </w:rPr>
        <w:t>従業員に対しオープンソース コンプライアンスのトレーニングを提供する</w:t>
      </w:r>
    </w:p>
    <w:p w:rsidR="00D01E5D" w:rsidRDefault="00D01E5D">
      <w:pPr>
        <w:pStyle w:val="a3"/>
        <w:spacing w:before="8"/>
        <w:rPr>
          <w:sz w:val="37"/>
        </w:rPr>
      </w:pPr>
    </w:p>
    <w:p w:rsidR="00D01E5D" w:rsidRDefault="0022633E">
      <w:pPr>
        <w:pStyle w:val="a3"/>
        <w:ind w:left="395" w:right="488"/>
        <w:jc w:val="both"/>
      </w:pPr>
      <w:r>
        <w:rPr>
          <w:color w:val="414042"/>
          <w:spacing w:val="-13"/>
          <w:w w:val="105"/>
        </w:rPr>
        <w:t>買収企業であれば、探すべきものを知り、迅速に問題に取り組むためのスキルを</w:t>
      </w:r>
      <w:r>
        <w:rPr>
          <w:color w:val="414042"/>
          <w:spacing w:val="-10"/>
          <w:w w:val="105"/>
        </w:rPr>
        <w:t>手近にもっておくことが必要でしょう。</w:t>
      </w:r>
    </w:p>
    <w:p w:rsidR="00D01E5D" w:rsidRDefault="00D01E5D">
      <w:pPr>
        <w:jc w:val="both"/>
        <w:sectPr w:rsidR="00D01E5D">
          <w:headerReference w:type="default" r:id="rId98"/>
          <w:pgSz w:w="12240" w:h="15840"/>
          <w:pgMar w:top="880" w:right="1240" w:bottom="760" w:left="1180" w:header="10" w:footer="560" w:gutter="0"/>
          <w:cols w:space="720"/>
        </w:sectPr>
      </w:pPr>
    </w:p>
    <w:p w:rsidR="00D01E5D" w:rsidRDefault="00D01E5D">
      <w:pPr>
        <w:pStyle w:val="a3"/>
        <w:rPr>
          <w:sz w:val="20"/>
        </w:rPr>
      </w:pPr>
    </w:p>
    <w:p w:rsidR="00D01E5D" w:rsidRDefault="00D01E5D">
      <w:pPr>
        <w:pStyle w:val="a3"/>
        <w:rPr>
          <w:sz w:val="20"/>
        </w:rPr>
      </w:pPr>
    </w:p>
    <w:p w:rsidR="00D01E5D" w:rsidRDefault="0022633E">
      <w:pPr>
        <w:pStyle w:val="a4"/>
        <w:numPr>
          <w:ilvl w:val="0"/>
          <w:numId w:val="2"/>
        </w:numPr>
        <w:tabs>
          <w:tab w:val="left" w:pos="1196"/>
        </w:tabs>
        <w:spacing w:before="229"/>
        <w:ind w:right="755"/>
        <w:rPr>
          <w:sz w:val="28"/>
        </w:rPr>
      </w:pPr>
      <w:r>
        <w:rPr>
          <w:color w:val="414042"/>
          <w:spacing w:val="-11"/>
          <w:sz w:val="28"/>
        </w:rPr>
        <w:t>買収対象企業とともに、用いるべき妥当な監査手法とその監査に関与</w:t>
      </w:r>
      <w:del w:id="163" w:author="工内隆" w:date="2018-02-15T17:45:00Z">
        <w:r w:rsidDel="00422DAA">
          <w:rPr>
            <w:color w:val="414042"/>
            <w:spacing w:val="-11"/>
            <w:sz w:val="28"/>
          </w:rPr>
          <w:delText xml:space="preserve"> </w:delText>
        </w:r>
      </w:del>
      <w:r>
        <w:rPr>
          <w:color w:val="414042"/>
          <w:spacing w:val="-9"/>
          <w:w w:val="105"/>
          <w:sz w:val="28"/>
        </w:rPr>
        <w:t>するサー</w:t>
      </w:r>
      <w:r>
        <w:rPr>
          <w:color w:val="414042"/>
          <w:spacing w:val="-17"/>
          <w:sz w:val="28"/>
        </w:rPr>
        <w:t>ド</w:t>
      </w:r>
      <w:r>
        <w:rPr>
          <w:color w:val="414042"/>
          <w:spacing w:val="-16"/>
          <w:w w:val="105"/>
          <w:sz w:val="28"/>
        </w:rPr>
        <w:t>パーティの企業を決定する。ただし、ブライン</w:t>
      </w:r>
      <w:r>
        <w:rPr>
          <w:color w:val="414042"/>
          <w:sz w:val="28"/>
        </w:rPr>
        <w:t>ド</w:t>
      </w:r>
      <w:r>
        <w:rPr>
          <w:color w:val="414042"/>
          <w:spacing w:val="-3"/>
          <w:w w:val="105"/>
          <w:sz w:val="28"/>
        </w:rPr>
        <w:t>監査を実施</w:t>
      </w:r>
      <w:del w:id="164" w:author="工内隆" w:date="2018-02-15T17:45:00Z">
        <w:r w:rsidDel="00422DAA">
          <w:rPr>
            <w:color w:val="414042"/>
            <w:spacing w:val="-3"/>
            <w:w w:val="105"/>
            <w:sz w:val="28"/>
          </w:rPr>
          <w:delText xml:space="preserve"> </w:delText>
        </w:r>
      </w:del>
      <w:del w:id="165" w:author="工内隆" w:date="2018-02-15T17:46:00Z">
        <w:r w:rsidDel="00422DAA">
          <w:rPr>
            <w:color w:val="414042"/>
            <w:spacing w:val="-3"/>
            <w:w w:val="105"/>
            <w:sz w:val="28"/>
          </w:rPr>
          <w:delText xml:space="preserve">  </w:delText>
        </w:r>
      </w:del>
      <w:r>
        <w:rPr>
          <w:color w:val="414042"/>
          <w:spacing w:val="-9"/>
          <w:w w:val="105"/>
          <w:sz w:val="28"/>
        </w:rPr>
        <w:t>できないところもあれば、</w:t>
      </w:r>
      <w:r>
        <w:rPr>
          <w:color w:val="414042"/>
          <w:w w:val="105"/>
          <w:sz w:val="28"/>
        </w:rPr>
        <w:t>DIY</w:t>
      </w:r>
      <w:r>
        <w:rPr>
          <w:color w:val="414042"/>
          <w:spacing w:val="-13"/>
          <w:w w:val="105"/>
          <w:sz w:val="28"/>
        </w:rPr>
        <w:t>監査に対応していないところもあり、また</w:t>
      </w:r>
      <w:del w:id="166" w:author="工内隆" w:date="2018-02-15T17:46:00Z">
        <w:r w:rsidDel="00422DAA">
          <w:rPr>
            <w:color w:val="414042"/>
            <w:spacing w:val="-13"/>
            <w:w w:val="105"/>
            <w:sz w:val="28"/>
          </w:rPr>
          <w:delText xml:space="preserve">   </w:delText>
        </w:r>
      </w:del>
      <w:r>
        <w:rPr>
          <w:color w:val="414042"/>
          <w:spacing w:val="-14"/>
          <w:w w:val="105"/>
          <w:sz w:val="28"/>
        </w:rPr>
        <w:t>スニペッ</w:t>
      </w:r>
      <w:r>
        <w:rPr>
          <w:color w:val="414042"/>
          <w:spacing w:val="-13"/>
          <w:sz w:val="28"/>
        </w:rPr>
        <w:t>ト</w:t>
      </w:r>
      <w:r>
        <w:rPr>
          <w:color w:val="414042"/>
          <w:spacing w:val="-10"/>
          <w:w w:val="105"/>
          <w:sz w:val="28"/>
        </w:rPr>
        <w:t>までは発見できないところもあるので留意が必要となる</w:t>
      </w:r>
    </w:p>
    <w:p w:rsidR="00D01E5D" w:rsidRDefault="0022633E">
      <w:pPr>
        <w:pStyle w:val="a4"/>
        <w:numPr>
          <w:ilvl w:val="0"/>
          <w:numId w:val="2"/>
        </w:numPr>
        <w:tabs>
          <w:tab w:val="left" w:pos="1196"/>
        </w:tabs>
        <w:spacing w:before="245"/>
        <w:ind w:right="778"/>
        <w:rPr>
          <w:sz w:val="28"/>
        </w:rPr>
      </w:pPr>
      <w:r>
        <w:rPr>
          <w:color w:val="414042"/>
          <w:spacing w:val="-11"/>
          <w:w w:val="105"/>
          <w:sz w:val="28"/>
        </w:rPr>
        <w:t>可能であれば、監査を複数社からの入札とし、監査サービス プロバイ</w:t>
      </w:r>
      <w:r>
        <w:rPr>
          <w:color w:val="414042"/>
          <w:spacing w:val="-16"/>
          <w:w w:val="105"/>
          <w:sz w:val="28"/>
        </w:rPr>
        <w:t>ダについて</w:t>
      </w:r>
      <w:ins w:id="167" w:author="工内隆" w:date="2018-02-15T17:47:00Z">
        <w:r w:rsidR="001962D7">
          <w:rPr>
            <w:rFonts w:hint="eastAsia"/>
            <w:color w:val="414042"/>
            <w:spacing w:val="-16"/>
            <w:w w:val="105"/>
            <w:sz w:val="28"/>
          </w:rPr>
          <w:t>調査する</w:t>
        </w:r>
      </w:ins>
      <w:del w:id="168" w:author="工内隆" w:date="2018-02-15T17:47:00Z">
        <w:r w:rsidDel="001962D7">
          <w:rPr>
            <w:color w:val="414042"/>
            <w:spacing w:val="-16"/>
            <w:w w:val="105"/>
            <w:sz w:val="28"/>
          </w:rPr>
          <w:delText>学ぶ</w:delText>
        </w:r>
      </w:del>
      <w:r>
        <w:rPr>
          <w:color w:val="414042"/>
          <w:spacing w:val="-16"/>
          <w:w w:val="105"/>
          <w:sz w:val="28"/>
        </w:rPr>
        <w:t xml:space="preserve">。このステップは単純に費用の話だけではなく、買収企 </w:t>
      </w:r>
      <w:r>
        <w:rPr>
          <w:color w:val="414042"/>
          <w:spacing w:val="-15"/>
          <w:w w:val="105"/>
          <w:sz w:val="28"/>
        </w:rPr>
        <w:t>業としての取り組みを支援する、きちんとしたアウ</w:t>
      </w:r>
      <w:r>
        <w:rPr>
          <w:color w:val="414042"/>
          <w:spacing w:val="-30"/>
          <w:sz w:val="28"/>
        </w:rPr>
        <w:t>ト</w:t>
      </w:r>
      <w:r>
        <w:rPr>
          <w:color w:val="414042"/>
          <w:spacing w:val="-8"/>
          <w:w w:val="105"/>
          <w:sz w:val="28"/>
        </w:rPr>
        <w:t>プッ</w:t>
      </w:r>
      <w:r>
        <w:rPr>
          <w:color w:val="414042"/>
          <w:spacing w:val="5"/>
          <w:sz w:val="28"/>
        </w:rPr>
        <w:t>ト</w:t>
      </w:r>
      <w:r>
        <w:rPr>
          <w:color w:val="414042"/>
          <w:spacing w:val="-10"/>
          <w:w w:val="105"/>
          <w:sz w:val="28"/>
        </w:rPr>
        <w:t>を出せるかどう か</w:t>
      </w:r>
      <w:r>
        <w:rPr>
          <w:color w:val="414042"/>
          <w:spacing w:val="-5"/>
          <w:sz w:val="28"/>
        </w:rPr>
        <w:t>も</w:t>
      </w:r>
      <w:r>
        <w:rPr>
          <w:color w:val="414042"/>
          <w:spacing w:val="-13"/>
          <w:w w:val="105"/>
          <w:sz w:val="28"/>
        </w:rPr>
        <w:t>重要となる。各社の入札を公平に比較するための社内専門家を</w:t>
      </w:r>
      <w:r>
        <w:rPr>
          <w:color w:val="414042"/>
          <w:spacing w:val="-20"/>
          <w:w w:val="105"/>
          <w:sz w:val="28"/>
        </w:rPr>
        <w:t>確保した上で、各社の入札内容が以下</w:t>
      </w:r>
      <w:ins w:id="169" w:author="工内隆" w:date="2018-02-15T17:47:00Z">
        <w:r w:rsidR="001962D7">
          <w:rPr>
            <w:rFonts w:hint="eastAsia"/>
            <w:color w:val="414042"/>
            <w:spacing w:val="-20"/>
            <w:w w:val="105"/>
            <w:sz w:val="28"/>
          </w:rPr>
          <w:t>の</w:t>
        </w:r>
      </w:ins>
      <w:r>
        <w:rPr>
          <w:color w:val="414042"/>
          <w:spacing w:val="-20"/>
          <w:w w:val="105"/>
          <w:sz w:val="28"/>
        </w:rPr>
        <w:t>監査パラメータすべてを含んで</w:t>
      </w:r>
      <w:r>
        <w:rPr>
          <w:color w:val="414042"/>
          <w:spacing w:val="-9"/>
          <w:w w:val="110"/>
          <w:sz w:val="28"/>
        </w:rPr>
        <w:t>いることを確認する</w:t>
      </w:r>
    </w:p>
    <w:p w:rsidR="00D01E5D" w:rsidRDefault="0022633E">
      <w:pPr>
        <w:pStyle w:val="a4"/>
        <w:numPr>
          <w:ilvl w:val="1"/>
          <w:numId w:val="2"/>
        </w:numPr>
        <w:tabs>
          <w:tab w:val="left" w:pos="1996"/>
        </w:tabs>
        <w:spacing w:before="248"/>
        <w:rPr>
          <w:sz w:val="28"/>
        </w:rPr>
      </w:pPr>
      <w:r>
        <w:rPr>
          <w:color w:val="414042"/>
          <w:spacing w:val="-12"/>
          <w:w w:val="110"/>
          <w:sz w:val="28"/>
        </w:rPr>
        <w:t>監査手法、インプッ</w:t>
      </w:r>
      <w:r>
        <w:rPr>
          <w:color w:val="414042"/>
          <w:sz w:val="28"/>
        </w:rPr>
        <w:t>ト</w:t>
      </w:r>
      <w:r>
        <w:rPr>
          <w:color w:val="414042"/>
          <w:spacing w:val="-4"/>
          <w:w w:val="110"/>
          <w:sz w:val="28"/>
        </w:rPr>
        <w:t>とアウ</w:t>
      </w:r>
      <w:r>
        <w:rPr>
          <w:color w:val="414042"/>
          <w:spacing w:val="-29"/>
          <w:sz w:val="28"/>
        </w:rPr>
        <w:t>ト</w:t>
      </w:r>
      <w:r>
        <w:rPr>
          <w:color w:val="414042"/>
          <w:spacing w:val="-8"/>
          <w:w w:val="110"/>
          <w:sz w:val="28"/>
        </w:rPr>
        <w:t>プッ</w:t>
      </w:r>
      <w:r>
        <w:rPr>
          <w:color w:val="414042"/>
          <w:sz w:val="28"/>
        </w:rPr>
        <w:t>ト</w:t>
      </w:r>
    </w:p>
    <w:p w:rsidR="00D01E5D" w:rsidRDefault="0022633E">
      <w:pPr>
        <w:pStyle w:val="a4"/>
        <w:numPr>
          <w:ilvl w:val="1"/>
          <w:numId w:val="2"/>
        </w:numPr>
        <w:tabs>
          <w:tab w:val="left" w:pos="1996"/>
        </w:tabs>
        <w:ind w:right="924"/>
        <w:rPr>
          <w:sz w:val="28"/>
        </w:rPr>
      </w:pPr>
      <w:r>
        <w:rPr>
          <w:color w:val="414042"/>
          <w:spacing w:val="-9"/>
          <w:sz w:val="28"/>
        </w:rPr>
        <w:t xml:space="preserve">問題が生じた際の議論迅速化のための買収企業と買収対象 </w:t>
      </w:r>
      <w:r>
        <w:rPr>
          <w:color w:val="414042"/>
          <w:spacing w:val="-10"/>
          <w:w w:val="105"/>
          <w:sz w:val="28"/>
        </w:rPr>
        <w:t>に対する一次窓口担当者</w:t>
      </w:r>
    </w:p>
    <w:p w:rsidR="00D01E5D" w:rsidRDefault="0022633E">
      <w:pPr>
        <w:pStyle w:val="a4"/>
        <w:numPr>
          <w:ilvl w:val="1"/>
          <w:numId w:val="2"/>
        </w:numPr>
        <w:tabs>
          <w:tab w:val="left" w:pos="1996"/>
        </w:tabs>
        <w:spacing w:before="242"/>
        <w:rPr>
          <w:sz w:val="28"/>
        </w:rPr>
      </w:pPr>
      <w:r>
        <w:rPr>
          <w:color w:val="414042"/>
          <w:spacing w:val="-12"/>
          <w:w w:val="105"/>
          <w:sz w:val="28"/>
        </w:rPr>
        <w:t>スケジュールと物流</w:t>
      </w:r>
      <w:r>
        <w:rPr>
          <w:color w:val="414042"/>
          <w:spacing w:val="-16"/>
          <w:w w:val="105"/>
          <w:sz w:val="28"/>
        </w:rPr>
        <w:t>（</w:t>
      </w:r>
      <w:r>
        <w:rPr>
          <w:color w:val="414042"/>
          <w:spacing w:val="-4"/>
          <w:w w:val="105"/>
          <w:sz w:val="28"/>
        </w:rPr>
        <w:t>実地訪問が絡む場合は特に</w:t>
      </w:r>
      <w:r>
        <w:rPr>
          <w:color w:val="414042"/>
          <w:w w:val="105"/>
          <w:sz w:val="28"/>
        </w:rPr>
        <w:t>）</w:t>
      </w:r>
    </w:p>
    <w:p w:rsidR="00D01E5D" w:rsidRDefault="0022633E">
      <w:pPr>
        <w:pStyle w:val="a4"/>
        <w:numPr>
          <w:ilvl w:val="1"/>
          <w:numId w:val="2"/>
        </w:numPr>
        <w:tabs>
          <w:tab w:val="left" w:pos="1996"/>
        </w:tabs>
        <w:spacing w:before="122"/>
        <w:rPr>
          <w:sz w:val="28"/>
        </w:rPr>
      </w:pPr>
      <w:r>
        <w:rPr>
          <w:color w:val="414042"/>
          <w:spacing w:val="-8"/>
          <w:w w:val="105"/>
          <w:sz w:val="28"/>
        </w:rPr>
        <w:t>機密事項に関するパラメータ</w:t>
      </w:r>
    </w:p>
    <w:p w:rsidR="00D01E5D" w:rsidRDefault="0022633E">
      <w:pPr>
        <w:pStyle w:val="a4"/>
        <w:numPr>
          <w:ilvl w:val="1"/>
          <w:numId w:val="2"/>
        </w:numPr>
        <w:tabs>
          <w:tab w:val="left" w:pos="1996"/>
        </w:tabs>
        <w:rPr>
          <w:sz w:val="28"/>
        </w:rPr>
      </w:pPr>
      <w:r>
        <w:rPr>
          <w:color w:val="414042"/>
          <w:spacing w:val="-2"/>
          <w:w w:val="105"/>
          <w:sz w:val="28"/>
        </w:rPr>
        <w:t>コー</w:t>
      </w:r>
      <w:r>
        <w:rPr>
          <w:color w:val="414042"/>
          <w:sz w:val="28"/>
        </w:rPr>
        <w:t>ド</w:t>
      </w:r>
      <w:r>
        <w:rPr>
          <w:color w:val="414042"/>
          <w:spacing w:val="-7"/>
          <w:w w:val="105"/>
          <w:sz w:val="28"/>
        </w:rPr>
        <w:t>の脆弱性とバージョン コン</w:t>
      </w:r>
      <w:r>
        <w:rPr>
          <w:color w:val="414042"/>
          <w:spacing w:val="-7"/>
          <w:sz w:val="28"/>
        </w:rPr>
        <w:t>ト</w:t>
      </w:r>
      <w:r>
        <w:rPr>
          <w:color w:val="414042"/>
          <w:spacing w:val="-7"/>
          <w:w w:val="105"/>
          <w:sz w:val="28"/>
        </w:rPr>
        <w:t>ロールに関する分析</w:t>
      </w:r>
    </w:p>
    <w:p w:rsidR="00D01E5D" w:rsidRDefault="0022633E">
      <w:pPr>
        <w:pStyle w:val="a4"/>
        <w:numPr>
          <w:ilvl w:val="1"/>
          <w:numId w:val="2"/>
        </w:numPr>
        <w:tabs>
          <w:tab w:val="left" w:pos="1996"/>
        </w:tabs>
        <w:rPr>
          <w:sz w:val="28"/>
        </w:rPr>
      </w:pPr>
      <w:r>
        <w:rPr>
          <w:color w:val="414042"/>
          <w:spacing w:val="-9"/>
          <w:w w:val="105"/>
          <w:sz w:val="28"/>
        </w:rPr>
        <w:t>費用、通常プロセスと簡易版プロセス</w:t>
      </w:r>
    </w:p>
    <w:p w:rsidR="00D01E5D" w:rsidRDefault="00D01E5D">
      <w:pPr>
        <w:pStyle w:val="a3"/>
        <w:spacing w:before="3"/>
      </w:pPr>
    </w:p>
    <w:p w:rsidR="00D01E5D" w:rsidRDefault="0022633E">
      <w:pPr>
        <w:pStyle w:val="a3"/>
        <w:ind w:left="395" w:right="419"/>
      </w:pPr>
      <w:r>
        <w:rPr>
          <w:color w:val="414042"/>
          <w:spacing w:val="-4"/>
          <w:w w:val="120"/>
        </w:rPr>
        <w:t>オ</w:t>
      </w:r>
      <w:r>
        <w:rPr>
          <w:color w:val="414042"/>
          <w:spacing w:val="-15"/>
          <w:w w:val="110"/>
        </w:rPr>
        <w:t>ープンソース コンプライアンスは継続して行われるプロセスです。よい</w:t>
      </w:r>
      <w:r>
        <w:rPr>
          <w:color w:val="414042"/>
          <w:spacing w:val="-4"/>
          <w:w w:val="120"/>
        </w:rPr>
        <w:t>オ</w:t>
      </w:r>
      <w:r>
        <w:rPr>
          <w:color w:val="414042"/>
          <w:spacing w:val="-6"/>
          <w:w w:val="110"/>
        </w:rPr>
        <w:t>ープン</w:t>
      </w:r>
      <w:r>
        <w:rPr>
          <w:color w:val="414042"/>
          <w:spacing w:val="-18"/>
          <w:w w:val="110"/>
        </w:rPr>
        <w:t>ソース コンプライアンスのプラクティスを維持していくことで、企業は、起こ</w:t>
      </w:r>
      <w:r>
        <w:rPr>
          <w:color w:val="414042"/>
          <w:spacing w:val="2"/>
        </w:rPr>
        <w:t>り</w:t>
      </w:r>
      <w:r>
        <w:rPr>
          <w:color w:val="414042"/>
          <w:spacing w:val="-6"/>
          <w:w w:val="110"/>
        </w:rPr>
        <w:t>うる買</w:t>
      </w:r>
      <w:r>
        <w:rPr>
          <w:color w:val="414042"/>
          <w:spacing w:val="-15"/>
          <w:w w:val="110"/>
        </w:rPr>
        <w:t>収、売却、はたまた製品・サービスのリリースといったソフ</w:t>
      </w:r>
      <w:r>
        <w:rPr>
          <w:color w:val="414042"/>
        </w:rPr>
        <w:t>ト</w:t>
      </w:r>
      <w:r>
        <w:rPr>
          <w:color w:val="414042"/>
          <w:spacing w:val="-16"/>
          <w:w w:val="110"/>
        </w:rPr>
        <w:t>ウ</w:t>
      </w:r>
      <w:r>
        <w:rPr>
          <w:color w:val="414042"/>
          <w:spacing w:val="-27"/>
          <w:w w:val="120"/>
        </w:rPr>
        <w:t>ェ</w:t>
      </w:r>
      <w:r>
        <w:rPr>
          <w:color w:val="414042"/>
          <w:spacing w:val="-7"/>
          <w:w w:val="110"/>
        </w:rPr>
        <w:t>アの持ち主が変わ</w:t>
      </w:r>
      <w:r>
        <w:rPr>
          <w:color w:val="414042"/>
          <w:spacing w:val="-16"/>
          <w:w w:val="105"/>
        </w:rPr>
        <w:t>る</w:t>
      </w:r>
      <w:del w:id="170" w:author="工内隆" w:date="2018-02-15T17:49:00Z">
        <w:r w:rsidDel="001962D7">
          <w:rPr>
            <w:color w:val="414042"/>
            <w:spacing w:val="-16"/>
            <w:w w:val="105"/>
          </w:rPr>
          <w:delText>、</w:delText>
        </w:r>
      </w:del>
      <w:r>
        <w:rPr>
          <w:color w:val="414042"/>
          <w:spacing w:val="-16"/>
          <w:w w:val="105"/>
        </w:rPr>
        <w:t xml:space="preserve">あらゆるシナリオに対し用意ができるようになります。こういった理由からオープ </w:t>
      </w:r>
      <w:r>
        <w:rPr>
          <w:color w:val="414042"/>
          <w:spacing w:val="-16"/>
          <w:w w:val="110"/>
        </w:rPr>
        <w:t>ンソース コンプライアンス プログラムの構築、改善へ投資することが企業に高く</w:t>
      </w:r>
      <w:r>
        <w:rPr>
          <w:color w:val="414042"/>
          <w:spacing w:val="-18"/>
          <w:w w:val="110"/>
        </w:rPr>
        <w:t>推奨されているのです。</w:t>
      </w:r>
    </w:p>
    <w:p w:rsidR="00D01E5D" w:rsidRDefault="00D01E5D">
      <w:pPr>
        <w:sectPr w:rsidR="00D01E5D">
          <w:pgSz w:w="12240" w:h="15840"/>
          <w:pgMar w:top="880" w:right="1240" w:bottom="760" w:left="1180" w:header="10" w:footer="560" w:gutter="0"/>
          <w:cols w:space="720"/>
        </w:sect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spacing w:before="5"/>
        <w:rPr>
          <w:sz w:val="21"/>
        </w:rPr>
      </w:pPr>
    </w:p>
    <w:p w:rsidR="00D01E5D" w:rsidRDefault="005668DD">
      <w:pPr>
        <w:pStyle w:val="2"/>
        <w:spacing w:before="33"/>
      </w:pPr>
      <w:r>
        <w:rPr>
          <w:noProof/>
        </w:rPr>
        <mc:AlternateContent>
          <mc:Choice Requires="wps">
            <w:drawing>
              <wp:anchor distT="0" distB="0" distL="0" distR="0" simplePos="0" relativeHeight="251677696" behindDoc="0" locked="0" layoutInCell="1" allowOverlap="1">
                <wp:simplePos x="0" y="0"/>
                <wp:positionH relativeFrom="page">
                  <wp:posOffset>1000125</wp:posOffset>
                </wp:positionH>
                <wp:positionV relativeFrom="paragraph">
                  <wp:posOffset>459105</wp:posOffset>
                </wp:positionV>
                <wp:extent cx="5772785" cy="0"/>
                <wp:effectExtent l="9525" t="6350" r="8890" b="12700"/>
                <wp:wrapTopAndBottom/>
                <wp:docPr id="34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E644F" id="Line 16" o:spid="_x0000_s1026" style="position:absolute;left:0;text-align:left;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6.15pt" to="533.3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" strokecolor="#aaaaad" strokeweight="1pt">
                <w10:wrap type="topAndBottom" anchorx="page"/>
              </v:line>
            </w:pict>
          </mc:Fallback>
        </mc:AlternateContent>
      </w:r>
      <w:bookmarkStart w:id="171" w:name="_bookmark12"/>
      <w:bookmarkEnd w:id="171"/>
      <w:r w:rsidR="0022633E">
        <w:rPr>
          <w:color w:val="414042"/>
        </w:rPr>
        <w:t>参考文献</w:t>
      </w:r>
    </w:p>
    <w:p w:rsidR="00D01E5D" w:rsidRDefault="0022633E">
      <w:pPr>
        <w:pStyle w:val="3"/>
        <w:spacing w:before="216" w:line="249" w:lineRule="auto"/>
        <w:ind w:right="320"/>
      </w:pPr>
      <w:r>
        <w:rPr>
          <w:color w:val="414042"/>
          <w:spacing w:val="1"/>
          <w:w w:val="105"/>
        </w:rPr>
        <w:t>Open</w:t>
      </w:r>
      <w:r>
        <w:rPr>
          <w:color w:val="414042"/>
          <w:w w:val="105"/>
        </w:rPr>
        <w:t xml:space="preserve"> Source Compliance in the </w:t>
      </w:r>
      <w:r>
        <w:rPr>
          <w:color w:val="414042"/>
          <w:spacing w:val="-3"/>
          <w:w w:val="105"/>
        </w:rPr>
        <w:t>Enterprise（</w:t>
      </w:r>
      <w:r>
        <w:rPr>
          <w:color w:val="414042"/>
          <w:spacing w:val="-7"/>
          <w:w w:val="105"/>
        </w:rPr>
        <w:t>企業におけるオ</w:t>
      </w:r>
      <w:r>
        <w:rPr>
          <w:color w:val="414042"/>
          <w:spacing w:val="-11"/>
          <w:w w:val="110"/>
        </w:rPr>
        <w:t>ープンソース コンプライアンス</w:t>
      </w:r>
      <w:r>
        <w:rPr>
          <w:color w:val="414042"/>
          <w:w w:val="110"/>
        </w:rPr>
        <w:t>）</w:t>
      </w:r>
    </w:p>
    <w:p w:rsidR="00D01E5D" w:rsidRDefault="0022633E">
      <w:pPr>
        <w:pStyle w:val="a3"/>
        <w:spacing w:line="319" w:lineRule="exact"/>
        <w:ind w:left="395"/>
      </w:pPr>
      <w:r>
        <w:rPr>
          <w:color w:val="414042"/>
          <w:w w:val="105"/>
        </w:rPr>
        <w:t>The Linux Foundationで公開されている「</w:t>
      </w:r>
      <w:hyperlink r:id="rId99">
        <w:r>
          <w:rPr>
            <w:color w:val="0096D6"/>
            <w:w w:val="105"/>
          </w:rPr>
          <w:t>Open Source Compliance in the</w:t>
        </w:r>
      </w:hyperlink>
    </w:p>
    <w:p w:rsidR="00D01E5D" w:rsidRDefault="0022633E">
      <w:pPr>
        <w:pStyle w:val="a3"/>
        <w:spacing w:before="1"/>
        <w:ind w:left="395" w:right="428"/>
        <w:jc w:val="both"/>
      </w:pPr>
      <w:hyperlink r:id="rId100">
        <w:r>
          <w:rPr>
            <w:color w:val="0096D6"/>
            <w:spacing w:val="5"/>
            <w:w w:val="105"/>
          </w:rPr>
          <w:t>Enterprise（</w:t>
        </w:r>
        <w:r>
          <w:rPr>
            <w:color w:val="0096D6"/>
            <w:spacing w:val="-1"/>
            <w:w w:val="105"/>
          </w:rPr>
          <w:t>企業におけるオープンソース  コンプライアンス</w:t>
        </w:r>
        <w:r>
          <w:rPr>
            <w:color w:val="0096D6"/>
            <w:spacing w:val="-42"/>
            <w:w w:val="105"/>
          </w:rPr>
          <w:t>）</w:t>
        </w:r>
      </w:hyperlink>
      <w:r>
        <w:rPr>
          <w:color w:val="414042"/>
          <w:spacing w:val="-10"/>
          <w:w w:val="105"/>
        </w:rPr>
        <w:t>」は、実践ガイドとし</w:t>
      </w:r>
      <w:r>
        <w:rPr>
          <w:color w:val="414042"/>
          <w:spacing w:val="-13"/>
          <w:w w:val="105"/>
        </w:rPr>
        <w:t>て企業が製品やサービスにオープンソースをうまく活用し、法的責任を果たす形</w:t>
      </w:r>
      <w:del w:id="172" w:author="工内隆" w:date="2018-02-15T17:50:00Z">
        <w:r w:rsidDel="001962D7">
          <w:rPr>
            <w:color w:val="414042"/>
            <w:spacing w:val="-13"/>
            <w:w w:val="105"/>
          </w:rPr>
          <w:delText xml:space="preserve">  </w:delText>
        </w:r>
      </w:del>
      <w:r>
        <w:rPr>
          <w:color w:val="414042"/>
          <w:spacing w:val="-20"/>
          <w:w w:val="110"/>
        </w:rPr>
        <w:t>でオープンソース コミュニティに参加するする方法について触れています。</w:t>
      </w:r>
    </w:p>
    <w:p w:rsidR="00D01E5D" w:rsidRDefault="00D01E5D">
      <w:pPr>
        <w:pStyle w:val="a3"/>
        <w:spacing w:before="2"/>
        <w:rPr>
          <w:sz w:val="22"/>
        </w:rPr>
      </w:pPr>
    </w:p>
    <w:p w:rsidR="00D01E5D" w:rsidRDefault="0022633E">
      <w:pPr>
        <w:pStyle w:val="3"/>
        <w:spacing w:line="451" w:lineRule="exact"/>
      </w:pPr>
      <w:r>
        <w:rPr>
          <w:color w:val="414042"/>
          <w:w w:val="110"/>
        </w:rPr>
        <w:t>Practical GPL Compliance （実践GPLコンプライアンス）</w:t>
      </w:r>
    </w:p>
    <w:p w:rsidR="00D01E5D" w:rsidRDefault="0022633E">
      <w:pPr>
        <w:pStyle w:val="a3"/>
        <w:spacing w:line="348" w:lineRule="exact"/>
        <w:ind w:left="395"/>
      </w:pPr>
      <w:r>
        <w:rPr>
          <w:color w:val="414042"/>
          <w:w w:val="105"/>
        </w:rPr>
        <w:t>The Linux Foundationで公開されている「</w:t>
      </w:r>
      <w:hyperlink r:id="rId101">
        <w:r>
          <w:rPr>
            <w:color w:val="0096D6"/>
            <w:w w:val="105"/>
          </w:rPr>
          <w:t>Practical GPL Compliance（実践</w:t>
        </w:r>
      </w:hyperlink>
    </w:p>
    <w:p w:rsidR="00D01E5D" w:rsidRDefault="0022633E">
      <w:pPr>
        <w:pStyle w:val="a3"/>
        <w:spacing w:before="1"/>
        <w:ind w:left="395" w:right="372"/>
      </w:pPr>
      <w:hyperlink r:id="rId102">
        <w:r>
          <w:rPr>
            <w:color w:val="0096D6"/>
            <w:spacing w:val="5"/>
            <w:w w:val="105"/>
          </w:rPr>
          <w:t>GPL</w:t>
        </w:r>
        <w:r>
          <w:rPr>
            <w:color w:val="0096D6"/>
            <w:spacing w:val="-1"/>
            <w:w w:val="105"/>
          </w:rPr>
          <w:t>コンプライアンス</w:t>
        </w:r>
        <w:r>
          <w:rPr>
            <w:color w:val="0096D6"/>
            <w:spacing w:val="-42"/>
            <w:w w:val="105"/>
          </w:rPr>
          <w:t>）</w:t>
        </w:r>
      </w:hyperlink>
      <w:r>
        <w:rPr>
          <w:color w:val="414042"/>
          <w:w w:val="105"/>
          <w:u w:val="thick" w:color="414042"/>
        </w:rPr>
        <w:t>」</w:t>
      </w:r>
      <w:r>
        <w:rPr>
          <w:color w:val="414042"/>
          <w:spacing w:val="-19"/>
          <w:w w:val="105"/>
        </w:rPr>
        <w:t>は、スタートアップや小規模事業者、そして技術者向けの</w:t>
      </w:r>
      <w:del w:id="173" w:author="工内隆" w:date="2018-02-15T17:50:00Z">
        <w:r w:rsidDel="001962D7">
          <w:rPr>
            <w:color w:val="414042"/>
            <w:spacing w:val="-19"/>
            <w:w w:val="105"/>
          </w:rPr>
          <w:delText xml:space="preserve">  </w:delText>
        </w:r>
      </w:del>
      <w:r>
        <w:rPr>
          <w:color w:val="414042"/>
          <w:spacing w:val="-10"/>
          <w:w w:val="110"/>
        </w:rPr>
        <w:t>コンプライアンス ガイ</w:t>
      </w:r>
      <w:r>
        <w:rPr>
          <w:color w:val="414042"/>
          <w:spacing w:val="10"/>
          <w:w w:val="105"/>
        </w:rPr>
        <w:t>ド</w:t>
      </w:r>
      <w:r>
        <w:rPr>
          <w:color w:val="414042"/>
          <w:spacing w:val="-23"/>
          <w:w w:val="110"/>
        </w:rPr>
        <w:t>で、特に</w:t>
      </w:r>
      <w:r>
        <w:rPr>
          <w:color w:val="414042"/>
          <w:w w:val="110"/>
        </w:rPr>
        <w:t xml:space="preserve">GNU </w:t>
      </w:r>
      <w:r>
        <w:rPr>
          <w:color w:val="414042"/>
          <w:spacing w:val="-3"/>
          <w:w w:val="110"/>
        </w:rPr>
        <w:t xml:space="preserve">General Public </w:t>
      </w:r>
      <w:r>
        <w:rPr>
          <w:color w:val="414042"/>
          <w:w w:val="110"/>
        </w:rPr>
        <w:t>License</w:t>
      </w:r>
      <w:r>
        <w:rPr>
          <w:color w:val="414042"/>
          <w:spacing w:val="-18"/>
          <w:w w:val="110"/>
        </w:rPr>
        <w:t xml:space="preserve"> (</w:t>
      </w:r>
      <w:r>
        <w:rPr>
          <w:color w:val="414042"/>
          <w:spacing w:val="-3"/>
          <w:w w:val="110"/>
        </w:rPr>
        <w:t>GPL</w:t>
      </w:r>
      <w:r>
        <w:rPr>
          <w:color w:val="414042"/>
          <w:spacing w:val="-6"/>
          <w:w w:val="110"/>
        </w:rPr>
        <w:t>)の各バージ</w:t>
      </w:r>
      <w:r>
        <w:rPr>
          <w:color w:val="414042"/>
          <w:spacing w:val="-17"/>
          <w:w w:val="105"/>
        </w:rPr>
        <w:t>ョンを順守することに焦点を当てています。本書の目的は、共通に抱える課題に</w:t>
      </w:r>
      <w:del w:id="174" w:author="工内隆" w:date="2018-02-15T17:50:00Z">
        <w:r w:rsidDel="001962D7">
          <w:rPr>
            <w:color w:val="414042"/>
            <w:spacing w:val="-17"/>
            <w:w w:val="105"/>
          </w:rPr>
          <w:delText xml:space="preserve"> </w:delText>
        </w:r>
      </w:del>
      <w:r>
        <w:rPr>
          <w:color w:val="414042"/>
          <w:spacing w:val="-6"/>
          <w:w w:val="110"/>
        </w:rPr>
        <w:t>実践的な情報提供をすることにあります。</w:t>
      </w:r>
    </w:p>
    <w:p w:rsidR="00D01E5D" w:rsidRDefault="00D01E5D">
      <w:pPr>
        <w:pStyle w:val="a3"/>
        <w:spacing w:before="8"/>
        <w:rPr>
          <w:sz w:val="31"/>
        </w:rPr>
      </w:pPr>
    </w:p>
    <w:p w:rsidR="00D01E5D" w:rsidRDefault="0022633E">
      <w:pPr>
        <w:pStyle w:val="3"/>
        <w:spacing w:line="451" w:lineRule="exact"/>
      </w:pPr>
      <w:r>
        <w:rPr>
          <w:color w:val="414042"/>
          <w:w w:val="110"/>
        </w:rPr>
        <w:t>OpenChain Curriculum （OpenChain カリキュラム）</w:t>
      </w:r>
    </w:p>
    <w:p w:rsidR="00D01E5D" w:rsidRDefault="0022633E">
      <w:pPr>
        <w:pStyle w:val="a3"/>
        <w:spacing w:line="348" w:lineRule="exact"/>
        <w:ind w:left="395"/>
      </w:pPr>
      <w:r>
        <w:rPr>
          <w:color w:val="414042"/>
          <w:w w:val="110"/>
        </w:rPr>
        <w:t>「</w:t>
      </w:r>
      <w:hyperlink r:id="rId103">
        <w:r>
          <w:rPr>
            <w:color w:val="0096D6"/>
            <w:w w:val="110"/>
          </w:rPr>
          <w:t>OpenChain Curriculum（OpenChainカリキュラム）</w:t>
        </w:r>
      </w:hyperlink>
      <w:r>
        <w:rPr>
          <w:color w:val="414042"/>
          <w:w w:val="110"/>
        </w:rPr>
        <w:t>」は、組織がOpenChain</w:t>
      </w:r>
    </w:p>
    <w:p w:rsidR="00D01E5D" w:rsidRDefault="0022633E">
      <w:pPr>
        <w:pStyle w:val="a3"/>
        <w:spacing w:before="1"/>
        <w:ind w:left="395" w:right="340"/>
      </w:pPr>
      <w:r>
        <w:rPr>
          <w:color w:val="414042"/>
          <w:spacing w:val="-4"/>
          <w:w w:val="105"/>
        </w:rPr>
        <w:t>Specification（OpenChain</w:t>
      </w:r>
      <w:r>
        <w:rPr>
          <w:color w:val="414042"/>
          <w:spacing w:val="-9"/>
          <w:w w:val="105"/>
        </w:rPr>
        <w:t>仕様書</w:t>
      </w:r>
      <w:r>
        <w:rPr>
          <w:color w:val="414042"/>
          <w:spacing w:val="-17"/>
          <w:w w:val="105"/>
        </w:rPr>
        <w:t>）</w:t>
      </w:r>
      <w:r>
        <w:rPr>
          <w:color w:val="414042"/>
          <w:spacing w:val="-12"/>
          <w:w w:val="105"/>
        </w:rPr>
        <w:t>で定義されたトレーニングやプロセスの要求事</w:t>
      </w:r>
      <w:r>
        <w:rPr>
          <w:color w:val="414042"/>
          <w:spacing w:val="-18"/>
          <w:w w:val="105"/>
        </w:rPr>
        <w:t>項へ準拠することを支援するために設計されています。一般的なオープンソース</w:t>
      </w:r>
      <w:del w:id="175" w:author="工内隆" w:date="2018-02-15T17:51:00Z">
        <w:r w:rsidDel="001962D7">
          <w:rPr>
            <w:color w:val="414042"/>
            <w:spacing w:val="-18"/>
            <w:w w:val="105"/>
          </w:rPr>
          <w:delText xml:space="preserve">    </w:delText>
        </w:r>
      </w:del>
      <w:r>
        <w:rPr>
          <w:color w:val="414042"/>
          <w:spacing w:val="-14"/>
          <w:w w:val="105"/>
        </w:rPr>
        <w:t>のトレーニングでも使用可能ですし、パブリックドメインのライセンスであることから</w:t>
      </w:r>
      <w:del w:id="176" w:author="工内隆" w:date="2018-02-15T17:51:00Z">
        <w:r w:rsidDel="001962D7">
          <w:rPr>
            <w:color w:val="414042"/>
            <w:spacing w:val="-14"/>
            <w:w w:val="105"/>
          </w:rPr>
          <w:delText xml:space="preserve">  </w:delText>
        </w:r>
      </w:del>
      <w:r>
        <w:rPr>
          <w:color w:val="414042"/>
          <w:spacing w:val="-14"/>
          <w:w w:val="105"/>
        </w:rPr>
        <w:t>部分的にでもすべてでも制約なく組織内外で再利用することができます。</w:t>
      </w:r>
    </w:p>
    <w:p w:rsidR="00D01E5D" w:rsidRDefault="00D01E5D">
      <w:pPr>
        <w:pStyle w:val="a3"/>
        <w:spacing w:before="8"/>
        <w:rPr>
          <w:sz w:val="31"/>
        </w:rPr>
      </w:pPr>
    </w:p>
    <w:p w:rsidR="00D01E5D" w:rsidRDefault="0022633E">
      <w:pPr>
        <w:pStyle w:val="3"/>
        <w:spacing w:line="249" w:lineRule="auto"/>
        <w:ind w:right="536"/>
      </w:pPr>
      <w:r>
        <w:rPr>
          <w:color w:val="414042"/>
          <w:w w:val="105"/>
        </w:rPr>
        <w:t>Compliance Basics for Developers （開発者向けコンプライ</w:t>
      </w:r>
      <w:r>
        <w:rPr>
          <w:color w:val="414042"/>
          <w:w w:val="110"/>
        </w:rPr>
        <w:t>アンスの基礎）</w:t>
      </w:r>
    </w:p>
    <w:p w:rsidR="00D01E5D" w:rsidRDefault="0022633E">
      <w:pPr>
        <w:pStyle w:val="a3"/>
        <w:spacing w:line="319" w:lineRule="exact"/>
        <w:ind w:left="395"/>
      </w:pPr>
      <w:r>
        <w:rPr>
          <w:color w:val="414042"/>
          <w:w w:val="110"/>
        </w:rPr>
        <w:t>The Linux Foundationが提供する、開発者を対象とした</w:t>
      </w:r>
      <w:hyperlink r:id="rId104">
        <w:r>
          <w:rPr>
            <w:color w:val="0096D6"/>
            <w:w w:val="110"/>
          </w:rPr>
          <w:t>無償のオープンソース</w:t>
        </w:r>
      </w:hyperlink>
    </w:p>
    <w:p w:rsidR="00D01E5D" w:rsidRDefault="0022633E">
      <w:pPr>
        <w:pStyle w:val="a3"/>
        <w:spacing w:before="1"/>
        <w:ind w:left="395"/>
      </w:pPr>
      <w:hyperlink r:id="rId105">
        <w:r>
          <w:rPr>
            <w:color w:val="0096D6"/>
            <w:w w:val="115"/>
          </w:rPr>
          <w:t>コンプライアンスコース</w:t>
        </w:r>
      </w:hyperlink>
      <w:r>
        <w:rPr>
          <w:color w:val="414042"/>
          <w:w w:val="115"/>
        </w:rPr>
        <w:t>です。</w:t>
      </w:r>
    </w:p>
    <w:p w:rsidR="00D01E5D" w:rsidRDefault="00D01E5D">
      <w:pPr>
        <w:sectPr w:rsidR="00D01E5D">
          <w:pgSz w:w="12240" w:h="15840"/>
          <w:pgMar w:top="880" w:right="1240" w:bottom="760" w:left="1180" w:header="10" w:footer="560" w:gutter="0"/>
          <w:cols w:space="720"/>
        </w:sectPr>
      </w:pPr>
    </w:p>
    <w:p w:rsidR="00D01E5D" w:rsidRDefault="00D01E5D">
      <w:pPr>
        <w:pStyle w:val="a3"/>
        <w:rPr>
          <w:sz w:val="20"/>
        </w:rPr>
      </w:pPr>
    </w:p>
    <w:p w:rsidR="00D01E5D" w:rsidRDefault="00D01E5D">
      <w:pPr>
        <w:pStyle w:val="a3"/>
        <w:rPr>
          <w:sz w:val="20"/>
        </w:rPr>
      </w:pPr>
    </w:p>
    <w:p w:rsidR="00D01E5D" w:rsidRDefault="00D01E5D">
      <w:pPr>
        <w:pStyle w:val="a3"/>
        <w:spacing w:before="7"/>
        <w:rPr>
          <w:sz w:val="26"/>
        </w:rPr>
      </w:pPr>
    </w:p>
    <w:p w:rsidR="00D01E5D" w:rsidRPr="005668DD" w:rsidRDefault="0022633E">
      <w:pPr>
        <w:pStyle w:val="3"/>
        <w:spacing w:before="49" w:line="451" w:lineRule="exact"/>
        <w:rPr>
          <w:lang w:val="en-US"/>
        </w:rPr>
      </w:pPr>
      <w:r w:rsidRPr="005668DD">
        <w:rPr>
          <w:color w:val="414042"/>
          <w:w w:val="105"/>
          <w:lang w:val="en-US"/>
        </w:rPr>
        <w:t>Software Package Data Exchange (SPDX)</w:t>
      </w:r>
    </w:p>
    <w:p w:rsidR="00D01E5D" w:rsidRDefault="0022633E">
      <w:pPr>
        <w:pStyle w:val="a3"/>
        <w:ind w:left="395" w:right="497"/>
      </w:pPr>
      <w:hyperlink r:id="rId106">
        <w:r>
          <w:rPr>
            <w:color w:val="0096D6"/>
            <w:w w:val="110"/>
          </w:rPr>
          <w:t>SPDX</w:t>
        </w:r>
      </w:hyperlink>
      <w:r>
        <w:rPr>
          <w:color w:val="414042"/>
          <w:spacing w:val="-16"/>
          <w:w w:val="110"/>
        </w:rPr>
        <w:t>は、ソフ</w:t>
      </w:r>
      <w:r>
        <w:rPr>
          <w:color w:val="414042"/>
          <w:w w:val="105"/>
        </w:rPr>
        <w:t>ト</w:t>
      </w:r>
      <w:r>
        <w:rPr>
          <w:color w:val="414042"/>
          <w:spacing w:val="-13"/>
          <w:w w:val="110"/>
        </w:rPr>
        <w:t>ウェア パッケージのコンポーネン</w:t>
      </w:r>
      <w:r>
        <w:rPr>
          <w:color w:val="414042"/>
          <w:spacing w:val="-4"/>
          <w:w w:val="105"/>
        </w:rPr>
        <w:t>ト</w:t>
      </w:r>
      <w:r>
        <w:rPr>
          <w:color w:val="414042"/>
          <w:spacing w:val="-12"/>
          <w:w w:val="110"/>
        </w:rPr>
        <w:t>、ライセンスおよび著作権を伝</w:t>
      </w:r>
      <w:r>
        <w:rPr>
          <w:color w:val="414042"/>
          <w:spacing w:val="-8"/>
          <w:w w:val="110"/>
        </w:rPr>
        <w:t>達していくための一連の標準フォーマッ</w:t>
      </w:r>
      <w:r>
        <w:rPr>
          <w:color w:val="414042"/>
          <w:w w:val="105"/>
        </w:rPr>
        <w:t>ト</w:t>
      </w:r>
      <w:r>
        <w:rPr>
          <w:color w:val="414042"/>
          <w:spacing w:val="-10"/>
          <w:w w:val="110"/>
        </w:rPr>
        <w:t>になります。</w:t>
      </w:r>
    </w:p>
    <w:p w:rsidR="00D01E5D" w:rsidRDefault="00D01E5D">
      <w:pPr>
        <w:pStyle w:val="a3"/>
        <w:spacing w:before="3"/>
        <w:rPr>
          <w:sz w:val="21"/>
        </w:rPr>
      </w:pPr>
    </w:p>
    <w:p w:rsidR="00D01E5D" w:rsidRDefault="0022633E">
      <w:pPr>
        <w:pStyle w:val="3"/>
        <w:spacing w:line="249" w:lineRule="auto"/>
        <w:ind w:right="488"/>
        <w:rPr>
          <w:rFonts w:ascii="Arial" w:eastAsia="Arial"/>
        </w:rPr>
      </w:pPr>
      <w:r>
        <w:rPr>
          <w:color w:val="414042"/>
          <w:spacing w:val="-11"/>
          <w:w w:val="115"/>
        </w:rPr>
        <w:t>オープンソース コンプライアンス ソリューションを提供してい</w:t>
      </w:r>
      <w:r>
        <w:rPr>
          <w:color w:val="414042"/>
          <w:spacing w:val="-16"/>
          <w:w w:val="115"/>
        </w:rPr>
        <w:t>る商用プロバイダ一覧</w:t>
      </w:r>
      <w:r>
        <w:rPr>
          <w:rFonts w:ascii="Arial" w:eastAsia="Arial"/>
          <w:color w:val="414042"/>
          <w:w w:val="115"/>
        </w:rPr>
        <w:t>*</w:t>
      </w:r>
    </w:p>
    <w:p w:rsidR="00D01E5D" w:rsidRDefault="0022633E">
      <w:pPr>
        <w:pStyle w:val="a4"/>
        <w:numPr>
          <w:ilvl w:val="0"/>
          <w:numId w:val="2"/>
        </w:numPr>
        <w:tabs>
          <w:tab w:val="left" w:pos="1196"/>
        </w:tabs>
        <w:spacing w:before="80"/>
        <w:rPr>
          <w:sz w:val="28"/>
        </w:rPr>
      </w:pPr>
      <w:hyperlink r:id="rId107">
        <w:r>
          <w:rPr>
            <w:color w:val="009EDA"/>
            <w:spacing w:val="-3"/>
            <w:w w:val="105"/>
            <w:sz w:val="28"/>
          </w:rPr>
          <w:t>Black Duck</w:t>
        </w:r>
        <w:r>
          <w:rPr>
            <w:color w:val="009EDA"/>
            <w:spacing w:val="17"/>
            <w:w w:val="105"/>
            <w:sz w:val="28"/>
          </w:rPr>
          <w:t xml:space="preserve"> </w:t>
        </w:r>
        <w:r>
          <w:rPr>
            <w:color w:val="009EDA"/>
            <w:w w:val="105"/>
            <w:sz w:val="28"/>
          </w:rPr>
          <w:t>Software</w:t>
        </w:r>
      </w:hyperlink>
    </w:p>
    <w:p w:rsidR="00D01E5D" w:rsidRDefault="0022633E">
      <w:pPr>
        <w:pStyle w:val="a4"/>
        <w:numPr>
          <w:ilvl w:val="0"/>
          <w:numId w:val="2"/>
        </w:numPr>
        <w:tabs>
          <w:tab w:val="left" w:pos="1196"/>
        </w:tabs>
        <w:spacing w:before="122"/>
        <w:rPr>
          <w:sz w:val="28"/>
        </w:rPr>
      </w:pPr>
      <w:hyperlink r:id="rId108">
        <w:r>
          <w:rPr>
            <w:color w:val="009EDA"/>
            <w:spacing w:val="-4"/>
            <w:w w:val="105"/>
            <w:sz w:val="28"/>
          </w:rPr>
          <w:t>Flexera</w:t>
        </w:r>
        <w:r>
          <w:rPr>
            <w:color w:val="009EDA"/>
            <w:spacing w:val="7"/>
            <w:w w:val="105"/>
            <w:sz w:val="28"/>
          </w:rPr>
          <w:t xml:space="preserve"> </w:t>
        </w:r>
        <w:r>
          <w:rPr>
            <w:color w:val="009EDA"/>
            <w:w w:val="105"/>
            <w:sz w:val="28"/>
          </w:rPr>
          <w:t>Software</w:t>
        </w:r>
      </w:hyperlink>
    </w:p>
    <w:p w:rsidR="00D01E5D" w:rsidRDefault="0022633E">
      <w:pPr>
        <w:pStyle w:val="a4"/>
        <w:numPr>
          <w:ilvl w:val="0"/>
          <w:numId w:val="2"/>
        </w:numPr>
        <w:tabs>
          <w:tab w:val="left" w:pos="1196"/>
        </w:tabs>
        <w:rPr>
          <w:sz w:val="28"/>
        </w:rPr>
      </w:pPr>
      <w:hyperlink r:id="rId109">
        <w:r>
          <w:rPr>
            <w:color w:val="009EDA"/>
            <w:sz w:val="28"/>
          </w:rPr>
          <w:t>FOSSA</w:t>
        </w:r>
      </w:hyperlink>
    </w:p>
    <w:p w:rsidR="00D01E5D" w:rsidRDefault="0022633E">
      <w:pPr>
        <w:pStyle w:val="a4"/>
        <w:numPr>
          <w:ilvl w:val="0"/>
          <w:numId w:val="2"/>
        </w:numPr>
        <w:tabs>
          <w:tab w:val="left" w:pos="1196"/>
        </w:tabs>
        <w:rPr>
          <w:sz w:val="28"/>
        </w:rPr>
      </w:pPr>
      <w:hyperlink r:id="rId110">
        <w:r>
          <w:rPr>
            <w:color w:val="009EDA"/>
            <w:spacing w:val="1"/>
            <w:w w:val="105"/>
            <w:sz w:val="28"/>
          </w:rPr>
          <w:t>FOSSID</w:t>
        </w:r>
        <w:r>
          <w:rPr>
            <w:color w:val="009EDA"/>
            <w:spacing w:val="7"/>
            <w:w w:val="105"/>
            <w:sz w:val="28"/>
          </w:rPr>
          <w:t xml:space="preserve"> </w:t>
        </w:r>
        <w:r>
          <w:rPr>
            <w:color w:val="009EDA"/>
            <w:w w:val="105"/>
            <w:sz w:val="28"/>
          </w:rPr>
          <w:t>AB</w:t>
        </w:r>
      </w:hyperlink>
    </w:p>
    <w:p w:rsidR="00D01E5D" w:rsidRDefault="0022633E">
      <w:pPr>
        <w:pStyle w:val="a4"/>
        <w:numPr>
          <w:ilvl w:val="0"/>
          <w:numId w:val="2"/>
        </w:numPr>
        <w:tabs>
          <w:tab w:val="left" w:pos="1196"/>
        </w:tabs>
        <w:rPr>
          <w:sz w:val="28"/>
        </w:rPr>
      </w:pPr>
      <w:hyperlink r:id="rId111">
        <w:r>
          <w:rPr>
            <w:color w:val="009EDA"/>
            <w:spacing w:val="-3"/>
            <w:w w:val="105"/>
            <w:sz w:val="28"/>
          </w:rPr>
          <w:t>nexB</w:t>
        </w:r>
      </w:hyperlink>
    </w:p>
    <w:p w:rsidR="00D01E5D" w:rsidRDefault="0022633E">
      <w:pPr>
        <w:pStyle w:val="a4"/>
        <w:numPr>
          <w:ilvl w:val="0"/>
          <w:numId w:val="2"/>
        </w:numPr>
        <w:tabs>
          <w:tab w:val="left" w:pos="1196"/>
        </w:tabs>
        <w:spacing w:before="122"/>
        <w:rPr>
          <w:sz w:val="28"/>
        </w:rPr>
      </w:pPr>
      <w:hyperlink r:id="rId112">
        <w:r>
          <w:rPr>
            <w:color w:val="009EDA"/>
            <w:sz w:val="28"/>
          </w:rPr>
          <w:t>Protecode</w:t>
        </w:r>
        <w:r>
          <w:rPr>
            <w:color w:val="009EDA"/>
            <w:spacing w:val="10"/>
            <w:sz w:val="28"/>
          </w:rPr>
          <w:t xml:space="preserve"> </w:t>
        </w:r>
      </w:hyperlink>
      <w:r>
        <w:rPr>
          <w:color w:val="414042"/>
          <w:sz w:val="28"/>
        </w:rPr>
        <w:t>(Synopsys)</w:t>
      </w:r>
    </w:p>
    <w:p w:rsidR="00D01E5D" w:rsidRDefault="0022633E">
      <w:pPr>
        <w:pStyle w:val="a4"/>
        <w:numPr>
          <w:ilvl w:val="0"/>
          <w:numId w:val="2"/>
        </w:numPr>
        <w:tabs>
          <w:tab w:val="left" w:pos="1196"/>
        </w:tabs>
        <w:rPr>
          <w:sz w:val="28"/>
        </w:rPr>
      </w:pPr>
      <w:hyperlink r:id="rId113">
        <w:r>
          <w:rPr>
            <w:color w:val="009EDA"/>
            <w:w w:val="105"/>
            <w:sz w:val="28"/>
          </w:rPr>
          <w:t xml:space="preserve">Rogue </w:t>
        </w:r>
        <w:r>
          <w:rPr>
            <w:color w:val="009EDA"/>
            <w:spacing w:val="-10"/>
            <w:w w:val="105"/>
            <w:sz w:val="28"/>
          </w:rPr>
          <w:t>Wave</w:t>
        </w:r>
        <w:r>
          <w:rPr>
            <w:color w:val="009EDA"/>
            <w:spacing w:val="13"/>
            <w:w w:val="105"/>
            <w:sz w:val="28"/>
          </w:rPr>
          <w:t xml:space="preserve"> </w:t>
        </w:r>
        <w:r>
          <w:rPr>
            <w:color w:val="009EDA"/>
            <w:w w:val="105"/>
            <w:sz w:val="28"/>
          </w:rPr>
          <w:t>Software</w:t>
        </w:r>
      </w:hyperlink>
    </w:p>
    <w:p w:rsidR="00D01E5D" w:rsidRDefault="0022633E">
      <w:pPr>
        <w:pStyle w:val="a4"/>
        <w:numPr>
          <w:ilvl w:val="0"/>
          <w:numId w:val="2"/>
        </w:numPr>
        <w:tabs>
          <w:tab w:val="left" w:pos="1196"/>
        </w:tabs>
        <w:rPr>
          <w:sz w:val="28"/>
        </w:rPr>
      </w:pPr>
      <w:hyperlink r:id="rId114">
        <w:r>
          <w:rPr>
            <w:color w:val="009EDA"/>
            <w:w w:val="105"/>
            <w:sz w:val="28"/>
          </w:rPr>
          <w:t>WhiteSource</w:t>
        </w:r>
        <w:r>
          <w:rPr>
            <w:color w:val="009EDA"/>
            <w:spacing w:val="6"/>
            <w:w w:val="105"/>
            <w:sz w:val="28"/>
          </w:rPr>
          <w:t xml:space="preserve"> </w:t>
        </w:r>
        <w:r>
          <w:rPr>
            <w:color w:val="009EDA"/>
            <w:w w:val="105"/>
            <w:sz w:val="28"/>
          </w:rPr>
          <w:t>Software</w:t>
        </w:r>
      </w:hyperlink>
    </w:p>
    <w:p w:rsidR="00D01E5D" w:rsidRDefault="00D01E5D">
      <w:pPr>
        <w:pStyle w:val="a3"/>
        <w:spacing w:before="12"/>
        <w:rPr>
          <w:sz w:val="21"/>
        </w:rPr>
      </w:pPr>
    </w:p>
    <w:p w:rsidR="00D01E5D" w:rsidRDefault="0022633E">
      <w:pPr>
        <w:pStyle w:val="3"/>
        <w:rPr>
          <w:rFonts w:ascii="Arial" w:eastAsia="Arial"/>
        </w:rPr>
      </w:pPr>
      <w:r>
        <w:rPr>
          <w:color w:val="414042"/>
          <w:w w:val="115"/>
        </w:rPr>
        <w:t>オープンソース コンプライアンスツール</w:t>
      </w:r>
      <w:r>
        <w:rPr>
          <w:rFonts w:ascii="Arial" w:eastAsia="Arial"/>
          <w:color w:val="414042"/>
          <w:w w:val="115"/>
        </w:rPr>
        <w:t>*</w:t>
      </w:r>
    </w:p>
    <w:p w:rsidR="00D01E5D" w:rsidRDefault="0022633E">
      <w:pPr>
        <w:pStyle w:val="a4"/>
        <w:numPr>
          <w:ilvl w:val="0"/>
          <w:numId w:val="2"/>
        </w:numPr>
        <w:tabs>
          <w:tab w:val="left" w:pos="1196"/>
        </w:tabs>
        <w:spacing w:before="99"/>
        <w:ind w:right="734"/>
        <w:rPr>
          <w:sz w:val="28"/>
        </w:rPr>
      </w:pPr>
      <w:hyperlink r:id="rId115">
        <w:r>
          <w:rPr>
            <w:color w:val="009EDA"/>
            <w:spacing w:val="3"/>
            <w:w w:val="115"/>
            <w:sz w:val="28"/>
          </w:rPr>
          <w:t>FOSSology</w:t>
        </w:r>
      </w:hyperlink>
      <w:r>
        <w:rPr>
          <w:color w:val="414042"/>
          <w:spacing w:val="-16"/>
          <w:w w:val="115"/>
          <w:sz w:val="28"/>
        </w:rPr>
        <w:t>はオープンソース ライセンス コンプライアンスのためのオ</w:t>
      </w:r>
      <w:r>
        <w:rPr>
          <w:color w:val="414042"/>
          <w:spacing w:val="-11"/>
          <w:w w:val="115"/>
          <w:sz w:val="28"/>
        </w:rPr>
        <w:t>ープンソースのソフ</w:t>
      </w:r>
      <w:r>
        <w:rPr>
          <w:color w:val="414042"/>
          <w:w w:val="105"/>
          <w:sz w:val="28"/>
        </w:rPr>
        <w:t>ト</w:t>
      </w:r>
      <w:r>
        <w:rPr>
          <w:color w:val="414042"/>
          <w:spacing w:val="-15"/>
          <w:w w:val="115"/>
          <w:sz w:val="28"/>
        </w:rPr>
        <w:t>ウェアシステムおよびツールキッ</w:t>
      </w:r>
      <w:r>
        <w:rPr>
          <w:color w:val="414042"/>
          <w:spacing w:val="-26"/>
          <w:w w:val="105"/>
          <w:sz w:val="28"/>
        </w:rPr>
        <w:t>ト</w:t>
      </w:r>
      <w:r>
        <w:rPr>
          <w:color w:val="414042"/>
          <w:w w:val="115"/>
          <w:sz w:val="28"/>
        </w:rPr>
        <w:t>です</w:t>
      </w:r>
    </w:p>
    <w:p w:rsidR="00D01E5D" w:rsidRDefault="0022633E">
      <w:pPr>
        <w:pStyle w:val="a4"/>
        <w:numPr>
          <w:ilvl w:val="0"/>
          <w:numId w:val="2"/>
        </w:numPr>
        <w:tabs>
          <w:tab w:val="left" w:pos="1196"/>
        </w:tabs>
        <w:spacing w:before="243"/>
        <w:ind w:right="807"/>
        <w:jc w:val="both"/>
        <w:rPr>
          <w:sz w:val="28"/>
        </w:rPr>
      </w:pPr>
      <w:r>
        <w:rPr>
          <w:color w:val="009EDA"/>
          <w:spacing w:val="6"/>
          <w:w w:val="110"/>
          <w:sz w:val="28"/>
        </w:rPr>
        <w:t>Binary</w:t>
      </w:r>
      <w:r>
        <w:rPr>
          <w:color w:val="009EDA"/>
          <w:spacing w:val="-3"/>
          <w:w w:val="110"/>
          <w:sz w:val="28"/>
        </w:rPr>
        <w:t xml:space="preserve"> </w:t>
      </w:r>
      <w:r>
        <w:rPr>
          <w:color w:val="009EDA"/>
          <w:spacing w:val="5"/>
          <w:w w:val="110"/>
          <w:sz w:val="28"/>
        </w:rPr>
        <w:t>Analysis</w:t>
      </w:r>
      <w:r>
        <w:rPr>
          <w:color w:val="009EDA"/>
          <w:spacing w:val="-3"/>
          <w:w w:val="110"/>
          <w:sz w:val="28"/>
        </w:rPr>
        <w:t xml:space="preserve"> </w:t>
      </w:r>
      <w:r>
        <w:rPr>
          <w:color w:val="009EDA"/>
          <w:w w:val="110"/>
          <w:sz w:val="28"/>
        </w:rPr>
        <w:t>Tool</w:t>
      </w:r>
      <w:r>
        <w:rPr>
          <w:color w:val="414042"/>
          <w:spacing w:val="-12"/>
          <w:w w:val="110"/>
          <w:sz w:val="28"/>
        </w:rPr>
        <w:t>は、コンプライアンスのための活動を支援する</w:t>
      </w:r>
      <w:r>
        <w:rPr>
          <w:color w:val="414042"/>
          <w:spacing w:val="-19"/>
          <w:w w:val="110"/>
          <w:sz w:val="28"/>
        </w:rPr>
        <w:t>オープンソースのツールです。バイナリ コードを試験し、コンプライアン</w:t>
      </w:r>
      <w:r>
        <w:rPr>
          <w:color w:val="414042"/>
          <w:spacing w:val="-17"/>
          <w:w w:val="110"/>
          <w:sz w:val="28"/>
        </w:rPr>
        <w:t>スの問題を検出します。</w:t>
      </w:r>
    </w:p>
    <w:p w:rsidR="00D01E5D" w:rsidRDefault="00D01E5D">
      <w:pPr>
        <w:pStyle w:val="a3"/>
      </w:pPr>
    </w:p>
    <w:p w:rsidR="00D01E5D" w:rsidRDefault="00D01E5D">
      <w:pPr>
        <w:pStyle w:val="a3"/>
        <w:spacing w:before="4"/>
        <w:rPr>
          <w:sz w:val="25"/>
        </w:rPr>
      </w:pPr>
    </w:p>
    <w:p w:rsidR="00D01E5D" w:rsidRDefault="0022633E">
      <w:pPr>
        <w:ind w:left="395"/>
        <w:rPr>
          <w:sz w:val="20"/>
        </w:rPr>
      </w:pPr>
      <w:r>
        <w:rPr>
          <w:rFonts w:ascii="Arial" w:eastAsia="Arial"/>
          <w:i/>
          <w:color w:val="414042"/>
          <w:w w:val="110"/>
          <w:sz w:val="20"/>
        </w:rPr>
        <w:t xml:space="preserve">* </w:t>
      </w:r>
      <w:r>
        <w:rPr>
          <w:color w:val="414042"/>
          <w:w w:val="110"/>
          <w:sz w:val="20"/>
        </w:rPr>
        <w:t>リス</w:t>
      </w:r>
      <w:r>
        <w:rPr>
          <w:color w:val="414042"/>
          <w:sz w:val="20"/>
        </w:rPr>
        <w:t>ト</w:t>
      </w:r>
      <w:r>
        <w:rPr>
          <w:color w:val="414042"/>
          <w:w w:val="110"/>
          <w:sz w:val="20"/>
        </w:rPr>
        <w:t>に挙げたプロバイダやツールについて記載漏れがあるか</w:t>
      </w:r>
      <w:r>
        <w:rPr>
          <w:color w:val="414042"/>
          <w:sz w:val="20"/>
        </w:rPr>
        <w:t>も</w:t>
      </w:r>
      <w:r>
        <w:rPr>
          <w:color w:val="414042"/>
          <w:w w:val="110"/>
          <w:sz w:val="20"/>
        </w:rPr>
        <w:t>しれませんが、ご容赦下さい。</w:t>
      </w:r>
    </w:p>
    <w:p w:rsidR="00D01E5D" w:rsidRDefault="00D01E5D">
      <w:pPr>
        <w:rPr>
          <w:sz w:val="20"/>
        </w:rPr>
        <w:sectPr w:rsidR="00D01E5D">
          <w:pgSz w:w="12240" w:h="15840"/>
          <w:pgMar w:top="880" w:right="1240" w:bottom="760" w:left="1180" w:header="10" w:footer="560" w:gutter="0"/>
          <w:cols w:space="720"/>
        </w:sect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spacing w:before="3"/>
        <w:rPr>
          <w:sz w:val="18"/>
        </w:rPr>
      </w:pPr>
    </w:p>
    <w:p w:rsidR="00D01E5D" w:rsidRDefault="005668DD">
      <w:pPr>
        <w:pStyle w:val="2"/>
        <w:spacing w:before="33"/>
      </w:pPr>
      <w:r>
        <w:rPr>
          <w:noProof/>
        </w:rPr>
        <mc:AlternateContent>
          <mc:Choice Requires="wps">
            <w:drawing>
              <wp:anchor distT="0" distB="0" distL="0" distR="0" simplePos="0" relativeHeight="251678720" behindDoc="0" locked="0" layoutInCell="1" allowOverlap="1">
                <wp:simplePos x="0" y="0"/>
                <wp:positionH relativeFrom="page">
                  <wp:posOffset>1000125</wp:posOffset>
                </wp:positionH>
                <wp:positionV relativeFrom="paragraph">
                  <wp:posOffset>459105</wp:posOffset>
                </wp:positionV>
                <wp:extent cx="5772785" cy="0"/>
                <wp:effectExtent l="9525" t="8890" r="8890" b="10160"/>
                <wp:wrapTopAndBottom/>
                <wp:docPr id="340"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5FCE3" id="Line 15" o:spid="_x0000_s1026" style="position:absolute;left:0;text-align:left;z-index:251678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6.15pt" to="533.3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" strokecolor="#aaaaad" strokeweight="1pt">
                <w10:wrap type="topAndBottom" anchorx="page"/>
              </v:line>
            </w:pict>
          </mc:Fallback>
        </mc:AlternateContent>
      </w:r>
      <w:r w:rsidR="0022633E">
        <w:rPr>
          <w:color w:val="414042"/>
        </w:rPr>
        <w:t>謝辞</w:t>
      </w:r>
    </w:p>
    <w:p w:rsidR="00D01E5D" w:rsidRDefault="0022633E">
      <w:pPr>
        <w:pStyle w:val="a3"/>
        <w:spacing w:before="336"/>
        <w:ind w:left="395" w:right="441"/>
      </w:pPr>
      <w:hyperlink r:id="rId116">
        <w:r>
          <w:rPr>
            <w:color w:val="009EDA"/>
            <w:spacing w:val="5"/>
            <w:w w:val="105"/>
          </w:rPr>
          <w:t>OpenChain</w:t>
        </w:r>
        <w:r>
          <w:rPr>
            <w:color w:val="009EDA"/>
            <w:spacing w:val="3"/>
            <w:w w:val="105"/>
          </w:rPr>
          <w:t xml:space="preserve"> プロジェクト </w:t>
        </w:r>
      </w:hyperlink>
      <w:r>
        <w:rPr>
          <w:color w:val="414042"/>
          <w:spacing w:val="-19"/>
          <w:w w:val="105"/>
        </w:rPr>
        <w:t>へ。</w:t>
      </w:r>
      <w:r>
        <w:rPr>
          <w:color w:val="414042"/>
          <w:spacing w:val="2"/>
          <w:w w:val="105"/>
        </w:rPr>
        <w:t>2</w:t>
      </w:r>
      <w:r>
        <w:rPr>
          <w:color w:val="414042"/>
          <w:spacing w:val="-15"/>
          <w:w w:val="105"/>
        </w:rPr>
        <w:t>章で紹介した図使用し、改良することを許可してく</w:t>
      </w:r>
      <w:r>
        <w:rPr>
          <w:color w:val="414042"/>
          <w:spacing w:val="-11"/>
          <w:w w:val="105"/>
        </w:rPr>
        <w:t>れたことに対して。</w:t>
      </w:r>
    </w:p>
    <w:p w:rsidR="00D01E5D" w:rsidRDefault="00D01E5D">
      <w:pPr>
        <w:pStyle w:val="a3"/>
        <w:spacing w:before="8"/>
        <w:rPr>
          <w:sz w:val="37"/>
        </w:rPr>
      </w:pPr>
    </w:p>
    <w:p w:rsidR="00D01E5D" w:rsidRDefault="0022633E">
      <w:pPr>
        <w:pStyle w:val="a3"/>
        <w:ind w:left="395" w:right="485"/>
      </w:pPr>
      <w:r>
        <w:rPr>
          <w:color w:val="414042"/>
          <w:w w:val="110"/>
        </w:rPr>
        <w:t>Brian</w:t>
      </w:r>
      <w:r>
        <w:rPr>
          <w:color w:val="414042"/>
          <w:spacing w:val="-47"/>
          <w:w w:val="110"/>
        </w:rPr>
        <w:t xml:space="preserve"> </w:t>
      </w:r>
      <w:r>
        <w:rPr>
          <w:color w:val="414042"/>
          <w:spacing w:val="-5"/>
          <w:w w:val="110"/>
        </w:rPr>
        <w:t>Warner（Samsung</w:t>
      </w:r>
      <w:r>
        <w:rPr>
          <w:color w:val="414042"/>
          <w:spacing w:val="-58"/>
          <w:w w:val="110"/>
        </w:rPr>
        <w:t>、</w:t>
      </w:r>
      <w:r>
        <w:rPr>
          <w:color w:val="414042"/>
          <w:w w:val="110"/>
        </w:rPr>
        <w:t>Open</w:t>
      </w:r>
      <w:r>
        <w:rPr>
          <w:color w:val="414042"/>
          <w:spacing w:val="-47"/>
          <w:w w:val="110"/>
        </w:rPr>
        <w:t xml:space="preserve"> </w:t>
      </w:r>
      <w:r>
        <w:rPr>
          <w:color w:val="414042"/>
          <w:w w:val="110"/>
        </w:rPr>
        <w:t>Source</w:t>
      </w:r>
      <w:r>
        <w:rPr>
          <w:color w:val="414042"/>
          <w:spacing w:val="-47"/>
          <w:w w:val="110"/>
        </w:rPr>
        <w:t xml:space="preserve"> </w:t>
      </w:r>
      <w:r>
        <w:rPr>
          <w:color w:val="414042"/>
          <w:w w:val="110"/>
        </w:rPr>
        <w:t>Strategy</w:t>
      </w:r>
      <w:r>
        <w:rPr>
          <w:color w:val="414042"/>
          <w:spacing w:val="-47"/>
          <w:w w:val="110"/>
        </w:rPr>
        <w:t xml:space="preserve"> </w:t>
      </w:r>
      <w:r>
        <w:rPr>
          <w:color w:val="414042"/>
          <w:w w:val="110"/>
        </w:rPr>
        <w:t>and</w:t>
      </w:r>
      <w:r>
        <w:rPr>
          <w:color w:val="414042"/>
          <w:spacing w:val="-47"/>
          <w:w w:val="110"/>
        </w:rPr>
        <w:t xml:space="preserve"> </w:t>
      </w:r>
      <w:r>
        <w:rPr>
          <w:color w:val="414042"/>
          <w:w w:val="110"/>
        </w:rPr>
        <w:t>Engineering</w:t>
      </w:r>
      <w:r>
        <w:rPr>
          <w:color w:val="414042"/>
          <w:spacing w:val="-12"/>
          <w:w w:val="110"/>
        </w:rPr>
        <w:t>シニアマネ</w:t>
      </w:r>
      <w:r>
        <w:rPr>
          <w:color w:val="414042"/>
          <w:spacing w:val="-18"/>
          <w:w w:val="110"/>
        </w:rPr>
        <w:t>ージャ</w:t>
      </w:r>
      <w:r>
        <w:rPr>
          <w:color w:val="414042"/>
          <w:spacing w:val="-12"/>
          <w:w w:val="110"/>
        </w:rPr>
        <w:t>）</w:t>
      </w:r>
      <w:r>
        <w:rPr>
          <w:color w:val="414042"/>
          <w:spacing w:val="-17"/>
          <w:w w:val="110"/>
        </w:rPr>
        <w:t>へ。編集、校正対応をしてくれたことに対して。</w:t>
      </w:r>
    </w:p>
    <w:p w:rsidR="00D01E5D" w:rsidRDefault="00D01E5D">
      <w:pPr>
        <w:pStyle w:val="a3"/>
        <w:spacing w:before="8"/>
        <w:rPr>
          <w:sz w:val="37"/>
        </w:rPr>
      </w:pPr>
    </w:p>
    <w:p w:rsidR="00D01E5D" w:rsidRDefault="0022633E">
      <w:pPr>
        <w:pStyle w:val="a3"/>
        <w:spacing w:before="1"/>
        <w:ind w:left="395" w:right="369"/>
      </w:pPr>
      <w:r>
        <w:rPr>
          <w:color w:val="414042"/>
          <w:w w:val="105"/>
        </w:rPr>
        <w:t>Phil</w:t>
      </w:r>
      <w:r>
        <w:rPr>
          <w:color w:val="414042"/>
          <w:spacing w:val="50"/>
          <w:w w:val="105"/>
        </w:rPr>
        <w:t xml:space="preserve"> </w:t>
      </w:r>
      <w:r>
        <w:rPr>
          <w:color w:val="414042"/>
          <w:spacing w:val="-5"/>
          <w:w w:val="105"/>
        </w:rPr>
        <w:t>Odence（Black</w:t>
      </w:r>
      <w:r>
        <w:rPr>
          <w:color w:val="414042"/>
          <w:spacing w:val="50"/>
          <w:w w:val="105"/>
        </w:rPr>
        <w:t xml:space="preserve"> </w:t>
      </w:r>
      <w:r>
        <w:rPr>
          <w:color w:val="414042"/>
          <w:spacing w:val="-3"/>
          <w:w w:val="105"/>
        </w:rPr>
        <w:t>Duck</w:t>
      </w:r>
      <w:r>
        <w:rPr>
          <w:color w:val="414042"/>
          <w:spacing w:val="50"/>
          <w:w w:val="105"/>
        </w:rPr>
        <w:t xml:space="preserve"> </w:t>
      </w:r>
      <w:r>
        <w:rPr>
          <w:color w:val="414042"/>
          <w:w w:val="105"/>
        </w:rPr>
        <w:t>Software</w:t>
      </w:r>
      <w:r>
        <w:rPr>
          <w:color w:val="414042"/>
          <w:spacing w:val="-79"/>
          <w:w w:val="105"/>
        </w:rPr>
        <w:t>、</w:t>
      </w:r>
      <w:r>
        <w:rPr>
          <w:color w:val="414042"/>
          <w:spacing w:val="-6"/>
          <w:w w:val="105"/>
        </w:rPr>
        <w:t>VP&amp;GM）</w:t>
      </w:r>
      <w:r>
        <w:rPr>
          <w:color w:val="414042"/>
          <w:spacing w:val="-21"/>
          <w:w w:val="105"/>
        </w:rPr>
        <w:t>へ。</w:t>
      </w:r>
      <w:r>
        <w:rPr>
          <w:color w:val="414042"/>
          <w:spacing w:val="-7"/>
          <w:w w:val="105"/>
        </w:rPr>
        <w:t>M&amp;A</w:t>
      </w:r>
      <w:r>
        <w:rPr>
          <w:color w:val="414042"/>
          <w:spacing w:val="-8"/>
          <w:w w:val="105"/>
        </w:rPr>
        <w:t>監査プロセスについての</w:t>
      </w:r>
      <w:r>
        <w:rPr>
          <w:color w:val="414042"/>
          <w:spacing w:val="-14"/>
          <w:w w:val="105"/>
        </w:rPr>
        <w:t>議論をしてくれたことに対して。</w:t>
      </w:r>
    </w:p>
    <w:p w:rsidR="00D01E5D" w:rsidRDefault="00D01E5D">
      <w:pPr>
        <w:pStyle w:val="a3"/>
        <w:spacing w:before="8"/>
        <w:rPr>
          <w:sz w:val="37"/>
        </w:rPr>
      </w:pPr>
    </w:p>
    <w:p w:rsidR="00D01E5D" w:rsidRDefault="0022633E">
      <w:pPr>
        <w:pStyle w:val="a3"/>
        <w:ind w:left="395" w:right="503"/>
      </w:pPr>
      <w:r>
        <w:rPr>
          <w:color w:val="414042"/>
          <w:spacing w:val="-5"/>
          <w:w w:val="105"/>
        </w:rPr>
        <w:t xml:space="preserve">Jon </w:t>
      </w:r>
      <w:r>
        <w:rPr>
          <w:color w:val="414042"/>
          <w:w w:val="105"/>
        </w:rPr>
        <w:t xml:space="preserve">Aldama（FOSSID </w:t>
      </w:r>
      <w:r>
        <w:rPr>
          <w:color w:val="414042"/>
          <w:spacing w:val="2"/>
          <w:w w:val="105"/>
        </w:rPr>
        <w:t>AB</w:t>
      </w:r>
      <w:r>
        <w:rPr>
          <w:color w:val="414042"/>
          <w:spacing w:val="-12"/>
          <w:w w:val="105"/>
        </w:rPr>
        <w:t>、製品対応</w:t>
      </w:r>
      <w:r>
        <w:rPr>
          <w:color w:val="414042"/>
          <w:spacing w:val="-11"/>
          <w:w w:val="105"/>
        </w:rPr>
        <w:t>VP）</w:t>
      </w:r>
      <w:r>
        <w:rPr>
          <w:color w:val="414042"/>
          <w:spacing w:val="-15"/>
          <w:w w:val="105"/>
        </w:rPr>
        <w:t>へ。ブラインド監査、</w:t>
      </w:r>
      <w:r>
        <w:rPr>
          <w:color w:val="414042"/>
          <w:w w:val="105"/>
        </w:rPr>
        <w:t>DIY</w:t>
      </w:r>
      <w:r>
        <w:rPr>
          <w:color w:val="414042"/>
          <w:spacing w:val="-2"/>
          <w:w w:val="105"/>
        </w:rPr>
        <w:t>監査プロセス</w:t>
      </w:r>
      <w:r>
        <w:rPr>
          <w:color w:val="414042"/>
          <w:spacing w:val="-16"/>
          <w:w w:val="105"/>
        </w:rPr>
        <w:t>についての議論をしてくれたことに対して。</w:t>
      </w:r>
    </w:p>
    <w:p w:rsidR="00D01E5D" w:rsidRDefault="00D01E5D">
      <w:pPr>
        <w:pStyle w:val="a3"/>
        <w:spacing w:before="8"/>
        <w:rPr>
          <w:sz w:val="37"/>
        </w:rPr>
      </w:pPr>
    </w:p>
    <w:p w:rsidR="00D01E5D" w:rsidRDefault="0022633E">
      <w:pPr>
        <w:pStyle w:val="a3"/>
        <w:ind w:left="395"/>
      </w:pPr>
      <w:r>
        <w:rPr>
          <w:color w:val="414042"/>
        </w:rPr>
        <w:t>Jose</w:t>
      </w:r>
      <w:r>
        <w:rPr>
          <w:color w:val="414042"/>
          <w:spacing w:val="51"/>
        </w:rPr>
        <w:t xml:space="preserve"> </w:t>
      </w:r>
      <w:r>
        <w:rPr>
          <w:color w:val="414042"/>
          <w:spacing w:val="5"/>
        </w:rPr>
        <w:t>L</w:t>
      </w:r>
      <w:r>
        <w:rPr>
          <w:color w:val="414042"/>
          <w:spacing w:val="27"/>
        </w:rPr>
        <w:t xml:space="preserve">. </w:t>
      </w:r>
      <w:r>
        <w:rPr>
          <w:color w:val="414042"/>
        </w:rPr>
        <w:t>Lopez</w:t>
      </w:r>
      <w:r>
        <w:rPr>
          <w:color w:val="414042"/>
          <w:spacing w:val="23"/>
        </w:rPr>
        <w:t xml:space="preserve"> (</w:t>
      </w:r>
      <w:r>
        <w:rPr>
          <w:color w:val="414042"/>
          <w:spacing w:val="-3"/>
        </w:rPr>
        <w:t>SamsungNEXT</w:t>
      </w:r>
      <w:r>
        <w:rPr>
          <w:color w:val="414042"/>
          <w:spacing w:val="-36"/>
        </w:rPr>
        <w:t>、シ</w:t>
      </w:r>
      <w:r>
        <w:rPr>
          <w:color w:val="414042"/>
          <w:spacing w:val="5"/>
          <w:w w:val="105"/>
        </w:rPr>
        <w:t xml:space="preserve">ニア </w:t>
      </w:r>
      <w:r>
        <w:rPr>
          <w:color w:val="414042"/>
          <w:spacing w:val="3"/>
        </w:rPr>
        <w:t xml:space="preserve">コーポレート </w:t>
      </w:r>
      <w:r>
        <w:rPr>
          <w:color w:val="414042"/>
          <w:w w:val="105"/>
        </w:rPr>
        <w:t>カ</w:t>
      </w:r>
      <w:r>
        <w:rPr>
          <w:color w:val="414042"/>
          <w:spacing w:val="-13"/>
        </w:rPr>
        <w:t>ウンシル)、</w:t>
      </w:r>
      <w:r>
        <w:rPr>
          <w:color w:val="414042"/>
          <w:spacing w:val="-3"/>
        </w:rPr>
        <w:t>David</w:t>
      </w:r>
      <w:r>
        <w:rPr>
          <w:color w:val="414042"/>
          <w:spacing w:val="51"/>
        </w:rPr>
        <w:t xml:space="preserve"> </w:t>
      </w:r>
      <w:r>
        <w:rPr>
          <w:color w:val="414042"/>
        </w:rPr>
        <w:t>Marr</w:t>
      </w:r>
    </w:p>
    <w:p w:rsidR="00D01E5D" w:rsidRDefault="0022633E">
      <w:pPr>
        <w:pStyle w:val="a3"/>
        <w:spacing w:before="2"/>
        <w:ind w:left="395" w:right="434"/>
        <w:jc w:val="both"/>
      </w:pPr>
      <w:r>
        <w:rPr>
          <w:color w:val="414042"/>
        </w:rPr>
        <w:t>(Qualcomm</w:t>
      </w:r>
      <w:r>
        <w:rPr>
          <w:color w:val="414042"/>
          <w:spacing w:val="-13"/>
        </w:rPr>
        <w:t>、法令対応</w:t>
      </w:r>
      <w:r>
        <w:rPr>
          <w:color w:val="414042"/>
        </w:rPr>
        <w:t>VP</w:t>
      </w:r>
      <w:r>
        <w:rPr>
          <w:color w:val="414042"/>
          <w:spacing w:val="-21"/>
        </w:rPr>
        <w:t>)、</w:t>
      </w:r>
      <w:r>
        <w:rPr>
          <w:color w:val="414042"/>
          <w:spacing w:val="-5"/>
        </w:rPr>
        <w:t xml:space="preserve">Nithya </w:t>
      </w:r>
      <w:r>
        <w:rPr>
          <w:color w:val="414042"/>
          <w:spacing w:val="-3"/>
        </w:rPr>
        <w:t>Ruff</w:t>
      </w:r>
      <w:r>
        <w:rPr>
          <w:color w:val="414042"/>
          <w:spacing w:val="21"/>
        </w:rPr>
        <w:t xml:space="preserve"> (</w:t>
      </w:r>
      <w:r>
        <w:rPr>
          <w:color w:val="414042"/>
        </w:rPr>
        <w:t>Comcast</w:t>
      </w:r>
      <w:r>
        <w:rPr>
          <w:color w:val="414042"/>
          <w:spacing w:val="-58"/>
        </w:rPr>
        <w:t>、</w:t>
      </w:r>
      <w:r>
        <w:rPr>
          <w:color w:val="414042"/>
        </w:rPr>
        <w:t>Open Source Practice</w:t>
      </w:r>
      <w:r>
        <w:rPr>
          <w:color w:val="414042"/>
          <w:spacing w:val="-6"/>
        </w:rPr>
        <w:t>シニ</w:t>
      </w:r>
      <w:r>
        <w:rPr>
          <w:color w:val="414042"/>
          <w:spacing w:val="-15"/>
          <w:w w:val="110"/>
        </w:rPr>
        <w:t xml:space="preserve">アダイレクタ), そして </w:t>
      </w:r>
      <w:r>
        <w:rPr>
          <w:color w:val="414042"/>
          <w:w w:val="110"/>
        </w:rPr>
        <w:t xml:space="preserve">Gil </w:t>
      </w:r>
      <w:r>
        <w:rPr>
          <w:color w:val="414042"/>
          <w:spacing w:val="-8"/>
          <w:w w:val="110"/>
        </w:rPr>
        <w:t>Yehuda</w:t>
      </w:r>
      <w:r>
        <w:rPr>
          <w:color w:val="414042"/>
          <w:spacing w:val="-9"/>
          <w:w w:val="110"/>
        </w:rPr>
        <w:t xml:space="preserve"> (</w:t>
      </w:r>
      <w:r>
        <w:rPr>
          <w:color w:val="414042"/>
          <w:spacing w:val="-4"/>
          <w:w w:val="110"/>
        </w:rPr>
        <w:t>Oath</w:t>
      </w:r>
      <w:r>
        <w:rPr>
          <w:color w:val="414042"/>
          <w:spacing w:val="-58"/>
          <w:w w:val="110"/>
        </w:rPr>
        <w:t>、</w:t>
      </w:r>
      <w:r>
        <w:rPr>
          <w:color w:val="414042"/>
          <w:w w:val="110"/>
        </w:rPr>
        <w:t>Open Source</w:t>
      </w:r>
      <w:r>
        <w:rPr>
          <w:color w:val="414042"/>
          <w:spacing w:val="-17"/>
          <w:w w:val="110"/>
        </w:rPr>
        <w:t>シニアダイレクタ)へ。レビュ</w:t>
      </w:r>
      <w:r>
        <w:rPr>
          <w:color w:val="414042"/>
          <w:spacing w:val="-14"/>
          <w:w w:val="105"/>
        </w:rPr>
        <w:t>ーや貴重なフィードバックを通じて詳細情報が不足してことを気づかせてくれたこ</w:t>
      </w:r>
      <w:del w:id="177" w:author="工内隆" w:date="2018-02-15T17:53:00Z">
        <w:r w:rsidDel="001962D7">
          <w:rPr>
            <w:color w:val="414042"/>
            <w:spacing w:val="-14"/>
            <w:w w:val="105"/>
          </w:rPr>
          <w:delText xml:space="preserve">  </w:delText>
        </w:r>
      </w:del>
      <w:r>
        <w:rPr>
          <w:color w:val="414042"/>
          <w:spacing w:val="-16"/>
          <w:w w:val="110"/>
        </w:rPr>
        <w:t>と、本書を改善してくれたことに対して。</w:t>
      </w:r>
    </w:p>
    <w:p w:rsidR="00D01E5D" w:rsidRDefault="00D01E5D">
      <w:pPr>
        <w:pStyle w:val="a3"/>
      </w:pPr>
    </w:p>
    <w:p w:rsidR="00D01E5D" w:rsidRDefault="0022633E">
      <w:pPr>
        <w:pStyle w:val="a3"/>
        <w:spacing w:before="246"/>
        <w:ind w:left="395"/>
        <w:jc w:val="both"/>
      </w:pPr>
      <w:r>
        <w:rPr>
          <w:color w:val="414042"/>
          <w:w w:val="110"/>
        </w:rPr>
        <w:t>Shane</w:t>
      </w:r>
      <w:r>
        <w:rPr>
          <w:color w:val="414042"/>
          <w:spacing w:val="-51"/>
          <w:w w:val="110"/>
        </w:rPr>
        <w:t xml:space="preserve"> </w:t>
      </w:r>
      <w:r>
        <w:rPr>
          <w:color w:val="414042"/>
          <w:spacing w:val="-4"/>
          <w:w w:val="110"/>
        </w:rPr>
        <w:t>Coughlan（OpenChain</w:t>
      </w:r>
      <w:r>
        <w:rPr>
          <w:color w:val="414042"/>
          <w:spacing w:val="-6"/>
          <w:w w:val="110"/>
        </w:rPr>
        <w:t>プロジェク</w:t>
      </w:r>
      <w:r>
        <w:rPr>
          <w:color w:val="414042"/>
          <w:spacing w:val="-4"/>
          <w:w w:val="105"/>
        </w:rPr>
        <w:t>ト</w:t>
      </w:r>
      <w:r>
        <w:rPr>
          <w:color w:val="414042"/>
          <w:spacing w:val="-42"/>
          <w:w w:val="110"/>
        </w:rPr>
        <w:t>、</w:t>
      </w:r>
      <w:r>
        <w:rPr>
          <w:color w:val="414042"/>
          <w:w w:val="110"/>
        </w:rPr>
        <w:t>Program</w:t>
      </w:r>
      <w:r>
        <w:rPr>
          <w:color w:val="414042"/>
          <w:spacing w:val="-51"/>
          <w:w w:val="110"/>
        </w:rPr>
        <w:t xml:space="preserve"> </w:t>
      </w:r>
      <w:r>
        <w:rPr>
          <w:color w:val="414042"/>
          <w:spacing w:val="-5"/>
          <w:w w:val="110"/>
        </w:rPr>
        <w:t>Director）</w:t>
      </w:r>
      <w:r>
        <w:rPr>
          <w:color w:val="414042"/>
          <w:spacing w:val="-13"/>
          <w:w w:val="110"/>
        </w:rPr>
        <w:t>へ。彼のレビューと</w:t>
      </w:r>
    </w:p>
    <w:p w:rsidR="00D01E5D" w:rsidRDefault="0022633E">
      <w:pPr>
        <w:pStyle w:val="a3"/>
        <w:spacing w:before="1"/>
        <w:ind w:left="395"/>
        <w:jc w:val="both"/>
      </w:pPr>
      <w:r>
        <w:rPr>
          <w:color w:val="414042"/>
          <w:w w:val="105"/>
        </w:rPr>
        <w:t>OpenChainについての記述が正確であることを確認してくれたことに対して。</w:t>
      </w:r>
    </w:p>
    <w:p w:rsidR="00D01E5D" w:rsidRDefault="00D01E5D">
      <w:pPr>
        <w:jc w:val="both"/>
        <w:sectPr w:rsidR="00D01E5D">
          <w:pgSz w:w="12240" w:h="15840"/>
          <w:pgMar w:top="880" w:right="1240" w:bottom="760" w:left="1180" w:header="10" w:footer="560" w:gutter="0"/>
          <w:cols w:space="720"/>
        </w:sect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rPr>
          <w:sz w:val="20"/>
        </w:rPr>
      </w:pPr>
    </w:p>
    <w:p w:rsidR="00D01E5D" w:rsidRDefault="00D01E5D">
      <w:pPr>
        <w:pStyle w:val="a3"/>
        <w:spacing w:before="3"/>
        <w:rPr>
          <w:sz w:val="18"/>
        </w:rPr>
      </w:pPr>
    </w:p>
    <w:p w:rsidR="00D01E5D" w:rsidRDefault="005668DD">
      <w:pPr>
        <w:pStyle w:val="2"/>
        <w:spacing w:before="33"/>
        <w:ind w:left="4900"/>
      </w:pPr>
      <w:r>
        <w:rPr>
          <w:noProof/>
        </w:rPr>
        <mc:AlternateContent>
          <mc:Choice Requires="wps">
            <w:drawing>
              <wp:anchor distT="0" distB="0" distL="0" distR="0" simplePos="0" relativeHeight="251679744" behindDoc="0" locked="0" layoutInCell="1" allowOverlap="1">
                <wp:simplePos x="0" y="0"/>
                <wp:positionH relativeFrom="page">
                  <wp:posOffset>3860800</wp:posOffset>
                </wp:positionH>
                <wp:positionV relativeFrom="paragraph">
                  <wp:posOffset>459105</wp:posOffset>
                </wp:positionV>
                <wp:extent cx="2912110" cy="0"/>
                <wp:effectExtent l="12700" t="8890" r="8890" b="10160"/>
                <wp:wrapTopAndBottom/>
                <wp:docPr id="33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2110"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6E2A2" id="Line 14" o:spid="_x0000_s1026" style="position:absolute;left:0;text-align:left;z-index:251679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4pt,36.15pt" to="533.3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" strokecolor="#aaaaad" strokeweight="1pt">
                <w10:wrap type="topAndBottom" anchorx="page"/>
              </v:line>
            </w:pict>
          </mc:Fallback>
        </mc:AlternateContent>
      </w:r>
      <w:r w:rsidR="0022633E">
        <w:rPr>
          <w:noProof/>
        </w:rPr>
        <w:drawing>
          <wp:anchor distT="0" distB="0" distL="0" distR="0" simplePos="0" relativeHeight="251630592" behindDoc="0" locked="0" layoutInCell="1" allowOverlap="1">
            <wp:simplePos x="0" y="0"/>
            <wp:positionH relativeFrom="page">
              <wp:posOffset>1000302</wp:posOffset>
            </wp:positionH>
            <wp:positionV relativeFrom="paragraph">
              <wp:posOffset>100330</wp:posOffset>
            </wp:positionV>
            <wp:extent cx="2606497" cy="2606497"/>
            <wp:effectExtent l="0" t="0" r="0" b="0"/>
            <wp:wrapNone/>
            <wp:docPr id="1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8.jpeg"/>
                    <pic:cNvPicPr/>
                  </pic:nvPicPr>
                  <pic:blipFill>
                    <a:blip r:embed="rId117" cstate="print"/>
                    <a:stretch>
                      <a:fillRect/>
                    </a:stretch>
                  </pic:blipFill>
                  <pic:spPr>
                    <a:xfrm>
                      <a:off x="0" y="0"/>
                      <a:ext cx="2606497" cy="2606497"/>
                    </a:xfrm>
                    <a:prstGeom prst="rect">
                      <a:avLst/>
                    </a:prstGeom>
                  </pic:spPr>
                </pic:pic>
              </a:graphicData>
            </a:graphic>
          </wp:anchor>
        </w:drawing>
      </w:r>
      <w:r w:rsidR="0022633E">
        <w:rPr>
          <w:color w:val="414042"/>
          <w:w w:val="115"/>
        </w:rPr>
        <w:t>著者について</w:t>
      </w:r>
    </w:p>
    <w:p w:rsidR="00D01E5D" w:rsidRDefault="00D01E5D">
      <w:pPr>
        <w:pStyle w:val="a3"/>
        <w:spacing w:before="6"/>
        <w:rPr>
          <w:sz w:val="21"/>
        </w:rPr>
      </w:pPr>
    </w:p>
    <w:p w:rsidR="00D01E5D" w:rsidRDefault="0022633E">
      <w:pPr>
        <w:pStyle w:val="a3"/>
        <w:spacing w:before="61"/>
        <w:ind w:left="4900" w:right="399"/>
      </w:pPr>
      <w:r>
        <w:rPr>
          <w:color w:val="414042"/>
          <w:w w:val="110"/>
        </w:rPr>
        <w:t>Ibrahim Haddad</w:t>
      </w:r>
      <w:r>
        <w:rPr>
          <w:color w:val="414042"/>
          <w:spacing w:val="-13"/>
          <w:w w:val="110"/>
        </w:rPr>
        <w:t xml:space="preserve"> (</w:t>
      </w:r>
      <w:r>
        <w:rPr>
          <w:color w:val="414042"/>
          <w:w w:val="110"/>
        </w:rPr>
        <w:t>Ph.D</w:t>
      </w:r>
      <w:r>
        <w:rPr>
          <w:color w:val="414042"/>
          <w:spacing w:val="-6"/>
          <w:w w:val="110"/>
        </w:rPr>
        <w:t>.) は</w:t>
      </w:r>
      <w:r>
        <w:rPr>
          <w:color w:val="414042"/>
          <w:w w:val="110"/>
        </w:rPr>
        <w:t xml:space="preserve">Samsung </w:t>
      </w:r>
      <w:r>
        <w:rPr>
          <w:color w:val="414042"/>
          <w:w w:val="105"/>
        </w:rPr>
        <w:t>Research America</w:t>
      </w:r>
      <w:r>
        <w:rPr>
          <w:color w:val="414042"/>
          <w:spacing w:val="-11"/>
          <w:w w:val="105"/>
        </w:rPr>
        <w:t xml:space="preserve"> の</w:t>
      </w:r>
      <w:r>
        <w:rPr>
          <w:color w:val="414042"/>
          <w:w w:val="105"/>
        </w:rPr>
        <w:t>R&amp;D</w:t>
      </w:r>
      <w:r>
        <w:rPr>
          <w:color w:val="414042"/>
          <w:spacing w:val="-8"/>
          <w:w w:val="105"/>
        </w:rPr>
        <w:t>部門の</w:t>
      </w:r>
      <w:r>
        <w:rPr>
          <w:color w:val="414042"/>
          <w:spacing w:val="2"/>
          <w:w w:val="105"/>
        </w:rPr>
        <w:t>VP</w:t>
      </w:r>
      <w:r>
        <w:rPr>
          <w:color w:val="414042"/>
          <w:w w:val="105"/>
        </w:rPr>
        <w:t>でありOpen</w:t>
      </w:r>
      <w:r>
        <w:rPr>
          <w:color w:val="414042"/>
          <w:spacing w:val="-55"/>
          <w:w w:val="105"/>
        </w:rPr>
        <w:t xml:space="preserve"> </w:t>
      </w:r>
      <w:r>
        <w:rPr>
          <w:color w:val="414042"/>
          <w:w w:val="105"/>
        </w:rPr>
        <w:t>Source</w:t>
      </w:r>
      <w:r>
        <w:rPr>
          <w:color w:val="414042"/>
          <w:spacing w:val="-55"/>
          <w:w w:val="105"/>
        </w:rPr>
        <w:t xml:space="preserve"> </w:t>
      </w:r>
      <w:r>
        <w:rPr>
          <w:color w:val="414042"/>
          <w:spacing w:val="-5"/>
          <w:w w:val="105"/>
        </w:rPr>
        <w:t>Group</w:t>
      </w:r>
      <w:r>
        <w:rPr>
          <w:color w:val="414042"/>
          <w:spacing w:val="-28"/>
          <w:w w:val="105"/>
        </w:rPr>
        <w:t xml:space="preserve"> (</w:t>
      </w:r>
      <w:r>
        <w:rPr>
          <w:color w:val="414042"/>
          <w:w w:val="105"/>
        </w:rPr>
        <w:t>OSG</w:t>
      </w:r>
      <w:r>
        <w:rPr>
          <w:color w:val="414042"/>
          <w:spacing w:val="-4"/>
          <w:w w:val="105"/>
        </w:rPr>
        <w:t>)の長でも</w:t>
      </w:r>
      <w:r>
        <w:rPr>
          <w:color w:val="414042"/>
          <w:spacing w:val="-17"/>
          <w:w w:val="110"/>
        </w:rPr>
        <w:t>あります。彼は</w:t>
      </w:r>
      <w:r>
        <w:rPr>
          <w:color w:val="414042"/>
          <w:w w:val="110"/>
        </w:rPr>
        <w:t>Samsung</w:t>
      </w:r>
      <w:r>
        <w:rPr>
          <w:color w:val="414042"/>
          <w:spacing w:val="-9"/>
          <w:w w:val="110"/>
        </w:rPr>
        <w:t>におけるオープ</w:t>
      </w:r>
      <w:r>
        <w:rPr>
          <w:color w:val="414042"/>
          <w:spacing w:val="-17"/>
          <w:w w:val="105"/>
        </w:rPr>
        <w:t>ンソース戦略の監督、その実行、社内外</w:t>
      </w:r>
      <w:r>
        <w:rPr>
          <w:color w:val="414042"/>
          <w:spacing w:val="-11"/>
          <w:w w:val="110"/>
        </w:rPr>
        <w:t>の研究開発におけるコラボレーションや</w:t>
      </w:r>
    </w:p>
    <w:p w:rsidR="00D01E5D" w:rsidRDefault="0022633E">
      <w:pPr>
        <w:pStyle w:val="a3"/>
        <w:spacing w:before="7"/>
        <w:ind w:left="4900" w:right="353"/>
      </w:pPr>
      <w:r>
        <w:rPr>
          <w:color w:val="414042"/>
          <w:spacing w:val="-9"/>
          <w:w w:val="105"/>
        </w:rPr>
        <w:t>M&amp;A</w:t>
      </w:r>
      <w:r>
        <w:rPr>
          <w:color w:val="414042"/>
          <w:w w:val="105"/>
        </w:rPr>
        <w:t>や</w:t>
      </w:r>
      <w:r>
        <w:rPr>
          <w:color w:val="414042"/>
          <w:spacing w:val="-13"/>
          <w:w w:val="105"/>
        </w:rPr>
        <w:t>CVC（</w:t>
      </w:r>
      <w:r>
        <w:rPr>
          <w:color w:val="414042"/>
          <w:spacing w:val="-3"/>
          <w:w w:val="105"/>
        </w:rPr>
        <w:t>コーポレート ベンチャー  キ</w:t>
      </w:r>
      <w:r>
        <w:rPr>
          <w:color w:val="414042"/>
          <w:spacing w:val="-18"/>
          <w:w w:val="105"/>
        </w:rPr>
        <w:t>ャピタル</w:t>
      </w:r>
      <w:r>
        <w:rPr>
          <w:color w:val="414042"/>
          <w:spacing w:val="-13"/>
          <w:w w:val="105"/>
        </w:rPr>
        <w:t>）</w:t>
      </w:r>
      <w:r>
        <w:rPr>
          <w:color w:val="414042"/>
          <w:spacing w:val="-10"/>
          <w:w w:val="105"/>
        </w:rPr>
        <w:t>活動の支援などを担当し、オー</w:t>
      </w:r>
      <w:r>
        <w:rPr>
          <w:color w:val="414042"/>
          <w:spacing w:val="-7"/>
          <w:w w:val="105"/>
        </w:rPr>
        <w:t>プンソース関連団体において</w:t>
      </w:r>
      <w:r>
        <w:rPr>
          <w:color w:val="414042"/>
          <w:w w:val="105"/>
        </w:rPr>
        <w:t xml:space="preserve">Samsung </w:t>
      </w:r>
      <w:r>
        <w:rPr>
          <w:color w:val="414042"/>
          <w:spacing w:val="-16"/>
          <w:w w:val="105"/>
        </w:rPr>
        <w:t>を代表する立場を担っています。また彼</w:t>
      </w:r>
    </w:p>
    <w:p w:rsidR="00D01E5D" w:rsidRDefault="0022633E">
      <w:pPr>
        <w:pStyle w:val="a3"/>
        <w:spacing w:before="5"/>
        <w:ind w:left="395" w:right="362"/>
      </w:pPr>
      <w:r>
        <w:rPr>
          <w:color w:val="414042"/>
          <w:spacing w:val="-15"/>
          <w:w w:val="105"/>
        </w:rPr>
        <w:t>は、企業が製品・サービスでオープンソースを活用し、法的に責任のある形でオ</w:t>
      </w:r>
      <w:del w:id="178" w:author="工内隆" w:date="2018-02-15T17:53:00Z">
        <w:r w:rsidDel="001962D7">
          <w:rPr>
            <w:color w:val="414042"/>
            <w:spacing w:val="-15"/>
            <w:w w:val="105"/>
          </w:rPr>
          <w:delText xml:space="preserve">   </w:delText>
        </w:r>
      </w:del>
      <w:r>
        <w:rPr>
          <w:color w:val="414042"/>
          <w:spacing w:val="-16"/>
          <w:w w:val="110"/>
        </w:rPr>
        <w:t>ープンソース コミュニティに参加するための最善の方法についての実践ガイドで</w:t>
      </w:r>
      <w:r>
        <w:rPr>
          <w:color w:val="414042"/>
          <w:spacing w:val="-13"/>
          <w:w w:val="110"/>
        </w:rPr>
        <w:t>ある「</w:t>
      </w:r>
      <w:r>
        <w:rPr>
          <w:color w:val="414042"/>
          <w:w w:val="110"/>
        </w:rPr>
        <w:t>Open</w:t>
      </w:r>
      <w:r>
        <w:rPr>
          <w:color w:val="414042"/>
          <w:spacing w:val="-58"/>
          <w:w w:val="110"/>
        </w:rPr>
        <w:t xml:space="preserve"> </w:t>
      </w:r>
      <w:r>
        <w:rPr>
          <w:color w:val="414042"/>
          <w:w w:val="110"/>
        </w:rPr>
        <w:t>Source</w:t>
      </w:r>
      <w:r>
        <w:rPr>
          <w:color w:val="414042"/>
          <w:spacing w:val="-58"/>
          <w:w w:val="110"/>
        </w:rPr>
        <w:t xml:space="preserve"> </w:t>
      </w:r>
      <w:r>
        <w:rPr>
          <w:color w:val="414042"/>
          <w:spacing w:val="-3"/>
          <w:w w:val="110"/>
        </w:rPr>
        <w:t>Compliance</w:t>
      </w:r>
      <w:r>
        <w:rPr>
          <w:color w:val="414042"/>
          <w:spacing w:val="-58"/>
          <w:w w:val="110"/>
        </w:rPr>
        <w:t xml:space="preserve"> </w:t>
      </w:r>
      <w:r>
        <w:rPr>
          <w:color w:val="414042"/>
          <w:w w:val="110"/>
        </w:rPr>
        <w:t>in</w:t>
      </w:r>
      <w:r>
        <w:rPr>
          <w:color w:val="414042"/>
          <w:spacing w:val="-58"/>
          <w:w w:val="110"/>
        </w:rPr>
        <w:t xml:space="preserve"> </w:t>
      </w:r>
      <w:r>
        <w:rPr>
          <w:color w:val="414042"/>
          <w:w w:val="110"/>
        </w:rPr>
        <w:t>the</w:t>
      </w:r>
      <w:r>
        <w:rPr>
          <w:color w:val="414042"/>
          <w:spacing w:val="-58"/>
          <w:w w:val="110"/>
        </w:rPr>
        <w:t xml:space="preserve"> </w:t>
      </w:r>
      <w:r>
        <w:rPr>
          <w:color w:val="414042"/>
          <w:spacing w:val="-4"/>
          <w:w w:val="110"/>
        </w:rPr>
        <w:t>Enterprise（</w:t>
      </w:r>
      <w:r>
        <w:rPr>
          <w:color w:val="414042"/>
          <w:spacing w:val="-11"/>
          <w:w w:val="110"/>
        </w:rPr>
        <w:t>企業におけるオープンソース</w:t>
      </w:r>
      <w:r>
        <w:rPr>
          <w:color w:val="414042"/>
          <w:spacing w:val="-8"/>
          <w:w w:val="110"/>
        </w:rPr>
        <w:t>コンプライアンス</w:t>
      </w:r>
      <w:r>
        <w:rPr>
          <w:color w:val="414042"/>
          <w:spacing w:val="-36"/>
          <w:w w:val="110"/>
        </w:rPr>
        <w:t>）</w:t>
      </w:r>
      <w:r>
        <w:rPr>
          <w:color w:val="414042"/>
          <w:spacing w:val="-8"/>
          <w:w w:val="110"/>
        </w:rPr>
        <w:t>」の著者でもあります。</w:t>
      </w:r>
    </w:p>
    <w:p w:rsidR="00D01E5D" w:rsidRDefault="00D01E5D">
      <w:pPr>
        <w:pStyle w:val="a3"/>
        <w:spacing w:before="11"/>
        <w:rPr>
          <w:sz w:val="37"/>
        </w:rPr>
      </w:pPr>
    </w:p>
    <w:p w:rsidR="00D01E5D" w:rsidRPr="005668DD" w:rsidRDefault="0022633E">
      <w:pPr>
        <w:pStyle w:val="a3"/>
        <w:spacing w:line="482" w:lineRule="auto"/>
        <w:ind w:left="395" w:right="3922"/>
        <w:rPr>
          <w:lang w:val="en-US"/>
        </w:rPr>
      </w:pPr>
      <w:r w:rsidRPr="005668DD">
        <w:rPr>
          <w:color w:val="414042"/>
          <w:w w:val="105"/>
          <w:lang w:val="en-US"/>
        </w:rPr>
        <w:t xml:space="preserve">Web: </w:t>
      </w:r>
      <w:hyperlink r:id="rId118">
        <w:r w:rsidRPr="005668DD">
          <w:rPr>
            <w:color w:val="44A1DA"/>
            <w:w w:val="105"/>
            <w:lang w:val="en-US"/>
          </w:rPr>
          <w:t>http://www.ibrahimatlinux.com/</w:t>
        </w:r>
      </w:hyperlink>
      <w:r w:rsidRPr="005668DD">
        <w:rPr>
          <w:color w:val="44A1DA"/>
          <w:w w:val="105"/>
          <w:lang w:val="en-US"/>
        </w:rPr>
        <w:t xml:space="preserve"> </w:t>
      </w:r>
      <w:bookmarkStart w:id="179" w:name="_GoBack"/>
      <w:bookmarkEnd w:id="179"/>
      <w:r w:rsidRPr="005668DD">
        <w:rPr>
          <w:color w:val="414042"/>
          <w:w w:val="110"/>
          <w:lang w:val="en-US"/>
        </w:rPr>
        <w:t xml:space="preserve">Twitter: </w:t>
      </w:r>
      <w:hyperlink r:id="rId119">
        <w:r w:rsidRPr="005668DD">
          <w:rPr>
            <w:color w:val="44A1DA"/>
            <w:w w:val="110"/>
            <w:lang w:val="en-US"/>
          </w:rPr>
          <w:t>@IbrahimAtLinux</w:t>
        </w:r>
      </w:hyperlink>
    </w:p>
    <w:p w:rsidR="00D01E5D" w:rsidRPr="005668DD" w:rsidRDefault="00D01E5D">
      <w:pPr>
        <w:spacing w:line="482" w:lineRule="auto"/>
        <w:rPr>
          <w:lang w:val="en-US"/>
        </w:rPr>
        <w:sectPr w:rsidR="00D01E5D" w:rsidRPr="005668DD">
          <w:pgSz w:w="12240" w:h="15840"/>
          <w:pgMar w:top="880" w:right="1240" w:bottom="760" w:left="1180" w:header="10" w:footer="560" w:gutter="0"/>
          <w:cols w:space="720"/>
        </w:sectPr>
      </w:pPr>
    </w:p>
    <w:p w:rsidR="00D01E5D" w:rsidRPr="005668DD" w:rsidRDefault="005668DD">
      <w:pPr>
        <w:pStyle w:val="a3"/>
        <w:rPr>
          <w:sz w:val="20"/>
          <w:lang w:val="en-US"/>
        </w:rPr>
      </w:pPr>
      <w:r>
        <w:rPr>
          <w:noProof/>
        </w:rPr>
        <w:lastRenderedPageBreak/>
        <mc:AlternateContent>
          <mc:Choice Requires="wpg">
            <w:drawing>
              <wp:anchor distT="0" distB="0" distL="114300" distR="114300" simplePos="0" relativeHeight="251689984" behindDoc="1" locked="0" layoutInCell="1" allowOverlap="1">
                <wp:simplePos x="0" y="0"/>
                <wp:positionH relativeFrom="page">
                  <wp:posOffset>0</wp:posOffset>
                </wp:positionH>
                <wp:positionV relativeFrom="page">
                  <wp:posOffset>2286000</wp:posOffset>
                </wp:positionV>
                <wp:extent cx="7772400" cy="7772400"/>
                <wp:effectExtent l="0" t="0" r="0" b="0"/>
                <wp:wrapNone/>
                <wp:docPr id="32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7772400"/>
                          <a:chOff x="0" y="3600"/>
                          <a:chExt cx="12240" cy="12240"/>
                        </a:xfrm>
                      </wpg:grpSpPr>
                      <pic:pic xmlns:pic="http://schemas.openxmlformats.org/drawingml/2006/picture">
                        <pic:nvPicPr>
                          <pic:cNvPr id="328" name="Picture 1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3600"/>
                            <a:ext cx="12240" cy="1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9" name="Picture 1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249" y="12864"/>
                            <a:ext cx="265"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0" name="Picture 1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1545" y="12864"/>
                            <a:ext cx="111"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1" name="Picture 1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2491" y="12861"/>
                            <a:ext cx="405"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2" name="Picture 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2926" y="12865"/>
                            <a:ext cx="125"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3" name="Picture 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3082" y="12861"/>
                            <a:ext cx="738"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 name="Picture 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1697" y="12864"/>
                            <a:ext cx="119"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5" name="Line 6"/>
                        <wps:cNvCnPr>
                          <a:cxnSpLocks noChangeShapeType="1"/>
                        </wps:cNvCnPr>
                        <wps:spPr bwMode="auto">
                          <a:xfrm>
                            <a:off x="1872" y="12865"/>
                            <a:ext cx="0" cy="158"/>
                          </a:xfrm>
                          <a:prstGeom prst="line">
                            <a:avLst/>
                          </a:prstGeom>
                          <a:noFill/>
                          <a:ln w="3082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6"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1932" y="12864"/>
                            <a:ext cx="14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7" name="Picture 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2109" y="12864"/>
                            <a:ext cx="333"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8" name="Picture 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1049" y="12864"/>
                            <a:ext cx="159"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06596F7" id="Group 2" o:spid="_x0000_s1026" style="position:absolute;left:0;text-align:left;margin-left:0;margin-top:180pt;width:612pt;height:612pt;z-index:-251626496;mso-position-horizontal-relative:page;mso-position-vertical-relative:page" coordorigin=",3600" coordsize="12240,1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">
                <v:shape id="Picture 13" o:spid="_x0000_s1027" type="#_x0000_t75" style="position:absolute;top:3600;width:12240;height:1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">
                  <v:imagedata r:id="rId130" o:title=""/>
                </v:shape>
                <v:shape id="Picture 12" o:spid="_x0000_s1028" type="#_x0000_t75" style="position:absolute;left:1249;top:12864;width:265;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">
                  <v:imagedata r:id="rId131" o:title=""/>
                </v:shape>
                <v:shape id="Picture 11" o:spid="_x0000_s1029" type="#_x0000_t75" style="position:absolute;left:1545;top:12864;width:11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">
                  <v:imagedata r:id="rId132" o:title=""/>
                </v:shape>
                <v:shape id="Picture 10" o:spid="_x0000_s1030" type="#_x0000_t75" style="position:absolute;left:2491;top:12861;width:405;height: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">
                  <v:imagedata r:id="rId133" o:title=""/>
                </v:shape>
                <v:shape id="Picture 9" o:spid="_x0000_s1031" type="#_x0000_t75" style="position:absolute;left:2926;top:12865;width:125;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">
                  <v:imagedata r:id="rId134" o:title=""/>
                </v:shape>
                <v:shape id="Picture 8" o:spid="_x0000_s1032" type="#_x0000_t75" style="position:absolute;left:3082;top:12861;width:738;height: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">
                  <v:imagedata r:id="rId135" o:title=""/>
                </v:shape>
                <v:shape id="Picture 7" o:spid="_x0000_s1033" type="#_x0000_t75" style="position:absolute;left:1697;top:12864;width:119;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">
                  <v:imagedata r:id="rId136" o:title=""/>
                </v:shape>
                <v:line id="Line 6" o:spid="_x0000_s1034" style="position:absolute;visibility:visible;mso-wrap-style:square" from="1872,12865" to="1872,1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" strokecolor="white" strokeweight=".85619mm"/>
                <v:shape id="Picture 5" o:spid="_x0000_s1035" type="#_x0000_t75" style="position:absolute;left:1932;top:12864;width:142;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">
                  <v:imagedata r:id="rId137" o:title=""/>
                </v:shape>
                <v:shape id="Picture 4" o:spid="_x0000_s1036" type="#_x0000_t75" style="position:absolute;left:2109;top:12864;width:333;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">
                  <v:imagedata r:id="rId138" o:title=""/>
                </v:shape>
                <v:shape id="Picture 3" o:spid="_x0000_s1037" type="#_x0000_t75" style="position:absolute;left:1049;top:12864;width:15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">
                  <v:imagedata r:id="rId139" o:title=""/>
                </v:shape>
                <w10:wrap anchorx="page" anchory="page"/>
              </v:group>
            </w:pict>
          </mc:Fallback>
        </mc:AlternateContent>
      </w: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rPr>
          <w:sz w:val="20"/>
          <w:lang w:val="en-US"/>
        </w:rPr>
      </w:pPr>
    </w:p>
    <w:p w:rsidR="00D01E5D" w:rsidRPr="005668DD" w:rsidRDefault="00D01E5D">
      <w:pPr>
        <w:pStyle w:val="a3"/>
        <w:spacing w:before="3"/>
        <w:rPr>
          <w:sz w:val="18"/>
          <w:lang w:val="en-US"/>
        </w:rPr>
      </w:pPr>
    </w:p>
    <w:p w:rsidR="00D01E5D" w:rsidRDefault="0022633E">
      <w:pPr>
        <w:spacing w:before="182" w:line="270" w:lineRule="exact"/>
        <w:ind w:left="106"/>
        <w:rPr>
          <w:rFonts w:ascii="PMingLiU" w:eastAsia="PMingLiU"/>
          <w:sz w:val="20"/>
        </w:rPr>
      </w:pPr>
      <w:r>
        <w:rPr>
          <w:rFonts w:ascii="PMingLiU" w:eastAsia="PMingLiU" w:hint="eastAsia"/>
          <w:color w:val="FFFFFF"/>
          <w:w w:val="105"/>
          <w:sz w:val="20"/>
        </w:rPr>
        <w:t>The Linux Foundation は、Linux の普及促進、保護、ならびに標準化に取り組み、</w:t>
      </w:r>
    </w:p>
    <w:p w:rsidR="00D01E5D" w:rsidRDefault="0022633E">
      <w:pPr>
        <w:spacing w:before="4" w:line="223" w:lineRule="auto"/>
        <w:ind w:left="106" w:right="2770"/>
        <w:rPr>
          <w:rFonts w:ascii="PMingLiU" w:eastAsia="PMingLiU"/>
          <w:sz w:val="20"/>
        </w:rPr>
      </w:pPr>
      <w:r>
        <w:rPr>
          <w:rFonts w:ascii="PMingLiU" w:eastAsia="PMingLiU" w:hint="eastAsia"/>
          <w:color w:val="FFFFFF"/>
          <w:sz w:val="20"/>
        </w:rPr>
        <w:t>Linux/OSS</w:t>
      </w:r>
      <w:r>
        <w:rPr>
          <w:rFonts w:ascii="PMingLiU" w:eastAsia="PMingLiU" w:hint="eastAsia"/>
          <w:color w:val="FFFFFF"/>
          <w:spacing w:val="-20"/>
          <w:sz w:val="20"/>
        </w:rPr>
        <w:t xml:space="preserve"> がクローズドなプラットフォームに対抗するのに必要とされる統合されたリソースとサービスを提供します。</w:t>
      </w:r>
    </w:p>
    <w:p w:rsidR="00D01E5D" w:rsidRDefault="0022633E">
      <w:pPr>
        <w:spacing w:before="146" w:line="270" w:lineRule="exact"/>
        <w:ind w:left="106"/>
        <w:rPr>
          <w:rFonts w:ascii="PMingLiU" w:eastAsia="PMingLiU"/>
          <w:sz w:val="20"/>
        </w:rPr>
      </w:pPr>
      <w:r>
        <w:rPr>
          <w:rFonts w:ascii="PMingLiU" w:eastAsia="PMingLiU" w:hint="eastAsia"/>
          <w:color w:val="FFFFFF"/>
          <w:w w:val="105"/>
          <w:sz w:val="20"/>
        </w:rPr>
        <w:t>The Linux Foundation およびその他の活動については、</w:t>
      </w:r>
    </w:p>
    <w:p w:rsidR="00D01E5D" w:rsidRDefault="0022633E">
      <w:pPr>
        <w:spacing w:line="270" w:lineRule="exact"/>
        <w:ind w:left="106"/>
        <w:rPr>
          <w:rFonts w:ascii="PMingLiU" w:eastAsia="PMingLiU"/>
          <w:sz w:val="20"/>
        </w:rPr>
      </w:pPr>
      <w:hyperlink r:id="rId140">
        <w:r>
          <w:rPr>
            <w:rFonts w:ascii="PMingLiU" w:eastAsia="PMingLiU" w:hint="eastAsia"/>
            <w:color w:val="FFFFFF"/>
            <w:sz w:val="20"/>
          </w:rPr>
          <w:t xml:space="preserve">http://www.linuxfoundation.org </w:t>
        </w:r>
      </w:hyperlink>
      <w:r>
        <w:rPr>
          <w:rFonts w:ascii="PMingLiU" w:eastAsia="PMingLiU" w:hint="eastAsia"/>
          <w:color w:val="FFFFFF"/>
          <w:sz w:val="20"/>
        </w:rPr>
        <w:t>を参照してください。</w:t>
      </w:r>
    </w:p>
    <w:sectPr w:rsidR="00D01E5D">
      <w:headerReference w:type="default" r:id="rId141"/>
      <w:footerReference w:type="default" r:id="rId142"/>
      <w:pgSz w:w="12240" w:h="15840"/>
      <w:pgMar w:top="1500" w:right="1240" w:bottom="0" w:left="11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13BF" w:rsidRDefault="002413BF">
      <w:r>
        <w:separator/>
      </w:r>
    </w:p>
  </w:endnote>
  <w:endnote w:type="continuationSeparator" w:id="0">
    <w:p w:rsidR="002413BF" w:rsidRDefault="00241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MS UI Gothic">
    <w:altName w:val="MS UI Gothic"/>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w:altName w:val="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g">
          <w:drawing>
            <wp:anchor distT="0" distB="0" distL="114300" distR="114300" simplePos="0" relativeHeight="503263088" behindDoc="1" locked="0" layoutInCell="1" allowOverlap="1">
              <wp:simplePos x="0" y="0"/>
              <wp:positionH relativeFrom="page">
                <wp:posOffset>0</wp:posOffset>
              </wp:positionH>
              <wp:positionV relativeFrom="page">
                <wp:posOffset>9525000</wp:posOffset>
              </wp:positionV>
              <wp:extent cx="7772400" cy="533400"/>
              <wp:effectExtent l="0" t="0" r="0" b="0"/>
              <wp:wrapNone/>
              <wp:docPr id="309"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pic:pic xmlns:pic="http://schemas.openxmlformats.org/drawingml/2006/picture">
                      <pic:nvPicPr>
                        <pic:cNvPr id="310" name="Picture 3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5000"/>
                          <a:ext cx="1224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1" name="Line 316"/>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12" name="Line 315"/>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13" name="Line 314"/>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4" name="Picture 3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5" name="Picture 31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6" name="Picture 31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7" name="AutoShape 310"/>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Line 309"/>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19" name="Line 308"/>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20" name="Line 307"/>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21" name="AutoShape 306"/>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2" name="Picture 3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3" name="Line 304"/>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4" name="Picture 30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3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3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68137B" id="Group 300" o:spid="_x0000_s1026" style="position:absolute;left:0;text-align:left;margin-left:0;margin-top:750pt;width:612pt;height:42pt;z-index:-53392;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7" o:spid="_x0000_s1027" type="#_x0000_t75" style="position:absolute;top:15000;width:1224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">
                <v:imagedata r:id="rId9" o:title=""/>
              </v:shape>
              <v:line id="Line 316"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" strokecolor="white" strokeweight=".88pt"/>
              <v:line id="Line 315"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" strokecolor="white" strokeweight=".26494mm"/>
              <v:line id="Line 314"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" strokecolor="white" strokeweight=".8pt"/>
              <v:shape id="Picture 313"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">
                <v:imagedata r:id="rId10" o:title=""/>
              </v:shape>
              <v:shape id="Picture 312"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">
                <v:imagedata r:id="rId11" o:title=""/>
              </v:shape>
              <v:shape id="Picture 311"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">
                <v:imagedata r:id="rId12" o:title=""/>
              </v:shape>
              <v:shape id="AutoShape 310"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309"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" strokecolor="white" strokeweight=".31081mm"/>
              <v:line id="Line 308"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" strokecolor="white" strokeweight=".26494mm"/>
              <v:line id="Line 307"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" strokecolor="white" strokeweight=".31081mm"/>
              <v:shape id="AutoShape 306"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305"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">
                <v:imagedata r:id="rId13" o:title=""/>
              </v:shape>
              <v:line id="Line 304"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" strokecolor="white" strokeweight="1.0012mm"/>
              <v:shape id="Picture 303"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">
                <v:imagedata r:id="rId14" o:title=""/>
              </v:shape>
              <v:shape id="Picture 302"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">
                <v:imagedata r:id="rId15" o:title=""/>
              </v:shape>
              <v:shape id="Picture 301"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">
                <v:imagedata r:id="rId16" o:title=""/>
              </v:shape>
              <w10:wrap anchorx="page" anchory="pag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g">
          <w:drawing>
            <wp:anchor distT="0" distB="0" distL="114300" distR="114300" simplePos="0" relativeHeight="503263640" behindDoc="1" locked="0" layoutInCell="1" allowOverlap="1">
              <wp:simplePos x="0" y="0"/>
              <wp:positionH relativeFrom="page">
                <wp:posOffset>0</wp:posOffset>
              </wp:positionH>
              <wp:positionV relativeFrom="page">
                <wp:posOffset>9525000</wp:posOffset>
              </wp:positionV>
              <wp:extent cx="7772400" cy="533400"/>
              <wp:effectExtent l="0" t="0" r="0" b="0"/>
              <wp:wrapNone/>
              <wp:docPr id="133"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pic:pic xmlns:pic="http://schemas.openxmlformats.org/drawingml/2006/picture">
                      <pic:nvPicPr>
                        <pic:cNvPr id="134" name="Picture 14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5000"/>
                          <a:ext cx="1224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Line 140"/>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36" name="Line 139"/>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37" name="Line 138"/>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8" name="Picture 13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 name="Picture 13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 name="Picture 13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AutoShape 134"/>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Line 133"/>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43" name="Line 132"/>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44" name="Line 131"/>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45" name="AutoShape 130"/>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6" name="Picture 1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Line 128"/>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8" name="Picture 1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1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C87B24" id="Group 124" o:spid="_x0000_s1026" style="position:absolute;left:0;text-align:left;margin-left:0;margin-top:750pt;width:612pt;height:42pt;z-index:-52840;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1" o:spid="_x0000_s1027" type="#_x0000_t75" style="position:absolute;top:15000;width:1224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">
                <v:imagedata r:id="rId9" o:title=""/>
              </v:shape>
              <v:line id="Line 140"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" strokecolor="white" strokeweight=".88pt"/>
              <v:line id="Line 139"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" strokecolor="white" strokeweight=".26494mm"/>
              <v:line id="Line 138"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" strokecolor="white" strokeweight=".8pt"/>
              <v:shape id="Picture 137"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">
                <v:imagedata r:id="rId10" o:title=""/>
              </v:shape>
              <v:shape id="Picture 136"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">
                <v:imagedata r:id="rId11" o:title=""/>
              </v:shape>
              <v:shape id="Picture 135"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">
                <v:imagedata r:id="rId12" o:title=""/>
              </v:shape>
              <v:shape id="AutoShape 134"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133"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" strokecolor="white" strokeweight=".31081mm"/>
              <v:line id="Line 132"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" strokecolor="white" strokeweight=".26494mm"/>
              <v:line id="Line 131"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" strokecolor="white" strokeweight=".31081mm"/>
              <v:shape id="AutoShape 130"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129"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">
                <v:imagedata r:id="rId13" o:title=""/>
              </v:shape>
              <v:line id="Line 128"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" strokecolor="white" strokeweight="1.0012mm"/>
              <v:shape id="Picture 127"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">
                <v:imagedata r:id="rId14" o:title=""/>
              </v:shape>
              <v:shape id="Picture 126"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">
                <v:imagedata r:id="rId15" o:title=""/>
              </v:shape>
              <v:shape id="Picture 125"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">
                <v:imagedata r:id="rId16" o:title=""/>
              </v:shape>
              <w10:wrap anchorx="page" anchory="page"/>
            </v:group>
          </w:pict>
        </mc:Fallback>
      </mc:AlternateContent>
    </w:r>
    <w:r>
      <w:rPr>
        <w:noProof/>
      </w:rPr>
      <mc:AlternateContent>
        <mc:Choice Requires="wps">
          <w:drawing>
            <wp:anchor distT="0" distB="0" distL="114300" distR="114300" simplePos="0" relativeHeight="503263664" behindDoc="1" locked="0" layoutInCell="1" allowOverlap="1">
              <wp:simplePos x="0" y="0"/>
              <wp:positionH relativeFrom="page">
                <wp:posOffset>7021830</wp:posOffset>
              </wp:positionH>
              <wp:positionV relativeFrom="page">
                <wp:posOffset>9697085</wp:posOffset>
              </wp:positionV>
              <wp:extent cx="179070" cy="158750"/>
              <wp:effectExtent l="1905" t="635" r="0" b="2540"/>
              <wp:wrapNone/>
              <wp:docPr id="132"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8914FD">
                            <w:rPr>
                              <w:rFonts w:ascii="Arial"/>
                              <w:noProof/>
                              <w:color w:val="FFFFFF"/>
                              <w:sz w:val="18"/>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3" o:spid="_x0000_s1065" type="#_x0000_t202" style="position:absolute;margin-left:552.9pt;margin-top:763.55pt;width:14.1pt;height:12.5pt;z-index:-5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" filled="f" stroked="f">
              <v:textbox inset="0,0,0,0">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8914FD">
                      <w:rPr>
                        <w:rFonts w:ascii="Arial"/>
                        <w:noProof/>
                        <w:color w:val="FFFFFF"/>
                        <w:sz w:val="18"/>
                      </w:rPr>
                      <w:t>22</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g">
          <w:drawing>
            <wp:anchor distT="0" distB="0" distL="114300" distR="114300" simplePos="0" relativeHeight="503263688" behindDoc="1" locked="0" layoutInCell="1" allowOverlap="1">
              <wp:simplePos x="0" y="0"/>
              <wp:positionH relativeFrom="page">
                <wp:posOffset>0</wp:posOffset>
              </wp:positionH>
              <wp:positionV relativeFrom="page">
                <wp:posOffset>9525000</wp:posOffset>
              </wp:positionV>
              <wp:extent cx="7772400" cy="533400"/>
              <wp:effectExtent l="0" t="0" r="0" b="0"/>
              <wp:wrapNone/>
              <wp:docPr id="114"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115" name="Rectangle 122"/>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Line 121"/>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17" name="Line 120"/>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18" name="Line 119"/>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9" name="Picture 1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11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 name="Picture 11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AutoShape 115"/>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Line 114"/>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24" name="Line 113"/>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25" name="Line 112"/>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26" name="AutoShape 111"/>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7" name="Picture 11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 name="Line 109"/>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9" name="Picture 10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10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 name="Picture 10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4898533" id="Group 105" o:spid="_x0000_s1026" style="position:absolute;left:0;text-align:left;margin-left:0;margin-top:750pt;width:612pt;height:42pt;z-index:-52792;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&#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">
              <v:rect id="Rectangle 122"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" fillcolor="#0096d6" stroked="f"/>
              <v:line id="Line 121"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" strokecolor="white" strokeweight=".88pt"/>
              <v:line id="Line 120"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" strokecolor="white" strokeweight=".26494mm"/>
              <v:line id="Line 119"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">
                <v:imagedata r:id="rId8" o:title=""/>
              </v:shape>
              <v:shape id="Picture 117"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">
                <v:imagedata r:id="rId9" o:title=""/>
              </v:shape>
              <v:shape id="Picture 116"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">
                <v:imagedata r:id="rId10" o:title=""/>
              </v:shape>
              <v:shape id="AutoShape 115"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114"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" strokecolor="white" strokeweight=".31081mm"/>
              <v:line id="Line 113"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" strokecolor="white" strokeweight=".26494mm"/>
              <v:line id="Line 112"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" strokecolor="white" strokeweight=".31081mm"/>
              <v:shape id="AutoShape 111"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110"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">
                <v:imagedata r:id="rId11" o:title=""/>
              </v:shape>
              <v:line id="Line 109"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" strokecolor="white" strokeweight="1.0012mm"/>
              <v:shape id="Picture 108"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">
                <v:imagedata r:id="rId12" o:title=""/>
              </v:shape>
              <v:shape id="Picture 107"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">
                <v:imagedata r:id="rId13" o:title=""/>
              </v:shape>
              <v:shape id="Picture 106"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">
                <v:imagedata r:id="rId14" o:title=""/>
              </v:shape>
              <w10:wrap anchorx="page" anchory="page"/>
            </v:group>
          </w:pict>
        </mc:Fallback>
      </mc:AlternateContent>
    </w:r>
    <w:r>
      <w:rPr>
        <w:noProof/>
      </w:rPr>
      <mc:AlternateContent>
        <mc:Choice Requires="wps">
          <w:drawing>
            <wp:anchor distT="0" distB="0" distL="114300" distR="114300" simplePos="0" relativeHeight="503263712" behindDoc="1" locked="0" layoutInCell="1" allowOverlap="1">
              <wp:simplePos x="0" y="0"/>
              <wp:positionH relativeFrom="page">
                <wp:posOffset>7035800</wp:posOffset>
              </wp:positionH>
              <wp:positionV relativeFrom="page">
                <wp:posOffset>9697085</wp:posOffset>
              </wp:positionV>
              <wp:extent cx="177800" cy="158750"/>
              <wp:effectExtent l="0" t="635" r="0" b="2540"/>
              <wp:wrapNone/>
              <wp:docPr id="113"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2F53F8">
                            <w:rPr>
                              <w:rFonts w:ascii="Arial"/>
                              <w:noProof/>
                              <w:color w:val="FFFFFF"/>
                              <w:sz w:val="18"/>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4" o:spid="_x0000_s1066" type="#_x0000_t202" style="position:absolute;margin-left:554pt;margin-top:763.55pt;width:14pt;height:12.5pt;z-index:-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" filled="f" stroked="f">
              <v:textbox inset="0,0,0,0">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2F53F8">
                      <w:rPr>
                        <w:rFonts w:ascii="Arial"/>
                        <w:noProof/>
                        <w:color w:val="FFFFFF"/>
                        <w:sz w:val="18"/>
                      </w:rPr>
                      <w:t>23</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g">
          <w:drawing>
            <wp:anchor distT="0" distB="0" distL="114300" distR="114300" simplePos="0" relativeHeight="503263736" behindDoc="1" locked="0" layoutInCell="1" allowOverlap="1">
              <wp:simplePos x="0" y="0"/>
              <wp:positionH relativeFrom="page">
                <wp:posOffset>0</wp:posOffset>
              </wp:positionH>
              <wp:positionV relativeFrom="page">
                <wp:posOffset>9525000</wp:posOffset>
              </wp:positionV>
              <wp:extent cx="7772400" cy="533400"/>
              <wp:effectExtent l="0" t="0" r="0" b="0"/>
              <wp:wrapNone/>
              <wp:docPr id="9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pic:pic xmlns:pic="http://schemas.openxmlformats.org/drawingml/2006/picture">
                      <pic:nvPicPr>
                        <pic:cNvPr id="96" name="Picture 1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5000"/>
                          <a:ext cx="1224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Line 102"/>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98" name="Line 101"/>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99" name="Line 100"/>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0" name="Picture 9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98"/>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9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AutoShape 96"/>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Line 95"/>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05" name="Line 94"/>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06" name="Line 93"/>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07" name="AutoShape 92"/>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8" name="Picture 9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Line 90"/>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0" name="Picture 8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 name="Picture 8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E32A57" id="Group 86" o:spid="_x0000_s1026" style="position:absolute;left:0;text-align:left;margin-left:0;margin-top:750pt;width:612pt;height:42pt;z-index:-52744;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 o:spid="_x0000_s1027" type="#_x0000_t75" style="position:absolute;top:15000;width:1224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">
                <v:imagedata r:id="rId9" o:title=""/>
              </v:shape>
              <v:line id="Line 102"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" strokecolor="white" strokeweight=".88pt"/>
              <v:line id="Line 101"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" strokecolor="white" strokeweight=".26494mm"/>
              <v:line id="Line 100"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" strokecolor="white" strokeweight=".8pt"/>
              <v:shape id="Picture 99"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">
                <v:imagedata r:id="rId10" o:title=""/>
              </v:shape>
              <v:shape id="Picture 98"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">
                <v:imagedata r:id="rId11" o:title=""/>
              </v:shape>
              <v:shape id="Picture 97"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">
                <v:imagedata r:id="rId12" o:title=""/>
              </v:shape>
              <v:shape id="AutoShape 96"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95"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" strokecolor="white" strokeweight=".31081mm"/>
              <v:line id="Line 94"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" strokecolor="white" strokeweight=".26494mm"/>
              <v:line id="Line 93"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" strokecolor="white" strokeweight=".31081mm"/>
              <v:shape id="AutoShape 92"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91"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">
                <v:imagedata r:id="rId13" o:title=""/>
              </v:shape>
              <v:line id="Line 90"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" strokecolor="white" strokeweight="1.0012mm"/>
              <v:shape id="Picture 89"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">
                <v:imagedata r:id="rId14" o:title=""/>
              </v:shape>
              <v:shape id="Picture 88"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">
                <v:imagedata r:id="rId15" o:title=""/>
              </v:shape>
              <v:shape id="Picture 87"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">
                <v:imagedata r:id="rId16" o:title=""/>
              </v:shape>
              <w10:wrap anchorx="page" anchory="page"/>
            </v:group>
          </w:pict>
        </mc:Fallback>
      </mc:AlternateContent>
    </w:r>
    <w:r>
      <w:rPr>
        <w:noProof/>
      </w:rPr>
      <mc:AlternateContent>
        <mc:Choice Requires="wps">
          <w:drawing>
            <wp:anchor distT="0" distB="0" distL="114300" distR="114300" simplePos="0" relativeHeight="503263760" behindDoc="1" locked="0" layoutInCell="1" allowOverlap="1">
              <wp:simplePos x="0" y="0"/>
              <wp:positionH relativeFrom="page">
                <wp:posOffset>7026275</wp:posOffset>
              </wp:positionH>
              <wp:positionV relativeFrom="page">
                <wp:posOffset>9697085</wp:posOffset>
              </wp:positionV>
              <wp:extent cx="170815" cy="158750"/>
              <wp:effectExtent l="0" t="635" r="3810" b="2540"/>
              <wp:wrapNone/>
              <wp:docPr id="9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1962D7">
                            <w:rPr>
                              <w:rFonts w:ascii="Arial"/>
                              <w:noProof/>
                              <w:color w:val="FFFFFF"/>
                              <w:sz w:val="18"/>
                            </w:rP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5" o:spid="_x0000_s1067" type="#_x0000_t202" style="position:absolute;margin-left:553.25pt;margin-top:763.55pt;width:13.45pt;height:12.5pt;z-index:-5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" filled="f" stroked="f">
              <v:textbox inset="0,0,0,0">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1962D7">
                      <w:rPr>
                        <w:rFonts w:ascii="Arial"/>
                        <w:noProof/>
                        <w:color w:val="FFFFFF"/>
                        <w:sz w:val="18"/>
                      </w:rPr>
                      <w:t>24</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g">
          <w:drawing>
            <wp:anchor distT="0" distB="0" distL="114300" distR="114300" simplePos="0" relativeHeight="503263784" behindDoc="1" locked="0" layoutInCell="1" allowOverlap="1">
              <wp:simplePos x="0" y="0"/>
              <wp:positionH relativeFrom="page">
                <wp:posOffset>0</wp:posOffset>
              </wp:positionH>
              <wp:positionV relativeFrom="page">
                <wp:posOffset>9525000</wp:posOffset>
              </wp:positionV>
              <wp:extent cx="7772400" cy="533400"/>
              <wp:effectExtent l="0" t="0" r="0" b="0"/>
              <wp:wrapNone/>
              <wp:docPr id="76"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77" name="Rectangle 84"/>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Line 83"/>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79" name="Line 82"/>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80" name="Line 81"/>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1" name="Picture 8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7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8"/>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AutoShape 77"/>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Line 76"/>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86" name="Line 75"/>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87" name="Line 74"/>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88" name="AutoShape 73"/>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9" name="Picture 7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 name="Line 71"/>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1" name="Picture 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6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6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F4347A8" id="Group 67" o:spid="_x0000_s1026" style="position:absolute;left:0;text-align:left;margin-left:0;margin-top:750pt;width:612pt;height:42pt;z-index:-52696;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">
              <v:rect id="Rectangle 84"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" fillcolor="#0096d6" stroked="f"/>
              <v:line id="Line 83"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" strokecolor="white" strokeweight=".88pt"/>
              <v:line id="Line 82"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" strokecolor="white" strokeweight=".26494mm"/>
              <v:line id="Line 81"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">
                <v:imagedata r:id="rId8" o:title=""/>
              </v:shape>
              <v:shape id="Picture 79"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">
                <v:imagedata r:id="rId9" o:title=""/>
              </v:shape>
              <v:shape id="Picture 78"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">
                <v:imagedata r:id="rId10" o:title=""/>
              </v:shape>
              <v:shape id="AutoShape 77"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76"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" strokecolor="white" strokeweight=".31081mm"/>
              <v:line id="Line 75"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" strokecolor="white" strokeweight=".26494mm"/>
              <v:line id="Line 74"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" strokecolor="white" strokeweight=".31081mm"/>
              <v:shape id="AutoShape 73"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72"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">
                <v:imagedata r:id="rId11" o:title=""/>
              </v:shape>
              <v:line id="Line 71"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" strokecolor="white" strokeweight="1.0012mm"/>
              <v:shape id="Picture 70"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">
                <v:imagedata r:id="rId12" o:title=""/>
              </v:shape>
              <v:shape id="Picture 69"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">
                <v:imagedata r:id="rId13" o:title=""/>
              </v:shape>
              <v:shape id="Picture 68"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">
                <v:imagedata r:id="rId14" o:title=""/>
              </v:shape>
              <w10:wrap anchorx="page" anchory="page"/>
            </v:group>
          </w:pict>
        </mc:Fallback>
      </mc:AlternateContent>
    </w:r>
    <w:r>
      <w:rPr>
        <w:noProof/>
      </w:rPr>
      <mc:AlternateContent>
        <mc:Choice Requires="wps">
          <w:drawing>
            <wp:anchor distT="0" distB="0" distL="114300" distR="114300" simplePos="0" relativeHeight="503263808" behindDoc="1" locked="0" layoutInCell="1" allowOverlap="1">
              <wp:simplePos x="0" y="0"/>
              <wp:positionH relativeFrom="page">
                <wp:posOffset>7036435</wp:posOffset>
              </wp:positionH>
              <wp:positionV relativeFrom="page">
                <wp:posOffset>9697085</wp:posOffset>
              </wp:positionV>
              <wp:extent cx="175260" cy="158750"/>
              <wp:effectExtent l="0" t="635" r="0" b="2540"/>
              <wp:wrapNone/>
              <wp:docPr id="75"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1962D7">
                            <w:rPr>
                              <w:rFonts w:ascii="Arial"/>
                              <w:noProof/>
                              <w:color w:val="FFFFFF"/>
                              <w:sz w:val="18"/>
                            </w:rP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068" type="#_x0000_t202" style="position:absolute;margin-left:554.05pt;margin-top:763.55pt;width:13.8pt;height:12.5pt;z-index:-5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" filled="f" stroked="f">
              <v:textbox inset="0,0,0,0">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1962D7">
                      <w:rPr>
                        <w:rFonts w:ascii="Arial"/>
                        <w:noProof/>
                        <w:color w:val="FFFFFF"/>
                        <w:sz w:val="18"/>
                      </w:rPr>
                      <w:t>31</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g">
          <w:drawing>
            <wp:anchor distT="0" distB="0" distL="114300" distR="114300" simplePos="0" relativeHeight="503263880" behindDoc="1" locked="0" layoutInCell="1" allowOverlap="1">
              <wp:simplePos x="0" y="0"/>
              <wp:positionH relativeFrom="page">
                <wp:posOffset>0</wp:posOffset>
              </wp:positionH>
              <wp:positionV relativeFrom="page">
                <wp:posOffset>9525000</wp:posOffset>
              </wp:positionV>
              <wp:extent cx="7772400" cy="533400"/>
              <wp:effectExtent l="0" t="0" r="0" b="0"/>
              <wp:wrapNone/>
              <wp:docPr id="55"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56" name="Rectangle 63"/>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Line 62"/>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58" name="Line 61"/>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59" name="Line 60"/>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0" name="Picture 5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5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5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AutoShape 56"/>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Line 55"/>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65" name="Line 54"/>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66" name="Line 53"/>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67" name="AutoShape 52"/>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 name="Picture 5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Line 50"/>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0" name="Picture 4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 name="Picture 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 name="Picture 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0B5196F" id="Group 46" o:spid="_x0000_s1026" style="position:absolute;left:0;text-align:left;margin-left:0;margin-top:750pt;width:612pt;height:42pt;z-index:-52600;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">
              <v:rect id="Rectangle 63"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" fillcolor="#0096d6" stroked="f"/>
              <v:line id="Line 62"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" strokecolor="white" strokeweight=".88pt"/>
              <v:line id="Line 61"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" strokecolor="white" strokeweight=".26494mm"/>
              <v:line id="Line 60"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">
                <v:imagedata r:id="rId8" o:title=""/>
              </v:shape>
              <v:shape id="Picture 58"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">
                <v:imagedata r:id="rId9" o:title=""/>
              </v:shape>
              <v:shape id="Picture 57"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">
                <v:imagedata r:id="rId10" o:title=""/>
              </v:shape>
              <v:shape id="AutoShape 56"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55"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" strokecolor="white" strokeweight=".31081mm"/>
              <v:line id="Line 54"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" strokecolor="white" strokeweight=".26494mm"/>
              <v:line id="Line 53"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" strokecolor="white" strokeweight=".31081mm"/>
              <v:shape id="AutoShape 52"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51"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">
                <v:imagedata r:id="rId11" o:title=""/>
              </v:shape>
              <v:line id="Line 50"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" strokecolor="white" strokeweight="1.0012mm"/>
              <v:shape id="Picture 49"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">
                <v:imagedata r:id="rId12" o:title=""/>
              </v:shape>
              <v:shape id="Picture 48"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">
                <v:imagedata r:id="rId13" o:title=""/>
              </v:shape>
              <v:shape id="Picture 47"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">
                <v:imagedata r:id="rId14" o:title=""/>
              </v:shape>
              <w10:wrap anchorx="page" anchory="page"/>
            </v:group>
          </w:pict>
        </mc:Fallback>
      </mc:AlternateContent>
    </w:r>
    <w:r>
      <w:rPr>
        <w:noProof/>
      </w:rPr>
      <mc:AlternateContent>
        <mc:Choice Requires="wps">
          <w:drawing>
            <wp:anchor distT="0" distB="0" distL="114300" distR="114300" simplePos="0" relativeHeight="503263904" behindDoc="1" locked="0" layoutInCell="1" allowOverlap="1">
              <wp:simplePos x="0" y="0"/>
              <wp:positionH relativeFrom="page">
                <wp:posOffset>7035165</wp:posOffset>
              </wp:positionH>
              <wp:positionV relativeFrom="page">
                <wp:posOffset>9697085</wp:posOffset>
              </wp:positionV>
              <wp:extent cx="179070" cy="158750"/>
              <wp:effectExtent l="0" t="635" r="0" b="2540"/>
              <wp:wrapNone/>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1962D7">
                            <w:rPr>
                              <w:rFonts w:ascii="Arial"/>
                              <w:noProof/>
                              <w:color w:val="FFFFFF"/>
                              <w:sz w:val="18"/>
                            </w:rPr>
                            <w:t>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70" type="#_x0000_t202" style="position:absolute;margin-left:553.95pt;margin-top:763.55pt;width:14.1pt;height:12.5pt;z-index:-5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" filled="f" stroked="f">
              <v:textbox inset="0,0,0,0">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1962D7">
                      <w:rPr>
                        <w:rFonts w:ascii="Arial"/>
                        <w:noProof/>
                        <w:color w:val="FFFFFF"/>
                        <w:sz w:val="18"/>
                      </w:rPr>
                      <w:t>35</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g">
          <w:drawing>
            <wp:anchor distT="0" distB="0" distL="114300" distR="114300" simplePos="0" relativeHeight="503263976" behindDoc="1" locked="0" layoutInCell="1" allowOverlap="1">
              <wp:simplePos x="0" y="0"/>
              <wp:positionH relativeFrom="page">
                <wp:posOffset>0</wp:posOffset>
              </wp:positionH>
              <wp:positionV relativeFrom="page">
                <wp:posOffset>9525000</wp:posOffset>
              </wp:positionV>
              <wp:extent cx="7772400" cy="533400"/>
              <wp:effectExtent l="0" t="0" r="0" b="0"/>
              <wp:wrapNone/>
              <wp:docPr id="34"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35" name="Rectangle 42"/>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Line 41"/>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7" name="Line 40"/>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8" name="Line 39"/>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 name="Picture 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3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3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AutoShape 35"/>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Line 34"/>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45" name="Line 32"/>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46" name="AutoShape 31"/>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 name="Picture 3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Line 29"/>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 name="Picture 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F498E10" id="Group 25" o:spid="_x0000_s1026" style="position:absolute;left:0;text-align:left;margin-left:0;margin-top:750pt;width:612pt;height:42pt;z-index:-52504;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">
              <v:rect id="Rectangle 42"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" fillcolor="#0096d6" stroked="f"/>
              <v:line id="Line 41"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" strokecolor="white" strokeweight=".88pt"/>
              <v:line id="Line 40"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" strokecolor="white" strokeweight=".26494mm"/>
              <v:line id="Line 39"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">
                <v:imagedata r:id="rId8" o:title=""/>
              </v:shape>
              <v:shape id="Picture 37"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">
                <v:imagedata r:id="rId9" o:title=""/>
              </v:shape>
              <v:shape id="Picture 36"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">
                <v:imagedata r:id="rId10" o:title=""/>
              </v:shape>
              <v:shape id="AutoShape 35"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34"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" strokecolor="white" strokeweight=".31081mm"/>
              <v:line id="Line 33"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" strokecolor="white" strokeweight=".26494mm"/>
              <v:line id="Line 32"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" strokecolor="white" strokeweight=".31081mm"/>
              <v:shape id="AutoShape 31"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30"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">
                <v:imagedata r:id="rId11" o:title=""/>
              </v:shape>
              <v:line id="Line 29"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" strokecolor="white" strokeweight="1.0012mm"/>
              <v:shape id="Picture 28"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">
                <v:imagedata r:id="rId12" o:title=""/>
              </v:shape>
              <v:shape id="Picture 27"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">
                <v:imagedata r:id="rId13" o:title=""/>
              </v:shape>
              <v:shape id="Picture 26"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">
                <v:imagedata r:id="rId14" o:title=""/>
              </v:shape>
              <w10:wrap anchorx="page" anchory="page"/>
            </v:group>
          </w:pict>
        </mc:Fallback>
      </mc:AlternateContent>
    </w:r>
    <w:r>
      <w:rPr>
        <w:noProof/>
      </w:rPr>
      <mc:AlternateContent>
        <mc:Choice Requires="wps">
          <w:drawing>
            <wp:anchor distT="0" distB="0" distL="114300" distR="114300" simplePos="0" relativeHeight="503264000" behindDoc="1" locked="0" layoutInCell="1" allowOverlap="1">
              <wp:simplePos x="0" y="0"/>
              <wp:positionH relativeFrom="page">
                <wp:posOffset>7033895</wp:posOffset>
              </wp:positionH>
              <wp:positionV relativeFrom="page">
                <wp:posOffset>9697085</wp:posOffset>
              </wp:positionV>
              <wp:extent cx="180975" cy="158750"/>
              <wp:effectExtent l="4445" t="635" r="0" b="2540"/>
              <wp:wrapNone/>
              <wp:docPr id="3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1962D7">
                            <w:rPr>
                              <w:rFonts w:ascii="Arial"/>
                              <w:noProof/>
                              <w:color w:val="FFFFFF"/>
                              <w:sz w:val="18"/>
                            </w:rPr>
                            <w:t>38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72" type="#_x0000_t202" style="position:absolute;margin-left:553.85pt;margin-top:763.55pt;width:14.25pt;height:12.5pt;z-index:-5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" filled="f" stroked="f">
              <v:textbox inset="0,0,0,0">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1962D7">
                      <w:rPr>
                        <w:rFonts w:ascii="Arial"/>
                        <w:noProof/>
                        <w:color w:val="FFFFFF"/>
                        <w:sz w:val="18"/>
                      </w:rPr>
                      <w:t>38</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g">
          <w:drawing>
            <wp:anchor distT="0" distB="0" distL="114300" distR="114300" simplePos="0" relativeHeight="503264072" behindDoc="1" locked="0" layoutInCell="1" allowOverlap="1">
              <wp:simplePos x="0" y="0"/>
              <wp:positionH relativeFrom="page">
                <wp:posOffset>0</wp:posOffset>
              </wp:positionH>
              <wp:positionV relativeFrom="page">
                <wp:posOffset>9525000</wp:posOffset>
              </wp:positionV>
              <wp:extent cx="7772400" cy="533400"/>
              <wp:effectExtent l="0" t="0" r="0" b="0"/>
              <wp:wrapNone/>
              <wp:docPr id="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10" name="Rectangle 21"/>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Line 20"/>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4" name="Line 19"/>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6" name="Line 18"/>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AutoShape 14"/>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Line 13"/>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3" name="Line 12"/>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4" name="Line 11"/>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5" name="AutoShape 10"/>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Line 8"/>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D0FF832" id="Group 4" o:spid="_x0000_s1026" style="position:absolute;left:0;text-align:left;margin-left:0;margin-top:750pt;width:612pt;height:42pt;z-index:-52408;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">
              <v:rect id="Rectangle 21"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" fillcolor="#0096d6" stroked="f"/>
              <v:line id="Line 20"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" strokecolor="white" strokeweight=".88pt"/>
              <v:line id="Line 19"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" strokecolor="white" strokeweight=".26494mm"/>
              <v:line id="Line 18"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">
                <v:imagedata r:id="rId8" o:title=""/>
              </v:shape>
              <v:shape id="Picture 16"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">
                <v:imagedata r:id="rId9" o:title=""/>
              </v:shape>
              <v:shape id="Picture 15"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">
                <v:imagedata r:id="rId10" o:title=""/>
              </v:shape>
              <v:shape id="AutoShape 14"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13"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" strokecolor="white" strokeweight=".31081mm"/>
              <v:line id="Line 12"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" strokecolor="white" strokeweight=".26494mm"/>
              <v:line id="Line 11"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" strokecolor="white" strokeweight=".31081mm"/>
              <v:shape id="AutoShape 10"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9"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">
                <v:imagedata r:id="rId11" o:title=""/>
              </v:shape>
              <v:line id="Line 8"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" strokecolor="white" strokeweight="1.0012mm"/>
              <v:shape id="Picture 7"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">
                <v:imagedata r:id="rId12" o:title=""/>
              </v:shape>
              <v:shape id="Picture 6"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">
                <v:imagedata r:id="rId13" o:title=""/>
              </v:shape>
              <v:shape id="Picture 5"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">
                <v:imagedata r:id="rId14" o:title=""/>
              </v:shape>
              <w10:wrap anchorx="page" anchory="page"/>
            </v:group>
          </w:pict>
        </mc:Fallback>
      </mc:AlternateContent>
    </w:r>
    <w:r>
      <w:rPr>
        <w:noProof/>
      </w:rPr>
      <mc:AlternateContent>
        <mc:Choice Requires="wps">
          <w:drawing>
            <wp:anchor distT="0" distB="0" distL="114300" distR="114300" simplePos="0" relativeHeight="503264096" behindDoc="1" locked="0" layoutInCell="1" allowOverlap="1">
              <wp:simplePos x="0" y="0"/>
              <wp:positionH relativeFrom="page">
                <wp:posOffset>7033895</wp:posOffset>
              </wp:positionH>
              <wp:positionV relativeFrom="page">
                <wp:posOffset>9697085</wp:posOffset>
              </wp:positionV>
              <wp:extent cx="180975" cy="158750"/>
              <wp:effectExtent l="4445" t="635" r="0" b="254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1962D7">
                            <w:rPr>
                              <w:rFonts w:ascii="Arial"/>
                              <w:noProof/>
                              <w:color w:val="FFFFFF"/>
                              <w:sz w:val="18"/>
                            </w:rPr>
                            <w:t>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74" type="#_x0000_t202" style="position:absolute;margin-left:553.85pt;margin-top:763.55pt;width:14.25pt;height:12.5pt;z-index:-5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Hr/sgIAALA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" filled="f" stroked="f">
              <v:textbox inset="0,0,0,0">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1962D7">
                      <w:rPr>
                        <w:rFonts w:ascii="Arial"/>
                        <w:noProof/>
                        <w:color w:val="FFFFFF"/>
                        <w:sz w:val="18"/>
                      </w:rPr>
                      <w:t>45</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g">
          <w:drawing>
            <wp:anchor distT="0" distB="0" distL="114300" distR="114300" simplePos="0" relativeHeight="503263112" behindDoc="1" locked="0" layoutInCell="1" allowOverlap="1">
              <wp:simplePos x="0" y="0"/>
              <wp:positionH relativeFrom="page">
                <wp:posOffset>0</wp:posOffset>
              </wp:positionH>
              <wp:positionV relativeFrom="page">
                <wp:posOffset>9525000</wp:posOffset>
              </wp:positionV>
              <wp:extent cx="7772400" cy="533400"/>
              <wp:effectExtent l="0" t="0" r="0" b="0"/>
              <wp:wrapNone/>
              <wp:docPr id="291"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292" name="Rectangle 299"/>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Line 298"/>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94" name="Line 297"/>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95" name="Line 296"/>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6" name="Picture 29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7" name="Picture 29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8" name="Picture 29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9" name="AutoShape 292"/>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Line 291"/>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01" name="Line 290"/>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02" name="Line 289"/>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03" name="AutoShape 288"/>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4" name="Picture 28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5" name="Line 286"/>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6" name="Picture 28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7" name="Picture 28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8" name="Picture 28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CC25914" id="Group 282" o:spid="_x0000_s1026" style="position:absolute;left:0;text-align:left;margin-left:0;margin-top:750pt;width:612pt;height:42pt;z-index:-53368;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">
              <v:rect id="Rectangle 299"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" fillcolor="#0096d6" stroked="f"/>
              <v:line id="Line 298"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" strokecolor="white" strokeweight=".88pt"/>
              <v:line id="Line 297"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" strokecolor="white" strokeweight=".26494mm"/>
              <v:line id="Line 296"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5"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">
                <v:imagedata r:id="rId8" o:title=""/>
              </v:shape>
              <v:shape id="Picture 294"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">
                <v:imagedata r:id="rId9" o:title=""/>
              </v:shape>
              <v:shape id="Picture 293"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">
                <v:imagedata r:id="rId10" o:title=""/>
              </v:shape>
              <v:shape id="AutoShape 292"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291"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" strokecolor="white" strokeweight=".31081mm"/>
              <v:line id="Line 290"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" strokecolor="white" strokeweight=".26494mm"/>
              <v:line id="Line 289"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" strokecolor="white" strokeweight=".31081mm"/>
              <v:shape id="AutoShape 288"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287"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">
                <v:imagedata r:id="rId11" o:title=""/>
              </v:shape>
              <v:line id="Line 286"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" strokecolor="white" strokeweight="1.0012mm"/>
              <v:shape id="Picture 285"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">
                <v:imagedata r:id="rId12" o:title=""/>
              </v:shape>
              <v:shape id="Picture 284"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">
                <v:imagedata r:id="rId13" o:title=""/>
              </v:shape>
              <v:shape id="Picture 283"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">
                <v:imagedata r:id="rId14" o:title=""/>
              </v:shape>
              <w10:wrap anchorx="page" anchory="page"/>
            </v:group>
          </w:pict>
        </mc:Fallback>
      </mc:AlternateContent>
    </w:r>
    <w:r>
      <w:rPr>
        <w:noProof/>
      </w:rPr>
      <mc:AlternateContent>
        <mc:Choice Requires="wps">
          <w:drawing>
            <wp:anchor distT="0" distB="0" distL="114300" distR="114300" simplePos="0" relativeHeight="503263136" behindDoc="1" locked="0" layoutInCell="1" allowOverlap="1">
              <wp:simplePos x="0" y="0"/>
              <wp:positionH relativeFrom="page">
                <wp:posOffset>7020560</wp:posOffset>
              </wp:positionH>
              <wp:positionV relativeFrom="page">
                <wp:posOffset>9697085</wp:posOffset>
              </wp:positionV>
              <wp:extent cx="193675" cy="158750"/>
              <wp:effectExtent l="635" t="635" r="0" b="2540"/>
              <wp:wrapNone/>
              <wp:docPr id="290"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22"/>
                            <w:ind w:left="50"/>
                            <w:rPr>
                              <w:rFonts w:ascii="Arial"/>
                              <w:sz w:val="18"/>
                            </w:rPr>
                          </w:pPr>
                          <w:r>
                            <w:fldChar w:fldCharType="begin"/>
                          </w:r>
                          <w:r>
                            <w:rPr>
                              <w:rFonts w:ascii="Arial"/>
                              <w:color w:val="FFFFFF"/>
                              <w:sz w:val="18"/>
                            </w:rPr>
                            <w:instrText xml:space="preserve"> PAGE </w:instrText>
                          </w:r>
                          <w:r>
                            <w:fldChar w:fldCharType="separate"/>
                          </w:r>
                          <w:r w:rsidR="00187AF6">
                            <w:rPr>
                              <w:rFonts w:ascii="Arial"/>
                              <w:noProof/>
                              <w:color w:val="FFFFFF"/>
                              <w:sz w:val="18"/>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1" o:spid="_x0000_s1054" type="#_x0000_t202" style="position:absolute;margin-left:552.8pt;margin-top:763.55pt;width:15.25pt;height:12.5pt;z-index:-5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" filled="f" stroked="f">
              <v:textbox inset="0,0,0,0">
                <w:txbxContent>
                  <w:p w:rsidR="0022633E" w:rsidRDefault="0022633E">
                    <w:pPr>
                      <w:spacing w:before="22"/>
                      <w:ind w:left="50"/>
                      <w:rPr>
                        <w:rFonts w:ascii="Arial"/>
                        <w:sz w:val="18"/>
                      </w:rPr>
                    </w:pPr>
                    <w:r>
                      <w:fldChar w:fldCharType="begin"/>
                    </w:r>
                    <w:r>
                      <w:rPr>
                        <w:rFonts w:ascii="Arial"/>
                        <w:color w:val="FFFFFF"/>
                        <w:sz w:val="18"/>
                      </w:rPr>
                      <w:instrText xml:space="preserve"> PAGE </w:instrText>
                    </w:r>
                    <w:r>
                      <w:fldChar w:fldCharType="separate"/>
                    </w:r>
                    <w:r w:rsidR="00187AF6">
                      <w:rPr>
                        <w:rFonts w:ascii="Arial"/>
                        <w:noProof/>
                        <w:color w:val="FFFFFF"/>
                        <w:sz w:val="18"/>
                      </w:rPr>
                      <w:t>7</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g">
          <w:drawing>
            <wp:anchor distT="0" distB="0" distL="114300" distR="114300" simplePos="0" relativeHeight="503263208" behindDoc="1" locked="0" layoutInCell="1" allowOverlap="1">
              <wp:simplePos x="0" y="0"/>
              <wp:positionH relativeFrom="page">
                <wp:posOffset>0</wp:posOffset>
              </wp:positionH>
              <wp:positionV relativeFrom="page">
                <wp:posOffset>9525000</wp:posOffset>
              </wp:positionV>
              <wp:extent cx="7772400" cy="533400"/>
              <wp:effectExtent l="0" t="0" r="0" b="0"/>
              <wp:wrapNone/>
              <wp:docPr id="270"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271" name="Rectangle 278"/>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Line 277"/>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73" name="Line 276"/>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74" name="Line 275"/>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5" name="Picture 2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6" name="Picture 27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7" name="Picture 27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8" name="AutoShape 271"/>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Line 270"/>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80" name="Line 269"/>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81" name="Line 268"/>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82" name="AutoShape 267"/>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3" name="Picture 26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4" name="Line 265"/>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5" name="Picture 2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6" name="Picture 26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7" name="Picture 26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CC4E28" id="Group 261" o:spid="_x0000_s1026" style="position:absolute;left:0;text-align:left;margin-left:0;margin-top:750pt;width:612pt;height:42pt;z-index:-53272;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">
              <v:rect id="Rectangle 278"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" fillcolor="#0096d6" stroked="f"/>
              <v:line id="Line 277"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" strokecolor="white" strokeweight=".88pt"/>
              <v:line id="Line 276"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" strokecolor="white" strokeweight=".26494mm"/>
              <v:line id="Line 275"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4"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">
                <v:imagedata r:id="rId8" o:title=""/>
              </v:shape>
              <v:shape id="Picture 273"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">
                <v:imagedata r:id="rId9" o:title=""/>
              </v:shape>
              <v:shape id="Picture 272"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">
                <v:imagedata r:id="rId10" o:title=""/>
              </v:shape>
              <v:shape id="AutoShape 271"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270"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" strokecolor="white" strokeweight=".31081mm"/>
              <v:line id="Line 269"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" strokecolor="white" strokeweight=".26494mm"/>
              <v:line id="Line 268"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" strokecolor="white" strokeweight=".31081mm"/>
              <v:shape id="AutoShape 267"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266"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">
                <v:imagedata r:id="rId11" o:title=""/>
              </v:shape>
              <v:line id="Line 265"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" strokecolor="white" strokeweight="1.0012mm"/>
              <v:shape id="Picture 264"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">
                <v:imagedata r:id="rId12" o:title=""/>
              </v:shape>
              <v:shape id="Picture 263"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">
                <v:imagedata r:id="rId13" o:title=""/>
              </v:shape>
              <v:shape id="Picture 262"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">
                <v:imagedata r:id="rId14" o:title=""/>
              </v:shape>
              <w10:wrap anchorx="page" anchory="page"/>
            </v:group>
          </w:pict>
        </mc:Fallback>
      </mc:AlternateContent>
    </w:r>
    <w:r>
      <w:rPr>
        <w:noProof/>
      </w:rPr>
      <mc:AlternateContent>
        <mc:Choice Requires="wps">
          <w:drawing>
            <wp:anchor distT="0" distB="0" distL="114300" distR="114300" simplePos="0" relativeHeight="503263232" behindDoc="1" locked="0" layoutInCell="1" allowOverlap="1">
              <wp:simplePos x="0" y="0"/>
              <wp:positionH relativeFrom="page">
                <wp:posOffset>7098665</wp:posOffset>
              </wp:positionH>
              <wp:positionV relativeFrom="page">
                <wp:posOffset>9697085</wp:posOffset>
              </wp:positionV>
              <wp:extent cx="114935" cy="158750"/>
              <wp:effectExtent l="2540" t="635" r="0" b="2540"/>
              <wp:wrapNone/>
              <wp:docPr id="269"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22"/>
                            <w:ind w:left="40"/>
                            <w:rPr>
                              <w:rFonts w:ascii="Arial"/>
                              <w:sz w:val="18"/>
                            </w:rPr>
                          </w:pPr>
                          <w:r>
                            <w:fldChar w:fldCharType="begin"/>
                          </w:r>
                          <w:r>
                            <w:rPr>
                              <w:rFonts w:ascii="Arial"/>
                              <w:color w:val="FFFFFF"/>
                              <w:w w:val="99"/>
                              <w:sz w:val="18"/>
                            </w:rPr>
                            <w:instrText xml:space="preserve"> PAGE </w:instrText>
                          </w:r>
                          <w:r>
                            <w:fldChar w:fldCharType="separate"/>
                          </w:r>
                          <w:r w:rsidR="002F53F8">
                            <w:rPr>
                              <w:rFonts w:ascii="Arial"/>
                              <w:noProof/>
                              <w:color w:val="FFFFFF"/>
                              <w:w w:val="99"/>
                              <w:sz w:val="18"/>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0" o:spid="_x0000_s1056" type="#_x0000_t202" style="position:absolute;margin-left:558.95pt;margin-top:763.55pt;width:9.05pt;height:12.5pt;z-index:-5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PE9tQIAALM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" filled="f" stroked="f">
              <v:textbox inset="0,0,0,0">
                <w:txbxContent>
                  <w:p w:rsidR="0022633E" w:rsidRDefault="0022633E">
                    <w:pPr>
                      <w:spacing w:before="22"/>
                      <w:ind w:left="40"/>
                      <w:rPr>
                        <w:rFonts w:ascii="Arial"/>
                        <w:sz w:val="18"/>
                      </w:rPr>
                    </w:pPr>
                    <w:r>
                      <w:fldChar w:fldCharType="begin"/>
                    </w:r>
                    <w:r>
                      <w:rPr>
                        <w:rFonts w:ascii="Arial"/>
                        <w:color w:val="FFFFFF"/>
                        <w:w w:val="99"/>
                        <w:sz w:val="18"/>
                      </w:rPr>
                      <w:instrText xml:space="preserve"> PAGE </w:instrText>
                    </w:r>
                    <w:r>
                      <w:fldChar w:fldCharType="separate"/>
                    </w:r>
                    <w:r w:rsidR="002F53F8">
                      <w:rPr>
                        <w:rFonts w:ascii="Arial"/>
                        <w:noProof/>
                        <w:color w:val="FFFFFF"/>
                        <w:w w:val="99"/>
                        <w:sz w:val="18"/>
                      </w:rPr>
                      <w:t>10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g">
          <w:drawing>
            <wp:anchor distT="0" distB="0" distL="114300" distR="114300" simplePos="0" relativeHeight="503263304" behindDoc="1" locked="0" layoutInCell="1" allowOverlap="1">
              <wp:simplePos x="0" y="0"/>
              <wp:positionH relativeFrom="page">
                <wp:posOffset>0</wp:posOffset>
              </wp:positionH>
              <wp:positionV relativeFrom="page">
                <wp:posOffset>9525000</wp:posOffset>
              </wp:positionV>
              <wp:extent cx="7772400" cy="533400"/>
              <wp:effectExtent l="0" t="0" r="0" b="0"/>
              <wp:wrapNone/>
              <wp:docPr id="249"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250" name="Rectangle 257"/>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Line 256"/>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52" name="Line 255"/>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53" name="Line 254"/>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4" name="Picture 25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5" name="Picture 25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6" name="Picture 25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AutoShape 250"/>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Line 249"/>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59" name="Line 248"/>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60" name="Line 247"/>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61" name="AutoShape 246"/>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2" name="Picture 24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Line 244"/>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4" name="Picture 2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5" name="Picture 2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6" name="Picture 2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3BB5114" id="Group 240" o:spid="_x0000_s1026" style="position:absolute;left:0;text-align:left;margin-left:0;margin-top:750pt;width:612pt;height:42pt;z-index:-53176;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">
              <v:rect id="Rectangle 257"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" fillcolor="#0096d6" stroked="f"/>
              <v:line id="Line 256"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" strokecolor="white" strokeweight=".88pt"/>
              <v:line id="Line 255"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" strokecolor="white" strokeweight=".26494mm"/>
              <v:line id="Line 254"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3"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">
                <v:imagedata r:id="rId8" o:title=""/>
              </v:shape>
              <v:shape id="Picture 252"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">
                <v:imagedata r:id="rId9" o:title=""/>
              </v:shape>
              <v:shape id="Picture 251"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">
                <v:imagedata r:id="rId10" o:title=""/>
              </v:shape>
              <v:shape id="AutoShape 250"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249"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" strokecolor="white" strokeweight=".31081mm"/>
              <v:line id="Line 248"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" strokecolor="white" strokeweight=".26494mm"/>
              <v:line id="Line 247"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" strokecolor="white" strokeweight=".31081mm"/>
              <v:shape id="AutoShape 246"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245"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">
                <v:imagedata r:id="rId11" o:title=""/>
              </v:shape>
              <v:line id="Line 244"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" strokecolor="white" strokeweight="1.0012mm"/>
              <v:shape id="Picture 243"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">
                <v:imagedata r:id="rId12" o:title=""/>
              </v:shape>
              <v:shape id="Picture 242"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">
                <v:imagedata r:id="rId13" o:title=""/>
              </v:shape>
              <v:shape id="Picture 241"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">
                <v:imagedata r:id="rId14" o:title=""/>
              </v:shape>
              <w10:wrap anchorx="page" anchory="page"/>
            </v:group>
          </w:pict>
        </mc:Fallback>
      </mc:AlternateContent>
    </w:r>
    <w:r>
      <w:rPr>
        <w:noProof/>
      </w:rPr>
      <mc:AlternateContent>
        <mc:Choice Requires="wps">
          <w:drawing>
            <wp:anchor distT="0" distB="0" distL="114300" distR="114300" simplePos="0" relativeHeight="503263328" behindDoc="1" locked="0" layoutInCell="1" allowOverlap="1">
              <wp:simplePos x="0" y="0"/>
              <wp:positionH relativeFrom="page">
                <wp:posOffset>7045325</wp:posOffset>
              </wp:positionH>
              <wp:positionV relativeFrom="page">
                <wp:posOffset>9697085</wp:posOffset>
              </wp:positionV>
              <wp:extent cx="158115" cy="158750"/>
              <wp:effectExtent l="0" t="635" r="0" b="2540"/>
              <wp:wrapNone/>
              <wp:docPr id="248"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815023">
                            <w:rPr>
                              <w:rFonts w:ascii="Arial"/>
                              <w:noProof/>
                              <w:color w:val="FFFFFF"/>
                              <w:sz w:val="18"/>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9" o:spid="_x0000_s1058" type="#_x0000_t202" style="position:absolute;margin-left:554.75pt;margin-top:763.55pt;width:12.45pt;height:12.5pt;z-index:-5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JZswIAALM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" filled="f" stroked="f">
              <v:textbox inset="0,0,0,0">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815023">
                      <w:rPr>
                        <w:rFonts w:ascii="Arial"/>
                        <w:noProof/>
                        <w:color w:val="FFFFFF"/>
                        <w:sz w:val="18"/>
                      </w:rPr>
                      <w:t>11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g">
          <w:drawing>
            <wp:anchor distT="0" distB="0" distL="114300" distR="114300" simplePos="0" relativeHeight="503263352" behindDoc="1" locked="0" layoutInCell="1" allowOverlap="1">
              <wp:simplePos x="0" y="0"/>
              <wp:positionH relativeFrom="page">
                <wp:posOffset>0</wp:posOffset>
              </wp:positionH>
              <wp:positionV relativeFrom="page">
                <wp:posOffset>9525000</wp:posOffset>
              </wp:positionV>
              <wp:extent cx="7772400" cy="533400"/>
              <wp:effectExtent l="0" t="0" r="0" b="0"/>
              <wp:wrapNone/>
              <wp:docPr id="230"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pic:pic xmlns:pic="http://schemas.openxmlformats.org/drawingml/2006/picture">
                      <pic:nvPicPr>
                        <pic:cNvPr id="231" name="Picture 2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5000"/>
                          <a:ext cx="1224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2" name="Line 237"/>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33" name="Line 236"/>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34" name="Line 235"/>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5" name="Picture 23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6" name="Picture 23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7" name="Picture 23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8" name="AutoShape 231"/>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Line 230"/>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40" name="Line 229"/>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41" name="Line 228"/>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42" name="AutoShape 227"/>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3" name="Picture 2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4" name="Line 225"/>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5" name="Picture 2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6" name="Picture 2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7" name="Picture 2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6A10DC3" id="Group 221" o:spid="_x0000_s1026" style="position:absolute;left:0;text-align:left;margin-left:0;margin-top:750pt;width:612pt;height:42pt;z-index:-53128;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 o:spid="_x0000_s1027" type="#_x0000_t75" style="position:absolute;top:15000;width:1224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">
                <v:imagedata r:id="rId9" o:title=""/>
              </v:shape>
              <v:line id="Line 237"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" strokecolor="white" strokeweight=".88pt"/>
              <v:line id="Line 236"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" strokecolor="white" strokeweight=".26494mm"/>
              <v:line id="Line 235"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" strokecolor="white" strokeweight=".8pt"/>
              <v:shape id="Picture 234"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">
                <v:imagedata r:id="rId10" o:title=""/>
              </v:shape>
              <v:shape id="Picture 233"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">
                <v:imagedata r:id="rId11" o:title=""/>
              </v:shape>
              <v:shape id="Picture 232"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">
                <v:imagedata r:id="rId12" o:title=""/>
              </v:shape>
              <v:shape id="AutoShape 231"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230"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" strokecolor="white" strokeweight=".31081mm"/>
              <v:line id="Line 229"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" strokecolor="white" strokeweight=".26494mm"/>
              <v:line id="Line 228"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" strokecolor="white" strokeweight=".31081mm"/>
              <v:shape id="AutoShape 227"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226"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">
                <v:imagedata r:id="rId13" o:title=""/>
              </v:shape>
              <v:line id="Line 225"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" strokecolor="white" strokeweight="1.0012mm"/>
              <v:shape id="Picture 224"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">
                <v:imagedata r:id="rId14" o:title=""/>
              </v:shape>
              <v:shape id="Picture 223"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">
                <v:imagedata r:id="rId15" o:title=""/>
              </v:shape>
              <v:shape id="Picture 222"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">
                <v:imagedata r:id="rId16" o:title=""/>
              </v:shape>
              <w10:wrap anchorx="page" anchory="page"/>
            </v:group>
          </w:pict>
        </mc:Fallback>
      </mc:AlternateContent>
    </w:r>
    <w:r>
      <w:rPr>
        <w:noProof/>
      </w:rPr>
      <mc:AlternateContent>
        <mc:Choice Requires="wps">
          <w:drawing>
            <wp:anchor distT="0" distB="0" distL="114300" distR="114300" simplePos="0" relativeHeight="503263376" behindDoc="1" locked="0" layoutInCell="1" allowOverlap="1">
              <wp:simplePos x="0" y="0"/>
              <wp:positionH relativeFrom="page">
                <wp:posOffset>7028180</wp:posOffset>
              </wp:positionH>
              <wp:positionV relativeFrom="page">
                <wp:posOffset>9697085</wp:posOffset>
              </wp:positionV>
              <wp:extent cx="167005" cy="158750"/>
              <wp:effectExtent l="0" t="635" r="0" b="2540"/>
              <wp:wrapNone/>
              <wp:docPr id="229"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D51C76">
                            <w:rPr>
                              <w:rFonts w:ascii="Arial"/>
                              <w:noProof/>
                              <w:color w:val="FFFFFF"/>
                              <w:sz w:val="18"/>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59" type="#_x0000_t202" style="position:absolute;margin-left:553.4pt;margin-top:763.55pt;width:13.15pt;height:12.5pt;z-index:-5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55tQIAALM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" filled="f" stroked="f">
              <v:textbox inset="0,0,0,0">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D51C76">
                      <w:rPr>
                        <w:rFonts w:ascii="Arial"/>
                        <w:noProof/>
                        <w:color w:val="FFFFFF"/>
                        <w:sz w:val="18"/>
                      </w:rPr>
                      <w:t>12</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g">
          <w:drawing>
            <wp:anchor distT="0" distB="0" distL="114300" distR="114300" simplePos="0" relativeHeight="503263400" behindDoc="1" locked="0" layoutInCell="1" allowOverlap="1">
              <wp:simplePos x="0" y="0"/>
              <wp:positionH relativeFrom="page">
                <wp:posOffset>0</wp:posOffset>
              </wp:positionH>
              <wp:positionV relativeFrom="page">
                <wp:posOffset>9525000</wp:posOffset>
              </wp:positionV>
              <wp:extent cx="7772400" cy="533400"/>
              <wp:effectExtent l="0" t="0" r="0" b="0"/>
              <wp:wrapNone/>
              <wp:docPr id="211"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212" name="Rectangle 219"/>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Line 218"/>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14" name="Line 217"/>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15" name="Line 216"/>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6" name="Picture 2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7" name="Picture 21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8" name="Picture 21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AutoShape 212"/>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Line 211"/>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21" name="Line 210"/>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22" name="Line 209"/>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23" name="AutoShape 208"/>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4" name="Picture 20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Line 206"/>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6" name="Picture 2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7" name="Picture 2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 name="Picture 2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F4E5BA7" id="Group 202" o:spid="_x0000_s1026" style="position:absolute;left:0;text-align:left;margin-left:0;margin-top:750pt;width:612pt;height:42pt;z-index:-53080;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">
              <v:rect id="Rectangle 219"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" fillcolor="#0096d6" stroked="f"/>
              <v:line id="Line 218"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" strokecolor="white" strokeweight=".88pt"/>
              <v:line id="Line 217"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" strokecolor="white" strokeweight=".26494mm"/>
              <v:line id="Line 216"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5"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">
                <v:imagedata r:id="rId8" o:title=""/>
              </v:shape>
              <v:shape id="Picture 214"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">
                <v:imagedata r:id="rId9" o:title=""/>
              </v:shape>
              <v:shape id="Picture 213"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">
                <v:imagedata r:id="rId10" o:title=""/>
              </v:shape>
              <v:shape id="AutoShape 212"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211"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" strokecolor="white" strokeweight=".31081mm"/>
              <v:line id="Line 210"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" strokecolor="white" strokeweight=".26494mm"/>
              <v:line id="Line 209"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" strokecolor="white" strokeweight=".31081mm"/>
              <v:shape id="AutoShape 208"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207"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">
                <v:imagedata r:id="rId11" o:title=""/>
              </v:shape>
              <v:line id="Line 206"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" strokecolor="white" strokeweight="1.0012mm"/>
              <v:shape id="Picture 205"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">
                <v:imagedata r:id="rId12" o:title=""/>
              </v:shape>
              <v:shape id="Picture 204"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">
                <v:imagedata r:id="rId13" o:title=""/>
              </v:shape>
              <v:shape id="Picture 203"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">
                <v:imagedata r:id="rId14" o:title=""/>
              </v:shape>
              <w10:wrap anchorx="page" anchory="page"/>
            </v:group>
          </w:pict>
        </mc:Fallback>
      </mc:AlternateContent>
    </w:r>
    <w:r>
      <w:rPr>
        <w:noProof/>
      </w:rPr>
      <mc:AlternateContent>
        <mc:Choice Requires="wps">
          <w:drawing>
            <wp:anchor distT="0" distB="0" distL="114300" distR="114300" simplePos="0" relativeHeight="503263424" behindDoc="1" locked="0" layoutInCell="1" allowOverlap="1">
              <wp:simplePos x="0" y="0"/>
              <wp:positionH relativeFrom="page">
                <wp:posOffset>7040880</wp:posOffset>
              </wp:positionH>
              <wp:positionV relativeFrom="page">
                <wp:posOffset>9697085</wp:posOffset>
              </wp:positionV>
              <wp:extent cx="167640" cy="158750"/>
              <wp:effectExtent l="1905" t="635" r="1905" b="2540"/>
              <wp:wrapNone/>
              <wp:docPr id="210"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722CE4">
                            <w:rPr>
                              <w:rFonts w:ascii="Arial"/>
                              <w:noProof/>
                              <w:color w:val="FFFFFF"/>
                              <w:sz w:val="18"/>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1" o:spid="_x0000_s1060" type="#_x0000_t202" style="position:absolute;margin-left:554.4pt;margin-top:763.55pt;width:13.2pt;height:12.5pt;z-index:-5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" filled="f" stroked="f">
              <v:textbox inset="0,0,0,0">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722CE4">
                      <w:rPr>
                        <w:rFonts w:ascii="Arial"/>
                        <w:noProof/>
                        <w:color w:val="FFFFFF"/>
                        <w:sz w:val="18"/>
                      </w:rPr>
                      <w:t>18</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g">
          <w:drawing>
            <wp:anchor distT="0" distB="0" distL="114300" distR="114300" simplePos="0" relativeHeight="503263496" behindDoc="1" locked="0" layoutInCell="1" allowOverlap="1">
              <wp:simplePos x="0" y="0"/>
              <wp:positionH relativeFrom="page">
                <wp:posOffset>0</wp:posOffset>
              </wp:positionH>
              <wp:positionV relativeFrom="page">
                <wp:posOffset>9525000</wp:posOffset>
              </wp:positionV>
              <wp:extent cx="7772400" cy="533400"/>
              <wp:effectExtent l="0" t="0" r="0" b="0"/>
              <wp:wrapNone/>
              <wp:docPr id="190"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191" name="Rectangle 198"/>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Line 197"/>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93" name="Line 196"/>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94" name="Line 195"/>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5" name="Picture 19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 name="Picture 19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 name="Picture 19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 name="AutoShape 191"/>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Line 190"/>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00" name="Line 189"/>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01" name="Line 188"/>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02" name="AutoShape 187"/>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3" name="Picture 18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 name="Line 185"/>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5" name="Picture 18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 name="Picture 18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 name="Picture 18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230155" id="Group 181" o:spid="_x0000_s1026" style="position:absolute;left:0;text-align:left;margin-left:0;margin-top:750pt;width:612pt;height:42pt;z-index:-52984;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">
              <v:rect id="Rectangle 198"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" fillcolor="#0096d6" stroked="f"/>
              <v:line id="Line 197"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" strokecolor="white" strokeweight=".88pt"/>
              <v:line id="Line 196"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" strokecolor="white" strokeweight=".26494mm"/>
              <v:line id="Line 195"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4"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">
                <v:imagedata r:id="rId8" o:title=""/>
              </v:shape>
              <v:shape id="Picture 193"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">
                <v:imagedata r:id="rId9" o:title=""/>
              </v:shape>
              <v:shape id="Picture 192"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">
                <v:imagedata r:id="rId10" o:title=""/>
              </v:shape>
              <v:shape id="AutoShape 191"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190"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" strokecolor="white" strokeweight=".31081mm"/>
              <v:line id="Line 189"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" strokecolor="white" strokeweight=".26494mm"/>
              <v:line id="Line 188"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" strokecolor="white" strokeweight=".31081mm"/>
              <v:shape id="AutoShape 187"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186"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">
                <v:imagedata r:id="rId11" o:title=""/>
              </v:shape>
              <v:line id="Line 185"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" strokecolor="white" strokeweight="1.0012mm"/>
              <v:shape id="Picture 184"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">
                <v:imagedata r:id="rId12" o:title=""/>
              </v:shape>
              <v:shape id="Picture 183"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">
                <v:imagedata r:id="rId13" o:title=""/>
              </v:shape>
              <v:shape id="Picture 182"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">
                <v:imagedata r:id="rId14" o:title=""/>
              </v:shape>
              <w10:wrap anchorx="page" anchory="page"/>
            </v:group>
          </w:pict>
        </mc:Fallback>
      </mc:AlternateContent>
    </w:r>
    <w:r>
      <w:rPr>
        <w:noProof/>
      </w:rPr>
      <mc:AlternateContent>
        <mc:Choice Requires="wps">
          <w:drawing>
            <wp:anchor distT="0" distB="0" distL="114300" distR="114300" simplePos="0" relativeHeight="503263520" behindDoc="1" locked="0" layoutInCell="1" allowOverlap="1">
              <wp:simplePos x="0" y="0"/>
              <wp:positionH relativeFrom="page">
                <wp:posOffset>7040245</wp:posOffset>
              </wp:positionH>
              <wp:positionV relativeFrom="page">
                <wp:posOffset>9697085</wp:posOffset>
              </wp:positionV>
              <wp:extent cx="168275" cy="158750"/>
              <wp:effectExtent l="1270" t="635" r="1905" b="2540"/>
              <wp:wrapNone/>
              <wp:docPr id="189"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722CE4">
                            <w:rPr>
                              <w:rFonts w:ascii="Arial"/>
                              <w:noProof/>
                              <w:color w:val="FFFFFF"/>
                              <w:sz w:val="18"/>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0" o:spid="_x0000_s1062" type="#_x0000_t202" style="position:absolute;margin-left:554.35pt;margin-top:763.55pt;width:13.25pt;height:12.5pt;z-index:-5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eChtQIAALM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" filled="f" stroked="f">
              <v:textbox inset="0,0,0,0">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722CE4">
                      <w:rPr>
                        <w:rFonts w:ascii="Arial"/>
                        <w:noProof/>
                        <w:color w:val="FFFFFF"/>
                        <w:sz w:val="18"/>
                      </w:rPr>
                      <w:t>19</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g">
          <w:drawing>
            <wp:anchor distT="0" distB="0" distL="114300" distR="114300" simplePos="0" relativeHeight="503263544" behindDoc="1" locked="0" layoutInCell="1" allowOverlap="1">
              <wp:simplePos x="0" y="0"/>
              <wp:positionH relativeFrom="page">
                <wp:posOffset>0</wp:posOffset>
              </wp:positionH>
              <wp:positionV relativeFrom="page">
                <wp:posOffset>9525000</wp:posOffset>
              </wp:positionV>
              <wp:extent cx="7772400" cy="533400"/>
              <wp:effectExtent l="0" t="0" r="0" b="0"/>
              <wp:wrapNone/>
              <wp:docPr id="171"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pic:pic xmlns:pic="http://schemas.openxmlformats.org/drawingml/2006/picture">
                      <pic:nvPicPr>
                        <pic:cNvPr id="172" name="Picture 17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5000"/>
                          <a:ext cx="1224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78"/>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74" name="Line 177"/>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75" name="Line 176"/>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6" name="Picture 1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7" name="Picture 17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8" name="Picture 17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AutoShape 172"/>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Line 171"/>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81" name="Line 170"/>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82" name="Line 169"/>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83" name="AutoShape 168"/>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4" name="Picture 1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Line 166"/>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6" name="Picture 16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 name="Picture 1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 name="Picture 1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1597098" id="Group 162" o:spid="_x0000_s1026" style="position:absolute;left:0;text-align:left;margin-left:0;margin-top:750pt;width:612pt;height:42pt;z-index:-52936;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9" o:spid="_x0000_s1027" type="#_x0000_t75" style="position:absolute;top:15000;width:1224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">
                <v:imagedata r:id="rId9" o:title=""/>
              </v:shape>
              <v:line id="Line 178"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" strokecolor="white" strokeweight=".88pt"/>
              <v:line id="Line 177"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" strokecolor="white" strokeweight=".26494mm"/>
              <v:line id="Line 176"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" strokecolor="white" strokeweight=".8pt"/>
              <v:shape id="Picture 175"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">
                <v:imagedata r:id="rId10" o:title=""/>
              </v:shape>
              <v:shape id="Picture 174"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">
                <v:imagedata r:id="rId11" o:title=""/>
              </v:shape>
              <v:shape id="Picture 173"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">
                <v:imagedata r:id="rId12" o:title=""/>
              </v:shape>
              <v:shape id="AutoShape 172"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171"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" strokecolor="white" strokeweight=".31081mm"/>
              <v:line id="Line 170"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" strokecolor="white" strokeweight=".26494mm"/>
              <v:line id="Line 169"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" strokecolor="white" strokeweight=".31081mm"/>
              <v:shape id="AutoShape 168"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167"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">
                <v:imagedata r:id="rId13" o:title=""/>
              </v:shape>
              <v:line id="Line 166"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" strokecolor="white" strokeweight="1.0012mm"/>
              <v:shape id="Picture 165"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">
                <v:imagedata r:id="rId14" o:title=""/>
              </v:shape>
              <v:shape id="Picture 164"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">
                <v:imagedata r:id="rId15" o:title=""/>
              </v:shape>
              <v:shape id="Picture 163"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">
                <v:imagedata r:id="rId16" o:title=""/>
              </v:shape>
              <w10:wrap anchorx="page" anchory="page"/>
            </v:group>
          </w:pict>
        </mc:Fallback>
      </mc:AlternateContent>
    </w:r>
    <w:r>
      <w:rPr>
        <w:noProof/>
      </w:rPr>
      <mc:AlternateContent>
        <mc:Choice Requires="wps">
          <w:drawing>
            <wp:anchor distT="0" distB="0" distL="114300" distR="114300" simplePos="0" relativeHeight="503263568" behindDoc="1" locked="0" layoutInCell="1" allowOverlap="1">
              <wp:simplePos x="0" y="0"/>
              <wp:positionH relativeFrom="page">
                <wp:posOffset>7023100</wp:posOffset>
              </wp:positionH>
              <wp:positionV relativeFrom="page">
                <wp:posOffset>9697085</wp:posOffset>
              </wp:positionV>
              <wp:extent cx="177165" cy="158750"/>
              <wp:effectExtent l="3175" t="635" r="635" b="2540"/>
              <wp:wrapNone/>
              <wp:docPr id="170"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722CE4">
                            <w:rPr>
                              <w:rFonts w:ascii="Arial"/>
                              <w:noProof/>
                              <w:color w:val="FFFFFF"/>
                              <w:sz w:val="18"/>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1" o:spid="_x0000_s1063" type="#_x0000_t202" style="position:absolute;margin-left:553pt;margin-top:763.55pt;width:13.95pt;height:12.5pt;z-index:-5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" filled="f" stroked="f">
              <v:textbox inset="0,0,0,0">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722CE4">
                      <w:rPr>
                        <w:rFonts w:ascii="Arial"/>
                        <w:noProof/>
                        <w:color w:val="FFFFFF"/>
                        <w:sz w:val="18"/>
                      </w:rPr>
                      <w:t>20</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g">
          <w:drawing>
            <wp:anchor distT="0" distB="0" distL="114300" distR="114300" simplePos="0" relativeHeight="503263592" behindDoc="1" locked="0" layoutInCell="1" allowOverlap="1">
              <wp:simplePos x="0" y="0"/>
              <wp:positionH relativeFrom="page">
                <wp:posOffset>0</wp:posOffset>
              </wp:positionH>
              <wp:positionV relativeFrom="page">
                <wp:posOffset>9525000</wp:posOffset>
              </wp:positionV>
              <wp:extent cx="7772400" cy="533400"/>
              <wp:effectExtent l="0" t="0" r="0" b="0"/>
              <wp:wrapNone/>
              <wp:docPr id="152"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153" name="Rectangle 160"/>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Line 159"/>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55" name="Line 158"/>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56" name="Line 157"/>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7" name="Picture 1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8" name="Picture 15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 name="Picture 15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 name="AutoShape 153"/>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Line 152"/>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62" name="Line 151"/>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63" name="Line 150"/>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64" name="AutoShape 149"/>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5" name="Picture 14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 name="Line 147"/>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7" name="Picture 1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8" name="Picture 1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 name="Picture 1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8D648A" id="Group 143" o:spid="_x0000_s1026" style="position:absolute;left:0;text-align:left;margin-left:0;margin-top:750pt;width:612pt;height:42pt;z-index:-52888;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">
              <v:rect id="Rectangle 160"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" fillcolor="#0096d6" stroked="f"/>
              <v:line id="Line 159"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" strokecolor="white" strokeweight=".88pt"/>
              <v:line id="Line 158"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" strokecolor="white" strokeweight=".26494mm"/>
              <v:line id="Line 157"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">
                <v:imagedata r:id="rId8" o:title=""/>
              </v:shape>
              <v:shape id="Picture 155"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">
                <v:imagedata r:id="rId9" o:title=""/>
              </v:shape>
              <v:shape id="Picture 154"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">
                <v:imagedata r:id="rId10" o:title=""/>
              </v:shape>
              <v:shape id="AutoShape 153"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152"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" strokecolor="white" strokeweight=".31081mm"/>
              <v:line id="Line 151"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" strokecolor="white" strokeweight=".26494mm"/>
              <v:line id="Line 150"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" strokecolor="white" strokeweight=".31081mm"/>
              <v:shape id="AutoShape 149"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148"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">
                <v:imagedata r:id="rId11" o:title=""/>
              </v:shape>
              <v:line id="Line 147"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" strokecolor="white" strokeweight="1.0012mm"/>
              <v:shape id="Picture 146"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">
                <v:imagedata r:id="rId12" o:title=""/>
              </v:shape>
              <v:shape id="Picture 145"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">
                <v:imagedata r:id="rId13" o:title=""/>
              </v:shape>
              <v:shape id="Picture 144"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">
                <v:imagedata r:id="rId14" o:title=""/>
              </v:shape>
              <w10:wrap anchorx="page" anchory="page"/>
            </v:group>
          </w:pict>
        </mc:Fallback>
      </mc:AlternateContent>
    </w:r>
    <w:r>
      <w:rPr>
        <w:noProof/>
      </w:rPr>
      <mc:AlternateContent>
        <mc:Choice Requires="wps">
          <w:drawing>
            <wp:anchor distT="0" distB="0" distL="114300" distR="114300" simplePos="0" relativeHeight="503263616" behindDoc="1" locked="0" layoutInCell="1" allowOverlap="1">
              <wp:simplePos x="0" y="0"/>
              <wp:positionH relativeFrom="page">
                <wp:posOffset>7037705</wp:posOffset>
              </wp:positionH>
              <wp:positionV relativeFrom="page">
                <wp:posOffset>9697085</wp:posOffset>
              </wp:positionV>
              <wp:extent cx="172720" cy="158750"/>
              <wp:effectExtent l="0" t="635" r="0" b="2540"/>
              <wp:wrapNone/>
              <wp:docPr id="151"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722CE4">
                            <w:rPr>
                              <w:rFonts w:ascii="Arial"/>
                              <w:noProof/>
                              <w:color w:val="FFFFFF"/>
                              <w:sz w:val="18"/>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2" o:spid="_x0000_s1064" type="#_x0000_t202" style="position:absolute;margin-left:554.15pt;margin-top:763.55pt;width:13.6pt;height:12.5pt;z-index:-5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" filled="f" stroked="f">
              <v:textbox inset="0,0,0,0">
                <w:txbxContent>
                  <w:p w:rsidR="0022633E" w:rsidRDefault="0022633E">
                    <w:pPr>
                      <w:spacing w:before="22"/>
                      <w:ind w:left="40"/>
                      <w:rPr>
                        <w:rFonts w:ascii="Arial"/>
                        <w:sz w:val="18"/>
                      </w:rPr>
                    </w:pPr>
                    <w:r>
                      <w:fldChar w:fldCharType="begin"/>
                    </w:r>
                    <w:r>
                      <w:rPr>
                        <w:rFonts w:ascii="Arial"/>
                        <w:color w:val="FFFFFF"/>
                        <w:sz w:val="18"/>
                      </w:rPr>
                      <w:instrText xml:space="preserve"> PAGE </w:instrText>
                    </w:r>
                    <w:r>
                      <w:fldChar w:fldCharType="separate"/>
                    </w:r>
                    <w:r w:rsidR="00722CE4">
                      <w:rPr>
                        <w:rFonts w:ascii="Arial"/>
                        <w:noProof/>
                        <w:color w:val="FFFFFF"/>
                        <w:sz w:val="18"/>
                      </w:rP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13BF" w:rsidRDefault="002413BF">
      <w:r>
        <w:separator/>
      </w:r>
    </w:p>
  </w:footnote>
  <w:footnote w:type="continuationSeparator" w:id="0">
    <w:p w:rsidR="002413BF" w:rsidRDefault="002413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s">
          <w:drawing>
            <wp:anchor distT="0" distB="0" distL="114300" distR="114300" simplePos="0" relativeHeight="503263160" behindDoc="1" locked="0" layoutInCell="1" allowOverlap="1">
              <wp:simplePos x="0" y="0"/>
              <wp:positionH relativeFrom="page">
                <wp:posOffset>17145</wp:posOffset>
              </wp:positionH>
              <wp:positionV relativeFrom="page">
                <wp:posOffset>6350</wp:posOffset>
              </wp:positionV>
              <wp:extent cx="7755255" cy="563880"/>
              <wp:effectExtent l="0" t="0" r="0" b="1270"/>
              <wp:wrapNone/>
              <wp:docPr id="289"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0AFDE" id="Rectangle 280" o:spid="_x0000_s1026" style="position:absolute;left:0;text-align:left;margin-left:1.35pt;margin-top:.5pt;width:610.65pt;height:44.4pt;z-index:-53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" fillcolor="#fbfbfa" stroked="f">
              <w10:wrap anchorx="page" anchory="page"/>
            </v:rect>
          </w:pict>
        </mc:Fallback>
      </mc:AlternateContent>
    </w:r>
    <w:r>
      <w:rPr>
        <w:noProof/>
      </w:rPr>
      <mc:AlternateContent>
        <mc:Choice Requires="wps">
          <w:drawing>
            <wp:anchor distT="0" distB="0" distL="114300" distR="114300" simplePos="0" relativeHeight="503263184" behindDoc="1" locked="0" layoutInCell="1" allowOverlap="1">
              <wp:simplePos x="0" y="0"/>
              <wp:positionH relativeFrom="page">
                <wp:posOffset>987425</wp:posOffset>
              </wp:positionH>
              <wp:positionV relativeFrom="page">
                <wp:posOffset>313690</wp:posOffset>
              </wp:positionV>
              <wp:extent cx="2559685" cy="177800"/>
              <wp:effectExtent l="0" t="0" r="0" b="3810"/>
              <wp:wrapNone/>
              <wp:docPr id="288"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line="280" w:lineRule="exact"/>
                            <w:ind w:left="20"/>
                            <w:rPr>
                              <w:sz w:val="24"/>
                            </w:rPr>
                          </w:pPr>
                          <w:r>
                            <w:rPr>
                              <w:color w:val="2A476B"/>
                              <w:spacing w:val="-22"/>
                              <w:w w:val="115"/>
                              <w:sz w:val="24"/>
                            </w:rPr>
                            <w:t>Ｍ＆Ａ取引におけるオープンソース監査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9" o:spid="_x0000_s1055" type="#_x0000_t202" style="position:absolute;margin-left:77.75pt;margin-top:24.7pt;width:201.55pt;height:14pt;z-index:-5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yitwIAALQ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" filled="f" stroked="f">
              <v:textbox inset="0,0,0,0">
                <w:txbxContent>
                  <w:p w:rsidR="0022633E" w:rsidRDefault="0022633E">
                    <w:pPr>
                      <w:spacing w:line="280" w:lineRule="exact"/>
                      <w:ind w:left="20"/>
                      <w:rPr>
                        <w:sz w:val="24"/>
                      </w:rPr>
                    </w:pPr>
                    <w:r>
                      <w:rPr>
                        <w:color w:val="2A476B"/>
                        <w:spacing w:val="-22"/>
                        <w:w w:val="115"/>
                        <w:sz w:val="24"/>
                      </w:rPr>
                      <w:t>Ｍ＆Ａ取引におけるオープンソース監査</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s">
          <w:drawing>
            <wp:anchor distT="0" distB="0" distL="114300" distR="114300" simplePos="0" relativeHeight="503263832" behindDoc="1" locked="0" layoutInCell="1" allowOverlap="1">
              <wp:simplePos x="0" y="0"/>
              <wp:positionH relativeFrom="page">
                <wp:posOffset>17145</wp:posOffset>
              </wp:positionH>
              <wp:positionV relativeFrom="page">
                <wp:posOffset>6350</wp:posOffset>
              </wp:positionV>
              <wp:extent cx="7755255" cy="563880"/>
              <wp:effectExtent l="0" t="0" r="0" b="1270"/>
              <wp:wrapNone/>
              <wp:docPr id="74"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C665A5" id="Rectangle 65" o:spid="_x0000_s1026" style="position:absolute;left:0;text-align:left;margin-left:1.35pt;margin-top:.5pt;width:610.65pt;height:44.4pt;z-index:-52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" fillcolor="#fbfbfa" stroked="f">
              <w10:wrap anchorx="page" anchory="page"/>
            </v:rect>
          </w:pict>
        </mc:Fallback>
      </mc:AlternateContent>
    </w:r>
    <w:r>
      <w:rPr>
        <w:noProof/>
      </w:rPr>
      <mc:AlternateContent>
        <mc:Choice Requires="wps">
          <w:drawing>
            <wp:anchor distT="0" distB="0" distL="114300" distR="114300" simplePos="0" relativeHeight="503263856" behindDoc="1" locked="0" layoutInCell="1" allowOverlap="1">
              <wp:simplePos x="0" y="0"/>
              <wp:positionH relativeFrom="page">
                <wp:posOffset>987425</wp:posOffset>
              </wp:positionH>
              <wp:positionV relativeFrom="page">
                <wp:posOffset>313690</wp:posOffset>
              </wp:positionV>
              <wp:extent cx="2559685" cy="177800"/>
              <wp:effectExtent l="0" t="0" r="0" b="3810"/>
              <wp:wrapNone/>
              <wp:docPr id="73"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line="280" w:lineRule="exact"/>
                            <w:ind w:left="20"/>
                            <w:rPr>
                              <w:sz w:val="24"/>
                            </w:rPr>
                          </w:pPr>
                          <w:r>
                            <w:rPr>
                              <w:color w:val="2A476B"/>
                              <w:spacing w:val="-22"/>
                              <w:w w:val="115"/>
                              <w:sz w:val="24"/>
                            </w:rPr>
                            <w:t>Ｍ＆Ａ取引におけるオープンソース監査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 o:spid="_x0000_s1069" type="#_x0000_t202" style="position:absolute;margin-left:77.75pt;margin-top:24.7pt;width:201.55pt;height:14pt;z-index:-5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" filled="f" stroked="f">
              <v:textbox inset="0,0,0,0">
                <w:txbxContent>
                  <w:p w:rsidR="0022633E" w:rsidRDefault="0022633E">
                    <w:pPr>
                      <w:spacing w:line="280" w:lineRule="exact"/>
                      <w:ind w:left="20"/>
                      <w:rPr>
                        <w:sz w:val="24"/>
                      </w:rPr>
                    </w:pPr>
                    <w:r>
                      <w:rPr>
                        <w:color w:val="2A476B"/>
                        <w:spacing w:val="-22"/>
                        <w:w w:val="115"/>
                        <w:sz w:val="24"/>
                      </w:rPr>
                      <w:t>Ｍ＆Ａ取引におけるオープンソース監査</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s">
          <w:drawing>
            <wp:anchor distT="0" distB="0" distL="114300" distR="114300" simplePos="0" relativeHeight="503263928" behindDoc="1" locked="0" layoutInCell="1" allowOverlap="1">
              <wp:simplePos x="0" y="0"/>
              <wp:positionH relativeFrom="page">
                <wp:posOffset>17145</wp:posOffset>
              </wp:positionH>
              <wp:positionV relativeFrom="page">
                <wp:posOffset>6350</wp:posOffset>
              </wp:positionV>
              <wp:extent cx="7755255" cy="563880"/>
              <wp:effectExtent l="0" t="0" r="0" b="1270"/>
              <wp:wrapNone/>
              <wp:docPr id="5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86CDA" id="Rectangle 44" o:spid="_x0000_s1026" style="position:absolute;left:0;text-align:left;margin-left:1.35pt;margin-top:.5pt;width:610.65pt;height:44.4pt;z-index:-52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" fillcolor="#fbfbfa" stroked="f">
              <w10:wrap anchorx="page" anchory="page"/>
            </v:rect>
          </w:pict>
        </mc:Fallback>
      </mc:AlternateContent>
    </w:r>
    <w:r>
      <w:rPr>
        <w:noProof/>
      </w:rPr>
      <mc:AlternateContent>
        <mc:Choice Requires="wps">
          <w:drawing>
            <wp:anchor distT="0" distB="0" distL="114300" distR="114300" simplePos="0" relativeHeight="503263952" behindDoc="1" locked="0" layoutInCell="1" allowOverlap="1">
              <wp:simplePos x="0" y="0"/>
              <wp:positionH relativeFrom="page">
                <wp:posOffset>987425</wp:posOffset>
              </wp:positionH>
              <wp:positionV relativeFrom="page">
                <wp:posOffset>313690</wp:posOffset>
              </wp:positionV>
              <wp:extent cx="2559685" cy="177800"/>
              <wp:effectExtent l="0" t="0" r="0" b="3810"/>
              <wp:wrapNone/>
              <wp:docPr id="5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line="280" w:lineRule="exact"/>
                            <w:ind w:left="20"/>
                            <w:rPr>
                              <w:sz w:val="24"/>
                            </w:rPr>
                          </w:pPr>
                          <w:r>
                            <w:rPr>
                              <w:color w:val="2A476B"/>
                              <w:spacing w:val="-22"/>
                              <w:w w:val="115"/>
                              <w:sz w:val="24"/>
                            </w:rPr>
                            <w:t>Ｍ＆Ａ取引におけるオープンソース監査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71" type="#_x0000_t202" style="position:absolute;margin-left:77.75pt;margin-top:24.7pt;width:201.55pt;height:14pt;z-index:-5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" filled="f" stroked="f">
              <v:textbox inset="0,0,0,0">
                <w:txbxContent>
                  <w:p w:rsidR="0022633E" w:rsidRDefault="0022633E">
                    <w:pPr>
                      <w:spacing w:line="280" w:lineRule="exact"/>
                      <w:ind w:left="20"/>
                      <w:rPr>
                        <w:sz w:val="24"/>
                      </w:rPr>
                    </w:pPr>
                    <w:r>
                      <w:rPr>
                        <w:color w:val="2A476B"/>
                        <w:spacing w:val="-22"/>
                        <w:w w:val="115"/>
                        <w:sz w:val="24"/>
                      </w:rPr>
                      <w:t>Ｍ＆Ａ取引におけるオープンソース監査</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s">
          <w:drawing>
            <wp:anchor distT="0" distB="0" distL="114300" distR="114300" simplePos="0" relativeHeight="503264024" behindDoc="1" locked="0" layoutInCell="1" allowOverlap="1">
              <wp:simplePos x="0" y="0"/>
              <wp:positionH relativeFrom="page">
                <wp:posOffset>17145</wp:posOffset>
              </wp:positionH>
              <wp:positionV relativeFrom="page">
                <wp:posOffset>6350</wp:posOffset>
              </wp:positionV>
              <wp:extent cx="7755255" cy="563880"/>
              <wp:effectExtent l="0" t="0" r="0" b="1270"/>
              <wp:wrapNone/>
              <wp:docPr id="3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387505" id="Rectangle 23" o:spid="_x0000_s1026" style="position:absolute;left:0;text-align:left;margin-left:1.35pt;margin-top:.5pt;width:610.65pt;height:44.4pt;z-index:-52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" fillcolor="#fbfbfa" stroked="f">
              <w10:wrap anchorx="page" anchory="page"/>
            </v:rect>
          </w:pict>
        </mc:Fallback>
      </mc:AlternateContent>
    </w:r>
    <w:r>
      <w:rPr>
        <w:noProof/>
      </w:rPr>
      <mc:AlternateContent>
        <mc:Choice Requires="wps">
          <w:drawing>
            <wp:anchor distT="0" distB="0" distL="114300" distR="114300" simplePos="0" relativeHeight="503264048" behindDoc="1" locked="0" layoutInCell="1" allowOverlap="1">
              <wp:simplePos x="0" y="0"/>
              <wp:positionH relativeFrom="page">
                <wp:posOffset>987425</wp:posOffset>
              </wp:positionH>
              <wp:positionV relativeFrom="page">
                <wp:posOffset>313690</wp:posOffset>
              </wp:positionV>
              <wp:extent cx="2559685" cy="177800"/>
              <wp:effectExtent l="0" t="0" r="0" b="3810"/>
              <wp:wrapNone/>
              <wp:docPr id="3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line="280" w:lineRule="exact"/>
                            <w:ind w:left="20"/>
                            <w:rPr>
                              <w:sz w:val="24"/>
                            </w:rPr>
                          </w:pPr>
                          <w:r>
                            <w:rPr>
                              <w:color w:val="2A476B"/>
                              <w:spacing w:val="-22"/>
                              <w:w w:val="115"/>
                              <w:sz w:val="24"/>
                            </w:rPr>
                            <w:t>Ｍ＆Ａ取引におけるオープンソース監査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73" type="#_x0000_t202" style="position:absolute;margin-left:77.75pt;margin-top:24.7pt;width:201.55pt;height:14pt;z-index:-5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" filled="f" stroked="f">
              <v:textbox inset="0,0,0,0">
                <w:txbxContent>
                  <w:p w:rsidR="0022633E" w:rsidRDefault="0022633E">
                    <w:pPr>
                      <w:spacing w:line="280" w:lineRule="exact"/>
                      <w:ind w:left="20"/>
                      <w:rPr>
                        <w:sz w:val="24"/>
                      </w:rPr>
                    </w:pPr>
                    <w:r>
                      <w:rPr>
                        <w:color w:val="2A476B"/>
                        <w:spacing w:val="-22"/>
                        <w:w w:val="115"/>
                        <w:sz w:val="24"/>
                      </w:rPr>
                      <w:t>Ｍ＆Ａ取引におけるオープンソース監査</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s">
          <w:drawing>
            <wp:anchor distT="0" distB="0" distL="114300" distR="114300" simplePos="0" relativeHeight="503264120" behindDoc="1" locked="0" layoutInCell="1" allowOverlap="1">
              <wp:simplePos x="0" y="0"/>
              <wp:positionH relativeFrom="page">
                <wp:posOffset>17145</wp:posOffset>
              </wp:positionH>
              <wp:positionV relativeFrom="page">
                <wp:posOffset>6350</wp:posOffset>
              </wp:positionV>
              <wp:extent cx="7755255" cy="563880"/>
              <wp:effectExtent l="0" t="0" r="0" b="127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FF541" id="Rectangle 2" o:spid="_x0000_s1026" style="position:absolute;left:0;text-align:left;margin-left:1.35pt;margin-top:.5pt;width:610.65pt;height:44.4pt;z-index:-52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" fillcolor="#fbfbfa" stroked="f">
              <w10:wrap anchorx="page" anchory="page"/>
            </v:rect>
          </w:pict>
        </mc:Fallback>
      </mc:AlternateContent>
    </w:r>
    <w:r>
      <w:rPr>
        <w:noProof/>
      </w:rPr>
      <mc:AlternateContent>
        <mc:Choice Requires="wps">
          <w:drawing>
            <wp:anchor distT="0" distB="0" distL="114300" distR="114300" simplePos="0" relativeHeight="503264144" behindDoc="1" locked="0" layoutInCell="1" allowOverlap="1">
              <wp:simplePos x="0" y="0"/>
              <wp:positionH relativeFrom="page">
                <wp:posOffset>987425</wp:posOffset>
              </wp:positionH>
              <wp:positionV relativeFrom="page">
                <wp:posOffset>313690</wp:posOffset>
              </wp:positionV>
              <wp:extent cx="2559685" cy="177800"/>
              <wp:effectExtent l="0" t="0" r="0" b="381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line="280" w:lineRule="exact"/>
                            <w:ind w:left="20"/>
                            <w:rPr>
                              <w:sz w:val="24"/>
                            </w:rPr>
                          </w:pPr>
                          <w:r>
                            <w:rPr>
                              <w:color w:val="2A476B"/>
                              <w:spacing w:val="-22"/>
                              <w:w w:val="115"/>
                              <w:sz w:val="24"/>
                            </w:rPr>
                            <w:t>Ｍ＆Ａ取引におけるオープンソース監査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75" type="#_x0000_t202" style="position:absolute;margin-left:77.75pt;margin-top:24.7pt;width:201.55pt;height:14pt;z-index:-5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" filled="f" stroked="f">
              <v:textbox inset="0,0,0,0">
                <w:txbxContent>
                  <w:p w:rsidR="0022633E" w:rsidRDefault="0022633E">
                    <w:pPr>
                      <w:spacing w:line="280" w:lineRule="exact"/>
                      <w:ind w:left="20"/>
                      <w:rPr>
                        <w:sz w:val="24"/>
                      </w:rPr>
                    </w:pPr>
                    <w:r>
                      <w:rPr>
                        <w:color w:val="2A476B"/>
                        <w:spacing w:val="-22"/>
                        <w:w w:val="115"/>
                        <w:sz w:val="24"/>
                      </w:rPr>
                      <w:t>Ｍ＆Ａ取引におけるオープンソース監査</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s">
          <w:drawing>
            <wp:anchor distT="0" distB="0" distL="114300" distR="114300" simplePos="0" relativeHeight="503263256" behindDoc="1" locked="0" layoutInCell="1" allowOverlap="1">
              <wp:simplePos x="0" y="0"/>
              <wp:positionH relativeFrom="page">
                <wp:posOffset>17145</wp:posOffset>
              </wp:positionH>
              <wp:positionV relativeFrom="page">
                <wp:posOffset>6350</wp:posOffset>
              </wp:positionV>
              <wp:extent cx="7755255" cy="563880"/>
              <wp:effectExtent l="0" t="0" r="0" b="1270"/>
              <wp:wrapNone/>
              <wp:docPr id="268"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7D5F3" id="Rectangle 259" o:spid="_x0000_s1026" style="position:absolute;left:0;text-align:left;margin-left:1.35pt;margin-top:.5pt;width:610.65pt;height:44.4pt;z-index:-53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" fillcolor="#fbfbfa" stroked="f">
              <w10:wrap anchorx="page" anchory="page"/>
            </v:rect>
          </w:pict>
        </mc:Fallback>
      </mc:AlternateContent>
    </w:r>
    <w:r>
      <w:rPr>
        <w:noProof/>
      </w:rPr>
      <mc:AlternateContent>
        <mc:Choice Requires="wps">
          <w:drawing>
            <wp:anchor distT="0" distB="0" distL="114300" distR="114300" simplePos="0" relativeHeight="503263280" behindDoc="1" locked="0" layoutInCell="1" allowOverlap="1">
              <wp:simplePos x="0" y="0"/>
              <wp:positionH relativeFrom="page">
                <wp:posOffset>987425</wp:posOffset>
              </wp:positionH>
              <wp:positionV relativeFrom="page">
                <wp:posOffset>313690</wp:posOffset>
              </wp:positionV>
              <wp:extent cx="2559685" cy="177800"/>
              <wp:effectExtent l="0" t="0" r="0" b="3810"/>
              <wp:wrapNone/>
              <wp:docPr id="267"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line="280" w:lineRule="exact"/>
                            <w:ind w:left="20"/>
                            <w:rPr>
                              <w:sz w:val="24"/>
                            </w:rPr>
                          </w:pPr>
                          <w:r>
                            <w:rPr>
                              <w:color w:val="2A476B"/>
                              <w:spacing w:val="-22"/>
                              <w:w w:val="115"/>
                              <w:sz w:val="24"/>
                            </w:rPr>
                            <w:t>Ｍ＆Ａ取引におけるオープンソース監査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8" o:spid="_x0000_s1057" type="#_x0000_t202" style="position:absolute;margin-left:77.75pt;margin-top:24.7pt;width:201.55pt;height:14pt;z-index:-5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grtwIAALQ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" filled="f" stroked="f">
              <v:textbox inset="0,0,0,0">
                <w:txbxContent>
                  <w:p w:rsidR="0022633E" w:rsidRDefault="0022633E">
                    <w:pPr>
                      <w:spacing w:line="280" w:lineRule="exact"/>
                      <w:ind w:left="20"/>
                      <w:rPr>
                        <w:sz w:val="24"/>
                      </w:rPr>
                    </w:pPr>
                    <w:r>
                      <w:rPr>
                        <w:color w:val="2A476B"/>
                        <w:spacing w:val="-22"/>
                        <w:w w:val="115"/>
                        <w:sz w:val="24"/>
                      </w:rPr>
                      <w:t>Ｍ＆Ａ取引におけるオープンソース監査</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0"/>
      </w:rPr>
    </w:pPr>
    <w:r>
      <w:rPr>
        <w:noProof/>
      </w:rPr>
      <mc:AlternateContent>
        <mc:Choice Requires="wps">
          <w:drawing>
            <wp:anchor distT="0" distB="0" distL="114300" distR="114300" simplePos="0" relativeHeight="503263448" behindDoc="1" locked="0" layoutInCell="1" allowOverlap="1">
              <wp:simplePos x="0" y="0"/>
              <wp:positionH relativeFrom="page">
                <wp:posOffset>17145</wp:posOffset>
              </wp:positionH>
              <wp:positionV relativeFrom="page">
                <wp:posOffset>6350</wp:posOffset>
              </wp:positionV>
              <wp:extent cx="7755255" cy="563880"/>
              <wp:effectExtent l="0" t="0" r="0" b="1270"/>
              <wp:wrapNone/>
              <wp:docPr id="209"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0789E8" id="Rectangle 200" o:spid="_x0000_s1026" style="position:absolute;left:0;text-align:left;margin-left:1.35pt;margin-top:.5pt;width:610.65pt;height:44.4pt;z-index:-53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" fillcolor="#fbfbfa" stroked="f">
              <w10:wrap anchorx="page" anchory="page"/>
            </v:rect>
          </w:pict>
        </mc:Fallback>
      </mc:AlternateContent>
    </w:r>
    <w:r>
      <w:rPr>
        <w:noProof/>
      </w:rPr>
      <mc:AlternateContent>
        <mc:Choice Requires="wps">
          <w:drawing>
            <wp:anchor distT="0" distB="0" distL="114300" distR="114300" simplePos="0" relativeHeight="503263472" behindDoc="1" locked="0" layoutInCell="1" allowOverlap="1">
              <wp:simplePos x="0" y="0"/>
              <wp:positionH relativeFrom="page">
                <wp:posOffset>987425</wp:posOffset>
              </wp:positionH>
              <wp:positionV relativeFrom="page">
                <wp:posOffset>313690</wp:posOffset>
              </wp:positionV>
              <wp:extent cx="2559685" cy="177800"/>
              <wp:effectExtent l="0" t="0" r="0" b="3810"/>
              <wp:wrapNone/>
              <wp:docPr id="208"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33E" w:rsidRDefault="0022633E">
                          <w:pPr>
                            <w:spacing w:line="280" w:lineRule="exact"/>
                            <w:ind w:left="20"/>
                            <w:rPr>
                              <w:sz w:val="24"/>
                            </w:rPr>
                          </w:pPr>
                          <w:r>
                            <w:rPr>
                              <w:color w:val="2A476B"/>
                              <w:spacing w:val="-22"/>
                              <w:w w:val="115"/>
                              <w:sz w:val="24"/>
                            </w:rPr>
                            <w:t>Ｍ＆Ａ取引におけるオープンソース監査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9" o:spid="_x0000_s1061" type="#_x0000_t202" style="position:absolute;margin-left:77.75pt;margin-top:24.7pt;width:201.55pt;height:14pt;z-index:-5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cotwIAALQ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" filled="f" stroked="f">
              <v:textbox inset="0,0,0,0">
                <w:txbxContent>
                  <w:p w:rsidR="0022633E" w:rsidRDefault="0022633E">
                    <w:pPr>
                      <w:spacing w:line="280" w:lineRule="exact"/>
                      <w:ind w:left="20"/>
                      <w:rPr>
                        <w:sz w:val="24"/>
                      </w:rPr>
                    </w:pPr>
                    <w:r>
                      <w:rPr>
                        <w:color w:val="2A476B"/>
                        <w:spacing w:val="-22"/>
                        <w:w w:val="115"/>
                        <w:sz w:val="24"/>
                      </w:rPr>
                      <w:t>Ｍ＆Ａ取引におけるオープンソース監査</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33E" w:rsidRDefault="0022633E">
    <w:pPr>
      <w:pStyle w:val="a3"/>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27C46"/>
    <w:multiLevelType w:val="multilevel"/>
    <w:tmpl w:val="97F2B446"/>
    <w:lvl w:ilvl="0">
      <w:start w:val="9"/>
      <w:numFmt w:val="decimal"/>
      <w:lvlText w:val="%1"/>
      <w:lvlJc w:val="left"/>
      <w:pPr>
        <w:ind w:left="1137" w:hanging="742"/>
        <w:jc w:val="left"/>
      </w:pPr>
      <w:rPr>
        <w:rFonts w:hint="default"/>
        <w:lang w:val="ja-JP" w:eastAsia="ja-JP" w:bidi="ja-JP"/>
      </w:rPr>
    </w:lvl>
    <w:lvl w:ilvl="1">
      <w:start w:val="1"/>
      <w:numFmt w:val="decimal"/>
      <w:lvlText w:val="%1.%2"/>
      <w:lvlJc w:val="left"/>
      <w:pPr>
        <w:ind w:left="1137" w:hanging="742"/>
        <w:jc w:val="left"/>
      </w:pPr>
      <w:rPr>
        <w:rFonts w:ascii="Arial" w:eastAsia="Arial" w:hAnsi="Arial" w:cs="Arial" w:hint="default"/>
        <w:color w:val="414042"/>
        <w:spacing w:val="-57"/>
        <w:w w:val="99"/>
        <w:sz w:val="48"/>
        <w:szCs w:val="48"/>
        <w:lang w:val="ja-JP" w:eastAsia="ja-JP" w:bidi="ja-JP"/>
      </w:rPr>
    </w:lvl>
    <w:lvl w:ilvl="2">
      <w:start w:val="1"/>
      <w:numFmt w:val="decimal"/>
      <w:lvlText w:val="%1.%2.%3"/>
      <w:lvlJc w:val="left"/>
      <w:pPr>
        <w:ind w:left="1184" w:hanging="790"/>
        <w:jc w:val="left"/>
      </w:pPr>
      <w:rPr>
        <w:rFonts w:ascii="Arial" w:eastAsia="Arial" w:hAnsi="Arial" w:cs="Arial" w:hint="default"/>
        <w:color w:val="414042"/>
        <w:spacing w:val="-42"/>
        <w:w w:val="99"/>
        <w:sz w:val="36"/>
        <w:szCs w:val="36"/>
        <w:lang w:val="ja-JP" w:eastAsia="ja-JP" w:bidi="ja-JP"/>
      </w:rPr>
    </w:lvl>
    <w:lvl w:ilvl="3">
      <w:numFmt w:val="bullet"/>
      <w:lvlText w:val="•"/>
      <w:lvlJc w:val="left"/>
      <w:pPr>
        <w:ind w:left="3100" w:hanging="790"/>
      </w:pPr>
      <w:rPr>
        <w:rFonts w:hint="default"/>
        <w:lang w:val="ja-JP" w:eastAsia="ja-JP" w:bidi="ja-JP"/>
      </w:rPr>
    </w:lvl>
    <w:lvl w:ilvl="4">
      <w:numFmt w:val="bullet"/>
      <w:lvlText w:val="•"/>
      <w:lvlJc w:val="left"/>
      <w:pPr>
        <w:ind w:left="4060" w:hanging="790"/>
      </w:pPr>
      <w:rPr>
        <w:rFonts w:hint="default"/>
        <w:lang w:val="ja-JP" w:eastAsia="ja-JP" w:bidi="ja-JP"/>
      </w:rPr>
    </w:lvl>
    <w:lvl w:ilvl="5">
      <w:numFmt w:val="bullet"/>
      <w:lvlText w:val="•"/>
      <w:lvlJc w:val="left"/>
      <w:pPr>
        <w:ind w:left="5020" w:hanging="790"/>
      </w:pPr>
      <w:rPr>
        <w:rFonts w:hint="default"/>
        <w:lang w:val="ja-JP" w:eastAsia="ja-JP" w:bidi="ja-JP"/>
      </w:rPr>
    </w:lvl>
    <w:lvl w:ilvl="6">
      <w:numFmt w:val="bullet"/>
      <w:lvlText w:val="•"/>
      <w:lvlJc w:val="left"/>
      <w:pPr>
        <w:ind w:left="5980" w:hanging="790"/>
      </w:pPr>
      <w:rPr>
        <w:rFonts w:hint="default"/>
        <w:lang w:val="ja-JP" w:eastAsia="ja-JP" w:bidi="ja-JP"/>
      </w:rPr>
    </w:lvl>
    <w:lvl w:ilvl="7">
      <w:numFmt w:val="bullet"/>
      <w:lvlText w:val="•"/>
      <w:lvlJc w:val="left"/>
      <w:pPr>
        <w:ind w:left="6940" w:hanging="790"/>
      </w:pPr>
      <w:rPr>
        <w:rFonts w:hint="default"/>
        <w:lang w:val="ja-JP" w:eastAsia="ja-JP" w:bidi="ja-JP"/>
      </w:rPr>
    </w:lvl>
    <w:lvl w:ilvl="8">
      <w:numFmt w:val="bullet"/>
      <w:lvlText w:val="•"/>
      <w:lvlJc w:val="left"/>
      <w:pPr>
        <w:ind w:left="7900" w:hanging="790"/>
      </w:pPr>
      <w:rPr>
        <w:rFonts w:hint="default"/>
        <w:lang w:val="ja-JP" w:eastAsia="ja-JP" w:bidi="ja-JP"/>
      </w:rPr>
    </w:lvl>
  </w:abstractNum>
  <w:abstractNum w:abstractNumId="1" w15:restartNumberingAfterBreak="0">
    <w:nsid w:val="26414CD8"/>
    <w:multiLevelType w:val="multilevel"/>
    <w:tmpl w:val="74CE6554"/>
    <w:lvl w:ilvl="0">
      <w:start w:val="2"/>
      <w:numFmt w:val="decimal"/>
      <w:lvlText w:val="%1"/>
      <w:lvlJc w:val="left"/>
      <w:pPr>
        <w:ind w:left="1130" w:hanging="735"/>
        <w:jc w:val="left"/>
      </w:pPr>
      <w:rPr>
        <w:rFonts w:hint="default"/>
        <w:lang w:val="ja-JP" w:eastAsia="ja-JP" w:bidi="ja-JP"/>
      </w:rPr>
    </w:lvl>
    <w:lvl w:ilvl="1">
      <w:start w:val="1"/>
      <w:numFmt w:val="decimal"/>
      <w:lvlText w:val="%1.%2"/>
      <w:lvlJc w:val="left"/>
      <w:pPr>
        <w:ind w:left="1130" w:hanging="735"/>
        <w:jc w:val="left"/>
      </w:pPr>
      <w:rPr>
        <w:rFonts w:ascii="Arial" w:eastAsia="Arial" w:hAnsi="Arial" w:cs="Arial" w:hint="default"/>
        <w:color w:val="414042"/>
        <w:spacing w:val="-57"/>
        <w:w w:val="99"/>
        <w:sz w:val="48"/>
        <w:szCs w:val="48"/>
        <w:lang w:val="ja-JP" w:eastAsia="ja-JP" w:bidi="ja-JP"/>
      </w:rPr>
    </w:lvl>
    <w:lvl w:ilvl="2">
      <w:numFmt w:val="bullet"/>
      <w:lvlText w:val="•"/>
      <w:lvlJc w:val="left"/>
      <w:pPr>
        <w:ind w:left="1195" w:hanging="200"/>
      </w:pPr>
      <w:rPr>
        <w:rFonts w:ascii="Arial" w:eastAsia="Arial" w:hAnsi="Arial" w:cs="Arial" w:hint="default"/>
        <w:color w:val="696A6D"/>
        <w:w w:val="142"/>
        <w:sz w:val="24"/>
        <w:szCs w:val="24"/>
        <w:lang w:val="ja-JP" w:eastAsia="ja-JP" w:bidi="ja-JP"/>
      </w:rPr>
    </w:lvl>
    <w:lvl w:ilvl="3">
      <w:numFmt w:val="bullet"/>
      <w:lvlText w:val="•"/>
      <w:lvlJc w:val="left"/>
      <w:pPr>
        <w:ind w:left="2277" w:hanging="200"/>
      </w:pPr>
      <w:rPr>
        <w:rFonts w:hint="default"/>
        <w:lang w:val="ja-JP" w:eastAsia="ja-JP" w:bidi="ja-JP"/>
      </w:rPr>
    </w:lvl>
    <w:lvl w:ilvl="4">
      <w:numFmt w:val="bullet"/>
      <w:lvlText w:val="•"/>
      <w:lvlJc w:val="left"/>
      <w:pPr>
        <w:ind w:left="3355" w:hanging="200"/>
      </w:pPr>
      <w:rPr>
        <w:rFonts w:hint="default"/>
        <w:lang w:val="ja-JP" w:eastAsia="ja-JP" w:bidi="ja-JP"/>
      </w:rPr>
    </w:lvl>
    <w:lvl w:ilvl="5">
      <w:numFmt w:val="bullet"/>
      <w:lvlText w:val="•"/>
      <w:lvlJc w:val="left"/>
      <w:pPr>
        <w:ind w:left="4432" w:hanging="200"/>
      </w:pPr>
      <w:rPr>
        <w:rFonts w:hint="default"/>
        <w:lang w:val="ja-JP" w:eastAsia="ja-JP" w:bidi="ja-JP"/>
      </w:rPr>
    </w:lvl>
    <w:lvl w:ilvl="6">
      <w:numFmt w:val="bullet"/>
      <w:lvlText w:val="•"/>
      <w:lvlJc w:val="left"/>
      <w:pPr>
        <w:ind w:left="5510" w:hanging="200"/>
      </w:pPr>
      <w:rPr>
        <w:rFonts w:hint="default"/>
        <w:lang w:val="ja-JP" w:eastAsia="ja-JP" w:bidi="ja-JP"/>
      </w:rPr>
    </w:lvl>
    <w:lvl w:ilvl="7">
      <w:numFmt w:val="bullet"/>
      <w:lvlText w:val="•"/>
      <w:lvlJc w:val="left"/>
      <w:pPr>
        <w:ind w:left="6587" w:hanging="200"/>
      </w:pPr>
      <w:rPr>
        <w:rFonts w:hint="default"/>
        <w:lang w:val="ja-JP" w:eastAsia="ja-JP" w:bidi="ja-JP"/>
      </w:rPr>
    </w:lvl>
    <w:lvl w:ilvl="8">
      <w:numFmt w:val="bullet"/>
      <w:lvlText w:val="•"/>
      <w:lvlJc w:val="left"/>
      <w:pPr>
        <w:ind w:left="7665" w:hanging="200"/>
      </w:pPr>
      <w:rPr>
        <w:rFonts w:hint="default"/>
        <w:lang w:val="ja-JP" w:eastAsia="ja-JP" w:bidi="ja-JP"/>
      </w:rPr>
    </w:lvl>
  </w:abstractNum>
  <w:abstractNum w:abstractNumId="2" w15:restartNumberingAfterBreak="0">
    <w:nsid w:val="289C2168"/>
    <w:multiLevelType w:val="hybridMultilevel"/>
    <w:tmpl w:val="B92EA99E"/>
    <w:lvl w:ilvl="0" w:tplc="BFB03B6E">
      <w:start w:val="1"/>
      <w:numFmt w:val="decimal"/>
      <w:lvlText w:val="%1."/>
      <w:lvlJc w:val="left"/>
      <w:pPr>
        <w:ind w:left="795" w:hanging="441"/>
        <w:jc w:val="left"/>
      </w:pPr>
      <w:rPr>
        <w:rFonts w:ascii="Arial" w:eastAsia="Arial" w:hAnsi="Arial" w:cs="Arial" w:hint="default"/>
        <w:color w:val="414042"/>
        <w:spacing w:val="-58"/>
        <w:w w:val="77"/>
        <w:sz w:val="28"/>
        <w:szCs w:val="28"/>
        <w:lang w:val="ja-JP" w:eastAsia="ja-JP" w:bidi="ja-JP"/>
      </w:rPr>
    </w:lvl>
    <w:lvl w:ilvl="1" w:tplc="7DDE31C4">
      <w:numFmt w:val="bullet"/>
      <w:lvlText w:val="•"/>
      <w:lvlJc w:val="left"/>
      <w:pPr>
        <w:ind w:left="1702" w:hanging="441"/>
      </w:pPr>
      <w:rPr>
        <w:rFonts w:hint="default"/>
        <w:lang w:val="ja-JP" w:eastAsia="ja-JP" w:bidi="ja-JP"/>
      </w:rPr>
    </w:lvl>
    <w:lvl w:ilvl="2" w:tplc="7FCC3108">
      <w:numFmt w:val="bullet"/>
      <w:lvlText w:val="•"/>
      <w:lvlJc w:val="left"/>
      <w:pPr>
        <w:ind w:left="2604" w:hanging="441"/>
      </w:pPr>
      <w:rPr>
        <w:rFonts w:hint="default"/>
        <w:lang w:val="ja-JP" w:eastAsia="ja-JP" w:bidi="ja-JP"/>
      </w:rPr>
    </w:lvl>
    <w:lvl w:ilvl="3" w:tplc="72382DBC">
      <w:numFmt w:val="bullet"/>
      <w:lvlText w:val="•"/>
      <w:lvlJc w:val="left"/>
      <w:pPr>
        <w:ind w:left="3506" w:hanging="441"/>
      </w:pPr>
      <w:rPr>
        <w:rFonts w:hint="default"/>
        <w:lang w:val="ja-JP" w:eastAsia="ja-JP" w:bidi="ja-JP"/>
      </w:rPr>
    </w:lvl>
    <w:lvl w:ilvl="4" w:tplc="E698D87A">
      <w:numFmt w:val="bullet"/>
      <w:lvlText w:val="•"/>
      <w:lvlJc w:val="left"/>
      <w:pPr>
        <w:ind w:left="4408" w:hanging="441"/>
      </w:pPr>
      <w:rPr>
        <w:rFonts w:hint="default"/>
        <w:lang w:val="ja-JP" w:eastAsia="ja-JP" w:bidi="ja-JP"/>
      </w:rPr>
    </w:lvl>
    <w:lvl w:ilvl="5" w:tplc="7AAED1A2">
      <w:numFmt w:val="bullet"/>
      <w:lvlText w:val="•"/>
      <w:lvlJc w:val="left"/>
      <w:pPr>
        <w:ind w:left="5310" w:hanging="441"/>
      </w:pPr>
      <w:rPr>
        <w:rFonts w:hint="default"/>
        <w:lang w:val="ja-JP" w:eastAsia="ja-JP" w:bidi="ja-JP"/>
      </w:rPr>
    </w:lvl>
    <w:lvl w:ilvl="6" w:tplc="DE48FE84">
      <w:numFmt w:val="bullet"/>
      <w:lvlText w:val="•"/>
      <w:lvlJc w:val="left"/>
      <w:pPr>
        <w:ind w:left="6212" w:hanging="441"/>
      </w:pPr>
      <w:rPr>
        <w:rFonts w:hint="default"/>
        <w:lang w:val="ja-JP" w:eastAsia="ja-JP" w:bidi="ja-JP"/>
      </w:rPr>
    </w:lvl>
    <w:lvl w:ilvl="7" w:tplc="9EBE4EF6">
      <w:numFmt w:val="bullet"/>
      <w:lvlText w:val="•"/>
      <w:lvlJc w:val="left"/>
      <w:pPr>
        <w:ind w:left="7114" w:hanging="441"/>
      </w:pPr>
      <w:rPr>
        <w:rFonts w:hint="default"/>
        <w:lang w:val="ja-JP" w:eastAsia="ja-JP" w:bidi="ja-JP"/>
      </w:rPr>
    </w:lvl>
    <w:lvl w:ilvl="8" w:tplc="C62AF466">
      <w:numFmt w:val="bullet"/>
      <w:lvlText w:val="•"/>
      <w:lvlJc w:val="left"/>
      <w:pPr>
        <w:ind w:left="8016" w:hanging="441"/>
      </w:pPr>
      <w:rPr>
        <w:rFonts w:hint="default"/>
        <w:lang w:val="ja-JP" w:eastAsia="ja-JP" w:bidi="ja-JP"/>
      </w:rPr>
    </w:lvl>
  </w:abstractNum>
  <w:abstractNum w:abstractNumId="3" w15:restartNumberingAfterBreak="0">
    <w:nsid w:val="2B9A7502"/>
    <w:multiLevelType w:val="multilevel"/>
    <w:tmpl w:val="DA2430FE"/>
    <w:lvl w:ilvl="0">
      <w:start w:val="5"/>
      <w:numFmt w:val="decimal"/>
      <w:lvlText w:val="%1"/>
      <w:lvlJc w:val="left"/>
      <w:pPr>
        <w:ind w:left="1140" w:hanging="745"/>
        <w:jc w:val="left"/>
      </w:pPr>
      <w:rPr>
        <w:rFonts w:hint="default"/>
        <w:lang w:val="ja-JP" w:eastAsia="ja-JP" w:bidi="ja-JP"/>
      </w:rPr>
    </w:lvl>
    <w:lvl w:ilvl="1">
      <w:start w:val="1"/>
      <w:numFmt w:val="decimal"/>
      <w:lvlText w:val="%1.%2"/>
      <w:lvlJc w:val="left"/>
      <w:pPr>
        <w:ind w:left="1140" w:hanging="745"/>
        <w:jc w:val="left"/>
      </w:pPr>
      <w:rPr>
        <w:rFonts w:ascii="Arial" w:eastAsia="Arial" w:hAnsi="Arial" w:cs="Arial" w:hint="default"/>
        <w:color w:val="414042"/>
        <w:spacing w:val="-57"/>
        <w:w w:val="99"/>
        <w:sz w:val="48"/>
        <w:szCs w:val="48"/>
        <w:lang w:val="ja-JP" w:eastAsia="ja-JP" w:bidi="ja-JP"/>
      </w:rPr>
    </w:lvl>
    <w:lvl w:ilvl="2">
      <w:numFmt w:val="bullet"/>
      <w:lvlText w:val="•"/>
      <w:lvlJc w:val="left"/>
      <w:pPr>
        <w:ind w:left="1195" w:hanging="200"/>
      </w:pPr>
      <w:rPr>
        <w:rFonts w:ascii="Arial" w:eastAsia="Arial" w:hAnsi="Arial" w:cs="Arial" w:hint="default"/>
        <w:color w:val="696A6D"/>
        <w:w w:val="142"/>
        <w:sz w:val="24"/>
        <w:szCs w:val="24"/>
        <w:lang w:val="ja-JP" w:eastAsia="ja-JP" w:bidi="ja-JP"/>
      </w:rPr>
    </w:lvl>
    <w:lvl w:ilvl="3">
      <w:numFmt w:val="bullet"/>
      <w:lvlText w:val="•"/>
      <w:lvlJc w:val="left"/>
      <w:pPr>
        <w:ind w:left="3115" w:hanging="200"/>
      </w:pPr>
      <w:rPr>
        <w:rFonts w:hint="default"/>
        <w:lang w:val="ja-JP" w:eastAsia="ja-JP" w:bidi="ja-JP"/>
      </w:rPr>
    </w:lvl>
    <w:lvl w:ilvl="4">
      <w:numFmt w:val="bullet"/>
      <w:lvlText w:val="•"/>
      <w:lvlJc w:val="left"/>
      <w:pPr>
        <w:ind w:left="4073" w:hanging="200"/>
      </w:pPr>
      <w:rPr>
        <w:rFonts w:hint="default"/>
        <w:lang w:val="ja-JP" w:eastAsia="ja-JP" w:bidi="ja-JP"/>
      </w:rPr>
    </w:lvl>
    <w:lvl w:ilvl="5">
      <w:numFmt w:val="bullet"/>
      <w:lvlText w:val="•"/>
      <w:lvlJc w:val="left"/>
      <w:pPr>
        <w:ind w:left="5031" w:hanging="200"/>
      </w:pPr>
      <w:rPr>
        <w:rFonts w:hint="default"/>
        <w:lang w:val="ja-JP" w:eastAsia="ja-JP" w:bidi="ja-JP"/>
      </w:rPr>
    </w:lvl>
    <w:lvl w:ilvl="6">
      <w:numFmt w:val="bullet"/>
      <w:lvlText w:val="•"/>
      <w:lvlJc w:val="left"/>
      <w:pPr>
        <w:ind w:left="5988" w:hanging="200"/>
      </w:pPr>
      <w:rPr>
        <w:rFonts w:hint="default"/>
        <w:lang w:val="ja-JP" w:eastAsia="ja-JP" w:bidi="ja-JP"/>
      </w:rPr>
    </w:lvl>
    <w:lvl w:ilvl="7">
      <w:numFmt w:val="bullet"/>
      <w:lvlText w:val="•"/>
      <w:lvlJc w:val="left"/>
      <w:pPr>
        <w:ind w:left="6946" w:hanging="200"/>
      </w:pPr>
      <w:rPr>
        <w:rFonts w:hint="default"/>
        <w:lang w:val="ja-JP" w:eastAsia="ja-JP" w:bidi="ja-JP"/>
      </w:rPr>
    </w:lvl>
    <w:lvl w:ilvl="8">
      <w:numFmt w:val="bullet"/>
      <w:lvlText w:val="•"/>
      <w:lvlJc w:val="left"/>
      <w:pPr>
        <w:ind w:left="7904" w:hanging="200"/>
      </w:pPr>
      <w:rPr>
        <w:rFonts w:hint="default"/>
        <w:lang w:val="ja-JP" w:eastAsia="ja-JP" w:bidi="ja-JP"/>
      </w:rPr>
    </w:lvl>
  </w:abstractNum>
  <w:abstractNum w:abstractNumId="4" w15:restartNumberingAfterBreak="0">
    <w:nsid w:val="34515509"/>
    <w:multiLevelType w:val="hybridMultilevel"/>
    <w:tmpl w:val="2816558A"/>
    <w:lvl w:ilvl="0" w:tplc="10B670E6">
      <w:start w:val="1"/>
      <w:numFmt w:val="decimal"/>
      <w:lvlText w:val="%1."/>
      <w:lvlJc w:val="left"/>
      <w:pPr>
        <w:ind w:left="795" w:hanging="320"/>
        <w:jc w:val="left"/>
      </w:pPr>
      <w:rPr>
        <w:rFonts w:ascii="Arial" w:eastAsia="Arial" w:hAnsi="Arial" w:cs="Arial" w:hint="default"/>
        <w:color w:val="414042"/>
        <w:spacing w:val="-22"/>
        <w:w w:val="100"/>
        <w:sz w:val="28"/>
        <w:szCs w:val="28"/>
        <w:lang w:val="ja-JP" w:eastAsia="ja-JP" w:bidi="ja-JP"/>
      </w:rPr>
    </w:lvl>
    <w:lvl w:ilvl="1" w:tplc="AFE21798">
      <w:numFmt w:val="bullet"/>
      <w:lvlText w:val="•"/>
      <w:lvlJc w:val="left"/>
      <w:pPr>
        <w:ind w:left="1702" w:hanging="320"/>
      </w:pPr>
      <w:rPr>
        <w:rFonts w:hint="default"/>
        <w:lang w:val="ja-JP" w:eastAsia="ja-JP" w:bidi="ja-JP"/>
      </w:rPr>
    </w:lvl>
    <w:lvl w:ilvl="2" w:tplc="9A343CCE">
      <w:numFmt w:val="bullet"/>
      <w:lvlText w:val="•"/>
      <w:lvlJc w:val="left"/>
      <w:pPr>
        <w:ind w:left="2604" w:hanging="320"/>
      </w:pPr>
      <w:rPr>
        <w:rFonts w:hint="default"/>
        <w:lang w:val="ja-JP" w:eastAsia="ja-JP" w:bidi="ja-JP"/>
      </w:rPr>
    </w:lvl>
    <w:lvl w:ilvl="3" w:tplc="F4CAA2DA">
      <w:numFmt w:val="bullet"/>
      <w:lvlText w:val="•"/>
      <w:lvlJc w:val="left"/>
      <w:pPr>
        <w:ind w:left="3506" w:hanging="320"/>
      </w:pPr>
      <w:rPr>
        <w:rFonts w:hint="default"/>
        <w:lang w:val="ja-JP" w:eastAsia="ja-JP" w:bidi="ja-JP"/>
      </w:rPr>
    </w:lvl>
    <w:lvl w:ilvl="4" w:tplc="1D62855C">
      <w:numFmt w:val="bullet"/>
      <w:lvlText w:val="•"/>
      <w:lvlJc w:val="left"/>
      <w:pPr>
        <w:ind w:left="4408" w:hanging="320"/>
      </w:pPr>
      <w:rPr>
        <w:rFonts w:hint="default"/>
        <w:lang w:val="ja-JP" w:eastAsia="ja-JP" w:bidi="ja-JP"/>
      </w:rPr>
    </w:lvl>
    <w:lvl w:ilvl="5" w:tplc="AF0833A8">
      <w:numFmt w:val="bullet"/>
      <w:lvlText w:val="•"/>
      <w:lvlJc w:val="left"/>
      <w:pPr>
        <w:ind w:left="5310" w:hanging="320"/>
      </w:pPr>
      <w:rPr>
        <w:rFonts w:hint="default"/>
        <w:lang w:val="ja-JP" w:eastAsia="ja-JP" w:bidi="ja-JP"/>
      </w:rPr>
    </w:lvl>
    <w:lvl w:ilvl="6" w:tplc="2356F1D0">
      <w:numFmt w:val="bullet"/>
      <w:lvlText w:val="•"/>
      <w:lvlJc w:val="left"/>
      <w:pPr>
        <w:ind w:left="6212" w:hanging="320"/>
      </w:pPr>
      <w:rPr>
        <w:rFonts w:hint="default"/>
        <w:lang w:val="ja-JP" w:eastAsia="ja-JP" w:bidi="ja-JP"/>
      </w:rPr>
    </w:lvl>
    <w:lvl w:ilvl="7" w:tplc="6B1C82AE">
      <w:numFmt w:val="bullet"/>
      <w:lvlText w:val="•"/>
      <w:lvlJc w:val="left"/>
      <w:pPr>
        <w:ind w:left="7114" w:hanging="320"/>
      </w:pPr>
      <w:rPr>
        <w:rFonts w:hint="default"/>
        <w:lang w:val="ja-JP" w:eastAsia="ja-JP" w:bidi="ja-JP"/>
      </w:rPr>
    </w:lvl>
    <w:lvl w:ilvl="8" w:tplc="DB54A1C4">
      <w:numFmt w:val="bullet"/>
      <w:lvlText w:val="•"/>
      <w:lvlJc w:val="left"/>
      <w:pPr>
        <w:ind w:left="8016" w:hanging="320"/>
      </w:pPr>
      <w:rPr>
        <w:rFonts w:hint="default"/>
        <w:lang w:val="ja-JP" w:eastAsia="ja-JP" w:bidi="ja-JP"/>
      </w:rPr>
    </w:lvl>
  </w:abstractNum>
  <w:abstractNum w:abstractNumId="5" w15:restartNumberingAfterBreak="0">
    <w:nsid w:val="382347FD"/>
    <w:multiLevelType w:val="hybridMultilevel"/>
    <w:tmpl w:val="E36098C2"/>
    <w:lvl w:ilvl="0" w:tplc="E3B65598">
      <w:numFmt w:val="bullet"/>
      <w:lvlText w:val="•"/>
      <w:lvlJc w:val="left"/>
      <w:pPr>
        <w:ind w:left="1195" w:hanging="200"/>
      </w:pPr>
      <w:rPr>
        <w:rFonts w:ascii="Arial" w:eastAsia="Arial" w:hAnsi="Arial" w:cs="Arial" w:hint="default"/>
        <w:color w:val="696A6D"/>
        <w:w w:val="142"/>
        <w:sz w:val="24"/>
        <w:szCs w:val="24"/>
        <w:lang w:val="ja-JP" w:eastAsia="ja-JP" w:bidi="ja-JP"/>
      </w:rPr>
    </w:lvl>
    <w:lvl w:ilvl="1" w:tplc="177EAA0C">
      <w:numFmt w:val="bullet"/>
      <w:lvlText w:val="•"/>
      <w:lvlJc w:val="left"/>
      <w:pPr>
        <w:ind w:left="1995" w:hanging="200"/>
      </w:pPr>
      <w:rPr>
        <w:rFonts w:ascii="Arial" w:eastAsia="Arial" w:hAnsi="Arial" w:cs="Arial" w:hint="default"/>
        <w:color w:val="696A6D"/>
        <w:w w:val="142"/>
        <w:sz w:val="24"/>
        <w:szCs w:val="24"/>
        <w:lang w:val="ja-JP" w:eastAsia="ja-JP" w:bidi="ja-JP"/>
      </w:rPr>
    </w:lvl>
    <w:lvl w:ilvl="2" w:tplc="3A728BE8">
      <w:numFmt w:val="bullet"/>
      <w:lvlText w:val="•"/>
      <w:lvlJc w:val="left"/>
      <w:pPr>
        <w:ind w:left="2868" w:hanging="200"/>
      </w:pPr>
      <w:rPr>
        <w:rFonts w:hint="default"/>
        <w:lang w:val="ja-JP" w:eastAsia="ja-JP" w:bidi="ja-JP"/>
      </w:rPr>
    </w:lvl>
    <w:lvl w:ilvl="3" w:tplc="E004B36A">
      <w:numFmt w:val="bullet"/>
      <w:lvlText w:val="•"/>
      <w:lvlJc w:val="left"/>
      <w:pPr>
        <w:ind w:left="3737" w:hanging="200"/>
      </w:pPr>
      <w:rPr>
        <w:rFonts w:hint="default"/>
        <w:lang w:val="ja-JP" w:eastAsia="ja-JP" w:bidi="ja-JP"/>
      </w:rPr>
    </w:lvl>
    <w:lvl w:ilvl="4" w:tplc="58D8E11A">
      <w:numFmt w:val="bullet"/>
      <w:lvlText w:val="•"/>
      <w:lvlJc w:val="left"/>
      <w:pPr>
        <w:ind w:left="4606" w:hanging="200"/>
      </w:pPr>
      <w:rPr>
        <w:rFonts w:hint="default"/>
        <w:lang w:val="ja-JP" w:eastAsia="ja-JP" w:bidi="ja-JP"/>
      </w:rPr>
    </w:lvl>
    <w:lvl w:ilvl="5" w:tplc="2A989574">
      <w:numFmt w:val="bullet"/>
      <w:lvlText w:val="•"/>
      <w:lvlJc w:val="left"/>
      <w:pPr>
        <w:ind w:left="5475" w:hanging="200"/>
      </w:pPr>
      <w:rPr>
        <w:rFonts w:hint="default"/>
        <w:lang w:val="ja-JP" w:eastAsia="ja-JP" w:bidi="ja-JP"/>
      </w:rPr>
    </w:lvl>
    <w:lvl w:ilvl="6" w:tplc="07B2BA72">
      <w:numFmt w:val="bullet"/>
      <w:lvlText w:val="•"/>
      <w:lvlJc w:val="left"/>
      <w:pPr>
        <w:ind w:left="6344" w:hanging="200"/>
      </w:pPr>
      <w:rPr>
        <w:rFonts w:hint="default"/>
        <w:lang w:val="ja-JP" w:eastAsia="ja-JP" w:bidi="ja-JP"/>
      </w:rPr>
    </w:lvl>
    <w:lvl w:ilvl="7" w:tplc="429E12C6">
      <w:numFmt w:val="bullet"/>
      <w:lvlText w:val="•"/>
      <w:lvlJc w:val="left"/>
      <w:pPr>
        <w:ind w:left="7213" w:hanging="200"/>
      </w:pPr>
      <w:rPr>
        <w:rFonts w:hint="default"/>
        <w:lang w:val="ja-JP" w:eastAsia="ja-JP" w:bidi="ja-JP"/>
      </w:rPr>
    </w:lvl>
    <w:lvl w:ilvl="8" w:tplc="B3AEAB86">
      <w:numFmt w:val="bullet"/>
      <w:lvlText w:val="•"/>
      <w:lvlJc w:val="left"/>
      <w:pPr>
        <w:ind w:left="8082" w:hanging="200"/>
      </w:pPr>
      <w:rPr>
        <w:rFonts w:hint="default"/>
        <w:lang w:val="ja-JP" w:eastAsia="ja-JP" w:bidi="ja-JP"/>
      </w:rPr>
    </w:lvl>
  </w:abstractNum>
  <w:abstractNum w:abstractNumId="6" w15:restartNumberingAfterBreak="0">
    <w:nsid w:val="3A424336"/>
    <w:multiLevelType w:val="hybridMultilevel"/>
    <w:tmpl w:val="5D644EAC"/>
    <w:lvl w:ilvl="0" w:tplc="84E241D6">
      <w:numFmt w:val="bullet"/>
      <w:lvlText w:val="•"/>
      <w:lvlJc w:val="left"/>
      <w:pPr>
        <w:ind w:left="1195" w:hanging="200"/>
      </w:pPr>
      <w:rPr>
        <w:rFonts w:ascii="Arial" w:eastAsia="Arial" w:hAnsi="Arial" w:cs="Arial" w:hint="default"/>
        <w:color w:val="696A6D"/>
        <w:w w:val="142"/>
        <w:sz w:val="24"/>
        <w:szCs w:val="24"/>
        <w:lang w:val="ja-JP" w:eastAsia="ja-JP" w:bidi="ja-JP"/>
      </w:rPr>
    </w:lvl>
    <w:lvl w:ilvl="1" w:tplc="1D1E4BC4">
      <w:numFmt w:val="bullet"/>
      <w:lvlText w:val="•"/>
      <w:lvlJc w:val="left"/>
      <w:pPr>
        <w:ind w:left="2062" w:hanging="200"/>
      </w:pPr>
      <w:rPr>
        <w:rFonts w:hint="default"/>
        <w:lang w:val="ja-JP" w:eastAsia="ja-JP" w:bidi="ja-JP"/>
      </w:rPr>
    </w:lvl>
    <w:lvl w:ilvl="2" w:tplc="2774FFBC">
      <w:numFmt w:val="bullet"/>
      <w:lvlText w:val="•"/>
      <w:lvlJc w:val="left"/>
      <w:pPr>
        <w:ind w:left="2924" w:hanging="200"/>
      </w:pPr>
      <w:rPr>
        <w:rFonts w:hint="default"/>
        <w:lang w:val="ja-JP" w:eastAsia="ja-JP" w:bidi="ja-JP"/>
      </w:rPr>
    </w:lvl>
    <w:lvl w:ilvl="3" w:tplc="6DA4A6A8">
      <w:numFmt w:val="bullet"/>
      <w:lvlText w:val="•"/>
      <w:lvlJc w:val="left"/>
      <w:pPr>
        <w:ind w:left="3786" w:hanging="200"/>
      </w:pPr>
      <w:rPr>
        <w:rFonts w:hint="default"/>
        <w:lang w:val="ja-JP" w:eastAsia="ja-JP" w:bidi="ja-JP"/>
      </w:rPr>
    </w:lvl>
    <w:lvl w:ilvl="4" w:tplc="EAF40FD8">
      <w:numFmt w:val="bullet"/>
      <w:lvlText w:val="•"/>
      <w:lvlJc w:val="left"/>
      <w:pPr>
        <w:ind w:left="4648" w:hanging="200"/>
      </w:pPr>
      <w:rPr>
        <w:rFonts w:hint="default"/>
        <w:lang w:val="ja-JP" w:eastAsia="ja-JP" w:bidi="ja-JP"/>
      </w:rPr>
    </w:lvl>
    <w:lvl w:ilvl="5" w:tplc="57E43738">
      <w:numFmt w:val="bullet"/>
      <w:lvlText w:val="•"/>
      <w:lvlJc w:val="left"/>
      <w:pPr>
        <w:ind w:left="5510" w:hanging="200"/>
      </w:pPr>
      <w:rPr>
        <w:rFonts w:hint="default"/>
        <w:lang w:val="ja-JP" w:eastAsia="ja-JP" w:bidi="ja-JP"/>
      </w:rPr>
    </w:lvl>
    <w:lvl w:ilvl="6" w:tplc="E79E463E">
      <w:numFmt w:val="bullet"/>
      <w:lvlText w:val="•"/>
      <w:lvlJc w:val="left"/>
      <w:pPr>
        <w:ind w:left="6372" w:hanging="200"/>
      </w:pPr>
      <w:rPr>
        <w:rFonts w:hint="default"/>
        <w:lang w:val="ja-JP" w:eastAsia="ja-JP" w:bidi="ja-JP"/>
      </w:rPr>
    </w:lvl>
    <w:lvl w:ilvl="7" w:tplc="0D585616">
      <w:numFmt w:val="bullet"/>
      <w:lvlText w:val="•"/>
      <w:lvlJc w:val="left"/>
      <w:pPr>
        <w:ind w:left="7234" w:hanging="200"/>
      </w:pPr>
      <w:rPr>
        <w:rFonts w:hint="default"/>
        <w:lang w:val="ja-JP" w:eastAsia="ja-JP" w:bidi="ja-JP"/>
      </w:rPr>
    </w:lvl>
    <w:lvl w:ilvl="8" w:tplc="FA844068">
      <w:numFmt w:val="bullet"/>
      <w:lvlText w:val="•"/>
      <w:lvlJc w:val="left"/>
      <w:pPr>
        <w:ind w:left="8096" w:hanging="200"/>
      </w:pPr>
      <w:rPr>
        <w:rFonts w:hint="default"/>
        <w:lang w:val="ja-JP" w:eastAsia="ja-JP" w:bidi="ja-JP"/>
      </w:rPr>
    </w:lvl>
  </w:abstractNum>
  <w:abstractNum w:abstractNumId="7" w15:restartNumberingAfterBreak="0">
    <w:nsid w:val="3CCD48DA"/>
    <w:multiLevelType w:val="hybridMultilevel"/>
    <w:tmpl w:val="0DDAA1BC"/>
    <w:lvl w:ilvl="0" w:tplc="4782A28E">
      <w:start w:val="1"/>
      <w:numFmt w:val="decimal"/>
      <w:lvlText w:val="%1."/>
      <w:lvlJc w:val="left"/>
      <w:pPr>
        <w:ind w:left="1195" w:hanging="401"/>
        <w:jc w:val="left"/>
      </w:pPr>
      <w:rPr>
        <w:rFonts w:ascii="Arial" w:eastAsia="Arial" w:hAnsi="Arial" w:cs="Arial" w:hint="default"/>
        <w:color w:val="414042"/>
        <w:spacing w:val="-32"/>
        <w:w w:val="82"/>
        <w:sz w:val="28"/>
        <w:szCs w:val="28"/>
        <w:lang w:val="ja-JP" w:eastAsia="ja-JP" w:bidi="ja-JP"/>
      </w:rPr>
    </w:lvl>
    <w:lvl w:ilvl="1" w:tplc="88BAE46E">
      <w:numFmt w:val="bullet"/>
      <w:lvlText w:val="•"/>
      <w:lvlJc w:val="left"/>
      <w:pPr>
        <w:ind w:left="2062" w:hanging="401"/>
      </w:pPr>
      <w:rPr>
        <w:rFonts w:hint="default"/>
        <w:lang w:val="ja-JP" w:eastAsia="ja-JP" w:bidi="ja-JP"/>
      </w:rPr>
    </w:lvl>
    <w:lvl w:ilvl="2" w:tplc="F77C1970">
      <w:numFmt w:val="bullet"/>
      <w:lvlText w:val="•"/>
      <w:lvlJc w:val="left"/>
      <w:pPr>
        <w:ind w:left="2924" w:hanging="401"/>
      </w:pPr>
      <w:rPr>
        <w:rFonts w:hint="default"/>
        <w:lang w:val="ja-JP" w:eastAsia="ja-JP" w:bidi="ja-JP"/>
      </w:rPr>
    </w:lvl>
    <w:lvl w:ilvl="3" w:tplc="2ACADCA0">
      <w:numFmt w:val="bullet"/>
      <w:lvlText w:val="•"/>
      <w:lvlJc w:val="left"/>
      <w:pPr>
        <w:ind w:left="3786" w:hanging="401"/>
      </w:pPr>
      <w:rPr>
        <w:rFonts w:hint="default"/>
        <w:lang w:val="ja-JP" w:eastAsia="ja-JP" w:bidi="ja-JP"/>
      </w:rPr>
    </w:lvl>
    <w:lvl w:ilvl="4" w:tplc="95985346">
      <w:numFmt w:val="bullet"/>
      <w:lvlText w:val="•"/>
      <w:lvlJc w:val="left"/>
      <w:pPr>
        <w:ind w:left="4648" w:hanging="401"/>
      </w:pPr>
      <w:rPr>
        <w:rFonts w:hint="default"/>
        <w:lang w:val="ja-JP" w:eastAsia="ja-JP" w:bidi="ja-JP"/>
      </w:rPr>
    </w:lvl>
    <w:lvl w:ilvl="5" w:tplc="1A906C72">
      <w:numFmt w:val="bullet"/>
      <w:lvlText w:val="•"/>
      <w:lvlJc w:val="left"/>
      <w:pPr>
        <w:ind w:left="5510" w:hanging="401"/>
      </w:pPr>
      <w:rPr>
        <w:rFonts w:hint="default"/>
        <w:lang w:val="ja-JP" w:eastAsia="ja-JP" w:bidi="ja-JP"/>
      </w:rPr>
    </w:lvl>
    <w:lvl w:ilvl="6" w:tplc="DFB6DC02">
      <w:numFmt w:val="bullet"/>
      <w:lvlText w:val="•"/>
      <w:lvlJc w:val="left"/>
      <w:pPr>
        <w:ind w:left="6372" w:hanging="401"/>
      </w:pPr>
      <w:rPr>
        <w:rFonts w:hint="default"/>
        <w:lang w:val="ja-JP" w:eastAsia="ja-JP" w:bidi="ja-JP"/>
      </w:rPr>
    </w:lvl>
    <w:lvl w:ilvl="7" w:tplc="D9680616">
      <w:numFmt w:val="bullet"/>
      <w:lvlText w:val="•"/>
      <w:lvlJc w:val="left"/>
      <w:pPr>
        <w:ind w:left="7234" w:hanging="401"/>
      </w:pPr>
      <w:rPr>
        <w:rFonts w:hint="default"/>
        <w:lang w:val="ja-JP" w:eastAsia="ja-JP" w:bidi="ja-JP"/>
      </w:rPr>
    </w:lvl>
    <w:lvl w:ilvl="8" w:tplc="DAEE543E">
      <w:numFmt w:val="bullet"/>
      <w:lvlText w:val="•"/>
      <w:lvlJc w:val="left"/>
      <w:pPr>
        <w:ind w:left="8096" w:hanging="401"/>
      </w:pPr>
      <w:rPr>
        <w:rFonts w:hint="default"/>
        <w:lang w:val="ja-JP" w:eastAsia="ja-JP" w:bidi="ja-JP"/>
      </w:rPr>
    </w:lvl>
  </w:abstractNum>
  <w:abstractNum w:abstractNumId="8" w15:restartNumberingAfterBreak="0">
    <w:nsid w:val="54D7713D"/>
    <w:multiLevelType w:val="multilevel"/>
    <w:tmpl w:val="D570BDA4"/>
    <w:lvl w:ilvl="0">
      <w:start w:val="11"/>
      <w:numFmt w:val="decimal"/>
      <w:lvlText w:val="%1"/>
      <w:lvlJc w:val="left"/>
      <w:pPr>
        <w:ind w:left="1320" w:hanging="926"/>
        <w:jc w:val="right"/>
      </w:pPr>
      <w:rPr>
        <w:rFonts w:hint="default"/>
        <w:lang w:val="ja-JP" w:eastAsia="ja-JP" w:bidi="ja-JP"/>
      </w:rPr>
    </w:lvl>
    <w:lvl w:ilvl="1">
      <w:start w:val="1"/>
      <w:numFmt w:val="decimal"/>
      <w:lvlText w:val="%1.%2"/>
      <w:lvlJc w:val="left"/>
      <w:pPr>
        <w:ind w:left="1320" w:hanging="926"/>
        <w:jc w:val="left"/>
      </w:pPr>
      <w:rPr>
        <w:rFonts w:ascii="Arial" w:eastAsia="Arial" w:hAnsi="Arial" w:cs="Arial" w:hint="default"/>
        <w:color w:val="414042"/>
        <w:spacing w:val="-57"/>
        <w:w w:val="99"/>
        <w:sz w:val="48"/>
        <w:szCs w:val="48"/>
        <w:lang w:val="ja-JP" w:eastAsia="ja-JP" w:bidi="ja-JP"/>
      </w:rPr>
    </w:lvl>
    <w:lvl w:ilvl="2">
      <w:numFmt w:val="bullet"/>
      <w:lvlText w:val="•"/>
      <w:lvlJc w:val="left"/>
      <w:pPr>
        <w:ind w:left="1195" w:hanging="200"/>
      </w:pPr>
      <w:rPr>
        <w:rFonts w:ascii="Arial" w:eastAsia="Arial" w:hAnsi="Arial" w:cs="Arial" w:hint="default"/>
        <w:color w:val="696A6D"/>
        <w:w w:val="142"/>
        <w:sz w:val="24"/>
        <w:szCs w:val="24"/>
        <w:lang w:val="ja-JP" w:eastAsia="ja-JP" w:bidi="ja-JP"/>
      </w:rPr>
    </w:lvl>
    <w:lvl w:ilvl="3">
      <w:numFmt w:val="bullet"/>
      <w:lvlText w:val="•"/>
      <w:lvlJc w:val="left"/>
      <w:pPr>
        <w:ind w:left="3208" w:hanging="200"/>
      </w:pPr>
      <w:rPr>
        <w:rFonts w:hint="default"/>
        <w:lang w:val="ja-JP" w:eastAsia="ja-JP" w:bidi="ja-JP"/>
      </w:rPr>
    </w:lvl>
    <w:lvl w:ilvl="4">
      <w:numFmt w:val="bullet"/>
      <w:lvlText w:val="•"/>
      <w:lvlJc w:val="left"/>
      <w:pPr>
        <w:ind w:left="4153" w:hanging="200"/>
      </w:pPr>
      <w:rPr>
        <w:rFonts w:hint="default"/>
        <w:lang w:val="ja-JP" w:eastAsia="ja-JP" w:bidi="ja-JP"/>
      </w:rPr>
    </w:lvl>
    <w:lvl w:ilvl="5">
      <w:numFmt w:val="bullet"/>
      <w:lvlText w:val="•"/>
      <w:lvlJc w:val="left"/>
      <w:pPr>
        <w:ind w:left="5097" w:hanging="200"/>
      </w:pPr>
      <w:rPr>
        <w:rFonts w:hint="default"/>
        <w:lang w:val="ja-JP" w:eastAsia="ja-JP" w:bidi="ja-JP"/>
      </w:rPr>
    </w:lvl>
    <w:lvl w:ilvl="6">
      <w:numFmt w:val="bullet"/>
      <w:lvlText w:val="•"/>
      <w:lvlJc w:val="left"/>
      <w:pPr>
        <w:ind w:left="6042" w:hanging="200"/>
      </w:pPr>
      <w:rPr>
        <w:rFonts w:hint="default"/>
        <w:lang w:val="ja-JP" w:eastAsia="ja-JP" w:bidi="ja-JP"/>
      </w:rPr>
    </w:lvl>
    <w:lvl w:ilvl="7">
      <w:numFmt w:val="bullet"/>
      <w:lvlText w:val="•"/>
      <w:lvlJc w:val="left"/>
      <w:pPr>
        <w:ind w:left="6986" w:hanging="200"/>
      </w:pPr>
      <w:rPr>
        <w:rFonts w:hint="default"/>
        <w:lang w:val="ja-JP" w:eastAsia="ja-JP" w:bidi="ja-JP"/>
      </w:rPr>
    </w:lvl>
    <w:lvl w:ilvl="8">
      <w:numFmt w:val="bullet"/>
      <w:lvlText w:val="•"/>
      <w:lvlJc w:val="left"/>
      <w:pPr>
        <w:ind w:left="7931" w:hanging="200"/>
      </w:pPr>
      <w:rPr>
        <w:rFonts w:hint="default"/>
        <w:lang w:val="ja-JP" w:eastAsia="ja-JP" w:bidi="ja-JP"/>
      </w:rPr>
    </w:lvl>
  </w:abstractNum>
  <w:abstractNum w:abstractNumId="9" w15:restartNumberingAfterBreak="0">
    <w:nsid w:val="578F47DA"/>
    <w:multiLevelType w:val="multilevel"/>
    <w:tmpl w:val="E17630F6"/>
    <w:lvl w:ilvl="0">
      <w:start w:val="10"/>
      <w:numFmt w:val="decimal"/>
      <w:lvlText w:val="%1"/>
      <w:lvlJc w:val="left"/>
      <w:pPr>
        <w:ind w:left="395" w:hanging="983"/>
        <w:jc w:val="left"/>
      </w:pPr>
      <w:rPr>
        <w:rFonts w:hint="default"/>
        <w:lang w:val="ja-JP" w:eastAsia="ja-JP" w:bidi="ja-JP"/>
      </w:rPr>
    </w:lvl>
    <w:lvl w:ilvl="1">
      <w:start w:val="1"/>
      <w:numFmt w:val="decimal"/>
      <w:lvlText w:val="%1.%2"/>
      <w:lvlJc w:val="left"/>
      <w:pPr>
        <w:ind w:left="395" w:hanging="983"/>
        <w:jc w:val="left"/>
      </w:pPr>
      <w:rPr>
        <w:rFonts w:ascii="Arial" w:eastAsia="Arial" w:hAnsi="Arial" w:cs="Arial" w:hint="default"/>
        <w:color w:val="414042"/>
        <w:spacing w:val="-57"/>
        <w:w w:val="99"/>
        <w:sz w:val="48"/>
        <w:szCs w:val="48"/>
        <w:lang w:val="ja-JP" w:eastAsia="ja-JP" w:bidi="ja-JP"/>
      </w:rPr>
    </w:lvl>
    <w:lvl w:ilvl="2">
      <w:numFmt w:val="bullet"/>
      <w:lvlText w:val="•"/>
      <w:lvlJc w:val="left"/>
      <w:pPr>
        <w:ind w:left="1195" w:hanging="200"/>
      </w:pPr>
      <w:rPr>
        <w:rFonts w:ascii="Arial" w:eastAsia="Arial" w:hAnsi="Arial" w:cs="Arial" w:hint="default"/>
        <w:color w:val="696A6D"/>
        <w:w w:val="142"/>
        <w:sz w:val="24"/>
        <w:szCs w:val="24"/>
        <w:lang w:val="ja-JP" w:eastAsia="ja-JP" w:bidi="ja-JP"/>
      </w:rPr>
    </w:lvl>
    <w:lvl w:ilvl="3">
      <w:numFmt w:val="bullet"/>
      <w:lvlText w:val="•"/>
      <w:lvlJc w:val="left"/>
      <w:pPr>
        <w:ind w:left="3115" w:hanging="200"/>
      </w:pPr>
      <w:rPr>
        <w:rFonts w:hint="default"/>
        <w:lang w:val="ja-JP" w:eastAsia="ja-JP" w:bidi="ja-JP"/>
      </w:rPr>
    </w:lvl>
    <w:lvl w:ilvl="4">
      <w:numFmt w:val="bullet"/>
      <w:lvlText w:val="•"/>
      <w:lvlJc w:val="left"/>
      <w:pPr>
        <w:ind w:left="4073" w:hanging="200"/>
      </w:pPr>
      <w:rPr>
        <w:rFonts w:hint="default"/>
        <w:lang w:val="ja-JP" w:eastAsia="ja-JP" w:bidi="ja-JP"/>
      </w:rPr>
    </w:lvl>
    <w:lvl w:ilvl="5">
      <w:numFmt w:val="bullet"/>
      <w:lvlText w:val="•"/>
      <w:lvlJc w:val="left"/>
      <w:pPr>
        <w:ind w:left="5031" w:hanging="200"/>
      </w:pPr>
      <w:rPr>
        <w:rFonts w:hint="default"/>
        <w:lang w:val="ja-JP" w:eastAsia="ja-JP" w:bidi="ja-JP"/>
      </w:rPr>
    </w:lvl>
    <w:lvl w:ilvl="6">
      <w:numFmt w:val="bullet"/>
      <w:lvlText w:val="•"/>
      <w:lvlJc w:val="left"/>
      <w:pPr>
        <w:ind w:left="5988" w:hanging="200"/>
      </w:pPr>
      <w:rPr>
        <w:rFonts w:hint="default"/>
        <w:lang w:val="ja-JP" w:eastAsia="ja-JP" w:bidi="ja-JP"/>
      </w:rPr>
    </w:lvl>
    <w:lvl w:ilvl="7">
      <w:numFmt w:val="bullet"/>
      <w:lvlText w:val="•"/>
      <w:lvlJc w:val="left"/>
      <w:pPr>
        <w:ind w:left="6946" w:hanging="200"/>
      </w:pPr>
      <w:rPr>
        <w:rFonts w:hint="default"/>
        <w:lang w:val="ja-JP" w:eastAsia="ja-JP" w:bidi="ja-JP"/>
      </w:rPr>
    </w:lvl>
    <w:lvl w:ilvl="8">
      <w:numFmt w:val="bullet"/>
      <w:lvlText w:val="•"/>
      <w:lvlJc w:val="left"/>
      <w:pPr>
        <w:ind w:left="7904" w:hanging="200"/>
      </w:pPr>
      <w:rPr>
        <w:rFonts w:hint="default"/>
        <w:lang w:val="ja-JP" w:eastAsia="ja-JP" w:bidi="ja-JP"/>
      </w:rPr>
    </w:lvl>
  </w:abstractNum>
  <w:abstractNum w:abstractNumId="10" w15:restartNumberingAfterBreak="0">
    <w:nsid w:val="58C67281"/>
    <w:multiLevelType w:val="hybridMultilevel"/>
    <w:tmpl w:val="0DA24FFE"/>
    <w:lvl w:ilvl="0" w:tplc="1CC28D78">
      <w:numFmt w:val="bullet"/>
      <w:lvlText w:val="•"/>
      <w:lvlJc w:val="left"/>
      <w:pPr>
        <w:ind w:left="386" w:hanging="148"/>
      </w:pPr>
      <w:rPr>
        <w:rFonts w:ascii="Arial" w:eastAsia="Arial" w:hAnsi="Arial" w:cs="Arial" w:hint="default"/>
        <w:color w:val="696A6D"/>
        <w:spacing w:val="22"/>
        <w:w w:val="142"/>
        <w:sz w:val="24"/>
        <w:szCs w:val="24"/>
        <w:lang w:val="ja-JP" w:eastAsia="ja-JP" w:bidi="ja-JP"/>
      </w:rPr>
    </w:lvl>
    <w:lvl w:ilvl="1" w:tplc="AF5CE2D8">
      <w:numFmt w:val="bullet"/>
      <w:lvlText w:val="•"/>
      <w:lvlJc w:val="left"/>
      <w:pPr>
        <w:ind w:left="1195" w:hanging="200"/>
      </w:pPr>
      <w:rPr>
        <w:rFonts w:ascii="Arial" w:eastAsia="Arial" w:hAnsi="Arial" w:cs="Arial" w:hint="default"/>
        <w:color w:val="696A6D"/>
        <w:w w:val="142"/>
        <w:sz w:val="24"/>
        <w:szCs w:val="24"/>
        <w:lang w:val="ja-JP" w:eastAsia="ja-JP" w:bidi="ja-JP"/>
      </w:rPr>
    </w:lvl>
    <w:lvl w:ilvl="2" w:tplc="2DC664BA">
      <w:numFmt w:val="bullet"/>
      <w:lvlText w:val="•"/>
      <w:lvlJc w:val="left"/>
      <w:pPr>
        <w:ind w:left="1613" w:hanging="200"/>
      </w:pPr>
      <w:rPr>
        <w:rFonts w:hint="default"/>
        <w:lang w:val="ja-JP" w:eastAsia="ja-JP" w:bidi="ja-JP"/>
      </w:rPr>
    </w:lvl>
    <w:lvl w:ilvl="3" w:tplc="87E8426C">
      <w:numFmt w:val="bullet"/>
      <w:lvlText w:val="•"/>
      <w:lvlJc w:val="left"/>
      <w:pPr>
        <w:ind w:left="2026" w:hanging="200"/>
      </w:pPr>
      <w:rPr>
        <w:rFonts w:hint="default"/>
        <w:lang w:val="ja-JP" w:eastAsia="ja-JP" w:bidi="ja-JP"/>
      </w:rPr>
    </w:lvl>
    <w:lvl w:ilvl="4" w:tplc="99DADD7A">
      <w:numFmt w:val="bullet"/>
      <w:lvlText w:val="•"/>
      <w:lvlJc w:val="left"/>
      <w:pPr>
        <w:ind w:left="2439" w:hanging="200"/>
      </w:pPr>
      <w:rPr>
        <w:rFonts w:hint="default"/>
        <w:lang w:val="ja-JP" w:eastAsia="ja-JP" w:bidi="ja-JP"/>
      </w:rPr>
    </w:lvl>
    <w:lvl w:ilvl="5" w:tplc="37900828">
      <w:numFmt w:val="bullet"/>
      <w:lvlText w:val="•"/>
      <w:lvlJc w:val="left"/>
      <w:pPr>
        <w:ind w:left="2852" w:hanging="200"/>
      </w:pPr>
      <w:rPr>
        <w:rFonts w:hint="default"/>
        <w:lang w:val="ja-JP" w:eastAsia="ja-JP" w:bidi="ja-JP"/>
      </w:rPr>
    </w:lvl>
    <w:lvl w:ilvl="6" w:tplc="5A06F8C2">
      <w:numFmt w:val="bullet"/>
      <w:lvlText w:val="•"/>
      <w:lvlJc w:val="left"/>
      <w:pPr>
        <w:ind w:left="3265" w:hanging="200"/>
      </w:pPr>
      <w:rPr>
        <w:rFonts w:hint="default"/>
        <w:lang w:val="ja-JP" w:eastAsia="ja-JP" w:bidi="ja-JP"/>
      </w:rPr>
    </w:lvl>
    <w:lvl w:ilvl="7" w:tplc="F32EC7B8">
      <w:numFmt w:val="bullet"/>
      <w:lvlText w:val="•"/>
      <w:lvlJc w:val="left"/>
      <w:pPr>
        <w:ind w:left="3679" w:hanging="200"/>
      </w:pPr>
      <w:rPr>
        <w:rFonts w:hint="default"/>
        <w:lang w:val="ja-JP" w:eastAsia="ja-JP" w:bidi="ja-JP"/>
      </w:rPr>
    </w:lvl>
    <w:lvl w:ilvl="8" w:tplc="587884E2">
      <w:numFmt w:val="bullet"/>
      <w:lvlText w:val="•"/>
      <w:lvlJc w:val="left"/>
      <w:pPr>
        <w:ind w:left="4092" w:hanging="200"/>
      </w:pPr>
      <w:rPr>
        <w:rFonts w:hint="default"/>
        <w:lang w:val="ja-JP" w:eastAsia="ja-JP" w:bidi="ja-JP"/>
      </w:rPr>
    </w:lvl>
  </w:abstractNum>
  <w:num w:numId="1">
    <w:abstractNumId w:val="10"/>
  </w:num>
  <w:num w:numId="2">
    <w:abstractNumId w:val="5"/>
  </w:num>
  <w:num w:numId="3">
    <w:abstractNumId w:val="8"/>
  </w:num>
  <w:num w:numId="4">
    <w:abstractNumId w:val="9"/>
  </w:num>
  <w:num w:numId="5">
    <w:abstractNumId w:val="4"/>
  </w:num>
  <w:num w:numId="6">
    <w:abstractNumId w:val="7"/>
  </w:num>
  <w:num w:numId="7">
    <w:abstractNumId w:val="0"/>
  </w:num>
  <w:num w:numId="8">
    <w:abstractNumId w:val="3"/>
  </w:num>
  <w:num w:numId="9">
    <w:abstractNumId w:val="2"/>
  </w:num>
  <w:num w:numId="10">
    <w:abstractNumId w:val="6"/>
  </w:num>
  <w:num w:numId="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工内隆">
    <w15:presenceInfo w15:providerId="Windows Live" w15:userId="2fdea5dc94d198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trackRevisions/>
  <w:defaultTabStop w:val="720"/>
  <w:drawingGridHorizontalSpacing w:val="110"/>
  <w:displayHorizont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E5D"/>
    <w:rsid w:val="000C1086"/>
    <w:rsid w:val="00187AF6"/>
    <w:rsid w:val="001962D7"/>
    <w:rsid w:val="0022633E"/>
    <w:rsid w:val="002413BF"/>
    <w:rsid w:val="002F53F8"/>
    <w:rsid w:val="00422DAA"/>
    <w:rsid w:val="00461C31"/>
    <w:rsid w:val="004D63A6"/>
    <w:rsid w:val="00552110"/>
    <w:rsid w:val="005668DD"/>
    <w:rsid w:val="00722CE4"/>
    <w:rsid w:val="00815023"/>
    <w:rsid w:val="008914FD"/>
    <w:rsid w:val="009931A0"/>
    <w:rsid w:val="00A300CA"/>
    <w:rsid w:val="00C8407F"/>
    <w:rsid w:val="00CC0F3F"/>
    <w:rsid w:val="00D01E5D"/>
    <w:rsid w:val="00D43A00"/>
    <w:rsid w:val="00D51C76"/>
    <w:rsid w:val="00DE0A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2AD53C5"/>
  <w15:docId w15:val="{5BE57605-D79D-4124-ACE2-3B9F49C4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Pr>
      <w:rFonts w:ascii="MS UI Gothic" w:eastAsia="MS UI Gothic" w:hAnsi="MS UI Gothic" w:cs="MS UI Gothic"/>
      <w:lang w:val="ja-JP" w:eastAsia="ja-JP" w:bidi="ja-JP"/>
    </w:rPr>
  </w:style>
  <w:style w:type="paragraph" w:styleId="1">
    <w:name w:val="heading 1"/>
    <w:basedOn w:val="a"/>
    <w:uiPriority w:val="1"/>
    <w:qFormat/>
    <w:pPr>
      <w:spacing w:before="249"/>
      <w:ind w:left="2660"/>
      <w:outlineLvl w:val="0"/>
    </w:pPr>
    <w:rPr>
      <w:sz w:val="68"/>
      <w:szCs w:val="68"/>
    </w:rPr>
  </w:style>
  <w:style w:type="paragraph" w:styleId="2">
    <w:name w:val="heading 2"/>
    <w:basedOn w:val="a"/>
    <w:uiPriority w:val="1"/>
    <w:qFormat/>
    <w:pPr>
      <w:ind w:left="395"/>
      <w:outlineLvl w:val="1"/>
    </w:pPr>
    <w:rPr>
      <w:sz w:val="48"/>
      <w:szCs w:val="48"/>
    </w:rPr>
  </w:style>
  <w:style w:type="paragraph" w:styleId="3">
    <w:name w:val="heading 3"/>
    <w:basedOn w:val="a"/>
    <w:uiPriority w:val="1"/>
    <w:qFormat/>
    <w:pPr>
      <w:ind w:left="395"/>
      <w:outlineLvl w:val="2"/>
    </w:pPr>
    <w:rPr>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pPr>
      <w:spacing w:before="121"/>
      <w:ind w:left="1195" w:hanging="200"/>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67.jpe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eader" Target="header6.xml"/><Relationship Id="rId68" Type="http://schemas.openxmlformats.org/officeDocument/2006/relationships/image" Target="media/image65.jpeg"/><Relationship Id="rId84" Type="http://schemas.openxmlformats.org/officeDocument/2006/relationships/image" Target="media/image66.jpeg"/><Relationship Id="rId89" Type="http://schemas.openxmlformats.org/officeDocument/2006/relationships/hyperlink" Target="https://www.linuxfoundation.org/publications/self-assessment-checklist/" TargetMode="External"/><Relationship Id="rId112" Type="http://schemas.openxmlformats.org/officeDocument/2006/relationships/hyperlink" Target="https://www.synopsys.com/software-integrity/security-testing/software-composition-analysis.html" TargetMode="External"/><Relationship Id="rId133" Type="http://schemas.openxmlformats.org/officeDocument/2006/relationships/image" Target="media/image81.png"/><Relationship Id="rId138" Type="http://schemas.openxmlformats.org/officeDocument/2006/relationships/image" Target="media/image86.png"/><Relationship Id="rId16" Type="http://schemas.openxmlformats.org/officeDocument/2006/relationships/image" Target="media/image10.png"/><Relationship Id="rId107" Type="http://schemas.openxmlformats.org/officeDocument/2006/relationships/hyperlink" Target="https://www.blackducksoftware.com/" TargetMode="Externa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header" Target="header1.xml"/><Relationship Id="rId58" Type="http://schemas.openxmlformats.org/officeDocument/2006/relationships/image" Target="media/image62.jpeg"/><Relationship Id="rId74" Type="http://schemas.openxmlformats.org/officeDocument/2006/relationships/footer" Target="footer9.xml"/><Relationship Id="rId79" Type="http://schemas.openxmlformats.org/officeDocument/2006/relationships/header" Target="header13.xml"/><Relationship Id="rId102" Type="http://schemas.openxmlformats.org/officeDocument/2006/relationships/hyperlink" Target="https://www.linuxfoundation.org/publications/practical-gpl-compliance-download-this-free-guide-today/" TargetMode="External"/><Relationship Id="rId123" Type="http://schemas.openxmlformats.org/officeDocument/2006/relationships/image" Target="media/image71.png"/><Relationship Id="rId128" Type="http://schemas.openxmlformats.org/officeDocument/2006/relationships/image" Target="media/image76.png"/><Relationship Id="rId144" Type="http://schemas.microsoft.com/office/2011/relationships/people" Target="people.xml"/><Relationship Id="rId5" Type="http://schemas.openxmlformats.org/officeDocument/2006/relationships/footnotes" Target="footnotes.xml"/><Relationship Id="rId90" Type="http://schemas.openxmlformats.org/officeDocument/2006/relationships/header" Target="header16.xml"/><Relationship Id="rId95" Type="http://schemas.openxmlformats.org/officeDocument/2006/relationships/header" Target="header19.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footer" Target="footer6.xml"/><Relationship Id="rId69" Type="http://schemas.openxmlformats.org/officeDocument/2006/relationships/header" Target="header8.xml"/><Relationship Id="rId113" Type="http://schemas.openxmlformats.org/officeDocument/2006/relationships/hyperlink" Target="https://www.roguewave.com/" TargetMode="External"/><Relationship Id="rId118" Type="http://schemas.openxmlformats.org/officeDocument/2006/relationships/hyperlink" Target="http://www.ibrahimatlinux.com/" TargetMode="External"/><Relationship Id="rId134" Type="http://schemas.openxmlformats.org/officeDocument/2006/relationships/image" Target="media/image82.png"/><Relationship Id="rId139" Type="http://schemas.openxmlformats.org/officeDocument/2006/relationships/image" Target="media/image87.png"/><Relationship Id="rId80" Type="http://schemas.openxmlformats.org/officeDocument/2006/relationships/footer" Target="footer12.xml"/><Relationship Id="rId85" Type="http://schemas.openxmlformats.org/officeDocument/2006/relationships/hyperlink" Target="https://www.openchainproject.org/conformance"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4.xml"/><Relationship Id="rId67" Type="http://schemas.openxmlformats.org/officeDocument/2006/relationships/image" Target="media/image64.jpeg"/><Relationship Id="rId103" Type="http://schemas.openxmlformats.org/officeDocument/2006/relationships/hyperlink" Target="https://wiki.linuxfoundation.org/openchain/curriculum" TargetMode="External"/><Relationship Id="rId108" Type="http://schemas.openxmlformats.org/officeDocument/2006/relationships/hyperlink" Target="https://www.flexera.com/" TargetMode="External"/><Relationship Id="rId116" Type="http://schemas.openxmlformats.org/officeDocument/2006/relationships/hyperlink" Target="https://www.openchainproject.org/" TargetMode="External"/><Relationship Id="rId124" Type="http://schemas.openxmlformats.org/officeDocument/2006/relationships/image" Target="media/image72.png"/><Relationship Id="rId129" Type="http://schemas.openxmlformats.org/officeDocument/2006/relationships/image" Target="media/image77.png"/><Relationship Id="rId137" Type="http://schemas.openxmlformats.org/officeDocument/2006/relationships/image" Target="media/image85.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61.png"/><Relationship Id="rId62" Type="http://schemas.openxmlformats.org/officeDocument/2006/relationships/footer" Target="footer5.xml"/><Relationship Id="rId70" Type="http://schemas.openxmlformats.org/officeDocument/2006/relationships/footer" Target="footer7.xml"/><Relationship Id="rId75" Type="http://schemas.openxmlformats.org/officeDocument/2006/relationships/header" Target="header11.xml"/><Relationship Id="rId83" Type="http://schemas.openxmlformats.org/officeDocument/2006/relationships/header" Target="header15.xml"/><Relationship Id="rId88" Type="http://schemas.openxmlformats.org/officeDocument/2006/relationships/hyperlink" Target="https://www.linuxfoundation.org/publications/self-assessment-checklist/" TargetMode="External"/><Relationship Id="rId91" Type="http://schemas.openxmlformats.org/officeDocument/2006/relationships/footer" Target="footer14.xml"/><Relationship Id="rId96" Type="http://schemas.openxmlformats.org/officeDocument/2006/relationships/header" Target="header20.xml"/><Relationship Id="rId111" Type="http://schemas.openxmlformats.org/officeDocument/2006/relationships/hyperlink" Target="https://www.nexb.com/" TargetMode="External"/><Relationship Id="rId132" Type="http://schemas.openxmlformats.org/officeDocument/2006/relationships/image" Target="media/image80.png"/><Relationship Id="rId140" Type="http://schemas.openxmlformats.org/officeDocument/2006/relationships/hyperlink" Target="http://www.linuxfoundation.org/" TargetMode="External"/><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57" Type="http://schemas.openxmlformats.org/officeDocument/2006/relationships/header" Target="header3.xml"/><Relationship Id="rId106" Type="http://schemas.openxmlformats.org/officeDocument/2006/relationships/hyperlink" Target="https://spdx.org/" TargetMode="External"/><Relationship Id="rId114" Type="http://schemas.openxmlformats.org/officeDocument/2006/relationships/hyperlink" Target="https://www.whitesourcesoftware.com/" TargetMode="External"/><Relationship Id="rId119" Type="http://schemas.openxmlformats.org/officeDocument/2006/relationships/hyperlink" Target="https://twitter.com/ibrahimatlinux" TargetMode="External"/><Relationship Id="rId127" Type="http://schemas.openxmlformats.org/officeDocument/2006/relationships/image" Target="media/image75.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60.png"/><Relationship Id="rId60" Type="http://schemas.openxmlformats.org/officeDocument/2006/relationships/footer" Target="footer4.xml"/><Relationship Id="rId65" Type="http://schemas.openxmlformats.org/officeDocument/2006/relationships/header" Target="header7.xml"/><Relationship Id="rId73" Type="http://schemas.openxmlformats.org/officeDocument/2006/relationships/header" Target="header10.xml"/><Relationship Id="rId78" Type="http://schemas.openxmlformats.org/officeDocument/2006/relationships/footer" Target="footer11.xml"/><Relationship Id="rId81" Type="http://schemas.openxmlformats.org/officeDocument/2006/relationships/header" Target="header14.xml"/><Relationship Id="rId86" Type="http://schemas.openxmlformats.org/officeDocument/2006/relationships/hyperlink" Target="https://certification.openchainproject.org/" TargetMode="External"/><Relationship Id="rId94" Type="http://schemas.openxmlformats.org/officeDocument/2006/relationships/footer" Target="footer15.xml"/><Relationship Id="rId99" Type="http://schemas.openxmlformats.org/officeDocument/2006/relationships/hyperlink" Target="https://www.linux.com/publications/open-source-compliance-enterprise" TargetMode="External"/><Relationship Id="rId101" Type="http://schemas.openxmlformats.org/officeDocument/2006/relationships/hyperlink" Target="https://www.linuxfoundation.org/publications/practical-gpl-compliance-download-this-free-guide-today/" TargetMode="External"/><Relationship Id="rId122" Type="http://schemas.openxmlformats.org/officeDocument/2006/relationships/image" Target="media/image70.png"/><Relationship Id="rId130" Type="http://schemas.openxmlformats.org/officeDocument/2006/relationships/image" Target="media/image78.png"/><Relationship Id="rId135" Type="http://schemas.openxmlformats.org/officeDocument/2006/relationships/image" Target="media/image83.pn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hyperlink" Target="https://fossa.io/" TargetMode="External"/><Relationship Id="rId34" Type="http://schemas.openxmlformats.org/officeDocument/2006/relationships/image" Target="media/image28.png"/><Relationship Id="rId50" Type="http://schemas.openxmlformats.org/officeDocument/2006/relationships/footer" Target="footer2.xml"/><Relationship Id="rId55" Type="http://schemas.openxmlformats.org/officeDocument/2006/relationships/header" Target="header2.xml"/><Relationship Id="rId76" Type="http://schemas.openxmlformats.org/officeDocument/2006/relationships/footer" Target="footer10.xml"/><Relationship Id="rId97" Type="http://schemas.openxmlformats.org/officeDocument/2006/relationships/footer" Target="footer16.xml"/><Relationship Id="rId104" Type="http://schemas.openxmlformats.org/officeDocument/2006/relationships/hyperlink" Target="https://training.linuxfoundation.org/linux-courses/open-source-compliance-courses/compliance-basics-for-developers" TargetMode="External"/><Relationship Id="rId120" Type="http://schemas.openxmlformats.org/officeDocument/2006/relationships/image" Target="media/image68.png"/><Relationship Id="rId125" Type="http://schemas.openxmlformats.org/officeDocument/2006/relationships/image" Target="media/image73.png"/><Relationship Id="rId141" Type="http://schemas.openxmlformats.org/officeDocument/2006/relationships/header" Target="header22.xml"/><Relationship Id="rId7" Type="http://schemas.openxmlformats.org/officeDocument/2006/relationships/image" Target="media/image1.png"/><Relationship Id="rId71" Type="http://schemas.openxmlformats.org/officeDocument/2006/relationships/header" Target="header9.xml"/><Relationship Id="rId92" Type="http://schemas.openxmlformats.org/officeDocument/2006/relationships/header" Target="header17.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3.jpeg"/><Relationship Id="rId87" Type="http://schemas.openxmlformats.org/officeDocument/2006/relationships/hyperlink" Target="https://wiki.linuxfoundation.org/_media/openchain/openchain_conformance_conformance_check_1.1.pdf" TargetMode="External"/><Relationship Id="rId110" Type="http://schemas.openxmlformats.org/officeDocument/2006/relationships/hyperlink" Target="http://www.fossid.com/" TargetMode="External"/><Relationship Id="rId115" Type="http://schemas.openxmlformats.org/officeDocument/2006/relationships/hyperlink" Target="https://www.fossology.org/" TargetMode="External"/><Relationship Id="rId131" Type="http://schemas.openxmlformats.org/officeDocument/2006/relationships/image" Target="media/image79.png"/><Relationship Id="rId136" Type="http://schemas.openxmlformats.org/officeDocument/2006/relationships/image" Target="media/image84.png"/><Relationship Id="rId61" Type="http://schemas.openxmlformats.org/officeDocument/2006/relationships/header" Target="header5.xml"/><Relationship Id="rId82" Type="http://schemas.openxmlformats.org/officeDocument/2006/relationships/footer" Target="footer13.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footer" Target="footer3.xml"/><Relationship Id="rId77" Type="http://schemas.openxmlformats.org/officeDocument/2006/relationships/header" Target="header12.xml"/><Relationship Id="rId100" Type="http://schemas.openxmlformats.org/officeDocument/2006/relationships/hyperlink" Target="https://www.linux.com/publications/open-source-compliance-enterprise" TargetMode="External"/><Relationship Id="rId105" Type="http://schemas.openxmlformats.org/officeDocument/2006/relationships/hyperlink" Target="https://training.linuxfoundation.org/linux-courses/open-source-compliance-courses/compliance-basics-for-developers" TargetMode="External"/><Relationship Id="rId126" Type="http://schemas.openxmlformats.org/officeDocument/2006/relationships/image" Target="media/image74.png"/><Relationship Id="rId8" Type="http://schemas.openxmlformats.org/officeDocument/2006/relationships/image" Target="media/image2.png"/><Relationship Id="rId51" Type="http://schemas.openxmlformats.org/officeDocument/2006/relationships/image" Target="media/image59.png"/><Relationship Id="rId72" Type="http://schemas.openxmlformats.org/officeDocument/2006/relationships/footer" Target="footer8.xml"/><Relationship Id="rId93" Type="http://schemas.openxmlformats.org/officeDocument/2006/relationships/header" Target="header18.xml"/><Relationship Id="rId98" Type="http://schemas.openxmlformats.org/officeDocument/2006/relationships/header" Target="header21.xml"/><Relationship Id="rId121" Type="http://schemas.openxmlformats.org/officeDocument/2006/relationships/image" Target="media/image69.png"/><Relationship Id="rId142" Type="http://schemas.openxmlformats.org/officeDocument/2006/relationships/footer" Target="footer17.xml"/></Relationships>
</file>

<file path=word/_rels/footer1.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image" Target="media/image55.png"/><Relationship Id="rId3" Type="http://schemas.openxmlformats.org/officeDocument/2006/relationships/image" Target="media/image45.png"/><Relationship Id="rId7" Type="http://schemas.openxmlformats.org/officeDocument/2006/relationships/image" Target="media/image49.png"/><Relationship Id="rId12" Type="http://schemas.openxmlformats.org/officeDocument/2006/relationships/image" Target="media/image54.png"/><Relationship Id="rId2" Type="http://schemas.openxmlformats.org/officeDocument/2006/relationships/image" Target="media/image44.png"/><Relationship Id="rId16" Type="http://schemas.openxmlformats.org/officeDocument/2006/relationships/image" Target="media/image58.png"/><Relationship Id="rId1" Type="http://schemas.openxmlformats.org/officeDocument/2006/relationships/image" Target="media/image43.png"/><Relationship Id="rId6" Type="http://schemas.openxmlformats.org/officeDocument/2006/relationships/image" Target="media/image48.png"/><Relationship Id="rId11" Type="http://schemas.openxmlformats.org/officeDocument/2006/relationships/image" Target="media/image53.png"/><Relationship Id="rId5" Type="http://schemas.openxmlformats.org/officeDocument/2006/relationships/image" Target="media/image47.png"/><Relationship Id="rId15" Type="http://schemas.openxmlformats.org/officeDocument/2006/relationships/image" Target="media/image57.png"/><Relationship Id="rId10" Type="http://schemas.openxmlformats.org/officeDocument/2006/relationships/image" Target="media/image52.png"/><Relationship Id="rId4" Type="http://schemas.openxmlformats.org/officeDocument/2006/relationships/image" Target="media/image46.png"/><Relationship Id="rId9" Type="http://schemas.openxmlformats.org/officeDocument/2006/relationships/image" Target="media/image51.png"/><Relationship Id="rId14" Type="http://schemas.openxmlformats.org/officeDocument/2006/relationships/image" Target="media/image56.png"/></Relationships>
</file>

<file path=word/_rels/footer10.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image" Target="media/image55.png"/><Relationship Id="rId3" Type="http://schemas.openxmlformats.org/officeDocument/2006/relationships/image" Target="media/image45.png"/><Relationship Id="rId7" Type="http://schemas.openxmlformats.org/officeDocument/2006/relationships/image" Target="media/image49.png"/><Relationship Id="rId12" Type="http://schemas.openxmlformats.org/officeDocument/2006/relationships/image" Target="media/image54.png"/><Relationship Id="rId2" Type="http://schemas.openxmlformats.org/officeDocument/2006/relationships/image" Target="media/image44.png"/><Relationship Id="rId16" Type="http://schemas.openxmlformats.org/officeDocument/2006/relationships/image" Target="media/image58.png"/><Relationship Id="rId1" Type="http://schemas.openxmlformats.org/officeDocument/2006/relationships/image" Target="media/image43.png"/><Relationship Id="rId6" Type="http://schemas.openxmlformats.org/officeDocument/2006/relationships/image" Target="media/image48.png"/><Relationship Id="rId11" Type="http://schemas.openxmlformats.org/officeDocument/2006/relationships/image" Target="media/image53.png"/><Relationship Id="rId5" Type="http://schemas.openxmlformats.org/officeDocument/2006/relationships/image" Target="media/image47.png"/><Relationship Id="rId15" Type="http://schemas.openxmlformats.org/officeDocument/2006/relationships/image" Target="media/image57.png"/><Relationship Id="rId10" Type="http://schemas.openxmlformats.org/officeDocument/2006/relationships/image" Target="media/image52.png"/><Relationship Id="rId4" Type="http://schemas.openxmlformats.org/officeDocument/2006/relationships/image" Target="media/image46.png"/><Relationship Id="rId9" Type="http://schemas.openxmlformats.org/officeDocument/2006/relationships/image" Target="media/image51.png"/><Relationship Id="rId14" Type="http://schemas.openxmlformats.org/officeDocument/2006/relationships/image" Target="media/image56.png"/></Relationships>
</file>

<file path=word/_rels/footer11.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12.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image" Target="media/image55.png"/><Relationship Id="rId3" Type="http://schemas.openxmlformats.org/officeDocument/2006/relationships/image" Target="media/image45.png"/><Relationship Id="rId7" Type="http://schemas.openxmlformats.org/officeDocument/2006/relationships/image" Target="media/image49.png"/><Relationship Id="rId12" Type="http://schemas.openxmlformats.org/officeDocument/2006/relationships/image" Target="media/image54.png"/><Relationship Id="rId2" Type="http://schemas.openxmlformats.org/officeDocument/2006/relationships/image" Target="media/image44.png"/><Relationship Id="rId16" Type="http://schemas.openxmlformats.org/officeDocument/2006/relationships/image" Target="media/image58.png"/><Relationship Id="rId1" Type="http://schemas.openxmlformats.org/officeDocument/2006/relationships/image" Target="media/image43.png"/><Relationship Id="rId6" Type="http://schemas.openxmlformats.org/officeDocument/2006/relationships/image" Target="media/image48.png"/><Relationship Id="rId11" Type="http://schemas.openxmlformats.org/officeDocument/2006/relationships/image" Target="media/image53.png"/><Relationship Id="rId5" Type="http://schemas.openxmlformats.org/officeDocument/2006/relationships/image" Target="media/image47.png"/><Relationship Id="rId15" Type="http://schemas.openxmlformats.org/officeDocument/2006/relationships/image" Target="media/image57.png"/><Relationship Id="rId10" Type="http://schemas.openxmlformats.org/officeDocument/2006/relationships/image" Target="media/image52.png"/><Relationship Id="rId4" Type="http://schemas.openxmlformats.org/officeDocument/2006/relationships/image" Target="media/image46.png"/><Relationship Id="rId9" Type="http://schemas.openxmlformats.org/officeDocument/2006/relationships/image" Target="media/image51.png"/><Relationship Id="rId14" Type="http://schemas.openxmlformats.org/officeDocument/2006/relationships/image" Target="media/image56.png"/></Relationships>
</file>

<file path=word/_rels/footer13.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14.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15.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16.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2.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3.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4.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5.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image" Target="media/image55.png"/><Relationship Id="rId3" Type="http://schemas.openxmlformats.org/officeDocument/2006/relationships/image" Target="media/image45.png"/><Relationship Id="rId7" Type="http://schemas.openxmlformats.org/officeDocument/2006/relationships/image" Target="media/image49.png"/><Relationship Id="rId12" Type="http://schemas.openxmlformats.org/officeDocument/2006/relationships/image" Target="media/image54.png"/><Relationship Id="rId2" Type="http://schemas.openxmlformats.org/officeDocument/2006/relationships/image" Target="media/image44.png"/><Relationship Id="rId16" Type="http://schemas.openxmlformats.org/officeDocument/2006/relationships/image" Target="media/image58.png"/><Relationship Id="rId1" Type="http://schemas.openxmlformats.org/officeDocument/2006/relationships/image" Target="media/image43.png"/><Relationship Id="rId6" Type="http://schemas.openxmlformats.org/officeDocument/2006/relationships/image" Target="media/image48.png"/><Relationship Id="rId11" Type="http://schemas.openxmlformats.org/officeDocument/2006/relationships/image" Target="media/image53.png"/><Relationship Id="rId5" Type="http://schemas.openxmlformats.org/officeDocument/2006/relationships/image" Target="media/image47.png"/><Relationship Id="rId15" Type="http://schemas.openxmlformats.org/officeDocument/2006/relationships/image" Target="media/image57.png"/><Relationship Id="rId10" Type="http://schemas.openxmlformats.org/officeDocument/2006/relationships/image" Target="media/image52.png"/><Relationship Id="rId4" Type="http://schemas.openxmlformats.org/officeDocument/2006/relationships/image" Target="media/image46.png"/><Relationship Id="rId9" Type="http://schemas.openxmlformats.org/officeDocument/2006/relationships/image" Target="media/image51.png"/><Relationship Id="rId14" Type="http://schemas.openxmlformats.org/officeDocument/2006/relationships/image" Target="media/image56.png"/></Relationships>
</file>

<file path=word/_rels/footer6.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7.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8.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image" Target="media/image55.png"/><Relationship Id="rId3" Type="http://schemas.openxmlformats.org/officeDocument/2006/relationships/image" Target="media/image45.png"/><Relationship Id="rId7" Type="http://schemas.openxmlformats.org/officeDocument/2006/relationships/image" Target="media/image49.png"/><Relationship Id="rId12" Type="http://schemas.openxmlformats.org/officeDocument/2006/relationships/image" Target="media/image54.png"/><Relationship Id="rId2" Type="http://schemas.openxmlformats.org/officeDocument/2006/relationships/image" Target="media/image44.png"/><Relationship Id="rId16" Type="http://schemas.openxmlformats.org/officeDocument/2006/relationships/image" Target="media/image58.png"/><Relationship Id="rId1" Type="http://schemas.openxmlformats.org/officeDocument/2006/relationships/image" Target="media/image43.png"/><Relationship Id="rId6" Type="http://schemas.openxmlformats.org/officeDocument/2006/relationships/image" Target="media/image48.png"/><Relationship Id="rId11" Type="http://schemas.openxmlformats.org/officeDocument/2006/relationships/image" Target="media/image53.png"/><Relationship Id="rId5" Type="http://schemas.openxmlformats.org/officeDocument/2006/relationships/image" Target="media/image47.png"/><Relationship Id="rId15" Type="http://schemas.openxmlformats.org/officeDocument/2006/relationships/image" Target="media/image57.png"/><Relationship Id="rId10" Type="http://schemas.openxmlformats.org/officeDocument/2006/relationships/image" Target="media/image52.png"/><Relationship Id="rId4" Type="http://schemas.openxmlformats.org/officeDocument/2006/relationships/image" Target="media/image46.png"/><Relationship Id="rId9" Type="http://schemas.openxmlformats.org/officeDocument/2006/relationships/image" Target="media/image51.png"/><Relationship Id="rId14" Type="http://schemas.openxmlformats.org/officeDocument/2006/relationships/image" Target="media/image56.png"/></Relationships>
</file>

<file path=word/_rels/footer9.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201</TotalTime>
  <Pages>49</Pages>
  <Words>3635</Words>
  <Characters>20726</Characters>
  <Application>Microsoft Office Word</Application>
  <DocSecurity>0</DocSecurity>
  <Lines>172</Lines>
  <Paragraphs>48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工内隆</dc:creator>
  <cp:lastModifiedBy>工内隆</cp:lastModifiedBy>
  <cp:revision>4</cp:revision>
  <dcterms:created xsi:type="dcterms:W3CDTF">2018-02-15T05:26:00Z</dcterms:created>
  <dcterms:modified xsi:type="dcterms:W3CDTF">2018-02-15T08:54:00Z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2018-02-14T00:00:00Z</vt:filetime>
  </property>
  <property fmtid="{D5CDD505-2E9C-101B-9397-08002B2CF9AE}" pid="3" name="Creator">
    <vt:lpwstr>Adobe InDesign CC 13.0 (Windows)</vt:lpwstr>
  </property>
  <property fmtid="{D5CDD505-2E9C-101B-9397-08002B2CF9AE}" pid="4" name="LastSaved">
    <vt:filetime>2018-02-14T00:00:00Z</vt:filetime>
  </property>
</Properties>
</file>