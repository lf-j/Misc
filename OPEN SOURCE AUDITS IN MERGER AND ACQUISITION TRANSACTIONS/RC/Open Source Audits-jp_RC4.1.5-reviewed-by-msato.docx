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DF839" w14:textId="77777777" w:rsidR="00D01E5D" w:rsidRDefault="005668DD">
      <w:pPr>
        <w:pStyle w:val="a3"/>
        <w:rPr>
          <w:rFonts w:ascii="Times New Roman"/>
          <w:sz w:val="20"/>
        </w:rPr>
      </w:pPr>
      <w:r>
        <w:rPr>
          <w:noProof/>
        </w:rPr>
        <mc:AlternateContent>
          <mc:Choice Requires="wpg">
            <w:drawing>
              <wp:anchor distT="0" distB="0" distL="114300" distR="114300" simplePos="0" relativeHeight="251680768" behindDoc="1" locked="0" layoutInCell="1" allowOverlap="1" wp14:anchorId="5D463749" wp14:editId="69C3E3EE">
                <wp:simplePos x="0" y="0"/>
                <wp:positionH relativeFrom="page">
                  <wp:posOffset>0</wp:posOffset>
                </wp:positionH>
                <wp:positionV relativeFrom="page">
                  <wp:posOffset>711200</wp:posOffset>
                </wp:positionV>
                <wp:extent cx="7772400" cy="8105140"/>
                <wp:effectExtent l="0" t="6350" r="0" b="3810"/>
                <wp:wrapNone/>
                <wp:docPr id="431"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105140"/>
                          <a:chOff x="0" y="1120"/>
                          <a:chExt cx="12240" cy="12764"/>
                        </a:xfrm>
                      </wpg:grpSpPr>
                      <pic:pic xmlns:pic="http://schemas.openxmlformats.org/drawingml/2006/picture">
                        <pic:nvPicPr>
                          <pic:cNvPr id="432" name="Picture 1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14" y="6416"/>
                            <a:ext cx="9808" cy="7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3" name="AutoShape 131"/>
                        <wps:cNvSpPr>
                          <a:spLocks/>
                        </wps:cNvSpPr>
                        <wps:spPr bwMode="auto">
                          <a:xfrm>
                            <a:off x="1198" y="6416"/>
                            <a:ext cx="9808" cy="7383"/>
                          </a:xfrm>
                          <a:custGeom>
                            <a:avLst/>
                            <a:gdLst>
                              <a:gd name="T0" fmla="+- 0 3293 1198"/>
                              <a:gd name="T1" fmla="*/ T0 w 9808"/>
                              <a:gd name="T2" fmla="+- 0 6591 6417"/>
                              <a:gd name="T3" fmla="*/ 6591 h 7383"/>
                              <a:gd name="T4" fmla="+- 0 4171 1198"/>
                              <a:gd name="T5" fmla="*/ T4 w 9808"/>
                              <a:gd name="T6" fmla="+- 0 9605 6417"/>
                              <a:gd name="T7" fmla="*/ 9605 h 7383"/>
                              <a:gd name="T8" fmla="+- 0 3958 1198"/>
                              <a:gd name="T9" fmla="*/ T8 w 9808"/>
                              <a:gd name="T10" fmla="+- 0 8910 6417"/>
                              <a:gd name="T11" fmla="*/ 8910 h 7383"/>
                              <a:gd name="T12" fmla="+- 0 3457 1198"/>
                              <a:gd name="T13" fmla="*/ T12 w 9808"/>
                              <a:gd name="T14" fmla="+- 0 8410 6417"/>
                              <a:gd name="T15" fmla="*/ 8410 h 7383"/>
                              <a:gd name="T16" fmla="+- 0 2762 1198"/>
                              <a:gd name="T17" fmla="*/ T16 w 9808"/>
                              <a:gd name="T18" fmla="+- 0 8196 6417"/>
                              <a:gd name="T19" fmla="*/ 8196 h 7383"/>
                              <a:gd name="T20" fmla="+- 0 2041 1198"/>
                              <a:gd name="T21" fmla="*/ T20 w 9808"/>
                              <a:gd name="T22" fmla="+- 0 8341 6417"/>
                              <a:gd name="T23" fmla="*/ 8341 h 7383"/>
                              <a:gd name="T24" fmla="+- 0 1494 1198"/>
                              <a:gd name="T25" fmla="*/ T24 w 9808"/>
                              <a:gd name="T26" fmla="+- 0 8792 6417"/>
                              <a:gd name="T27" fmla="*/ 8792 h 7383"/>
                              <a:gd name="T28" fmla="+- 0 1215 1198"/>
                              <a:gd name="T29" fmla="*/ T28 w 9808"/>
                              <a:gd name="T30" fmla="+- 0 9455 6417"/>
                              <a:gd name="T31" fmla="*/ 9455 h 7383"/>
                              <a:gd name="T32" fmla="+- 0 1288 1198"/>
                              <a:gd name="T33" fmla="*/ T32 w 9808"/>
                              <a:gd name="T34" fmla="+- 0 10193 6417"/>
                              <a:gd name="T35" fmla="*/ 10193 h 7383"/>
                              <a:gd name="T36" fmla="+- 0 1686 1198"/>
                              <a:gd name="T37" fmla="*/ T36 w 9808"/>
                              <a:gd name="T38" fmla="+- 0 10783 6417"/>
                              <a:gd name="T39" fmla="*/ 10783 h 7383"/>
                              <a:gd name="T40" fmla="+- 0 2314 1198"/>
                              <a:gd name="T41" fmla="*/ T40 w 9808"/>
                              <a:gd name="T42" fmla="+- 0 11122 6417"/>
                              <a:gd name="T43" fmla="*/ 11122 h 7383"/>
                              <a:gd name="T44" fmla="+- 0 3057 1198"/>
                              <a:gd name="T45" fmla="*/ T44 w 9808"/>
                              <a:gd name="T46" fmla="+- 0 11122 6417"/>
                              <a:gd name="T47" fmla="*/ 11122 h 7383"/>
                              <a:gd name="T48" fmla="+- 0 3686 1198"/>
                              <a:gd name="T49" fmla="*/ T48 w 9808"/>
                              <a:gd name="T50" fmla="+- 0 10783 6417"/>
                              <a:gd name="T51" fmla="*/ 10783 h 7383"/>
                              <a:gd name="T52" fmla="+- 0 4083 1198"/>
                              <a:gd name="T53" fmla="*/ T52 w 9808"/>
                              <a:gd name="T54" fmla="+- 0 10193 6417"/>
                              <a:gd name="T55" fmla="*/ 10193 h 7383"/>
                              <a:gd name="T56" fmla="+- 0 5036 1198"/>
                              <a:gd name="T57" fmla="*/ T56 w 9808"/>
                              <a:gd name="T58" fmla="+- 0 12841 6417"/>
                              <a:gd name="T59" fmla="*/ 12841 h 7383"/>
                              <a:gd name="T60" fmla="+- 0 4647 1198"/>
                              <a:gd name="T61" fmla="*/ T60 w 9808"/>
                              <a:gd name="T62" fmla="+- 0 12285 6417"/>
                              <a:gd name="T63" fmla="*/ 12285 h 7383"/>
                              <a:gd name="T64" fmla="+- 0 3953 1198"/>
                              <a:gd name="T65" fmla="*/ T64 w 9808"/>
                              <a:gd name="T66" fmla="+- 0 12225 6417"/>
                              <a:gd name="T67" fmla="*/ 12225 h 7383"/>
                              <a:gd name="T68" fmla="+- 0 3475 1198"/>
                              <a:gd name="T69" fmla="*/ T68 w 9808"/>
                              <a:gd name="T70" fmla="+- 0 12703 6417"/>
                              <a:gd name="T71" fmla="*/ 12703 h 7383"/>
                              <a:gd name="T72" fmla="+- 0 3535 1198"/>
                              <a:gd name="T73" fmla="*/ T72 w 9808"/>
                              <a:gd name="T74" fmla="+- 0 13397 6417"/>
                              <a:gd name="T75" fmla="*/ 13397 h 7383"/>
                              <a:gd name="T76" fmla="+- 0 4091 1198"/>
                              <a:gd name="T77" fmla="*/ T76 w 9808"/>
                              <a:gd name="T78" fmla="+- 0 13786 6417"/>
                              <a:gd name="T79" fmla="*/ 13786 h 7383"/>
                              <a:gd name="T80" fmla="+- 0 4761 1198"/>
                              <a:gd name="T81" fmla="*/ T80 w 9808"/>
                              <a:gd name="T82" fmla="+- 0 13608 6417"/>
                              <a:gd name="T83" fmla="*/ 13608 h 7383"/>
                              <a:gd name="T84" fmla="+- 0 5050 1198"/>
                              <a:gd name="T85" fmla="*/ T84 w 9808"/>
                              <a:gd name="T86" fmla="+- 0 12987 6417"/>
                              <a:gd name="T87" fmla="*/ 12987 h 7383"/>
                              <a:gd name="T88" fmla="+- 0 4935 1198"/>
                              <a:gd name="T89" fmla="*/ T88 w 9808"/>
                              <a:gd name="T90" fmla="+- 0 6796 6417"/>
                              <a:gd name="T91" fmla="*/ 6796 h 7383"/>
                              <a:gd name="T92" fmla="+- 0 5534 1198"/>
                              <a:gd name="T93" fmla="*/ T92 w 9808"/>
                              <a:gd name="T94" fmla="+- 0 7040 6417"/>
                              <a:gd name="T95" fmla="*/ 7040 h 7383"/>
                              <a:gd name="T96" fmla="+- 0 5924 1198"/>
                              <a:gd name="T97" fmla="*/ T96 w 9808"/>
                              <a:gd name="T98" fmla="+- 0 6528 6417"/>
                              <a:gd name="T99" fmla="*/ 6528 h 7383"/>
                              <a:gd name="T100" fmla="+- 0 6030 1198"/>
                              <a:gd name="T101" fmla="*/ T100 w 9808"/>
                              <a:gd name="T102" fmla="+- 0 8752 6417"/>
                              <a:gd name="T103" fmla="*/ 8752 h 7383"/>
                              <a:gd name="T104" fmla="+- 0 5804 1198"/>
                              <a:gd name="T105" fmla="*/ T104 w 9808"/>
                              <a:gd name="T106" fmla="+- 0 9308 6417"/>
                              <a:gd name="T107" fmla="*/ 9308 h 7383"/>
                              <a:gd name="T108" fmla="+- 0 6403 1198"/>
                              <a:gd name="T109" fmla="*/ T108 w 9808"/>
                              <a:gd name="T110" fmla="+- 0 9308 6417"/>
                              <a:gd name="T111" fmla="*/ 9308 h 7383"/>
                              <a:gd name="T112" fmla="+- 0 6656 1198"/>
                              <a:gd name="T113" fmla="*/ T112 w 9808"/>
                              <a:gd name="T114" fmla="+- 0 12164 6417"/>
                              <a:gd name="T115" fmla="*/ 12164 h 7383"/>
                              <a:gd name="T116" fmla="+- 0 5989 1198"/>
                              <a:gd name="T117" fmla="*/ T116 w 9808"/>
                              <a:gd name="T118" fmla="+- 0 12002 6417"/>
                              <a:gd name="T119" fmla="*/ 12002 h 7383"/>
                              <a:gd name="T120" fmla="+- 0 5605 1198"/>
                              <a:gd name="T121" fmla="*/ T120 w 9808"/>
                              <a:gd name="T122" fmla="+- 0 12563 6417"/>
                              <a:gd name="T123" fmla="*/ 12563 h 7383"/>
                              <a:gd name="T124" fmla="+- 0 5989 1198"/>
                              <a:gd name="T125" fmla="*/ T124 w 9808"/>
                              <a:gd name="T126" fmla="+- 0 13124 6417"/>
                              <a:gd name="T127" fmla="*/ 13124 h 7383"/>
                              <a:gd name="T128" fmla="+- 0 6656 1198"/>
                              <a:gd name="T129" fmla="*/ T128 w 9808"/>
                              <a:gd name="T130" fmla="+- 0 12963 6417"/>
                              <a:gd name="T131" fmla="*/ 12963 h 7383"/>
                              <a:gd name="T132" fmla="+- 0 8190 1198"/>
                              <a:gd name="T133" fmla="*/ T132 w 9808"/>
                              <a:gd name="T134" fmla="+- 0 6958 6417"/>
                              <a:gd name="T135" fmla="*/ 6958 h 7383"/>
                              <a:gd name="T136" fmla="+- 0 7629 1198"/>
                              <a:gd name="T137" fmla="*/ T136 w 9808"/>
                              <a:gd name="T138" fmla="+- 0 6639 6417"/>
                              <a:gd name="T139" fmla="*/ 6639 h 7383"/>
                              <a:gd name="T140" fmla="+- 0 7176 1198"/>
                              <a:gd name="T141" fmla="*/ T140 w 9808"/>
                              <a:gd name="T142" fmla="+- 0 7092 6417"/>
                              <a:gd name="T143" fmla="*/ 7092 h 7383"/>
                              <a:gd name="T144" fmla="+- 0 7495 1198"/>
                              <a:gd name="T145" fmla="*/ T144 w 9808"/>
                              <a:gd name="T146" fmla="+- 0 7653 6417"/>
                              <a:gd name="T147" fmla="*/ 7653 h 7383"/>
                              <a:gd name="T148" fmla="+- 0 8121 1198"/>
                              <a:gd name="T149" fmla="*/ T148 w 9808"/>
                              <a:gd name="T150" fmla="+- 0 7489 6417"/>
                              <a:gd name="T151" fmla="*/ 7489 h 7383"/>
                              <a:gd name="T152" fmla="+- 0 7112 1198"/>
                              <a:gd name="T153" fmla="*/ T152 w 9808"/>
                              <a:gd name="T154" fmla="+- 0 10137 6417"/>
                              <a:gd name="T155" fmla="*/ 10137 h 7383"/>
                              <a:gd name="T156" fmla="+- 0 6429 1198"/>
                              <a:gd name="T157" fmla="*/ T156 w 9808"/>
                              <a:gd name="T158" fmla="+- 0 10208 6417"/>
                              <a:gd name="T159" fmla="*/ 10208 h 7383"/>
                              <a:gd name="T160" fmla="+- 0 6155 1198"/>
                              <a:gd name="T161" fmla="*/ T160 w 9808"/>
                              <a:gd name="T162" fmla="+- 0 10831 6417"/>
                              <a:gd name="T163" fmla="*/ 10831 h 7383"/>
                              <a:gd name="T164" fmla="+- 0 6550 1198"/>
                              <a:gd name="T165" fmla="*/ T164 w 9808"/>
                              <a:gd name="T166" fmla="+- 0 11376 6417"/>
                              <a:gd name="T167" fmla="*/ 11376 h 7383"/>
                              <a:gd name="T168" fmla="+- 0 7232 1198"/>
                              <a:gd name="T169" fmla="*/ T168 w 9808"/>
                              <a:gd name="T170" fmla="+- 0 11305 6417"/>
                              <a:gd name="T171" fmla="*/ 11305 h 7383"/>
                              <a:gd name="T172" fmla="+- 0 7507 1198"/>
                              <a:gd name="T173" fmla="*/ T172 w 9808"/>
                              <a:gd name="T174" fmla="+- 0 10683 6417"/>
                              <a:gd name="T175" fmla="*/ 10683 h 7383"/>
                              <a:gd name="T176" fmla="+- 0 9148 1198"/>
                              <a:gd name="T177" fmla="*/ T176 w 9808"/>
                              <a:gd name="T178" fmla="+- 0 7466 6417"/>
                              <a:gd name="T179" fmla="*/ 7466 h 7383"/>
                              <a:gd name="T180" fmla="+- 0 10082 1198"/>
                              <a:gd name="T181" fmla="*/ T180 w 9808"/>
                              <a:gd name="T182" fmla="+- 0 6763 6417"/>
                              <a:gd name="T183" fmla="*/ 6763 h 7383"/>
                              <a:gd name="T184" fmla="+- 0 9855 1198"/>
                              <a:gd name="T185" fmla="*/ T184 w 9808"/>
                              <a:gd name="T186" fmla="+- 0 7320 6417"/>
                              <a:gd name="T187" fmla="*/ 7320 h 7383"/>
                              <a:gd name="T188" fmla="+- 0 10454 1198"/>
                              <a:gd name="T189" fmla="*/ T188 w 9808"/>
                              <a:gd name="T190" fmla="+- 0 7320 6417"/>
                              <a:gd name="T191" fmla="*/ 7320 h 7383"/>
                              <a:gd name="T192" fmla="+- 0 10939 1198"/>
                              <a:gd name="T193" fmla="*/ T192 w 9808"/>
                              <a:gd name="T194" fmla="+- 0 9606 6417"/>
                              <a:gd name="T195" fmla="*/ 9606 h 7383"/>
                              <a:gd name="T196" fmla="+- 0 10570 1198"/>
                              <a:gd name="T197" fmla="*/ T196 w 9808"/>
                              <a:gd name="T198" fmla="+- 0 8996 6417"/>
                              <a:gd name="T199" fmla="*/ 8996 h 7383"/>
                              <a:gd name="T200" fmla="+- 0 9960 1198"/>
                              <a:gd name="T201" fmla="*/ T200 w 9808"/>
                              <a:gd name="T202" fmla="+- 0 8627 6417"/>
                              <a:gd name="T203" fmla="*/ 8627 h 7383"/>
                              <a:gd name="T204" fmla="+- 0 9218 1198"/>
                              <a:gd name="T205" fmla="*/ T204 w 9808"/>
                              <a:gd name="T206" fmla="+- 0 8591 6417"/>
                              <a:gd name="T207" fmla="*/ 8591 h 7383"/>
                              <a:gd name="T208" fmla="+- 0 8572 1198"/>
                              <a:gd name="T209" fmla="*/ T208 w 9808"/>
                              <a:gd name="T210" fmla="+- 0 8900 6417"/>
                              <a:gd name="T211" fmla="*/ 8900 h 7383"/>
                              <a:gd name="T212" fmla="+- 0 8147 1198"/>
                              <a:gd name="T213" fmla="*/ T212 w 9808"/>
                              <a:gd name="T214" fmla="+- 0 9469 6417"/>
                              <a:gd name="T215" fmla="*/ 9469 h 7383"/>
                              <a:gd name="T216" fmla="+- 0 8038 1198"/>
                              <a:gd name="T217" fmla="*/ T216 w 9808"/>
                              <a:gd name="T218" fmla="+- 0 10200 6417"/>
                              <a:gd name="T219" fmla="*/ 10200 h 7383"/>
                              <a:gd name="T220" fmla="+- 0 8285 1198"/>
                              <a:gd name="T221" fmla="*/ T220 w 9808"/>
                              <a:gd name="T222" fmla="+- 0 10880 6417"/>
                              <a:gd name="T223" fmla="*/ 10880 h 7383"/>
                              <a:gd name="T224" fmla="+- 0 8809 1198"/>
                              <a:gd name="T225" fmla="*/ T224 w 9808"/>
                              <a:gd name="T226" fmla="+- 0 11356 6417"/>
                              <a:gd name="T227" fmla="*/ 11356 h 7383"/>
                              <a:gd name="T228" fmla="+- 0 9518 1198"/>
                              <a:gd name="T229" fmla="*/ T228 w 9808"/>
                              <a:gd name="T230" fmla="+- 0 11536 6417"/>
                              <a:gd name="T231" fmla="*/ 11536 h 7383"/>
                              <a:gd name="T232" fmla="+- 0 10227 1198"/>
                              <a:gd name="T233" fmla="*/ T232 w 9808"/>
                              <a:gd name="T234" fmla="+- 0 11356 6417"/>
                              <a:gd name="T235" fmla="*/ 11356 h 7383"/>
                              <a:gd name="T236" fmla="+- 0 10752 1198"/>
                              <a:gd name="T237" fmla="*/ T236 w 9808"/>
                              <a:gd name="T238" fmla="+- 0 10880 6417"/>
                              <a:gd name="T239" fmla="*/ 10880 h 7383"/>
                              <a:gd name="T240" fmla="+- 0 10998 1198"/>
                              <a:gd name="T241" fmla="*/ T240 w 9808"/>
                              <a:gd name="T242" fmla="+- 0 10200 6417"/>
                              <a:gd name="T243" fmla="*/ 10200 h 73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9808" h="7383">
                                <a:moveTo>
                                  <a:pt x="2576" y="0"/>
                                </a:moveTo>
                                <a:lnTo>
                                  <a:pt x="1614" y="0"/>
                                </a:lnTo>
                                <a:lnTo>
                                  <a:pt x="1617" y="3"/>
                                </a:lnTo>
                                <a:lnTo>
                                  <a:pt x="1675" y="46"/>
                                </a:lnTo>
                                <a:lnTo>
                                  <a:pt x="1737" y="84"/>
                                </a:lnTo>
                                <a:lnTo>
                                  <a:pt x="1802" y="115"/>
                                </a:lnTo>
                                <a:lnTo>
                                  <a:pt x="1872" y="141"/>
                                </a:lnTo>
                                <a:lnTo>
                                  <a:pt x="1944" y="159"/>
                                </a:lnTo>
                                <a:lnTo>
                                  <a:pt x="2018" y="171"/>
                                </a:lnTo>
                                <a:lnTo>
                                  <a:pt x="2095" y="174"/>
                                </a:lnTo>
                                <a:lnTo>
                                  <a:pt x="2172" y="171"/>
                                </a:lnTo>
                                <a:lnTo>
                                  <a:pt x="2246" y="159"/>
                                </a:lnTo>
                                <a:lnTo>
                                  <a:pt x="2318" y="141"/>
                                </a:lnTo>
                                <a:lnTo>
                                  <a:pt x="2387" y="115"/>
                                </a:lnTo>
                                <a:lnTo>
                                  <a:pt x="2453" y="84"/>
                                </a:lnTo>
                                <a:lnTo>
                                  <a:pt x="2515" y="46"/>
                                </a:lnTo>
                                <a:lnTo>
                                  <a:pt x="2573" y="3"/>
                                </a:lnTo>
                                <a:lnTo>
                                  <a:pt x="2576" y="0"/>
                                </a:lnTo>
                                <a:moveTo>
                                  <a:pt x="2975" y="3265"/>
                                </a:moveTo>
                                <a:lnTo>
                                  <a:pt x="2973" y="3188"/>
                                </a:lnTo>
                                <a:lnTo>
                                  <a:pt x="2968" y="3113"/>
                                </a:lnTo>
                                <a:lnTo>
                                  <a:pt x="2958" y="3038"/>
                                </a:lnTo>
                                <a:lnTo>
                                  <a:pt x="2945" y="2965"/>
                                </a:lnTo>
                                <a:lnTo>
                                  <a:pt x="2928" y="2893"/>
                                </a:lnTo>
                                <a:lnTo>
                                  <a:pt x="2908" y="2822"/>
                                </a:lnTo>
                                <a:lnTo>
                                  <a:pt x="2885" y="2753"/>
                                </a:lnTo>
                                <a:lnTo>
                                  <a:pt x="2858" y="2686"/>
                                </a:lnTo>
                                <a:lnTo>
                                  <a:pt x="2829" y="2620"/>
                                </a:lnTo>
                                <a:lnTo>
                                  <a:pt x="2796" y="2556"/>
                                </a:lnTo>
                                <a:lnTo>
                                  <a:pt x="2760" y="2493"/>
                                </a:lnTo>
                                <a:lnTo>
                                  <a:pt x="2721" y="2433"/>
                                </a:lnTo>
                                <a:lnTo>
                                  <a:pt x="2680" y="2375"/>
                                </a:lnTo>
                                <a:lnTo>
                                  <a:pt x="2636" y="2319"/>
                                </a:lnTo>
                                <a:lnTo>
                                  <a:pt x="2589" y="2265"/>
                                </a:lnTo>
                                <a:lnTo>
                                  <a:pt x="2540" y="2213"/>
                                </a:lnTo>
                                <a:lnTo>
                                  <a:pt x="2488" y="2164"/>
                                </a:lnTo>
                                <a:lnTo>
                                  <a:pt x="2434" y="2117"/>
                                </a:lnTo>
                                <a:lnTo>
                                  <a:pt x="2378" y="2073"/>
                                </a:lnTo>
                                <a:lnTo>
                                  <a:pt x="2319" y="2031"/>
                                </a:lnTo>
                                <a:lnTo>
                                  <a:pt x="2259" y="1993"/>
                                </a:lnTo>
                                <a:lnTo>
                                  <a:pt x="2197" y="1957"/>
                                </a:lnTo>
                                <a:lnTo>
                                  <a:pt x="2133" y="1924"/>
                                </a:lnTo>
                                <a:lnTo>
                                  <a:pt x="2067" y="1894"/>
                                </a:lnTo>
                                <a:lnTo>
                                  <a:pt x="1999" y="1867"/>
                                </a:lnTo>
                                <a:lnTo>
                                  <a:pt x="1930" y="1844"/>
                                </a:lnTo>
                                <a:lnTo>
                                  <a:pt x="1859" y="1824"/>
                                </a:lnTo>
                                <a:lnTo>
                                  <a:pt x="1788" y="1807"/>
                                </a:lnTo>
                                <a:lnTo>
                                  <a:pt x="1714" y="1794"/>
                                </a:lnTo>
                                <a:lnTo>
                                  <a:pt x="1640" y="1785"/>
                                </a:lnTo>
                                <a:lnTo>
                                  <a:pt x="1564" y="1779"/>
                                </a:lnTo>
                                <a:lnTo>
                                  <a:pt x="1488" y="1777"/>
                                </a:lnTo>
                                <a:lnTo>
                                  <a:pt x="1411" y="1779"/>
                                </a:lnTo>
                                <a:lnTo>
                                  <a:pt x="1336" y="1785"/>
                                </a:lnTo>
                                <a:lnTo>
                                  <a:pt x="1261" y="1794"/>
                                </a:lnTo>
                                <a:lnTo>
                                  <a:pt x="1188" y="1807"/>
                                </a:lnTo>
                                <a:lnTo>
                                  <a:pt x="1116" y="1824"/>
                                </a:lnTo>
                                <a:lnTo>
                                  <a:pt x="1045" y="1844"/>
                                </a:lnTo>
                                <a:lnTo>
                                  <a:pt x="976" y="1867"/>
                                </a:lnTo>
                                <a:lnTo>
                                  <a:pt x="909" y="1894"/>
                                </a:lnTo>
                                <a:lnTo>
                                  <a:pt x="843" y="1924"/>
                                </a:lnTo>
                                <a:lnTo>
                                  <a:pt x="779" y="1957"/>
                                </a:lnTo>
                                <a:lnTo>
                                  <a:pt x="716" y="1993"/>
                                </a:lnTo>
                                <a:lnTo>
                                  <a:pt x="656" y="2031"/>
                                </a:lnTo>
                                <a:lnTo>
                                  <a:pt x="598" y="2073"/>
                                </a:lnTo>
                                <a:lnTo>
                                  <a:pt x="542" y="2117"/>
                                </a:lnTo>
                                <a:lnTo>
                                  <a:pt x="488" y="2164"/>
                                </a:lnTo>
                                <a:lnTo>
                                  <a:pt x="436" y="2213"/>
                                </a:lnTo>
                                <a:lnTo>
                                  <a:pt x="387" y="2265"/>
                                </a:lnTo>
                                <a:lnTo>
                                  <a:pt x="340" y="2319"/>
                                </a:lnTo>
                                <a:lnTo>
                                  <a:pt x="296" y="2375"/>
                                </a:lnTo>
                                <a:lnTo>
                                  <a:pt x="254" y="2433"/>
                                </a:lnTo>
                                <a:lnTo>
                                  <a:pt x="216" y="2493"/>
                                </a:lnTo>
                                <a:lnTo>
                                  <a:pt x="180" y="2556"/>
                                </a:lnTo>
                                <a:lnTo>
                                  <a:pt x="147" y="2620"/>
                                </a:lnTo>
                                <a:lnTo>
                                  <a:pt x="117" y="2686"/>
                                </a:lnTo>
                                <a:lnTo>
                                  <a:pt x="90" y="2753"/>
                                </a:lnTo>
                                <a:lnTo>
                                  <a:pt x="67" y="2822"/>
                                </a:lnTo>
                                <a:lnTo>
                                  <a:pt x="47" y="2893"/>
                                </a:lnTo>
                                <a:lnTo>
                                  <a:pt x="30" y="2965"/>
                                </a:lnTo>
                                <a:lnTo>
                                  <a:pt x="17" y="3038"/>
                                </a:lnTo>
                                <a:lnTo>
                                  <a:pt x="8" y="3113"/>
                                </a:lnTo>
                                <a:lnTo>
                                  <a:pt x="2" y="3188"/>
                                </a:lnTo>
                                <a:lnTo>
                                  <a:pt x="0" y="3265"/>
                                </a:lnTo>
                                <a:lnTo>
                                  <a:pt x="2" y="3341"/>
                                </a:lnTo>
                                <a:lnTo>
                                  <a:pt x="8" y="3417"/>
                                </a:lnTo>
                                <a:lnTo>
                                  <a:pt x="17" y="3491"/>
                                </a:lnTo>
                                <a:lnTo>
                                  <a:pt x="30" y="3565"/>
                                </a:lnTo>
                                <a:lnTo>
                                  <a:pt x="47" y="3637"/>
                                </a:lnTo>
                                <a:lnTo>
                                  <a:pt x="67" y="3707"/>
                                </a:lnTo>
                                <a:lnTo>
                                  <a:pt x="90" y="3776"/>
                                </a:lnTo>
                                <a:lnTo>
                                  <a:pt x="117" y="3844"/>
                                </a:lnTo>
                                <a:lnTo>
                                  <a:pt x="147" y="3910"/>
                                </a:lnTo>
                                <a:lnTo>
                                  <a:pt x="180" y="3974"/>
                                </a:lnTo>
                                <a:lnTo>
                                  <a:pt x="216" y="4036"/>
                                </a:lnTo>
                                <a:lnTo>
                                  <a:pt x="254" y="4097"/>
                                </a:lnTo>
                                <a:lnTo>
                                  <a:pt x="296" y="4155"/>
                                </a:lnTo>
                                <a:lnTo>
                                  <a:pt x="340" y="4211"/>
                                </a:lnTo>
                                <a:lnTo>
                                  <a:pt x="387" y="4265"/>
                                </a:lnTo>
                                <a:lnTo>
                                  <a:pt x="436" y="4317"/>
                                </a:lnTo>
                                <a:lnTo>
                                  <a:pt x="488" y="4366"/>
                                </a:lnTo>
                                <a:lnTo>
                                  <a:pt x="542" y="4413"/>
                                </a:lnTo>
                                <a:lnTo>
                                  <a:pt x="598" y="4457"/>
                                </a:lnTo>
                                <a:lnTo>
                                  <a:pt x="656" y="4498"/>
                                </a:lnTo>
                                <a:lnTo>
                                  <a:pt x="716" y="4537"/>
                                </a:lnTo>
                                <a:lnTo>
                                  <a:pt x="779" y="4573"/>
                                </a:lnTo>
                                <a:lnTo>
                                  <a:pt x="843" y="4606"/>
                                </a:lnTo>
                                <a:lnTo>
                                  <a:pt x="909" y="4635"/>
                                </a:lnTo>
                                <a:lnTo>
                                  <a:pt x="976" y="4662"/>
                                </a:lnTo>
                                <a:lnTo>
                                  <a:pt x="1045" y="4685"/>
                                </a:lnTo>
                                <a:lnTo>
                                  <a:pt x="1116" y="4705"/>
                                </a:lnTo>
                                <a:lnTo>
                                  <a:pt x="1188" y="4722"/>
                                </a:lnTo>
                                <a:lnTo>
                                  <a:pt x="1261" y="4735"/>
                                </a:lnTo>
                                <a:lnTo>
                                  <a:pt x="1336" y="4745"/>
                                </a:lnTo>
                                <a:lnTo>
                                  <a:pt x="1411" y="4750"/>
                                </a:lnTo>
                                <a:lnTo>
                                  <a:pt x="1488" y="4752"/>
                                </a:lnTo>
                                <a:lnTo>
                                  <a:pt x="1564" y="4750"/>
                                </a:lnTo>
                                <a:lnTo>
                                  <a:pt x="1640" y="4745"/>
                                </a:lnTo>
                                <a:lnTo>
                                  <a:pt x="1714" y="4735"/>
                                </a:lnTo>
                                <a:lnTo>
                                  <a:pt x="1788" y="4722"/>
                                </a:lnTo>
                                <a:lnTo>
                                  <a:pt x="1859" y="4705"/>
                                </a:lnTo>
                                <a:lnTo>
                                  <a:pt x="1930" y="4685"/>
                                </a:lnTo>
                                <a:lnTo>
                                  <a:pt x="1999" y="4662"/>
                                </a:lnTo>
                                <a:lnTo>
                                  <a:pt x="2067" y="4635"/>
                                </a:lnTo>
                                <a:lnTo>
                                  <a:pt x="2133" y="4606"/>
                                </a:lnTo>
                                <a:lnTo>
                                  <a:pt x="2197" y="4573"/>
                                </a:lnTo>
                                <a:lnTo>
                                  <a:pt x="2259" y="4537"/>
                                </a:lnTo>
                                <a:lnTo>
                                  <a:pt x="2319" y="4498"/>
                                </a:lnTo>
                                <a:lnTo>
                                  <a:pt x="2378" y="4457"/>
                                </a:lnTo>
                                <a:lnTo>
                                  <a:pt x="2434" y="4413"/>
                                </a:lnTo>
                                <a:lnTo>
                                  <a:pt x="2488" y="4366"/>
                                </a:lnTo>
                                <a:lnTo>
                                  <a:pt x="2540" y="4317"/>
                                </a:lnTo>
                                <a:lnTo>
                                  <a:pt x="2589" y="4265"/>
                                </a:lnTo>
                                <a:lnTo>
                                  <a:pt x="2636" y="4211"/>
                                </a:lnTo>
                                <a:lnTo>
                                  <a:pt x="2680" y="4155"/>
                                </a:lnTo>
                                <a:lnTo>
                                  <a:pt x="2721" y="4097"/>
                                </a:lnTo>
                                <a:lnTo>
                                  <a:pt x="2760" y="4036"/>
                                </a:lnTo>
                                <a:lnTo>
                                  <a:pt x="2796" y="3974"/>
                                </a:lnTo>
                                <a:lnTo>
                                  <a:pt x="2829" y="3910"/>
                                </a:lnTo>
                                <a:lnTo>
                                  <a:pt x="2858" y="3844"/>
                                </a:lnTo>
                                <a:lnTo>
                                  <a:pt x="2885" y="3776"/>
                                </a:lnTo>
                                <a:lnTo>
                                  <a:pt x="2908" y="3707"/>
                                </a:lnTo>
                                <a:lnTo>
                                  <a:pt x="2928" y="3637"/>
                                </a:lnTo>
                                <a:lnTo>
                                  <a:pt x="2945" y="3565"/>
                                </a:lnTo>
                                <a:lnTo>
                                  <a:pt x="2958" y="3491"/>
                                </a:lnTo>
                                <a:lnTo>
                                  <a:pt x="2968" y="3417"/>
                                </a:lnTo>
                                <a:lnTo>
                                  <a:pt x="2973" y="3341"/>
                                </a:lnTo>
                                <a:lnTo>
                                  <a:pt x="2975" y="3265"/>
                                </a:lnTo>
                                <a:moveTo>
                                  <a:pt x="3852" y="6570"/>
                                </a:moveTo>
                                <a:lnTo>
                                  <a:pt x="3848" y="6496"/>
                                </a:lnTo>
                                <a:lnTo>
                                  <a:pt x="3838" y="6424"/>
                                </a:lnTo>
                                <a:lnTo>
                                  <a:pt x="3823" y="6354"/>
                                </a:lnTo>
                                <a:lnTo>
                                  <a:pt x="3801" y="6286"/>
                                </a:lnTo>
                                <a:lnTo>
                                  <a:pt x="3773" y="6221"/>
                                </a:lnTo>
                                <a:lnTo>
                                  <a:pt x="3741" y="6160"/>
                                </a:lnTo>
                                <a:lnTo>
                                  <a:pt x="3703" y="6101"/>
                                </a:lnTo>
                                <a:lnTo>
                                  <a:pt x="3660" y="6046"/>
                                </a:lnTo>
                                <a:lnTo>
                                  <a:pt x="3614" y="5995"/>
                                </a:lnTo>
                                <a:lnTo>
                                  <a:pt x="3563" y="5948"/>
                                </a:lnTo>
                                <a:lnTo>
                                  <a:pt x="3508" y="5906"/>
                                </a:lnTo>
                                <a:lnTo>
                                  <a:pt x="3449" y="5868"/>
                                </a:lnTo>
                                <a:lnTo>
                                  <a:pt x="3387" y="5835"/>
                                </a:lnTo>
                                <a:lnTo>
                                  <a:pt x="3323" y="5808"/>
                                </a:lnTo>
                                <a:lnTo>
                                  <a:pt x="3255" y="5786"/>
                                </a:lnTo>
                                <a:lnTo>
                                  <a:pt x="3185" y="5770"/>
                                </a:lnTo>
                                <a:lnTo>
                                  <a:pt x="3113" y="5760"/>
                                </a:lnTo>
                                <a:lnTo>
                                  <a:pt x="3039" y="5757"/>
                                </a:lnTo>
                                <a:lnTo>
                                  <a:pt x="2965" y="5760"/>
                                </a:lnTo>
                                <a:lnTo>
                                  <a:pt x="2893" y="5770"/>
                                </a:lnTo>
                                <a:lnTo>
                                  <a:pt x="2823" y="5786"/>
                                </a:lnTo>
                                <a:lnTo>
                                  <a:pt x="2755" y="5808"/>
                                </a:lnTo>
                                <a:lnTo>
                                  <a:pt x="2691" y="5835"/>
                                </a:lnTo>
                                <a:lnTo>
                                  <a:pt x="2629" y="5868"/>
                                </a:lnTo>
                                <a:lnTo>
                                  <a:pt x="2570" y="5906"/>
                                </a:lnTo>
                                <a:lnTo>
                                  <a:pt x="2515" y="5948"/>
                                </a:lnTo>
                                <a:lnTo>
                                  <a:pt x="2464" y="5995"/>
                                </a:lnTo>
                                <a:lnTo>
                                  <a:pt x="2417" y="6046"/>
                                </a:lnTo>
                                <a:lnTo>
                                  <a:pt x="2375" y="6101"/>
                                </a:lnTo>
                                <a:lnTo>
                                  <a:pt x="2337" y="6160"/>
                                </a:lnTo>
                                <a:lnTo>
                                  <a:pt x="2305" y="6221"/>
                                </a:lnTo>
                                <a:lnTo>
                                  <a:pt x="2277" y="6286"/>
                                </a:lnTo>
                                <a:lnTo>
                                  <a:pt x="2255" y="6354"/>
                                </a:lnTo>
                                <a:lnTo>
                                  <a:pt x="2239" y="6424"/>
                                </a:lnTo>
                                <a:lnTo>
                                  <a:pt x="2230" y="6496"/>
                                </a:lnTo>
                                <a:lnTo>
                                  <a:pt x="2226" y="6570"/>
                                </a:lnTo>
                                <a:lnTo>
                                  <a:pt x="2230" y="6644"/>
                                </a:lnTo>
                                <a:lnTo>
                                  <a:pt x="2239" y="6716"/>
                                </a:lnTo>
                                <a:lnTo>
                                  <a:pt x="2255" y="6786"/>
                                </a:lnTo>
                                <a:lnTo>
                                  <a:pt x="2277" y="6853"/>
                                </a:lnTo>
                                <a:lnTo>
                                  <a:pt x="2305" y="6918"/>
                                </a:lnTo>
                                <a:lnTo>
                                  <a:pt x="2337" y="6980"/>
                                </a:lnTo>
                                <a:lnTo>
                                  <a:pt x="2375" y="7038"/>
                                </a:lnTo>
                                <a:lnTo>
                                  <a:pt x="2417" y="7093"/>
                                </a:lnTo>
                                <a:lnTo>
                                  <a:pt x="2464" y="7144"/>
                                </a:lnTo>
                                <a:lnTo>
                                  <a:pt x="2515" y="7191"/>
                                </a:lnTo>
                                <a:lnTo>
                                  <a:pt x="2570" y="7234"/>
                                </a:lnTo>
                                <a:lnTo>
                                  <a:pt x="2629" y="7271"/>
                                </a:lnTo>
                                <a:lnTo>
                                  <a:pt x="2691" y="7304"/>
                                </a:lnTo>
                                <a:lnTo>
                                  <a:pt x="2755" y="7332"/>
                                </a:lnTo>
                                <a:lnTo>
                                  <a:pt x="2823" y="7353"/>
                                </a:lnTo>
                                <a:lnTo>
                                  <a:pt x="2893" y="7369"/>
                                </a:lnTo>
                                <a:lnTo>
                                  <a:pt x="2965" y="7379"/>
                                </a:lnTo>
                                <a:lnTo>
                                  <a:pt x="3039" y="7382"/>
                                </a:lnTo>
                                <a:lnTo>
                                  <a:pt x="3113" y="7379"/>
                                </a:lnTo>
                                <a:lnTo>
                                  <a:pt x="3185" y="7369"/>
                                </a:lnTo>
                                <a:lnTo>
                                  <a:pt x="3255" y="7353"/>
                                </a:lnTo>
                                <a:lnTo>
                                  <a:pt x="3323" y="7332"/>
                                </a:lnTo>
                                <a:lnTo>
                                  <a:pt x="3387" y="7304"/>
                                </a:lnTo>
                                <a:lnTo>
                                  <a:pt x="3449" y="7271"/>
                                </a:lnTo>
                                <a:lnTo>
                                  <a:pt x="3508" y="7234"/>
                                </a:lnTo>
                                <a:lnTo>
                                  <a:pt x="3563" y="7191"/>
                                </a:lnTo>
                                <a:lnTo>
                                  <a:pt x="3614" y="7144"/>
                                </a:lnTo>
                                <a:lnTo>
                                  <a:pt x="3660" y="7093"/>
                                </a:lnTo>
                                <a:lnTo>
                                  <a:pt x="3703" y="7038"/>
                                </a:lnTo>
                                <a:lnTo>
                                  <a:pt x="3741" y="6980"/>
                                </a:lnTo>
                                <a:lnTo>
                                  <a:pt x="3773" y="6918"/>
                                </a:lnTo>
                                <a:lnTo>
                                  <a:pt x="3801" y="6853"/>
                                </a:lnTo>
                                <a:lnTo>
                                  <a:pt x="3823" y="6786"/>
                                </a:lnTo>
                                <a:lnTo>
                                  <a:pt x="3838" y="6716"/>
                                </a:lnTo>
                                <a:lnTo>
                                  <a:pt x="3848" y="6644"/>
                                </a:lnTo>
                                <a:lnTo>
                                  <a:pt x="3852" y="6570"/>
                                </a:lnTo>
                                <a:moveTo>
                                  <a:pt x="4726" y="111"/>
                                </a:moveTo>
                                <a:lnTo>
                                  <a:pt x="4721" y="39"/>
                                </a:lnTo>
                                <a:lnTo>
                                  <a:pt x="4713" y="0"/>
                                </a:lnTo>
                                <a:lnTo>
                                  <a:pt x="3678" y="0"/>
                                </a:lnTo>
                                <a:lnTo>
                                  <a:pt x="3669" y="39"/>
                                </a:lnTo>
                                <a:lnTo>
                                  <a:pt x="3665" y="111"/>
                                </a:lnTo>
                                <a:lnTo>
                                  <a:pt x="3669" y="183"/>
                                </a:lnTo>
                                <a:lnTo>
                                  <a:pt x="3684" y="252"/>
                                </a:lnTo>
                                <a:lnTo>
                                  <a:pt x="3706" y="318"/>
                                </a:lnTo>
                                <a:lnTo>
                                  <a:pt x="3737" y="379"/>
                                </a:lnTo>
                                <a:lnTo>
                                  <a:pt x="3775" y="436"/>
                                </a:lnTo>
                                <a:lnTo>
                                  <a:pt x="3820" y="487"/>
                                </a:lnTo>
                                <a:lnTo>
                                  <a:pt x="3871" y="531"/>
                                </a:lnTo>
                                <a:lnTo>
                                  <a:pt x="3927" y="570"/>
                                </a:lnTo>
                                <a:lnTo>
                                  <a:pt x="3989" y="600"/>
                                </a:lnTo>
                                <a:lnTo>
                                  <a:pt x="4054" y="623"/>
                                </a:lnTo>
                                <a:lnTo>
                                  <a:pt x="4123" y="637"/>
                                </a:lnTo>
                                <a:lnTo>
                                  <a:pt x="4195" y="642"/>
                                </a:lnTo>
                                <a:lnTo>
                                  <a:pt x="4267" y="637"/>
                                </a:lnTo>
                                <a:lnTo>
                                  <a:pt x="4336" y="623"/>
                                </a:lnTo>
                                <a:lnTo>
                                  <a:pt x="4402" y="600"/>
                                </a:lnTo>
                                <a:lnTo>
                                  <a:pt x="4463" y="570"/>
                                </a:lnTo>
                                <a:lnTo>
                                  <a:pt x="4519" y="531"/>
                                </a:lnTo>
                                <a:lnTo>
                                  <a:pt x="4570" y="487"/>
                                </a:lnTo>
                                <a:lnTo>
                                  <a:pt x="4615" y="436"/>
                                </a:lnTo>
                                <a:lnTo>
                                  <a:pt x="4653" y="379"/>
                                </a:lnTo>
                                <a:lnTo>
                                  <a:pt x="4684" y="318"/>
                                </a:lnTo>
                                <a:lnTo>
                                  <a:pt x="4707" y="252"/>
                                </a:lnTo>
                                <a:lnTo>
                                  <a:pt x="4721" y="183"/>
                                </a:lnTo>
                                <a:lnTo>
                                  <a:pt x="4726" y="111"/>
                                </a:lnTo>
                                <a:moveTo>
                                  <a:pt x="5267" y="2689"/>
                                </a:moveTo>
                                <a:lnTo>
                                  <a:pt x="5259" y="2616"/>
                                </a:lnTo>
                                <a:lnTo>
                                  <a:pt x="5238" y="2549"/>
                                </a:lnTo>
                                <a:lnTo>
                                  <a:pt x="5205" y="2487"/>
                                </a:lnTo>
                                <a:lnTo>
                                  <a:pt x="5161" y="2434"/>
                                </a:lnTo>
                                <a:lnTo>
                                  <a:pt x="5107" y="2390"/>
                                </a:lnTo>
                                <a:lnTo>
                                  <a:pt x="5046" y="2356"/>
                                </a:lnTo>
                                <a:lnTo>
                                  <a:pt x="4978" y="2335"/>
                                </a:lnTo>
                                <a:lnTo>
                                  <a:pt x="4905" y="2328"/>
                                </a:lnTo>
                                <a:lnTo>
                                  <a:pt x="4832" y="2335"/>
                                </a:lnTo>
                                <a:lnTo>
                                  <a:pt x="4765" y="2356"/>
                                </a:lnTo>
                                <a:lnTo>
                                  <a:pt x="4703" y="2390"/>
                                </a:lnTo>
                                <a:lnTo>
                                  <a:pt x="4650" y="2434"/>
                                </a:lnTo>
                                <a:lnTo>
                                  <a:pt x="4606" y="2487"/>
                                </a:lnTo>
                                <a:lnTo>
                                  <a:pt x="4572" y="2549"/>
                                </a:lnTo>
                                <a:lnTo>
                                  <a:pt x="4551" y="2616"/>
                                </a:lnTo>
                                <a:lnTo>
                                  <a:pt x="4544" y="2689"/>
                                </a:lnTo>
                                <a:lnTo>
                                  <a:pt x="4551" y="2762"/>
                                </a:lnTo>
                                <a:lnTo>
                                  <a:pt x="4572" y="2830"/>
                                </a:lnTo>
                                <a:lnTo>
                                  <a:pt x="4606" y="2891"/>
                                </a:lnTo>
                                <a:lnTo>
                                  <a:pt x="4650" y="2945"/>
                                </a:lnTo>
                                <a:lnTo>
                                  <a:pt x="4703" y="2989"/>
                                </a:lnTo>
                                <a:lnTo>
                                  <a:pt x="4765" y="3022"/>
                                </a:lnTo>
                                <a:lnTo>
                                  <a:pt x="4832" y="3043"/>
                                </a:lnTo>
                                <a:lnTo>
                                  <a:pt x="4905" y="3051"/>
                                </a:lnTo>
                                <a:lnTo>
                                  <a:pt x="4978" y="3043"/>
                                </a:lnTo>
                                <a:lnTo>
                                  <a:pt x="5046" y="3022"/>
                                </a:lnTo>
                                <a:lnTo>
                                  <a:pt x="5107" y="2989"/>
                                </a:lnTo>
                                <a:lnTo>
                                  <a:pt x="5161" y="2945"/>
                                </a:lnTo>
                                <a:lnTo>
                                  <a:pt x="5205" y="2891"/>
                                </a:lnTo>
                                <a:lnTo>
                                  <a:pt x="5238" y="2830"/>
                                </a:lnTo>
                                <a:lnTo>
                                  <a:pt x="5259" y="2762"/>
                                </a:lnTo>
                                <a:lnTo>
                                  <a:pt x="5267" y="2689"/>
                                </a:lnTo>
                                <a:moveTo>
                                  <a:pt x="5610" y="6146"/>
                                </a:moveTo>
                                <a:lnTo>
                                  <a:pt x="5605" y="6071"/>
                                </a:lnTo>
                                <a:lnTo>
                                  <a:pt x="5591" y="5998"/>
                                </a:lnTo>
                                <a:lnTo>
                                  <a:pt x="5569" y="5929"/>
                                </a:lnTo>
                                <a:lnTo>
                                  <a:pt x="5539" y="5864"/>
                                </a:lnTo>
                                <a:lnTo>
                                  <a:pt x="5502" y="5803"/>
                                </a:lnTo>
                                <a:lnTo>
                                  <a:pt x="5458" y="5747"/>
                                </a:lnTo>
                                <a:lnTo>
                                  <a:pt x="5408" y="5697"/>
                                </a:lnTo>
                                <a:lnTo>
                                  <a:pt x="5352" y="5653"/>
                                </a:lnTo>
                                <a:lnTo>
                                  <a:pt x="5291" y="5615"/>
                                </a:lnTo>
                                <a:lnTo>
                                  <a:pt x="5226" y="5585"/>
                                </a:lnTo>
                                <a:lnTo>
                                  <a:pt x="5156" y="5563"/>
                                </a:lnTo>
                                <a:lnTo>
                                  <a:pt x="5084" y="5550"/>
                                </a:lnTo>
                                <a:lnTo>
                                  <a:pt x="5008" y="5545"/>
                                </a:lnTo>
                                <a:lnTo>
                                  <a:pt x="4933" y="5550"/>
                                </a:lnTo>
                                <a:lnTo>
                                  <a:pt x="4860" y="5563"/>
                                </a:lnTo>
                                <a:lnTo>
                                  <a:pt x="4791" y="5585"/>
                                </a:lnTo>
                                <a:lnTo>
                                  <a:pt x="4726" y="5615"/>
                                </a:lnTo>
                                <a:lnTo>
                                  <a:pt x="4665" y="5653"/>
                                </a:lnTo>
                                <a:lnTo>
                                  <a:pt x="4609" y="5697"/>
                                </a:lnTo>
                                <a:lnTo>
                                  <a:pt x="4559" y="5747"/>
                                </a:lnTo>
                                <a:lnTo>
                                  <a:pt x="4515" y="5803"/>
                                </a:lnTo>
                                <a:lnTo>
                                  <a:pt x="4477" y="5864"/>
                                </a:lnTo>
                                <a:lnTo>
                                  <a:pt x="4448" y="5929"/>
                                </a:lnTo>
                                <a:lnTo>
                                  <a:pt x="4425" y="5998"/>
                                </a:lnTo>
                                <a:lnTo>
                                  <a:pt x="4412" y="6071"/>
                                </a:lnTo>
                                <a:lnTo>
                                  <a:pt x="4407" y="6146"/>
                                </a:lnTo>
                                <a:lnTo>
                                  <a:pt x="4412" y="6222"/>
                                </a:lnTo>
                                <a:lnTo>
                                  <a:pt x="4425" y="6294"/>
                                </a:lnTo>
                                <a:lnTo>
                                  <a:pt x="4448" y="6364"/>
                                </a:lnTo>
                                <a:lnTo>
                                  <a:pt x="4477" y="6429"/>
                                </a:lnTo>
                                <a:lnTo>
                                  <a:pt x="4515" y="6490"/>
                                </a:lnTo>
                                <a:lnTo>
                                  <a:pt x="4559" y="6546"/>
                                </a:lnTo>
                                <a:lnTo>
                                  <a:pt x="4609" y="6596"/>
                                </a:lnTo>
                                <a:lnTo>
                                  <a:pt x="4665" y="6640"/>
                                </a:lnTo>
                                <a:lnTo>
                                  <a:pt x="4726" y="6677"/>
                                </a:lnTo>
                                <a:lnTo>
                                  <a:pt x="4791" y="6707"/>
                                </a:lnTo>
                                <a:lnTo>
                                  <a:pt x="4860" y="6729"/>
                                </a:lnTo>
                                <a:lnTo>
                                  <a:pt x="4933" y="6743"/>
                                </a:lnTo>
                                <a:lnTo>
                                  <a:pt x="5008" y="6747"/>
                                </a:lnTo>
                                <a:lnTo>
                                  <a:pt x="5084" y="6743"/>
                                </a:lnTo>
                                <a:lnTo>
                                  <a:pt x="5156" y="6729"/>
                                </a:lnTo>
                                <a:lnTo>
                                  <a:pt x="5226" y="6707"/>
                                </a:lnTo>
                                <a:lnTo>
                                  <a:pt x="5291" y="6677"/>
                                </a:lnTo>
                                <a:lnTo>
                                  <a:pt x="5352" y="6640"/>
                                </a:lnTo>
                                <a:lnTo>
                                  <a:pt x="5408" y="6596"/>
                                </a:lnTo>
                                <a:lnTo>
                                  <a:pt x="5458" y="6546"/>
                                </a:lnTo>
                                <a:lnTo>
                                  <a:pt x="5502" y="6490"/>
                                </a:lnTo>
                                <a:lnTo>
                                  <a:pt x="5539" y="6429"/>
                                </a:lnTo>
                                <a:lnTo>
                                  <a:pt x="5569" y="6364"/>
                                </a:lnTo>
                                <a:lnTo>
                                  <a:pt x="5591" y="6294"/>
                                </a:lnTo>
                                <a:lnTo>
                                  <a:pt x="5605" y="6222"/>
                                </a:lnTo>
                                <a:lnTo>
                                  <a:pt x="5610" y="6146"/>
                                </a:lnTo>
                                <a:moveTo>
                                  <a:pt x="7034" y="747"/>
                                </a:moveTo>
                                <a:lnTo>
                                  <a:pt x="7029" y="675"/>
                                </a:lnTo>
                                <a:lnTo>
                                  <a:pt x="7015" y="606"/>
                                </a:lnTo>
                                <a:lnTo>
                                  <a:pt x="6992" y="541"/>
                                </a:lnTo>
                                <a:lnTo>
                                  <a:pt x="6962" y="480"/>
                                </a:lnTo>
                                <a:lnTo>
                                  <a:pt x="6923" y="423"/>
                                </a:lnTo>
                                <a:lnTo>
                                  <a:pt x="6879" y="372"/>
                                </a:lnTo>
                                <a:lnTo>
                                  <a:pt x="6828" y="327"/>
                                </a:lnTo>
                                <a:lnTo>
                                  <a:pt x="6771" y="289"/>
                                </a:lnTo>
                                <a:lnTo>
                                  <a:pt x="6710" y="258"/>
                                </a:lnTo>
                                <a:lnTo>
                                  <a:pt x="6644" y="236"/>
                                </a:lnTo>
                                <a:lnTo>
                                  <a:pt x="6575" y="222"/>
                                </a:lnTo>
                                <a:lnTo>
                                  <a:pt x="6503" y="217"/>
                                </a:lnTo>
                                <a:lnTo>
                                  <a:pt x="6431" y="222"/>
                                </a:lnTo>
                                <a:lnTo>
                                  <a:pt x="6362" y="236"/>
                                </a:lnTo>
                                <a:lnTo>
                                  <a:pt x="6297" y="258"/>
                                </a:lnTo>
                                <a:lnTo>
                                  <a:pt x="6236" y="289"/>
                                </a:lnTo>
                                <a:lnTo>
                                  <a:pt x="6179" y="327"/>
                                </a:lnTo>
                                <a:lnTo>
                                  <a:pt x="6128" y="372"/>
                                </a:lnTo>
                                <a:lnTo>
                                  <a:pt x="6083" y="423"/>
                                </a:lnTo>
                                <a:lnTo>
                                  <a:pt x="6045" y="480"/>
                                </a:lnTo>
                                <a:lnTo>
                                  <a:pt x="6014" y="541"/>
                                </a:lnTo>
                                <a:lnTo>
                                  <a:pt x="5992" y="606"/>
                                </a:lnTo>
                                <a:lnTo>
                                  <a:pt x="5978" y="675"/>
                                </a:lnTo>
                                <a:lnTo>
                                  <a:pt x="5973" y="747"/>
                                </a:lnTo>
                                <a:lnTo>
                                  <a:pt x="5978" y="819"/>
                                </a:lnTo>
                                <a:lnTo>
                                  <a:pt x="5992" y="888"/>
                                </a:lnTo>
                                <a:lnTo>
                                  <a:pt x="6014" y="954"/>
                                </a:lnTo>
                                <a:lnTo>
                                  <a:pt x="6045" y="1015"/>
                                </a:lnTo>
                                <a:lnTo>
                                  <a:pt x="6083" y="1072"/>
                                </a:lnTo>
                                <a:lnTo>
                                  <a:pt x="6128" y="1123"/>
                                </a:lnTo>
                                <a:lnTo>
                                  <a:pt x="6179" y="1167"/>
                                </a:lnTo>
                                <a:lnTo>
                                  <a:pt x="6236" y="1206"/>
                                </a:lnTo>
                                <a:lnTo>
                                  <a:pt x="6297" y="1236"/>
                                </a:lnTo>
                                <a:lnTo>
                                  <a:pt x="6362" y="1259"/>
                                </a:lnTo>
                                <a:lnTo>
                                  <a:pt x="6431" y="1273"/>
                                </a:lnTo>
                                <a:lnTo>
                                  <a:pt x="6503" y="1278"/>
                                </a:lnTo>
                                <a:lnTo>
                                  <a:pt x="6575" y="1273"/>
                                </a:lnTo>
                                <a:lnTo>
                                  <a:pt x="6644" y="1259"/>
                                </a:lnTo>
                                <a:lnTo>
                                  <a:pt x="6710" y="1236"/>
                                </a:lnTo>
                                <a:lnTo>
                                  <a:pt x="6771" y="1206"/>
                                </a:lnTo>
                                <a:lnTo>
                                  <a:pt x="6828" y="1167"/>
                                </a:lnTo>
                                <a:lnTo>
                                  <a:pt x="6879" y="1123"/>
                                </a:lnTo>
                                <a:lnTo>
                                  <a:pt x="6923" y="1072"/>
                                </a:lnTo>
                                <a:lnTo>
                                  <a:pt x="6962" y="1015"/>
                                </a:lnTo>
                                <a:lnTo>
                                  <a:pt x="6992" y="954"/>
                                </a:lnTo>
                                <a:lnTo>
                                  <a:pt x="7015" y="888"/>
                                </a:lnTo>
                                <a:lnTo>
                                  <a:pt x="7029" y="819"/>
                                </a:lnTo>
                                <a:lnTo>
                                  <a:pt x="7034" y="747"/>
                                </a:lnTo>
                                <a:moveTo>
                                  <a:pt x="7950" y="1049"/>
                                </a:moveTo>
                                <a:lnTo>
                                  <a:pt x="7920" y="1027"/>
                                </a:lnTo>
                                <a:lnTo>
                                  <a:pt x="5976" y="3753"/>
                                </a:lnTo>
                                <a:lnTo>
                                  <a:pt x="5914" y="3720"/>
                                </a:lnTo>
                                <a:lnTo>
                                  <a:pt x="5848" y="3695"/>
                                </a:lnTo>
                                <a:lnTo>
                                  <a:pt x="5779" y="3676"/>
                                </a:lnTo>
                                <a:lnTo>
                                  <a:pt x="5707" y="3664"/>
                                </a:lnTo>
                                <a:lnTo>
                                  <a:pt x="5633" y="3660"/>
                                </a:lnTo>
                                <a:lnTo>
                                  <a:pt x="5559" y="3664"/>
                                </a:lnTo>
                                <a:lnTo>
                                  <a:pt x="5487" y="3676"/>
                                </a:lnTo>
                                <a:lnTo>
                                  <a:pt x="5418" y="3695"/>
                                </a:lnTo>
                                <a:lnTo>
                                  <a:pt x="5352" y="3720"/>
                                </a:lnTo>
                                <a:lnTo>
                                  <a:pt x="5290" y="3753"/>
                                </a:lnTo>
                                <a:lnTo>
                                  <a:pt x="5231" y="3791"/>
                                </a:lnTo>
                                <a:lnTo>
                                  <a:pt x="5177" y="3835"/>
                                </a:lnTo>
                                <a:lnTo>
                                  <a:pt x="5128" y="3884"/>
                                </a:lnTo>
                                <a:lnTo>
                                  <a:pt x="5084" y="3938"/>
                                </a:lnTo>
                                <a:lnTo>
                                  <a:pt x="5046" y="3997"/>
                                </a:lnTo>
                                <a:lnTo>
                                  <a:pt x="5014" y="4059"/>
                                </a:lnTo>
                                <a:lnTo>
                                  <a:pt x="4988" y="4125"/>
                                </a:lnTo>
                                <a:lnTo>
                                  <a:pt x="4969" y="4194"/>
                                </a:lnTo>
                                <a:lnTo>
                                  <a:pt x="4957" y="4266"/>
                                </a:lnTo>
                                <a:lnTo>
                                  <a:pt x="4953" y="4340"/>
                                </a:lnTo>
                                <a:lnTo>
                                  <a:pt x="4957" y="4414"/>
                                </a:lnTo>
                                <a:lnTo>
                                  <a:pt x="4969" y="4485"/>
                                </a:lnTo>
                                <a:lnTo>
                                  <a:pt x="4988" y="4554"/>
                                </a:lnTo>
                                <a:lnTo>
                                  <a:pt x="5014" y="4620"/>
                                </a:lnTo>
                                <a:lnTo>
                                  <a:pt x="5046" y="4683"/>
                                </a:lnTo>
                                <a:lnTo>
                                  <a:pt x="5084" y="4741"/>
                                </a:lnTo>
                                <a:lnTo>
                                  <a:pt x="5128" y="4795"/>
                                </a:lnTo>
                                <a:lnTo>
                                  <a:pt x="5177" y="4844"/>
                                </a:lnTo>
                                <a:lnTo>
                                  <a:pt x="5231" y="4888"/>
                                </a:lnTo>
                                <a:lnTo>
                                  <a:pt x="5290" y="4927"/>
                                </a:lnTo>
                                <a:lnTo>
                                  <a:pt x="5352" y="4959"/>
                                </a:lnTo>
                                <a:lnTo>
                                  <a:pt x="5418" y="4985"/>
                                </a:lnTo>
                                <a:lnTo>
                                  <a:pt x="5487" y="5004"/>
                                </a:lnTo>
                                <a:lnTo>
                                  <a:pt x="5559" y="5015"/>
                                </a:lnTo>
                                <a:lnTo>
                                  <a:pt x="5633" y="5019"/>
                                </a:lnTo>
                                <a:lnTo>
                                  <a:pt x="5707" y="5015"/>
                                </a:lnTo>
                                <a:lnTo>
                                  <a:pt x="5779" y="5004"/>
                                </a:lnTo>
                                <a:lnTo>
                                  <a:pt x="5848" y="4985"/>
                                </a:lnTo>
                                <a:lnTo>
                                  <a:pt x="5914" y="4959"/>
                                </a:lnTo>
                                <a:lnTo>
                                  <a:pt x="5976" y="4927"/>
                                </a:lnTo>
                                <a:lnTo>
                                  <a:pt x="6034" y="4888"/>
                                </a:lnTo>
                                <a:lnTo>
                                  <a:pt x="6088" y="4844"/>
                                </a:lnTo>
                                <a:lnTo>
                                  <a:pt x="6138" y="4795"/>
                                </a:lnTo>
                                <a:lnTo>
                                  <a:pt x="6182" y="4741"/>
                                </a:lnTo>
                                <a:lnTo>
                                  <a:pt x="6220" y="4683"/>
                                </a:lnTo>
                                <a:lnTo>
                                  <a:pt x="6252" y="4620"/>
                                </a:lnTo>
                                <a:lnTo>
                                  <a:pt x="6278" y="4554"/>
                                </a:lnTo>
                                <a:lnTo>
                                  <a:pt x="6297" y="4485"/>
                                </a:lnTo>
                                <a:lnTo>
                                  <a:pt x="6309" y="4414"/>
                                </a:lnTo>
                                <a:lnTo>
                                  <a:pt x="6313" y="4340"/>
                                </a:lnTo>
                                <a:lnTo>
                                  <a:pt x="6309" y="4266"/>
                                </a:lnTo>
                                <a:lnTo>
                                  <a:pt x="6297" y="4194"/>
                                </a:lnTo>
                                <a:lnTo>
                                  <a:pt x="6278" y="4125"/>
                                </a:lnTo>
                                <a:lnTo>
                                  <a:pt x="6252" y="4059"/>
                                </a:lnTo>
                                <a:lnTo>
                                  <a:pt x="6220" y="3997"/>
                                </a:lnTo>
                                <a:lnTo>
                                  <a:pt x="6182" y="3938"/>
                                </a:lnTo>
                                <a:lnTo>
                                  <a:pt x="6138" y="3884"/>
                                </a:lnTo>
                                <a:lnTo>
                                  <a:pt x="6088" y="3835"/>
                                </a:lnTo>
                                <a:lnTo>
                                  <a:pt x="6034" y="3791"/>
                                </a:lnTo>
                                <a:lnTo>
                                  <a:pt x="6008" y="3773"/>
                                </a:lnTo>
                                <a:lnTo>
                                  <a:pt x="7950" y="1049"/>
                                </a:lnTo>
                                <a:moveTo>
                                  <a:pt x="9318" y="700"/>
                                </a:moveTo>
                                <a:lnTo>
                                  <a:pt x="9311" y="628"/>
                                </a:lnTo>
                                <a:lnTo>
                                  <a:pt x="9290" y="560"/>
                                </a:lnTo>
                                <a:lnTo>
                                  <a:pt x="9256" y="498"/>
                                </a:lnTo>
                                <a:lnTo>
                                  <a:pt x="9212" y="445"/>
                                </a:lnTo>
                                <a:lnTo>
                                  <a:pt x="9159" y="401"/>
                                </a:lnTo>
                                <a:lnTo>
                                  <a:pt x="9097" y="368"/>
                                </a:lnTo>
                                <a:lnTo>
                                  <a:pt x="9029" y="346"/>
                                </a:lnTo>
                                <a:lnTo>
                                  <a:pt x="8957" y="339"/>
                                </a:lnTo>
                                <a:lnTo>
                                  <a:pt x="8884" y="346"/>
                                </a:lnTo>
                                <a:lnTo>
                                  <a:pt x="8816" y="368"/>
                                </a:lnTo>
                                <a:lnTo>
                                  <a:pt x="8755" y="401"/>
                                </a:lnTo>
                                <a:lnTo>
                                  <a:pt x="8701" y="445"/>
                                </a:lnTo>
                                <a:lnTo>
                                  <a:pt x="8657" y="498"/>
                                </a:lnTo>
                                <a:lnTo>
                                  <a:pt x="8624" y="560"/>
                                </a:lnTo>
                                <a:lnTo>
                                  <a:pt x="8603" y="628"/>
                                </a:lnTo>
                                <a:lnTo>
                                  <a:pt x="8595" y="700"/>
                                </a:lnTo>
                                <a:lnTo>
                                  <a:pt x="8603" y="773"/>
                                </a:lnTo>
                                <a:lnTo>
                                  <a:pt x="8624" y="841"/>
                                </a:lnTo>
                                <a:lnTo>
                                  <a:pt x="8657" y="903"/>
                                </a:lnTo>
                                <a:lnTo>
                                  <a:pt x="8701" y="956"/>
                                </a:lnTo>
                                <a:lnTo>
                                  <a:pt x="8755" y="1000"/>
                                </a:lnTo>
                                <a:lnTo>
                                  <a:pt x="8816" y="1033"/>
                                </a:lnTo>
                                <a:lnTo>
                                  <a:pt x="8884" y="1055"/>
                                </a:lnTo>
                                <a:lnTo>
                                  <a:pt x="8957" y="1062"/>
                                </a:lnTo>
                                <a:lnTo>
                                  <a:pt x="9029" y="1055"/>
                                </a:lnTo>
                                <a:lnTo>
                                  <a:pt x="9097" y="1033"/>
                                </a:lnTo>
                                <a:lnTo>
                                  <a:pt x="9159" y="1000"/>
                                </a:lnTo>
                                <a:lnTo>
                                  <a:pt x="9212" y="956"/>
                                </a:lnTo>
                                <a:lnTo>
                                  <a:pt x="9256" y="903"/>
                                </a:lnTo>
                                <a:lnTo>
                                  <a:pt x="9290" y="841"/>
                                </a:lnTo>
                                <a:lnTo>
                                  <a:pt x="9311" y="773"/>
                                </a:lnTo>
                                <a:lnTo>
                                  <a:pt x="9318" y="700"/>
                                </a:lnTo>
                                <a:moveTo>
                                  <a:pt x="9808" y="3631"/>
                                </a:moveTo>
                                <a:lnTo>
                                  <a:pt x="9806" y="3555"/>
                                </a:lnTo>
                                <a:lnTo>
                                  <a:pt x="9800" y="3479"/>
                                </a:lnTo>
                                <a:lnTo>
                                  <a:pt x="9791" y="3405"/>
                                </a:lnTo>
                                <a:lnTo>
                                  <a:pt x="9777" y="3331"/>
                                </a:lnTo>
                                <a:lnTo>
                                  <a:pt x="9761" y="3259"/>
                                </a:lnTo>
                                <a:lnTo>
                                  <a:pt x="9741" y="3189"/>
                                </a:lnTo>
                                <a:lnTo>
                                  <a:pt x="9717" y="3120"/>
                                </a:lnTo>
                                <a:lnTo>
                                  <a:pt x="9691" y="3052"/>
                                </a:lnTo>
                                <a:lnTo>
                                  <a:pt x="9661" y="2986"/>
                                </a:lnTo>
                                <a:lnTo>
                                  <a:pt x="9628" y="2922"/>
                                </a:lnTo>
                                <a:lnTo>
                                  <a:pt x="9592" y="2860"/>
                                </a:lnTo>
                                <a:lnTo>
                                  <a:pt x="9554" y="2799"/>
                                </a:lnTo>
                                <a:lnTo>
                                  <a:pt x="9512" y="2741"/>
                                </a:lnTo>
                                <a:lnTo>
                                  <a:pt x="9468" y="2685"/>
                                </a:lnTo>
                                <a:lnTo>
                                  <a:pt x="9421" y="2631"/>
                                </a:lnTo>
                                <a:lnTo>
                                  <a:pt x="9372" y="2579"/>
                                </a:lnTo>
                                <a:lnTo>
                                  <a:pt x="9320" y="2530"/>
                                </a:lnTo>
                                <a:lnTo>
                                  <a:pt x="9266" y="2483"/>
                                </a:lnTo>
                                <a:lnTo>
                                  <a:pt x="9210" y="2439"/>
                                </a:lnTo>
                                <a:lnTo>
                                  <a:pt x="9152" y="2398"/>
                                </a:lnTo>
                                <a:lnTo>
                                  <a:pt x="9091" y="2359"/>
                                </a:lnTo>
                                <a:lnTo>
                                  <a:pt x="9029" y="2323"/>
                                </a:lnTo>
                                <a:lnTo>
                                  <a:pt x="8965" y="2290"/>
                                </a:lnTo>
                                <a:lnTo>
                                  <a:pt x="8899" y="2261"/>
                                </a:lnTo>
                                <a:lnTo>
                                  <a:pt x="8831" y="2234"/>
                                </a:lnTo>
                                <a:lnTo>
                                  <a:pt x="8762" y="2210"/>
                                </a:lnTo>
                                <a:lnTo>
                                  <a:pt x="8692" y="2190"/>
                                </a:lnTo>
                                <a:lnTo>
                                  <a:pt x="8620" y="2174"/>
                                </a:lnTo>
                                <a:lnTo>
                                  <a:pt x="8547" y="2161"/>
                                </a:lnTo>
                                <a:lnTo>
                                  <a:pt x="8472" y="2151"/>
                                </a:lnTo>
                                <a:lnTo>
                                  <a:pt x="8397" y="2146"/>
                                </a:lnTo>
                                <a:lnTo>
                                  <a:pt x="8320" y="2144"/>
                                </a:lnTo>
                                <a:lnTo>
                                  <a:pt x="8243" y="2146"/>
                                </a:lnTo>
                                <a:lnTo>
                                  <a:pt x="8168" y="2151"/>
                                </a:lnTo>
                                <a:lnTo>
                                  <a:pt x="8093" y="2161"/>
                                </a:lnTo>
                                <a:lnTo>
                                  <a:pt x="8020" y="2174"/>
                                </a:lnTo>
                                <a:lnTo>
                                  <a:pt x="7948" y="2190"/>
                                </a:lnTo>
                                <a:lnTo>
                                  <a:pt x="7878" y="2210"/>
                                </a:lnTo>
                                <a:lnTo>
                                  <a:pt x="7809" y="2234"/>
                                </a:lnTo>
                                <a:lnTo>
                                  <a:pt x="7741" y="2261"/>
                                </a:lnTo>
                                <a:lnTo>
                                  <a:pt x="7675" y="2290"/>
                                </a:lnTo>
                                <a:lnTo>
                                  <a:pt x="7611" y="2323"/>
                                </a:lnTo>
                                <a:lnTo>
                                  <a:pt x="7549" y="2359"/>
                                </a:lnTo>
                                <a:lnTo>
                                  <a:pt x="7488" y="2398"/>
                                </a:lnTo>
                                <a:lnTo>
                                  <a:pt x="7430" y="2439"/>
                                </a:lnTo>
                                <a:lnTo>
                                  <a:pt x="7374" y="2483"/>
                                </a:lnTo>
                                <a:lnTo>
                                  <a:pt x="7320" y="2530"/>
                                </a:lnTo>
                                <a:lnTo>
                                  <a:pt x="7268" y="2579"/>
                                </a:lnTo>
                                <a:lnTo>
                                  <a:pt x="7219" y="2631"/>
                                </a:lnTo>
                                <a:lnTo>
                                  <a:pt x="7172" y="2685"/>
                                </a:lnTo>
                                <a:lnTo>
                                  <a:pt x="7128" y="2741"/>
                                </a:lnTo>
                                <a:lnTo>
                                  <a:pt x="7087" y="2799"/>
                                </a:lnTo>
                                <a:lnTo>
                                  <a:pt x="7048" y="2860"/>
                                </a:lnTo>
                                <a:lnTo>
                                  <a:pt x="7012" y="2922"/>
                                </a:lnTo>
                                <a:lnTo>
                                  <a:pt x="6979" y="2986"/>
                                </a:lnTo>
                                <a:lnTo>
                                  <a:pt x="6949" y="3052"/>
                                </a:lnTo>
                                <a:lnTo>
                                  <a:pt x="6923" y="3120"/>
                                </a:lnTo>
                                <a:lnTo>
                                  <a:pt x="6899" y="3189"/>
                                </a:lnTo>
                                <a:lnTo>
                                  <a:pt x="6879" y="3259"/>
                                </a:lnTo>
                                <a:lnTo>
                                  <a:pt x="6863" y="3331"/>
                                </a:lnTo>
                                <a:lnTo>
                                  <a:pt x="6850" y="3405"/>
                                </a:lnTo>
                                <a:lnTo>
                                  <a:pt x="6840" y="3479"/>
                                </a:lnTo>
                                <a:lnTo>
                                  <a:pt x="6834" y="3555"/>
                                </a:lnTo>
                                <a:lnTo>
                                  <a:pt x="6833" y="3631"/>
                                </a:lnTo>
                                <a:lnTo>
                                  <a:pt x="6834" y="3708"/>
                                </a:lnTo>
                                <a:lnTo>
                                  <a:pt x="6840" y="3783"/>
                                </a:lnTo>
                                <a:lnTo>
                                  <a:pt x="6850" y="3858"/>
                                </a:lnTo>
                                <a:lnTo>
                                  <a:pt x="6863" y="3931"/>
                                </a:lnTo>
                                <a:lnTo>
                                  <a:pt x="6879" y="4003"/>
                                </a:lnTo>
                                <a:lnTo>
                                  <a:pt x="6899" y="4073"/>
                                </a:lnTo>
                                <a:lnTo>
                                  <a:pt x="6923" y="4143"/>
                                </a:lnTo>
                                <a:lnTo>
                                  <a:pt x="6949" y="4210"/>
                                </a:lnTo>
                                <a:lnTo>
                                  <a:pt x="6979" y="4276"/>
                                </a:lnTo>
                                <a:lnTo>
                                  <a:pt x="7012" y="4340"/>
                                </a:lnTo>
                                <a:lnTo>
                                  <a:pt x="7048" y="4402"/>
                                </a:lnTo>
                                <a:lnTo>
                                  <a:pt x="7087" y="4463"/>
                                </a:lnTo>
                                <a:lnTo>
                                  <a:pt x="7128" y="4521"/>
                                </a:lnTo>
                                <a:lnTo>
                                  <a:pt x="7172" y="4577"/>
                                </a:lnTo>
                                <a:lnTo>
                                  <a:pt x="7219" y="4631"/>
                                </a:lnTo>
                                <a:lnTo>
                                  <a:pt x="7268" y="4683"/>
                                </a:lnTo>
                                <a:lnTo>
                                  <a:pt x="7320" y="4732"/>
                                </a:lnTo>
                                <a:lnTo>
                                  <a:pt x="7374" y="4779"/>
                                </a:lnTo>
                                <a:lnTo>
                                  <a:pt x="7430" y="4823"/>
                                </a:lnTo>
                                <a:lnTo>
                                  <a:pt x="7488" y="4865"/>
                                </a:lnTo>
                                <a:lnTo>
                                  <a:pt x="7549" y="4903"/>
                                </a:lnTo>
                                <a:lnTo>
                                  <a:pt x="7611" y="4939"/>
                                </a:lnTo>
                                <a:lnTo>
                                  <a:pt x="7675" y="4972"/>
                                </a:lnTo>
                                <a:lnTo>
                                  <a:pt x="7741" y="5002"/>
                                </a:lnTo>
                                <a:lnTo>
                                  <a:pt x="7809" y="5028"/>
                                </a:lnTo>
                                <a:lnTo>
                                  <a:pt x="7878" y="5052"/>
                                </a:lnTo>
                                <a:lnTo>
                                  <a:pt x="7948" y="5072"/>
                                </a:lnTo>
                                <a:lnTo>
                                  <a:pt x="8020" y="5088"/>
                                </a:lnTo>
                                <a:lnTo>
                                  <a:pt x="8093" y="5101"/>
                                </a:lnTo>
                                <a:lnTo>
                                  <a:pt x="8168" y="5111"/>
                                </a:lnTo>
                                <a:lnTo>
                                  <a:pt x="8243" y="5117"/>
                                </a:lnTo>
                                <a:lnTo>
                                  <a:pt x="8320" y="5119"/>
                                </a:lnTo>
                                <a:lnTo>
                                  <a:pt x="8397" y="5117"/>
                                </a:lnTo>
                                <a:lnTo>
                                  <a:pt x="8472" y="5111"/>
                                </a:lnTo>
                                <a:lnTo>
                                  <a:pt x="8547" y="5101"/>
                                </a:lnTo>
                                <a:lnTo>
                                  <a:pt x="8620" y="5088"/>
                                </a:lnTo>
                                <a:lnTo>
                                  <a:pt x="8692" y="5072"/>
                                </a:lnTo>
                                <a:lnTo>
                                  <a:pt x="8762" y="5052"/>
                                </a:lnTo>
                                <a:lnTo>
                                  <a:pt x="8831" y="5028"/>
                                </a:lnTo>
                                <a:lnTo>
                                  <a:pt x="8899" y="5002"/>
                                </a:lnTo>
                                <a:lnTo>
                                  <a:pt x="8965" y="4972"/>
                                </a:lnTo>
                                <a:lnTo>
                                  <a:pt x="9029" y="4939"/>
                                </a:lnTo>
                                <a:lnTo>
                                  <a:pt x="9091" y="4903"/>
                                </a:lnTo>
                                <a:lnTo>
                                  <a:pt x="9152" y="4865"/>
                                </a:lnTo>
                                <a:lnTo>
                                  <a:pt x="9210" y="4823"/>
                                </a:lnTo>
                                <a:lnTo>
                                  <a:pt x="9266" y="4779"/>
                                </a:lnTo>
                                <a:lnTo>
                                  <a:pt x="9320" y="4732"/>
                                </a:lnTo>
                                <a:lnTo>
                                  <a:pt x="9372" y="4683"/>
                                </a:lnTo>
                                <a:lnTo>
                                  <a:pt x="9421" y="4631"/>
                                </a:lnTo>
                                <a:lnTo>
                                  <a:pt x="9468" y="4577"/>
                                </a:lnTo>
                                <a:lnTo>
                                  <a:pt x="9512" y="4521"/>
                                </a:lnTo>
                                <a:lnTo>
                                  <a:pt x="9554" y="4463"/>
                                </a:lnTo>
                                <a:lnTo>
                                  <a:pt x="9592" y="4402"/>
                                </a:lnTo>
                                <a:lnTo>
                                  <a:pt x="9628" y="4340"/>
                                </a:lnTo>
                                <a:lnTo>
                                  <a:pt x="9661" y="4276"/>
                                </a:lnTo>
                                <a:lnTo>
                                  <a:pt x="9691" y="4210"/>
                                </a:lnTo>
                                <a:lnTo>
                                  <a:pt x="9717" y="4143"/>
                                </a:lnTo>
                                <a:lnTo>
                                  <a:pt x="9741" y="4073"/>
                                </a:lnTo>
                                <a:lnTo>
                                  <a:pt x="9761" y="4003"/>
                                </a:lnTo>
                                <a:lnTo>
                                  <a:pt x="9777" y="3931"/>
                                </a:lnTo>
                                <a:lnTo>
                                  <a:pt x="9791" y="3858"/>
                                </a:lnTo>
                                <a:lnTo>
                                  <a:pt x="9800" y="3783"/>
                                </a:lnTo>
                                <a:lnTo>
                                  <a:pt x="9806" y="3708"/>
                                </a:lnTo>
                                <a:lnTo>
                                  <a:pt x="9808" y="3631"/>
                                </a:lnTo>
                              </a:path>
                            </a:pathLst>
                          </a:custGeom>
                          <a:solidFill>
                            <a:srgbClr val="606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AutoShape 130"/>
                        <wps:cNvSpPr>
                          <a:spLocks/>
                        </wps:cNvSpPr>
                        <wps:spPr bwMode="auto">
                          <a:xfrm>
                            <a:off x="4545" y="6412"/>
                            <a:ext cx="592" cy="592"/>
                          </a:xfrm>
                          <a:custGeom>
                            <a:avLst/>
                            <a:gdLst>
                              <a:gd name="T0" fmla="+- 0 4823 4545"/>
                              <a:gd name="T1" fmla="*/ T0 w 592"/>
                              <a:gd name="T2" fmla="+- 0 6955 6412"/>
                              <a:gd name="T3" fmla="*/ 6955 h 592"/>
                              <a:gd name="T4" fmla="+- 0 4851 4545"/>
                              <a:gd name="T5" fmla="*/ T4 w 592"/>
                              <a:gd name="T6" fmla="+- 0 7003 6412"/>
                              <a:gd name="T7" fmla="*/ 7003 h 592"/>
                              <a:gd name="T8" fmla="+- 0 4995 4545"/>
                              <a:gd name="T9" fmla="*/ T8 w 592"/>
                              <a:gd name="T10" fmla="+- 0 6960 6412"/>
                              <a:gd name="T11" fmla="*/ 6960 h 592"/>
                              <a:gd name="T12" fmla="+- 0 4666 4545"/>
                              <a:gd name="T13" fmla="*/ T12 w 592"/>
                              <a:gd name="T14" fmla="+- 0 6810 6412"/>
                              <a:gd name="T15" fmla="*/ 6810 h 592"/>
                              <a:gd name="T16" fmla="+- 0 4629 4545"/>
                              <a:gd name="T17" fmla="*/ T16 w 592"/>
                              <a:gd name="T18" fmla="+- 0 6844 6412"/>
                              <a:gd name="T19" fmla="*/ 6844 h 592"/>
                              <a:gd name="T20" fmla="+- 0 4631 4545"/>
                              <a:gd name="T21" fmla="*/ T20 w 592"/>
                              <a:gd name="T22" fmla="+- 0 6916 6412"/>
                              <a:gd name="T23" fmla="*/ 6916 h 592"/>
                              <a:gd name="T24" fmla="+- 0 4745 4545"/>
                              <a:gd name="T25" fmla="*/ T24 w 592"/>
                              <a:gd name="T26" fmla="+- 0 6987 6412"/>
                              <a:gd name="T27" fmla="*/ 6987 h 592"/>
                              <a:gd name="T28" fmla="+- 0 4823 4545"/>
                              <a:gd name="T29" fmla="*/ T28 w 592"/>
                              <a:gd name="T30" fmla="+- 0 6955 6412"/>
                              <a:gd name="T31" fmla="*/ 6955 h 592"/>
                              <a:gd name="T32" fmla="+- 0 5053 4545"/>
                              <a:gd name="T33" fmla="*/ T32 w 592"/>
                              <a:gd name="T34" fmla="+- 0 6914 6412"/>
                              <a:gd name="T35" fmla="*/ 6914 h 592"/>
                              <a:gd name="T36" fmla="+- 0 4761 4545"/>
                              <a:gd name="T37" fmla="*/ T36 w 592"/>
                              <a:gd name="T38" fmla="+- 0 6898 6412"/>
                              <a:gd name="T39" fmla="*/ 6898 h 592"/>
                              <a:gd name="T40" fmla="+- 0 4666 4545"/>
                              <a:gd name="T41" fmla="*/ T40 w 592"/>
                              <a:gd name="T42" fmla="+- 0 6810 6412"/>
                              <a:gd name="T43" fmla="*/ 6810 h 592"/>
                              <a:gd name="T44" fmla="+- 0 4841 4545"/>
                              <a:gd name="T45" fmla="*/ T44 w 592"/>
                              <a:gd name="T46" fmla="+- 0 6502 6412"/>
                              <a:gd name="T47" fmla="*/ 6502 h 592"/>
                              <a:gd name="T48" fmla="+- 0 4987 4545"/>
                              <a:gd name="T49" fmla="*/ T48 w 592"/>
                              <a:gd name="T50" fmla="+- 0 6562 6412"/>
                              <a:gd name="T51" fmla="*/ 6562 h 592"/>
                              <a:gd name="T52" fmla="+- 0 5047 4545"/>
                              <a:gd name="T53" fmla="*/ T52 w 592"/>
                              <a:gd name="T54" fmla="+- 0 6708 6412"/>
                              <a:gd name="T55" fmla="*/ 6708 h 592"/>
                              <a:gd name="T56" fmla="+- 0 4987 4545"/>
                              <a:gd name="T57" fmla="*/ T56 w 592"/>
                              <a:gd name="T58" fmla="+- 0 6853 6412"/>
                              <a:gd name="T59" fmla="*/ 6853 h 592"/>
                              <a:gd name="T60" fmla="+- 0 4841 4545"/>
                              <a:gd name="T61" fmla="*/ T60 w 592"/>
                              <a:gd name="T62" fmla="+- 0 6914 6412"/>
                              <a:gd name="T63" fmla="*/ 6914 h 592"/>
                              <a:gd name="T64" fmla="+- 0 5053 4545"/>
                              <a:gd name="T65" fmla="*/ T64 w 592"/>
                              <a:gd name="T66" fmla="+- 0 6914 6412"/>
                              <a:gd name="T67" fmla="*/ 6914 h 592"/>
                              <a:gd name="T68" fmla="+- 0 5127 4545"/>
                              <a:gd name="T69" fmla="*/ T68 w 592"/>
                              <a:gd name="T70" fmla="+- 0 6785 6412"/>
                              <a:gd name="T71" fmla="*/ 6785 h 592"/>
                              <a:gd name="T72" fmla="+- 0 5134 4545"/>
                              <a:gd name="T73" fmla="*/ T72 w 592"/>
                              <a:gd name="T74" fmla="+- 0 6668 6412"/>
                              <a:gd name="T75" fmla="*/ 6668 h 592"/>
                              <a:gd name="T76" fmla="+- 0 5114 4545"/>
                              <a:gd name="T77" fmla="*/ T76 w 592"/>
                              <a:gd name="T78" fmla="+- 0 6594 6412"/>
                              <a:gd name="T79" fmla="*/ 6594 h 592"/>
                              <a:gd name="T80" fmla="+- 0 5055 4545"/>
                              <a:gd name="T81" fmla="*/ T80 w 592"/>
                              <a:gd name="T82" fmla="+- 0 6581 6412"/>
                              <a:gd name="T83" fmla="*/ 6581 h 592"/>
                              <a:gd name="T84" fmla="+- 0 5076 4545"/>
                              <a:gd name="T85" fmla="*/ T84 w 592"/>
                              <a:gd name="T86" fmla="+- 0 6528 6412"/>
                              <a:gd name="T87" fmla="*/ 6528 h 592"/>
                              <a:gd name="T88" fmla="+- 0 5053 4545"/>
                              <a:gd name="T89" fmla="*/ T88 w 592"/>
                              <a:gd name="T90" fmla="+- 0 6502 6412"/>
                              <a:gd name="T91" fmla="*/ 6502 h 592"/>
                              <a:gd name="T92" fmla="+- 0 4763 4545"/>
                              <a:gd name="T93" fmla="*/ T92 w 592"/>
                              <a:gd name="T94" fmla="+- 0 6423 6412"/>
                              <a:gd name="T95" fmla="*/ 6423 h 592"/>
                              <a:gd name="T96" fmla="+- 0 4632 4545"/>
                              <a:gd name="T97" fmla="*/ T96 w 592"/>
                              <a:gd name="T98" fmla="+- 0 6499 6412"/>
                              <a:gd name="T99" fmla="*/ 6499 h 592"/>
                              <a:gd name="T100" fmla="+- 0 4556 4545"/>
                              <a:gd name="T101" fmla="*/ T100 w 592"/>
                              <a:gd name="T102" fmla="+- 0 6629 6412"/>
                              <a:gd name="T103" fmla="*/ 6629 h 592"/>
                              <a:gd name="T104" fmla="+- 0 4547 4545"/>
                              <a:gd name="T105" fmla="*/ T104 w 592"/>
                              <a:gd name="T106" fmla="+- 0 6740 6412"/>
                              <a:gd name="T107" fmla="*/ 6740 h 592"/>
                              <a:gd name="T108" fmla="+- 0 4561 4545"/>
                              <a:gd name="T109" fmla="*/ T108 w 592"/>
                              <a:gd name="T110" fmla="+- 0 6801 6412"/>
                              <a:gd name="T111" fmla="*/ 6801 h 592"/>
                              <a:gd name="T112" fmla="+- 0 4612 4545"/>
                              <a:gd name="T113" fmla="*/ T112 w 592"/>
                              <a:gd name="T114" fmla="+- 0 6810 6412"/>
                              <a:gd name="T115" fmla="*/ 6810 h 592"/>
                              <a:gd name="T116" fmla="+- 0 4651 4545"/>
                              <a:gd name="T117" fmla="*/ T116 w 592"/>
                              <a:gd name="T118" fmla="+- 0 6788 6412"/>
                              <a:gd name="T119" fmla="*/ 6788 h 592"/>
                              <a:gd name="T120" fmla="+- 0 4651 4545"/>
                              <a:gd name="T121" fmla="*/ T120 w 592"/>
                              <a:gd name="T122" fmla="+- 0 6628 6412"/>
                              <a:gd name="T123" fmla="*/ 6628 h 592"/>
                              <a:gd name="T124" fmla="+- 0 4761 4545"/>
                              <a:gd name="T125" fmla="*/ T124 w 592"/>
                              <a:gd name="T126" fmla="+- 0 6518 6412"/>
                              <a:gd name="T127" fmla="*/ 6518 h 592"/>
                              <a:gd name="T128" fmla="+- 0 5053 4545"/>
                              <a:gd name="T129" fmla="*/ T128 w 592"/>
                              <a:gd name="T130" fmla="+- 0 6502 6412"/>
                              <a:gd name="T131" fmla="*/ 6502 h 592"/>
                              <a:gd name="T132" fmla="+- 0 4960 4545"/>
                              <a:gd name="T133" fmla="*/ T132 w 592"/>
                              <a:gd name="T134" fmla="+- 0 6482 6412"/>
                              <a:gd name="T135" fmla="*/ 6482 h 592"/>
                              <a:gd name="T136" fmla="+- 0 4934 4545"/>
                              <a:gd name="T137" fmla="*/ T136 w 592"/>
                              <a:gd name="T138" fmla="+- 0 6427 6412"/>
                              <a:gd name="T139" fmla="*/ 6427 h 592"/>
                              <a:gd name="T140" fmla="+- 0 4888 4545"/>
                              <a:gd name="T141" fmla="*/ T140 w 592"/>
                              <a:gd name="T142" fmla="+- 0 6416 6412"/>
                              <a:gd name="T143" fmla="*/ 6416 h 592"/>
                              <a:gd name="T144" fmla="+- 0 4841 4545"/>
                              <a:gd name="T145" fmla="*/ T144 w 592"/>
                              <a:gd name="T146" fmla="+- 0 6412 6412"/>
                              <a:gd name="T147" fmla="*/ 6412 h 592"/>
                              <a:gd name="T148" fmla="+- 0 5055 4545"/>
                              <a:gd name="T149" fmla="*/ T148 w 592"/>
                              <a:gd name="T150" fmla="+- 0 6581 6412"/>
                              <a:gd name="T151" fmla="*/ 6581 h 592"/>
                              <a:gd name="T152" fmla="+- 0 5097 4545"/>
                              <a:gd name="T153" fmla="*/ T152 w 592"/>
                              <a:gd name="T154" fmla="+- 0 6560 6412"/>
                              <a:gd name="T155" fmla="*/ 6560 h 592"/>
                              <a:gd name="T156" fmla="+- 0 4960 4545"/>
                              <a:gd name="T157" fmla="*/ T156 w 592"/>
                              <a:gd name="T158" fmla="+- 0 6482 6412"/>
                              <a:gd name="T159" fmla="*/ 6482 h 592"/>
                              <a:gd name="T160" fmla="+- 0 5027 4545"/>
                              <a:gd name="T161" fmla="*/ T160 w 592"/>
                              <a:gd name="T162" fmla="+- 0 6479 6412"/>
                              <a:gd name="T163" fmla="*/ 6479 h 592"/>
                              <a:gd name="T164" fmla="+- 0 4969 4545"/>
                              <a:gd name="T165" fmla="*/ T164 w 592"/>
                              <a:gd name="T166" fmla="+- 0 6441 6412"/>
                              <a:gd name="T167" fmla="*/ 6441 h 5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92" h="592">
                                <a:moveTo>
                                  <a:pt x="457" y="543"/>
                                </a:moveTo>
                                <a:lnTo>
                                  <a:pt x="278" y="543"/>
                                </a:lnTo>
                                <a:lnTo>
                                  <a:pt x="314" y="550"/>
                                </a:lnTo>
                                <a:lnTo>
                                  <a:pt x="306" y="591"/>
                                </a:lnTo>
                                <a:lnTo>
                                  <a:pt x="382" y="579"/>
                                </a:lnTo>
                                <a:lnTo>
                                  <a:pt x="450" y="548"/>
                                </a:lnTo>
                                <a:lnTo>
                                  <a:pt x="457" y="543"/>
                                </a:lnTo>
                                <a:close/>
                                <a:moveTo>
                                  <a:pt x="121" y="398"/>
                                </a:moveTo>
                                <a:lnTo>
                                  <a:pt x="67" y="398"/>
                                </a:lnTo>
                                <a:lnTo>
                                  <a:pt x="84" y="432"/>
                                </a:lnTo>
                                <a:lnTo>
                                  <a:pt x="44" y="451"/>
                                </a:lnTo>
                                <a:lnTo>
                                  <a:pt x="86" y="504"/>
                                </a:lnTo>
                                <a:lnTo>
                                  <a:pt x="139" y="546"/>
                                </a:lnTo>
                                <a:lnTo>
                                  <a:pt x="200" y="575"/>
                                </a:lnTo>
                                <a:lnTo>
                                  <a:pt x="268" y="590"/>
                                </a:lnTo>
                                <a:lnTo>
                                  <a:pt x="278" y="543"/>
                                </a:lnTo>
                                <a:lnTo>
                                  <a:pt x="457" y="543"/>
                                </a:lnTo>
                                <a:lnTo>
                                  <a:pt x="508" y="502"/>
                                </a:lnTo>
                                <a:lnTo>
                                  <a:pt x="296" y="502"/>
                                </a:lnTo>
                                <a:lnTo>
                                  <a:pt x="216" y="486"/>
                                </a:lnTo>
                                <a:lnTo>
                                  <a:pt x="150" y="441"/>
                                </a:lnTo>
                                <a:lnTo>
                                  <a:pt x="121" y="398"/>
                                </a:lnTo>
                                <a:close/>
                                <a:moveTo>
                                  <a:pt x="508" y="90"/>
                                </a:moveTo>
                                <a:lnTo>
                                  <a:pt x="296" y="90"/>
                                </a:lnTo>
                                <a:lnTo>
                                  <a:pt x="376" y="106"/>
                                </a:lnTo>
                                <a:lnTo>
                                  <a:pt x="442" y="150"/>
                                </a:lnTo>
                                <a:lnTo>
                                  <a:pt x="486" y="216"/>
                                </a:lnTo>
                                <a:lnTo>
                                  <a:pt x="502" y="296"/>
                                </a:lnTo>
                                <a:lnTo>
                                  <a:pt x="486" y="376"/>
                                </a:lnTo>
                                <a:lnTo>
                                  <a:pt x="442" y="441"/>
                                </a:lnTo>
                                <a:lnTo>
                                  <a:pt x="376" y="486"/>
                                </a:lnTo>
                                <a:lnTo>
                                  <a:pt x="296" y="502"/>
                                </a:lnTo>
                                <a:lnTo>
                                  <a:pt x="508" y="502"/>
                                </a:lnTo>
                                <a:lnTo>
                                  <a:pt x="553" y="442"/>
                                </a:lnTo>
                                <a:lnTo>
                                  <a:pt x="582" y="373"/>
                                </a:lnTo>
                                <a:lnTo>
                                  <a:pt x="592" y="296"/>
                                </a:lnTo>
                                <a:lnTo>
                                  <a:pt x="589" y="256"/>
                                </a:lnTo>
                                <a:lnTo>
                                  <a:pt x="581" y="218"/>
                                </a:lnTo>
                                <a:lnTo>
                                  <a:pt x="569" y="182"/>
                                </a:lnTo>
                                <a:lnTo>
                                  <a:pt x="562" y="169"/>
                                </a:lnTo>
                                <a:lnTo>
                                  <a:pt x="510" y="169"/>
                                </a:lnTo>
                                <a:lnTo>
                                  <a:pt x="493" y="135"/>
                                </a:lnTo>
                                <a:lnTo>
                                  <a:pt x="531" y="116"/>
                                </a:lnTo>
                                <a:lnTo>
                                  <a:pt x="508" y="90"/>
                                </a:lnTo>
                                <a:close/>
                                <a:moveTo>
                                  <a:pt x="296" y="0"/>
                                </a:moveTo>
                                <a:lnTo>
                                  <a:pt x="218" y="11"/>
                                </a:lnTo>
                                <a:lnTo>
                                  <a:pt x="147" y="41"/>
                                </a:lnTo>
                                <a:lnTo>
                                  <a:pt x="87" y="87"/>
                                </a:lnTo>
                                <a:lnTo>
                                  <a:pt x="41" y="147"/>
                                </a:lnTo>
                                <a:lnTo>
                                  <a:pt x="11" y="217"/>
                                </a:lnTo>
                                <a:lnTo>
                                  <a:pt x="0" y="296"/>
                                </a:lnTo>
                                <a:lnTo>
                                  <a:pt x="2" y="328"/>
                                </a:lnTo>
                                <a:lnTo>
                                  <a:pt x="7" y="359"/>
                                </a:lnTo>
                                <a:lnTo>
                                  <a:pt x="16" y="389"/>
                                </a:lnTo>
                                <a:lnTo>
                                  <a:pt x="27" y="418"/>
                                </a:lnTo>
                                <a:lnTo>
                                  <a:pt x="67" y="398"/>
                                </a:lnTo>
                                <a:lnTo>
                                  <a:pt x="121" y="398"/>
                                </a:lnTo>
                                <a:lnTo>
                                  <a:pt x="106" y="376"/>
                                </a:lnTo>
                                <a:lnTo>
                                  <a:pt x="90" y="296"/>
                                </a:lnTo>
                                <a:lnTo>
                                  <a:pt x="106" y="216"/>
                                </a:lnTo>
                                <a:lnTo>
                                  <a:pt x="150" y="150"/>
                                </a:lnTo>
                                <a:lnTo>
                                  <a:pt x="216" y="106"/>
                                </a:lnTo>
                                <a:lnTo>
                                  <a:pt x="296" y="90"/>
                                </a:lnTo>
                                <a:lnTo>
                                  <a:pt x="508" y="90"/>
                                </a:lnTo>
                                <a:lnTo>
                                  <a:pt x="486" y="70"/>
                                </a:lnTo>
                                <a:lnTo>
                                  <a:pt x="415" y="70"/>
                                </a:lnTo>
                                <a:lnTo>
                                  <a:pt x="379" y="62"/>
                                </a:lnTo>
                                <a:lnTo>
                                  <a:pt x="389" y="15"/>
                                </a:lnTo>
                                <a:lnTo>
                                  <a:pt x="366" y="9"/>
                                </a:lnTo>
                                <a:lnTo>
                                  <a:pt x="343" y="4"/>
                                </a:lnTo>
                                <a:lnTo>
                                  <a:pt x="320" y="1"/>
                                </a:lnTo>
                                <a:lnTo>
                                  <a:pt x="296" y="0"/>
                                </a:lnTo>
                                <a:close/>
                                <a:moveTo>
                                  <a:pt x="552" y="148"/>
                                </a:moveTo>
                                <a:lnTo>
                                  <a:pt x="510" y="169"/>
                                </a:lnTo>
                                <a:lnTo>
                                  <a:pt x="562" y="169"/>
                                </a:lnTo>
                                <a:lnTo>
                                  <a:pt x="552" y="148"/>
                                </a:lnTo>
                                <a:close/>
                                <a:moveTo>
                                  <a:pt x="424" y="29"/>
                                </a:moveTo>
                                <a:lnTo>
                                  <a:pt x="415" y="70"/>
                                </a:lnTo>
                                <a:lnTo>
                                  <a:pt x="486" y="70"/>
                                </a:lnTo>
                                <a:lnTo>
                                  <a:pt x="482" y="67"/>
                                </a:lnTo>
                                <a:lnTo>
                                  <a:pt x="454" y="46"/>
                                </a:lnTo>
                                <a:lnTo>
                                  <a:pt x="424" y="29"/>
                                </a:lnTo>
                                <a:close/>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5" name="Picture 1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255" y="6391"/>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AutoShape 128"/>
                        <wps:cNvSpPr>
                          <a:spLocks/>
                        </wps:cNvSpPr>
                        <wps:spPr bwMode="auto">
                          <a:xfrm>
                            <a:off x="2835" y="4194"/>
                            <a:ext cx="5540" cy="2284"/>
                          </a:xfrm>
                          <a:custGeom>
                            <a:avLst/>
                            <a:gdLst>
                              <a:gd name="T0" fmla="+- 0 3096 2835"/>
                              <a:gd name="T1" fmla="*/ T0 w 5540"/>
                              <a:gd name="T2" fmla="+- 0 4730 4194"/>
                              <a:gd name="T3" fmla="*/ 4730 h 2284"/>
                              <a:gd name="T4" fmla="+- 0 3072 2835"/>
                              <a:gd name="T5" fmla="*/ T4 w 5540"/>
                              <a:gd name="T6" fmla="+- 0 4726 4194"/>
                              <a:gd name="T7" fmla="*/ 4726 h 2284"/>
                              <a:gd name="T8" fmla="+- 0 2847 2835"/>
                              <a:gd name="T9" fmla="*/ T8 w 5540"/>
                              <a:gd name="T10" fmla="+- 0 6362 4194"/>
                              <a:gd name="T11" fmla="*/ 6362 h 2284"/>
                              <a:gd name="T12" fmla="+- 0 2872 2835"/>
                              <a:gd name="T13" fmla="*/ T12 w 5540"/>
                              <a:gd name="T14" fmla="+- 0 6366 4194"/>
                              <a:gd name="T15" fmla="*/ 6366 h 2284"/>
                              <a:gd name="T16" fmla="+- 0 4003 2835"/>
                              <a:gd name="T17" fmla="*/ T16 w 5540"/>
                              <a:gd name="T18" fmla="+- 0 4216 4194"/>
                              <a:gd name="T19" fmla="*/ 4216 h 2284"/>
                              <a:gd name="T20" fmla="+- 0 3928 2835"/>
                              <a:gd name="T21" fmla="*/ T20 w 5540"/>
                              <a:gd name="T22" fmla="+- 0 4206 4194"/>
                              <a:gd name="T23" fmla="*/ 4206 h 2284"/>
                              <a:gd name="T24" fmla="+- 0 3920 2835"/>
                              <a:gd name="T25" fmla="*/ T24 w 5540"/>
                              <a:gd name="T26" fmla="+- 0 4230 4194"/>
                              <a:gd name="T27" fmla="*/ 4230 h 2284"/>
                              <a:gd name="T28" fmla="+- 0 4003 2835"/>
                              <a:gd name="T29" fmla="*/ T28 w 5540"/>
                              <a:gd name="T30" fmla="+- 0 4216 4194"/>
                              <a:gd name="T31" fmla="*/ 4216 h 2284"/>
                              <a:gd name="T32" fmla="+- 0 4118 2835"/>
                              <a:gd name="T33" fmla="*/ T32 w 5540"/>
                              <a:gd name="T34" fmla="+- 0 4250 4194"/>
                              <a:gd name="T35" fmla="*/ 4250 h 2284"/>
                              <a:gd name="T36" fmla="+- 0 4222 2835"/>
                              <a:gd name="T37" fmla="*/ T36 w 5540"/>
                              <a:gd name="T38" fmla="+- 0 4320 4194"/>
                              <a:gd name="T39" fmla="*/ 4320 h 2284"/>
                              <a:gd name="T40" fmla="+- 0 4462 2835"/>
                              <a:gd name="T41" fmla="*/ T40 w 5540"/>
                              <a:gd name="T42" fmla="+- 0 4352 4194"/>
                              <a:gd name="T43" fmla="*/ 4352 h 2284"/>
                              <a:gd name="T44" fmla="+- 0 4336 2835"/>
                              <a:gd name="T45" fmla="*/ T44 w 5540"/>
                              <a:gd name="T46" fmla="+- 0 4354 4194"/>
                              <a:gd name="T47" fmla="*/ 4354 h 2284"/>
                              <a:gd name="T48" fmla="+- 0 4462 2835"/>
                              <a:gd name="T49" fmla="*/ T48 w 5540"/>
                              <a:gd name="T50" fmla="+- 0 4352 4194"/>
                              <a:gd name="T51" fmla="*/ 4352 h 2284"/>
                              <a:gd name="T52" fmla="+- 0 4576 2835"/>
                              <a:gd name="T53" fmla="*/ T52 w 5540"/>
                              <a:gd name="T54" fmla="+- 0 4387 4194"/>
                              <a:gd name="T55" fmla="*/ 4387 h 2284"/>
                              <a:gd name="T56" fmla="+- 0 4680 2835"/>
                              <a:gd name="T57" fmla="*/ T56 w 5540"/>
                              <a:gd name="T58" fmla="+- 0 4457 4194"/>
                              <a:gd name="T59" fmla="*/ 4457 h 2284"/>
                              <a:gd name="T60" fmla="+- 0 4824 2835"/>
                              <a:gd name="T61" fmla="*/ T60 w 5540"/>
                              <a:gd name="T62" fmla="+- 0 4461 4194"/>
                              <a:gd name="T63" fmla="*/ 4461 h 2284"/>
                              <a:gd name="T64" fmla="+- 0 4795 2835"/>
                              <a:gd name="T65" fmla="*/ T64 w 5540"/>
                              <a:gd name="T66" fmla="+- 0 4491 4194"/>
                              <a:gd name="T67" fmla="*/ 4491 h 2284"/>
                              <a:gd name="T68" fmla="+- 0 4814 2835"/>
                              <a:gd name="T69" fmla="*/ T68 w 5540"/>
                              <a:gd name="T70" fmla="+- 0 4484 4194"/>
                              <a:gd name="T71" fmla="*/ 4484 h 2284"/>
                              <a:gd name="T72" fmla="+- 0 4824 2835"/>
                              <a:gd name="T73" fmla="*/ T72 w 5540"/>
                              <a:gd name="T74" fmla="+- 0 4461 4194"/>
                              <a:gd name="T75" fmla="*/ 4461 h 2284"/>
                              <a:gd name="T76" fmla="+- 0 5833 2835"/>
                              <a:gd name="T77" fmla="*/ T76 w 5540"/>
                              <a:gd name="T78" fmla="+- 0 4762 4194"/>
                              <a:gd name="T79" fmla="*/ 4762 h 2284"/>
                              <a:gd name="T80" fmla="+- 0 5829 2835"/>
                              <a:gd name="T81" fmla="*/ T80 w 5540"/>
                              <a:gd name="T82" fmla="+- 0 4787 4194"/>
                              <a:gd name="T83" fmla="*/ 4787 h 2284"/>
                              <a:gd name="T84" fmla="+- 0 5826 2835"/>
                              <a:gd name="T85" fmla="*/ T84 w 5540"/>
                              <a:gd name="T86" fmla="+- 0 4799 4194"/>
                              <a:gd name="T87" fmla="*/ 4799 h 2284"/>
                              <a:gd name="T88" fmla="+- 0 6066 2835"/>
                              <a:gd name="T89" fmla="*/ T88 w 5540"/>
                              <a:gd name="T90" fmla="+- 0 4831 4194"/>
                              <a:gd name="T91" fmla="*/ 4831 h 2284"/>
                              <a:gd name="T92" fmla="+- 0 5941 2835"/>
                              <a:gd name="T93" fmla="*/ T92 w 5540"/>
                              <a:gd name="T94" fmla="+- 0 4833 4194"/>
                              <a:gd name="T95" fmla="*/ 4833 h 2284"/>
                              <a:gd name="T96" fmla="+- 0 6066 2835"/>
                              <a:gd name="T97" fmla="*/ T96 w 5540"/>
                              <a:gd name="T98" fmla="+- 0 4831 4194"/>
                              <a:gd name="T99" fmla="*/ 4831 h 2284"/>
                              <a:gd name="T100" fmla="+- 0 6435 2835"/>
                              <a:gd name="T101" fmla="*/ T100 w 5540"/>
                              <a:gd name="T102" fmla="+- 0 4941 4194"/>
                              <a:gd name="T103" fmla="*/ 4941 h 2284"/>
                              <a:gd name="T104" fmla="+- 0 6426 2835"/>
                              <a:gd name="T105" fmla="*/ T104 w 5540"/>
                              <a:gd name="T106" fmla="+- 0 4965 4194"/>
                              <a:gd name="T107" fmla="*/ 4965 h 2284"/>
                              <a:gd name="T108" fmla="+- 0 6514 2835"/>
                              <a:gd name="T109" fmla="*/ T108 w 5540"/>
                              <a:gd name="T110" fmla="+- 0 5004 4194"/>
                              <a:gd name="T111" fmla="*/ 5004 h 2284"/>
                              <a:gd name="T112" fmla="+- 0 6754 2835"/>
                              <a:gd name="T113" fmla="*/ T112 w 5540"/>
                              <a:gd name="T114" fmla="+- 0 5037 4194"/>
                              <a:gd name="T115" fmla="*/ 5037 h 2284"/>
                              <a:gd name="T116" fmla="+- 0 6628 2835"/>
                              <a:gd name="T117" fmla="*/ T116 w 5540"/>
                              <a:gd name="T118" fmla="+- 0 5038 4194"/>
                              <a:gd name="T119" fmla="*/ 5038 h 2284"/>
                              <a:gd name="T120" fmla="+- 0 6754 2835"/>
                              <a:gd name="T121" fmla="*/ T120 w 5540"/>
                              <a:gd name="T122" fmla="+- 0 5037 4194"/>
                              <a:gd name="T123" fmla="*/ 5037 h 2284"/>
                              <a:gd name="T124" fmla="+- 0 6868 2835"/>
                              <a:gd name="T125" fmla="*/ T124 w 5540"/>
                              <a:gd name="T126" fmla="+- 0 5071 4194"/>
                              <a:gd name="T127" fmla="*/ 5071 h 2284"/>
                              <a:gd name="T128" fmla="+- 0 6972 2835"/>
                              <a:gd name="T129" fmla="*/ T128 w 5540"/>
                              <a:gd name="T130" fmla="+- 0 5141 4194"/>
                              <a:gd name="T131" fmla="*/ 5141 h 2284"/>
                              <a:gd name="T132" fmla="+- 0 7114 2835"/>
                              <a:gd name="T133" fmla="*/ T132 w 5540"/>
                              <a:gd name="T134" fmla="+- 0 5144 4194"/>
                              <a:gd name="T135" fmla="*/ 5144 h 2284"/>
                              <a:gd name="T136" fmla="+- 0 7087 2835"/>
                              <a:gd name="T137" fmla="*/ T136 w 5540"/>
                              <a:gd name="T138" fmla="+- 0 5175 4194"/>
                              <a:gd name="T139" fmla="*/ 5175 h 2284"/>
                              <a:gd name="T140" fmla="+- 0 7106 2835"/>
                              <a:gd name="T141" fmla="*/ T140 w 5540"/>
                              <a:gd name="T142" fmla="+- 0 5168 4194"/>
                              <a:gd name="T143" fmla="*/ 5168 h 2284"/>
                              <a:gd name="T144" fmla="+- 0 7114 2835"/>
                              <a:gd name="T145" fmla="*/ T144 w 5540"/>
                              <a:gd name="T146" fmla="+- 0 5144 4194"/>
                              <a:gd name="T147" fmla="*/ 5144 h 2284"/>
                              <a:gd name="T148" fmla="+- 0 7937 2835"/>
                              <a:gd name="T149" fmla="*/ T148 w 5540"/>
                              <a:gd name="T150" fmla="+- 0 5744 4194"/>
                              <a:gd name="T151" fmla="*/ 5744 h 2284"/>
                              <a:gd name="T152" fmla="+- 0 7967 2835"/>
                              <a:gd name="T153" fmla="*/ T152 w 5540"/>
                              <a:gd name="T154" fmla="+- 0 5866 4194"/>
                              <a:gd name="T155" fmla="*/ 5866 h 2284"/>
                              <a:gd name="T156" fmla="+- 0 8124 2835"/>
                              <a:gd name="T157" fmla="*/ T156 w 5540"/>
                              <a:gd name="T158" fmla="+- 0 6050 4194"/>
                              <a:gd name="T159" fmla="*/ 6050 h 2284"/>
                              <a:gd name="T160" fmla="+- 0 8030 2835"/>
                              <a:gd name="T161" fmla="*/ T160 w 5540"/>
                              <a:gd name="T162" fmla="+- 0 5968 4194"/>
                              <a:gd name="T163" fmla="*/ 5968 h 2284"/>
                              <a:gd name="T164" fmla="+- 0 8124 2835"/>
                              <a:gd name="T165" fmla="*/ T164 w 5540"/>
                              <a:gd name="T166" fmla="+- 0 6050 4194"/>
                              <a:gd name="T167" fmla="*/ 6050 h 2284"/>
                              <a:gd name="T168" fmla="+- 0 8187 2835"/>
                              <a:gd name="T169" fmla="*/ T168 w 5540"/>
                              <a:gd name="T170" fmla="+- 0 6152 4194"/>
                              <a:gd name="T171" fmla="*/ 6152 h 2284"/>
                              <a:gd name="T172" fmla="+- 0 8218 2835"/>
                              <a:gd name="T173" fmla="*/ T172 w 5540"/>
                              <a:gd name="T174" fmla="+- 0 6273 4194"/>
                              <a:gd name="T175" fmla="*/ 6273 h 2284"/>
                              <a:gd name="T176" fmla="+- 0 8374 2835"/>
                              <a:gd name="T177" fmla="*/ T176 w 5540"/>
                              <a:gd name="T178" fmla="+- 0 6458 4194"/>
                              <a:gd name="T179" fmla="*/ 6458 h 2284"/>
                              <a:gd name="T180" fmla="+- 0 8280 2835"/>
                              <a:gd name="T181" fmla="*/ T180 w 5540"/>
                              <a:gd name="T182" fmla="+- 0 6375 4194"/>
                              <a:gd name="T183" fmla="*/ 6375 h 2284"/>
                              <a:gd name="T184" fmla="+- 0 8374 2835"/>
                              <a:gd name="T185" fmla="*/ T184 w 5540"/>
                              <a:gd name="T186" fmla="+- 0 6458 4194"/>
                              <a:gd name="T187" fmla="*/ 6458 h 22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5540" h="2284">
                                <a:moveTo>
                                  <a:pt x="274" y="538"/>
                                </a:moveTo>
                                <a:lnTo>
                                  <a:pt x="261" y="536"/>
                                </a:lnTo>
                                <a:lnTo>
                                  <a:pt x="249" y="534"/>
                                </a:lnTo>
                                <a:lnTo>
                                  <a:pt x="237" y="532"/>
                                </a:lnTo>
                                <a:lnTo>
                                  <a:pt x="0" y="2166"/>
                                </a:lnTo>
                                <a:lnTo>
                                  <a:pt x="12" y="2168"/>
                                </a:lnTo>
                                <a:lnTo>
                                  <a:pt x="25" y="2170"/>
                                </a:lnTo>
                                <a:lnTo>
                                  <a:pt x="37" y="2172"/>
                                </a:lnTo>
                                <a:lnTo>
                                  <a:pt x="274" y="538"/>
                                </a:lnTo>
                                <a:moveTo>
                                  <a:pt x="1168" y="22"/>
                                </a:moveTo>
                                <a:lnTo>
                                  <a:pt x="1097" y="0"/>
                                </a:lnTo>
                                <a:lnTo>
                                  <a:pt x="1093" y="12"/>
                                </a:lnTo>
                                <a:lnTo>
                                  <a:pt x="1089" y="24"/>
                                </a:lnTo>
                                <a:lnTo>
                                  <a:pt x="1085" y="36"/>
                                </a:lnTo>
                                <a:lnTo>
                                  <a:pt x="1158" y="57"/>
                                </a:lnTo>
                                <a:lnTo>
                                  <a:pt x="1168" y="22"/>
                                </a:lnTo>
                                <a:moveTo>
                                  <a:pt x="1397" y="90"/>
                                </a:moveTo>
                                <a:lnTo>
                                  <a:pt x="1283" y="56"/>
                                </a:lnTo>
                                <a:lnTo>
                                  <a:pt x="1272" y="92"/>
                                </a:lnTo>
                                <a:lnTo>
                                  <a:pt x="1387" y="126"/>
                                </a:lnTo>
                                <a:lnTo>
                                  <a:pt x="1397" y="90"/>
                                </a:lnTo>
                                <a:moveTo>
                                  <a:pt x="1627" y="158"/>
                                </a:moveTo>
                                <a:lnTo>
                                  <a:pt x="1512" y="124"/>
                                </a:lnTo>
                                <a:lnTo>
                                  <a:pt x="1501" y="160"/>
                                </a:lnTo>
                                <a:lnTo>
                                  <a:pt x="1616" y="194"/>
                                </a:lnTo>
                                <a:lnTo>
                                  <a:pt x="1627" y="158"/>
                                </a:lnTo>
                                <a:moveTo>
                                  <a:pt x="1856" y="227"/>
                                </a:moveTo>
                                <a:lnTo>
                                  <a:pt x="1741" y="193"/>
                                </a:lnTo>
                                <a:lnTo>
                                  <a:pt x="1730" y="228"/>
                                </a:lnTo>
                                <a:lnTo>
                                  <a:pt x="1845" y="263"/>
                                </a:lnTo>
                                <a:lnTo>
                                  <a:pt x="1856" y="227"/>
                                </a:lnTo>
                                <a:moveTo>
                                  <a:pt x="1989" y="267"/>
                                </a:moveTo>
                                <a:lnTo>
                                  <a:pt x="1970" y="261"/>
                                </a:lnTo>
                                <a:lnTo>
                                  <a:pt x="1960" y="297"/>
                                </a:lnTo>
                                <a:lnTo>
                                  <a:pt x="1975" y="301"/>
                                </a:lnTo>
                                <a:lnTo>
                                  <a:pt x="1979" y="290"/>
                                </a:lnTo>
                                <a:lnTo>
                                  <a:pt x="1984" y="278"/>
                                </a:lnTo>
                                <a:lnTo>
                                  <a:pt x="1989" y="267"/>
                                </a:lnTo>
                                <a:moveTo>
                                  <a:pt x="3002" y="569"/>
                                </a:moveTo>
                                <a:lnTo>
                                  <a:pt x="2998" y="568"/>
                                </a:lnTo>
                                <a:lnTo>
                                  <a:pt x="2996" y="580"/>
                                </a:lnTo>
                                <a:lnTo>
                                  <a:pt x="2994" y="593"/>
                                </a:lnTo>
                                <a:lnTo>
                                  <a:pt x="2991" y="605"/>
                                </a:lnTo>
                                <a:lnTo>
                                  <a:pt x="3002" y="569"/>
                                </a:lnTo>
                                <a:moveTo>
                                  <a:pt x="3231" y="637"/>
                                </a:moveTo>
                                <a:lnTo>
                                  <a:pt x="3116" y="603"/>
                                </a:lnTo>
                                <a:lnTo>
                                  <a:pt x="3106" y="639"/>
                                </a:lnTo>
                                <a:lnTo>
                                  <a:pt x="3220" y="673"/>
                                </a:lnTo>
                                <a:lnTo>
                                  <a:pt x="3231" y="637"/>
                                </a:lnTo>
                                <a:moveTo>
                                  <a:pt x="3689" y="774"/>
                                </a:moveTo>
                                <a:lnTo>
                                  <a:pt x="3600" y="747"/>
                                </a:lnTo>
                                <a:lnTo>
                                  <a:pt x="3596" y="759"/>
                                </a:lnTo>
                                <a:lnTo>
                                  <a:pt x="3591" y="771"/>
                                </a:lnTo>
                                <a:lnTo>
                                  <a:pt x="3585" y="782"/>
                                </a:lnTo>
                                <a:lnTo>
                                  <a:pt x="3679" y="810"/>
                                </a:lnTo>
                                <a:lnTo>
                                  <a:pt x="3689" y="774"/>
                                </a:lnTo>
                                <a:moveTo>
                                  <a:pt x="3919" y="843"/>
                                </a:moveTo>
                                <a:lnTo>
                                  <a:pt x="3804" y="808"/>
                                </a:lnTo>
                                <a:lnTo>
                                  <a:pt x="3793" y="844"/>
                                </a:lnTo>
                                <a:lnTo>
                                  <a:pt x="3908" y="878"/>
                                </a:lnTo>
                                <a:lnTo>
                                  <a:pt x="3919" y="843"/>
                                </a:lnTo>
                                <a:moveTo>
                                  <a:pt x="4148" y="911"/>
                                </a:moveTo>
                                <a:lnTo>
                                  <a:pt x="4033" y="877"/>
                                </a:lnTo>
                                <a:lnTo>
                                  <a:pt x="4023" y="913"/>
                                </a:lnTo>
                                <a:lnTo>
                                  <a:pt x="4137" y="947"/>
                                </a:lnTo>
                                <a:lnTo>
                                  <a:pt x="4148" y="911"/>
                                </a:lnTo>
                                <a:moveTo>
                                  <a:pt x="4279" y="950"/>
                                </a:moveTo>
                                <a:lnTo>
                                  <a:pt x="4262" y="945"/>
                                </a:lnTo>
                                <a:lnTo>
                                  <a:pt x="4252" y="981"/>
                                </a:lnTo>
                                <a:lnTo>
                                  <a:pt x="4268" y="986"/>
                                </a:lnTo>
                                <a:lnTo>
                                  <a:pt x="4271" y="974"/>
                                </a:lnTo>
                                <a:lnTo>
                                  <a:pt x="4275" y="962"/>
                                </a:lnTo>
                                <a:lnTo>
                                  <a:pt x="4279" y="950"/>
                                </a:lnTo>
                                <a:moveTo>
                                  <a:pt x="5164" y="1652"/>
                                </a:moveTo>
                                <a:lnTo>
                                  <a:pt x="5102" y="1550"/>
                                </a:lnTo>
                                <a:lnTo>
                                  <a:pt x="5070" y="1570"/>
                                </a:lnTo>
                                <a:lnTo>
                                  <a:pt x="5132" y="1672"/>
                                </a:lnTo>
                                <a:lnTo>
                                  <a:pt x="5164" y="1652"/>
                                </a:lnTo>
                                <a:moveTo>
                                  <a:pt x="5289" y="1856"/>
                                </a:moveTo>
                                <a:lnTo>
                                  <a:pt x="5227" y="1754"/>
                                </a:lnTo>
                                <a:lnTo>
                                  <a:pt x="5195" y="1774"/>
                                </a:lnTo>
                                <a:lnTo>
                                  <a:pt x="5257" y="1876"/>
                                </a:lnTo>
                                <a:lnTo>
                                  <a:pt x="5289" y="1856"/>
                                </a:lnTo>
                                <a:moveTo>
                                  <a:pt x="5414" y="2060"/>
                                </a:moveTo>
                                <a:lnTo>
                                  <a:pt x="5352" y="1958"/>
                                </a:lnTo>
                                <a:lnTo>
                                  <a:pt x="5320" y="1977"/>
                                </a:lnTo>
                                <a:lnTo>
                                  <a:pt x="5383" y="2079"/>
                                </a:lnTo>
                                <a:lnTo>
                                  <a:pt x="5414" y="2060"/>
                                </a:lnTo>
                                <a:moveTo>
                                  <a:pt x="5539" y="2264"/>
                                </a:moveTo>
                                <a:lnTo>
                                  <a:pt x="5477" y="2162"/>
                                </a:lnTo>
                                <a:lnTo>
                                  <a:pt x="5445" y="2181"/>
                                </a:lnTo>
                                <a:lnTo>
                                  <a:pt x="5508" y="2283"/>
                                </a:lnTo>
                                <a:lnTo>
                                  <a:pt x="5539" y="2264"/>
                                </a:lnTo>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7" name="Picture 1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150" y="4754"/>
                            <a:ext cx="291"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8" name="Picture 1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03" y="5456"/>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9" name="AutoShape 125"/>
                        <wps:cNvSpPr>
                          <a:spLocks/>
                        </wps:cNvSpPr>
                        <wps:spPr bwMode="auto">
                          <a:xfrm>
                            <a:off x="3925" y="1330"/>
                            <a:ext cx="5736" cy="6430"/>
                          </a:xfrm>
                          <a:custGeom>
                            <a:avLst/>
                            <a:gdLst>
                              <a:gd name="T0" fmla="+- 0 3931 3925"/>
                              <a:gd name="T1" fmla="*/ T0 w 5736"/>
                              <a:gd name="T2" fmla="+- 0 7160 1331"/>
                              <a:gd name="T3" fmla="*/ 7160 h 6430"/>
                              <a:gd name="T4" fmla="+- 0 4200 3925"/>
                              <a:gd name="T5" fmla="*/ T4 w 5736"/>
                              <a:gd name="T6" fmla="+- 0 7055 1331"/>
                              <a:gd name="T7" fmla="*/ 7055 h 6430"/>
                              <a:gd name="T8" fmla="+- 0 4200 3925"/>
                              <a:gd name="T9" fmla="*/ T8 w 5736"/>
                              <a:gd name="T10" fmla="+- 0 7055 1331"/>
                              <a:gd name="T11" fmla="*/ 7055 h 6430"/>
                              <a:gd name="T12" fmla="+- 0 4307 3925"/>
                              <a:gd name="T13" fmla="*/ T12 w 5736"/>
                              <a:gd name="T14" fmla="+- 0 7002 1331"/>
                              <a:gd name="T15" fmla="*/ 7002 h 6430"/>
                              <a:gd name="T16" fmla="+- 0 4505 3925"/>
                              <a:gd name="T17" fmla="*/ T16 w 5736"/>
                              <a:gd name="T18" fmla="+- 0 6863 1331"/>
                              <a:gd name="T19" fmla="*/ 6863 h 6430"/>
                              <a:gd name="T20" fmla="+- 0 4823 3925"/>
                              <a:gd name="T21" fmla="*/ T20 w 5736"/>
                              <a:gd name="T22" fmla="+- 0 6955 1331"/>
                              <a:gd name="T23" fmla="*/ 6955 h 6430"/>
                              <a:gd name="T24" fmla="+- 0 5213 3925"/>
                              <a:gd name="T25" fmla="*/ T24 w 5736"/>
                              <a:gd name="T26" fmla="+- 0 5198 1331"/>
                              <a:gd name="T27" fmla="*/ 5198 h 6430"/>
                              <a:gd name="T28" fmla="+- 0 5028 3925"/>
                              <a:gd name="T29" fmla="*/ T28 w 5736"/>
                              <a:gd name="T30" fmla="+- 0 5973 1331"/>
                              <a:gd name="T31" fmla="*/ 5973 h 6430"/>
                              <a:gd name="T32" fmla="+- 0 5213 3925"/>
                              <a:gd name="T33" fmla="*/ T32 w 5736"/>
                              <a:gd name="T34" fmla="+- 0 5198 1331"/>
                              <a:gd name="T35" fmla="*/ 5198 h 6430"/>
                              <a:gd name="T36" fmla="+- 0 5503 3925"/>
                              <a:gd name="T37" fmla="*/ T36 w 5736"/>
                              <a:gd name="T38" fmla="+- 0 3467 1331"/>
                              <a:gd name="T39" fmla="*/ 3467 h 6430"/>
                              <a:gd name="T40" fmla="+- 0 5411 3925"/>
                              <a:gd name="T41" fmla="*/ T40 w 5736"/>
                              <a:gd name="T42" fmla="+- 0 4155 1331"/>
                              <a:gd name="T43" fmla="*/ 4155 h 6430"/>
                              <a:gd name="T44" fmla="+- 0 7129 3925"/>
                              <a:gd name="T45" fmla="*/ T44 w 5736"/>
                              <a:gd name="T46" fmla="+- 0 5519 1331"/>
                              <a:gd name="T47" fmla="*/ 5519 h 6430"/>
                              <a:gd name="T48" fmla="+- 0 7139 3925"/>
                              <a:gd name="T49" fmla="*/ T48 w 5736"/>
                              <a:gd name="T50" fmla="+- 0 5541 1331"/>
                              <a:gd name="T51" fmla="*/ 5541 h 6430"/>
                              <a:gd name="T52" fmla="+- 0 8902 3925"/>
                              <a:gd name="T53" fmla="*/ T52 w 5736"/>
                              <a:gd name="T54" fmla="+- 0 3088 1331"/>
                              <a:gd name="T55" fmla="*/ 3088 h 6430"/>
                              <a:gd name="T56" fmla="+- 0 8862 3925"/>
                              <a:gd name="T57" fmla="*/ T56 w 5736"/>
                              <a:gd name="T58" fmla="+- 0 2917 1331"/>
                              <a:gd name="T59" fmla="*/ 2917 h 6430"/>
                              <a:gd name="T60" fmla="+- 0 8813 3925"/>
                              <a:gd name="T61" fmla="*/ T60 w 5736"/>
                              <a:gd name="T62" fmla="+- 0 3066 1331"/>
                              <a:gd name="T63" fmla="*/ 3066 h 6430"/>
                              <a:gd name="T64" fmla="+- 0 8607 3925"/>
                              <a:gd name="T65" fmla="*/ T64 w 5736"/>
                              <a:gd name="T66" fmla="+- 0 3272 1331"/>
                              <a:gd name="T67" fmla="*/ 3272 h 6430"/>
                              <a:gd name="T68" fmla="+- 0 8447 3925"/>
                              <a:gd name="T69" fmla="*/ T68 w 5736"/>
                              <a:gd name="T70" fmla="+- 0 3196 1331"/>
                              <a:gd name="T71" fmla="*/ 3196 h 6430"/>
                              <a:gd name="T72" fmla="+- 0 8412 3925"/>
                              <a:gd name="T73" fmla="*/ T72 w 5736"/>
                              <a:gd name="T74" fmla="+- 0 3133 1331"/>
                              <a:gd name="T75" fmla="*/ 3133 h 6430"/>
                              <a:gd name="T76" fmla="+- 0 8461 3925"/>
                              <a:gd name="T77" fmla="*/ T76 w 5736"/>
                              <a:gd name="T78" fmla="+- 0 2920 1331"/>
                              <a:gd name="T79" fmla="*/ 2920 h 6430"/>
                              <a:gd name="T80" fmla="+- 0 8752 3925"/>
                              <a:gd name="T81" fmla="*/ T80 w 5736"/>
                              <a:gd name="T82" fmla="+- 0 2920 1331"/>
                              <a:gd name="T83" fmla="*/ 2920 h 6430"/>
                              <a:gd name="T84" fmla="+- 0 8783 3925"/>
                              <a:gd name="T85" fmla="*/ T84 w 5736"/>
                              <a:gd name="T86" fmla="+- 0 2832 1331"/>
                              <a:gd name="T87" fmla="*/ 2832 h 6430"/>
                              <a:gd name="T88" fmla="+- 0 8590 3925"/>
                              <a:gd name="T89" fmla="*/ T88 w 5736"/>
                              <a:gd name="T90" fmla="+- 0 2771 1331"/>
                              <a:gd name="T91" fmla="*/ 2771 h 6430"/>
                              <a:gd name="T92" fmla="+- 0 7963 3925"/>
                              <a:gd name="T93" fmla="*/ T92 w 5736"/>
                              <a:gd name="T94" fmla="+- 0 1799 1331"/>
                              <a:gd name="T95" fmla="*/ 1799 h 6430"/>
                              <a:gd name="T96" fmla="+- 0 8047 3925"/>
                              <a:gd name="T97" fmla="*/ T96 w 5736"/>
                              <a:gd name="T98" fmla="+- 0 1741 1331"/>
                              <a:gd name="T99" fmla="*/ 1741 h 6430"/>
                              <a:gd name="T100" fmla="+- 0 8030 3925"/>
                              <a:gd name="T101" fmla="*/ T100 w 5736"/>
                              <a:gd name="T102" fmla="+- 0 1477 1331"/>
                              <a:gd name="T103" fmla="*/ 1477 h 6430"/>
                              <a:gd name="T104" fmla="+- 0 7980 3925"/>
                              <a:gd name="T105" fmla="*/ T104 w 5736"/>
                              <a:gd name="T106" fmla="+- 0 1626 1331"/>
                              <a:gd name="T107" fmla="*/ 1626 h 6430"/>
                              <a:gd name="T108" fmla="+- 0 7774 3925"/>
                              <a:gd name="T109" fmla="*/ T108 w 5736"/>
                              <a:gd name="T110" fmla="+- 0 1832 1331"/>
                              <a:gd name="T111" fmla="*/ 1832 h 6430"/>
                              <a:gd name="T112" fmla="+- 0 7568 3925"/>
                              <a:gd name="T113" fmla="*/ T112 w 5736"/>
                              <a:gd name="T114" fmla="+- 0 1626 1331"/>
                              <a:gd name="T115" fmla="*/ 1626 h 6430"/>
                              <a:gd name="T116" fmla="+- 0 7774 3925"/>
                              <a:gd name="T117" fmla="*/ T116 w 5736"/>
                              <a:gd name="T118" fmla="+- 0 1420 1331"/>
                              <a:gd name="T119" fmla="*/ 1420 h 6430"/>
                              <a:gd name="T120" fmla="+- 0 7980 3925"/>
                              <a:gd name="T121" fmla="*/ T120 w 5736"/>
                              <a:gd name="T122" fmla="+- 0 1626 1331"/>
                              <a:gd name="T123" fmla="*/ 1626 h 6430"/>
                              <a:gd name="T124" fmla="+- 0 7774 3925"/>
                              <a:gd name="T125" fmla="*/ T124 w 5736"/>
                              <a:gd name="T126" fmla="+- 0 1331 1331"/>
                              <a:gd name="T127" fmla="*/ 1331 h 6430"/>
                              <a:gd name="T128" fmla="+- 0 7519 3925"/>
                              <a:gd name="T129" fmla="*/ T128 w 5736"/>
                              <a:gd name="T130" fmla="+- 0 1477 1331"/>
                              <a:gd name="T131" fmla="*/ 1477 h 6430"/>
                              <a:gd name="T132" fmla="+- 0 7519 3925"/>
                              <a:gd name="T133" fmla="*/ T132 w 5736"/>
                              <a:gd name="T134" fmla="+- 0 1776 1331"/>
                              <a:gd name="T135" fmla="*/ 1776 h 6430"/>
                              <a:gd name="T136" fmla="+- 0 7774 3925"/>
                              <a:gd name="T137" fmla="*/ T136 w 5736"/>
                              <a:gd name="T138" fmla="+- 0 1922 1331"/>
                              <a:gd name="T139" fmla="*/ 1922 h 6430"/>
                              <a:gd name="T140" fmla="+- 0 7955 3925"/>
                              <a:gd name="T141" fmla="*/ T140 w 5736"/>
                              <a:gd name="T142" fmla="+- 0 1860 1331"/>
                              <a:gd name="T143" fmla="*/ 1860 h 6430"/>
                              <a:gd name="T144" fmla="+- 0 8531 3925"/>
                              <a:gd name="T145" fmla="*/ T144 w 5736"/>
                              <a:gd name="T146" fmla="+- 0 2832 1331"/>
                              <a:gd name="T147" fmla="*/ 2832 h 6430"/>
                              <a:gd name="T148" fmla="+- 0 8347 3925"/>
                              <a:gd name="T149" fmla="*/ T148 w 5736"/>
                              <a:gd name="T150" fmla="+- 0 2925 1331"/>
                              <a:gd name="T151" fmla="*/ 2925 h 6430"/>
                              <a:gd name="T152" fmla="+- 0 8323 3925"/>
                              <a:gd name="T153" fmla="*/ T152 w 5736"/>
                              <a:gd name="T154" fmla="+- 0 3148 1331"/>
                              <a:gd name="T155" fmla="*/ 3148 h 6430"/>
                              <a:gd name="T156" fmla="+- 0 6298 3925"/>
                              <a:gd name="T157" fmla="*/ T156 w 5736"/>
                              <a:gd name="T158" fmla="+- 0 4898 1331"/>
                              <a:gd name="T159" fmla="*/ 4898 h 6430"/>
                              <a:gd name="T160" fmla="+- 0 8539 3925"/>
                              <a:gd name="T161" fmla="*/ T160 w 5736"/>
                              <a:gd name="T162" fmla="+- 0 3354 1331"/>
                              <a:gd name="T163" fmla="*/ 3354 h 6430"/>
                              <a:gd name="T164" fmla="+- 0 8645 3925"/>
                              <a:gd name="T165" fmla="*/ T164 w 5736"/>
                              <a:gd name="T166" fmla="+- 0 3359 1331"/>
                              <a:gd name="T167" fmla="*/ 3359 h 6430"/>
                              <a:gd name="T168" fmla="+- 0 8755 3925"/>
                              <a:gd name="T169" fmla="*/ T168 w 5736"/>
                              <a:gd name="T170" fmla="+- 0 3321 1331"/>
                              <a:gd name="T171" fmla="*/ 3321 h 6430"/>
                              <a:gd name="T172" fmla="+- 0 8865 3925"/>
                              <a:gd name="T173" fmla="*/ T172 w 5736"/>
                              <a:gd name="T174" fmla="+- 0 3210 1331"/>
                              <a:gd name="T175" fmla="*/ 3210 h 6430"/>
                              <a:gd name="T176" fmla="+- 0 9210 3925"/>
                              <a:gd name="T177" fmla="*/ T176 w 5736"/>
                              <a:gd name="T178" fmla="+- 0 5550 1331"/>
                              <a:gd name="T179" fmla="*/ 5550 h 6430"/>
                              <a:gd name="T180" fmla="+- 0 9210 3925"/>
                              <a:gd name="T181" fmla="*/ T180 w 5736"/>
                              <a:gd name="T182" fmla="+- 0 5550 1331"/>
                              <a:gd name="T183" fmla="*/ 5550 h 6430"/>
                              <a:gd name="T184" fmla="+- 0 9204 3925"/>
                              <a:gd name="T185" fmla="*/ T184 w 5736"/>
                              <a:gd name="T186" fmla="+- 0 3190 1331"/>
                              <a:gd name="T187" fmla="*/ 3190 h 6430"/>
                              <a:gd name="T188" fmla="+- 0 9310 3925"/>
                              <a:gd name="T189" fmla="*/ T188 w 5736"/>
                              <a:gd name="T190" fmla="+- 0 5475 1331"/>
                              <a:gd name="T191" fmla="*/ 5475 h 6430"/>
                              <a:gd name="T192" fmla="+- 0 9328 3925"/>
                              <a:gd name="T193" fmla="*/ T192 w 5736"/>
                              <a:gd name="T194" fmla="+- 0 3174 1331"/>
                              <a:gd name="T195" fmla="*/ 3174 h 6430"/>
                              <a:gd name="T196" fmla="+- 0 9661 3925"/>
                              <a:gd name="T197" fmla="*/ T196 w 5736"/>
                              <a:gd name="T198" fmla="+- 0 5391 1331"/>
                              <a:gd name="T199" fmla="*/ 5391 h 6430"/>
                              <a:gd name="T200" fmla="+- 0 9661 3925"/>
                              <a:gd name="T201" fmla="*/ T200 w 5736"/>
                              <a:gd name="T202" fmla="+- 0 5391 1331"/>
                              <a:gd name="T203" fmla="*/ 5391 h 64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736" h="6430">
                                <a:moveTo>
                                  <a:pt x="60" y="5830"/>
                                </a:moveTo>
                                <a:lnTo>
                                  <a:pt x="44" y="5797"/>
                                </a:lnTo>
                                <a:lnTo>
                                  <a:pt x="0" y="5818"/>
                                </a:lnTo>
                                <a:lnTo>
                                  <a:pt x="6" y="5829"/>
                                </a:lnTo>
                                <a:lnTo>
                                  <a:pt x="12" y="5840"/>
                                </a:lnTo>
                                <a:lnTo>
                                  <a:pt x="17" y="5852"/>
                                </a:lnTo>
                                <a:lnTo>
                                  <a:pt x="60" y="5830"/>
                                </a:lnTo>
                                <a:moveTo>
                                  <a:pt x="275" y="5724"/>
                                </a:moveTo>
                                <a:lnTo>
                                  <a:pt x="258" y="5691"/>
                                </a:lnTo>
                                <a:lnTo>
                                  <a:pt x="151" y="5744"/>
                                </a:lnTo>
                                <a:lnTo>
                                  <a:pt x="167" y="5777"/>
                                </a:lnTo>
                                <a:lnTo>
                                  <a:pt x="275" y="5724"/>
                                </a:lnTo>
                                <a:moveTo>
                                  <a:pt x="489" y="5618"/>
                                </a:moveTo>
                                <a:lnTo>
                                  <a:pt x="473" y="5585"/>
                                </a:lnTo>
                                <a:lnTo>
                                  <a:pt x="365" y="5638"/>
                                </a:lnTo>
                                <a:lnTo>
                                  <a:pt x="382" y="5671"/>
                                </a:lnTo>
                                <a:lnTo>
                                  <a:pt x="489" y="5618"/>
                                </a:lnTo>
                                <a:moveTo>
                                  <a:pt x="704" y="5513"/>
                                </a:moveTo>
                                <a:lnTo>
                                  <a:pt x="687" y="5479"/>
                                </a:lnTo>
                                <a:lnTo>
                                  <a:pt x="580" y="5532"/>
                                </a:lnTo>
                                <a:lnTo>
                                  <a:pt x="596" y="5566"/>
                                </a:lnTo>
                                <a:lnTo>
                                  <a:pt x="704" y="5513"/>
                                </a:lnTo>
                                <a:moveTo>
                                  <a:pt x="934" y="5631"/>
                                </a:moveTo>
                                <a:lnTo>
                                  <a:pt x="898" y="5624"/>
                                </a:lnTo>
                                <a:lnTo>
                                  <a:pt x="732" y="6429"/>
                                </a:lnTo>
                                <a:lnTo>
                                  <a:pt x="770" y="6429"/>
                                </a:lnTo>
                                <a:lnTo>
                                  <a:pt x="934" y="5631"/>
                                </a:lnTo>
                                <a:moveTo>
                                  <a:pt x="1288" y="3867"/>
                                </a:moveTo>
                                <a:lnTo>
                                  <a:pt x="1276" y="3864"/>
                                </a:lnTo>
                                <a:lnTo>
                                  <a:pt x="1264" y="3862"/>
                                </a:lnTo>
                                <a:lnTo>
                                  <a:pt x="1252" y="3859"/>
                                </a:lnTo>
                                <a:lnTo>
                                  <a:pt x="1103" y="4642"/>
                                </a:lnTo>
                                <a:lnTo>
                                  <a:pt x="999" y="5143"/>
                                </a:lnTo>
                                <a:lnTo>
                                  <a:pt x="1035" y="5151"/>
                                </a:lnTo>
                                <a:lnTo>
                                  <a:pt x="1140" y="4649"/>
                                </a:lnTo>
                                <a:lnTo>
                                  <a:pt x="1288" y="3867"/>
                                </a:lnTo>
                                <a:moveTo>
                                  <a:pt x="1615" y="2140"/>
                                </a:moveTo>
                                <a:lnTo>
                                  <a:pt x="1603" y="2139"/>
                                </a:lnTo>
                                <a:lnTo>
                                  <a:pt x="1590" y="2137"/>
                                </a:lnTo>
                                <a:lnTo>
                                  <a:pt x="1578" y="2136"/>
                                </a:lnTo>
                                <a:lnTo>
                                  <a:pt x="1449" y="2818"/>
                                </a:lnTo>
                                <a:lnTo>
                                  <a:pt x="1461" y="2819"/>
                                </a:lnTo>
                                <a:lnTo>
                                  <a:pt x="1474" y="2821"/>
                                </a:lnTo>
                                <a:lnTo>
                                  <a:pt x="1486" y="2824"/>
                                </a:lnTo>
                                <a:lnTo>
                                  <a:pt x="1615" y="2140"/>
                                </a:lnTo>
                                <a:moveTo>
                                  <a:pt x="3214" y="4210"/>
                                </a:moveTo>
                                <a:lnTo>
                                  <a:pt x="3209" y="4199"/>
                                </a:lnTo>
                                <a:lnTo>
                                  <a:pt x="3204" y="4188"/>
                                </a:lnTo>
                                <a:lnTo>
                                  <a:pt x="3199" y="4176"/>
                                </a:lnTo>
                                <a:lnTo>
                                  <a:pt x="1113" y="5216"/>
                                </a:lnTo>
                                <a:lnTo>
                                  <a:pt x="1130" y="5250"/>
                                </a:lnTo>
                                <a:lnTo>
                                  <a:pt x="3214" y="4210"/>
                                </a:lnTo>
                                <a:moveTo>
                                  <a:pt x="5050" y="1781"/>
                                </a:moveTo>
                                <a:lnTo>
                                  <a:pt x="4975" y="1768"/>
                                </a:lnTo>
                                <a:lnTo>
                                  <a:pt x="4976" y="1760"/>
                                </a:lnTo>
                                <a:lnTo>
                                  <a:pt x="4977" y="1757"/>
                                </a:lnTo>
                                <a:lnTo>
                                  <a:pt x="4977" y="1746"/>
                                </a:lnTo>
                                <a:lnTo>
                                  <a:pt x="4977" y="1735"/>
                                </a:lnTo>
                                <a:lnTo>
                                  <a:pt x="4967" y="1656"/>
                                </a:lnTo>
                                <a:lnTo>
                                  <a:pt x="4937" y="1586"/>
                                </a:lnTo>
                                <a:lnTo>
                                  <a:pt x="4893" y="1529"/>
                                </a:lnTo>
                                <a:lnTo>
                                  <a:pt x="4891" y="1526"/>
                                </a:lnTo>
                                <a:lnTo>
                                  <a:pt x="4888" y="1523"/>
                                </a:lnTo>
                                <a:lnTo>
                                  <a:pt x="4888" y="1735"/>
                                </a:lnTo>
                                <a:lnTo>
                                  <a:pt x="4871" y="1815"/>
                                </a:lnTo>
                                <a:lnTo>
                                  <a:pt x="4827" y="1880"/>
                                </a:lnTo>
                                <a:lnTo>
                                  <a:pt x="4762" y="1924"/>
                                </a:lnTo>
                                <a:lnTo>
                                  <a:pt x="4682" y="1941"/>
                                </a:lnTo>
                                <a:lnTo>
                                  <a:pt x="4635" y="1935"/>
                                </a:lnTo>
                                <a:lnTo>
                                  <a:pt x="4592" y="1920"/>
                                </a:lnTo>
                                <a:lnTo>
                                  <a:pt x="4554" y="1896"/>
                                </a:lnTo>
                                <a:lnTo>
                                  <a:pt x="4522" y="1865"/>
                                </a:lnTo>
                                <a:lnTo>
                                  <a:pt x="4530" y="1859"/>
                                </a:lnTo>
                                <a:lnTo>
                                  <a:pt x="4518" y="1860"/>
                                </a:lnTo>
                                <a:lnTo>
                                  <a:pt x="4500" y="1832"/>
                                </a:lnTo>
                                <a:lnTo>
                                  <a:pt x="4487" y="1802"/>
                                </a:lnTo>
                                <a:lnTo>
                                  <a:pt x="4479" y="1769"/>
                                </a:lnTo>
                                <a:lnTo>
                                  <a:pt x="4476" y="1735"/>
                                </a:lnTo>
                                <a:lnTo>
                                  <a:pt x="4492" y="1655"/>
                                </a:lnTo>
                                <a:lnTo>
                                  <a:pt x="4536" y="1589"/>
                                </a:lnTo>
                                <a:lnTo>
                                  <a:pt x="4602" y="1545"/>
                                </a:lnTo>
                                <a:lnTo>
                                  <a:pt x="4682" y="1529"/>
                                </a:lnTo>
                                <a:lnTo>
                                  <a:pt x="4762" y="1545"/>
                                </a:lnTo>
                                <a:lnTo>
                                  <a:pt x="4827" y="1589"/>
                                </a:lnTo>
                                <a:lnTo>
                                  <a:pt x="4871" y="1655"/>
                                </a:lnTo>
                                <a:lnTo>
                                  <a:pt x="4888" y="1735"/>
                                </a:lnTo>
                                <a:lnTo>
                                  <a:pt x="4888" y="1523"/>
                                </a:lnTo>
                                <a:lnTo>
                                  <a:pt x="4858" y="1501"/>
                                </a:lnTo>
                                <a:lnTo>
                                  <a:pt x="4831" y="1480"/>
                                </a:lnTo>
                                <a:lnTo>
                                  <a:pt x="4760" y="1450"/>
                                </a:lnTo>
                                <a:lnTo>
                                  <a:pt x="4682" y="1439"/>
                                </a:lnTo>
                                <a:lnTo>
                                  <a:pt x="4665" y="1440"/>
                                </a:lnTo>
                                <a:lnTo>
                                  <a:pt x="4649" y="1441"/>
                                </a:lnTo>
                                <a:lnTo>
                                  <a:pt x="4633" y="1443"/>
                                </a:lnTo>
                                <a:lnTo>
                                  <a:pt x="4617" y="1446"/>
                                </a:lnTo>
                                <a:lnTo>
                                  <a:pt x="4038" y="468"/>
                                </a:lnTo>
                                <a:lnTo>
                                  <a:pt x="4059" y="504"/>
                                </a:lnTo>
                                <a:lnTo>
                                  <a:pt x="4088" y="468"/>
                                </a:lnTo>
                                <a:lnTo>
                                  <a:pt x="4095" y="460"/>
                                </a:lnTo>
                                <a:lnTo>
                                  <a:pt x="4122" y="410"/>
                                </a:lnTo>
                                <a:lnTo>
                                  <a:pt x="4139" y="355"/>
                                </a:lnTo>
                                <a:lnTo>
                                  <a:pt x="4145" y="295"/>
                                </a:lnTo>
                                <a:lnTo>
                                  <a:pt x="4134" y="217"/>
                                </a:lnTo>
                                <a:lnTo>
                                  <a:pt x="4105" y="146"/>
                                </a:lnTo>
                                <a:lnTo>
                                  <a:pt x="4061" y="89"/>
                                </a:lnTo>
                                <a:lnTo>
                                  <a:pt x="4058" y="86"/>
                                </a:lnTo>
                                <a:lnTo>
                                  <a:pt x="4055" y="84"/>
                                </a:lnTo>
                                <a:lnTo>
                                  <a:pt x="4055" y="295"/>
                                </a:lnTo>
                                <a:lnTo>
                                  <a:pt x="4039" y="376"/>
                                </a:lnTo>
                                <a:lnTo>
                                  <a:pt x="3995" y="441"/>
                                </a:lnTo>
                                <a:lnTo>
                                  <a:pt x="3929" y="485"/>
                                </a:lnTo>
                                <a:lnTo>
                                  <a:pt x="3849" y="501"/>
                                </a:lnTo>
                                <a:lnTo>
                                  <a:pt x="3769" y="485"/>
                                </a:lnTo>
                                <a:lnTo>
                                  <a:pt x="3704" y="441"/>
                                </a:lnTo>
                                <a:lnTo>
                                  <a:pt x="3660" y="376"/>
                                </a:lnTo>
                                <a:lnTo>
                                  <a:pt x="3643" y="295"/>
                                </a:lnTo>
                                <a:lnTo>
                                  <a:pt x="3660" y="215"/>
                                </a:lnTo>
                                <a:lnTo>
                                  <a:pt x="3704" y="150"/>
                                </a:lnTo>
                                <a:lnTo>
                                  <a:pt x="3769" y="106"/>
                                </a:lnTo>
                                <a:lnTo>
                                  <a:pt x="3849" y="89"/>
                                </a:lnTo>
                                <a:lnTo>
                                  <a:pt x="3929" y="106"/>
                                </a:lnTo>
                                <a:lnTo>
                                  <a:pt x="3995" y="150"/>
                                </a:lnTo>
                                <a:lnTo>
                                  <a:pt x="4039" y="215"/>
                                </a:lnTo>
                                <a:lnTo>
                                  <a:pt x="4055" y="295"/>
                                </a:lnTo>
                                <a:lnTo>
                                  <a:pt x="4055" y="84"/>
                                </a:lnTo>
                                <a:lnTo>
                                  <a:pt x="3998" y="40"/>
                                </a:lnTo>
                                <a:lnTo>
                                  <a:pt x="3928" y="10"/>
                                </a:lnTo>
                                <a:lnTo>
                                  <a:pt x="3849" y="0"/>
                                </a:lnTo>
                                <a:lnTo>
                                  <a:pt x="3771" y="10"/>
                                </a:lnTo>
                                <a:lnTo>
                                  <a:pt x="3700" y="40"/>
                                </a:lnTo>
                                <a:lnTo>
                                  <a:pt x="3640" y="86"/>
                                </a:lnTo>
                                <a:lnTo>
                                  <a:pt x="3594" y="146"/>
                                </a:lnTo>
                                <a:lnTo>
                                  <a:pt x="3564" y="217"/>
                                </a:lnTo>
                                <a:lnTo>
                                  <a:pt x="3554" y="295"/>
                                </a:lnTo>
                                <a:lnTo>
                                  <a:pt x="3564" y="374"/>
                                </a:lnTo>
                                <a:lnTo>
                                  <a:pt x="3594" y="445"/>
                                </a:lnTo>
                                <a:lnTo>
                                  <a:pt x="3640" y="504"/>
                                </a:lnTo>
                                <a:lnTo>
                                  <a:pt x="3700" y="551"/>
                                </a:lnTo>
                                <a:lnTo>
                                  <a:pt x="3771" y="580"/>
                                </a:lnTo>
                                <a:lnTo>
                                  <a:pt x="3849" y="591"/>
                                </a:lnTo>
                                <a:lnTo>
                                  <a:pt x="3899" y="587"/>
                                </a:lnTo>
                                <a:lnTo>
                                  <a:pt x="3947" y="575"/>
                                </a:lnTo>
                                <a:lnTo>
                                  <a:pt x="3991" y="555"/>
                                </a:lnTo>
                                <a:lnTo>
                                  <a:pt x="4030" y="529"/>
                                </a:lnTo>
                                <a:lnTo>
                                  <a:pt x="4580" y="1457"/>
                                </a:lnTo>
                                <a:lnTo>
                                  <a:pt x="4606" y="1501"/>
                                </a:lnTo>
                                <a:lnTo>
                                  <a:pt x="4626" y="1489"/>
                                </a:lnTo>
                                <a:lnTo>
                                  <a:pt x="4606" y="1501"/>
                                </a:lnTo>
                                <a:lnTo>
                                  <a:pt x="4580" y="1457"/>
                                </a:lnTo>
                                <a:lnTo>
                                  <a:pt x="4516" y="1490"/>
                                </a:lnTo>
                                <a:lnTo>
                                  <a:pt x="4463" y="1536"/>
                                </a:lnTo>
                                <a:lnTo>
                                  <a:pt x="4422" y="1594"/>
                                </a:lnTo>
                                <a:lnTo>
                                  <a:pt x="4395" y="1661"/>
                                </a:lnTo>
                                <a:lnTo>
                                  <a:pt x="4386" y="1735"/>
                                </a:lnTo>
                                <a:lnTo>
                                  <a:pt x="4389" y="1777"/>
                                </a:lnTo>
                                <a:lnTo>
                                  <a:pt x="4398" y="1817"/>
                                </a:lnTo>
                                <a:lnTo>
                                  <a:pt x="4412" y="1855"/>
                                </a:lnTo>
                                <a:lnTo>
                                  <a:pt x="4430" y="1891"/>
                                </a:lnTo>
                                <a:lnTo>
                                  <a:pt x="2308" y="3571"/>
                                </a:lnTo>
                                <a:lnTo>
                                  <a:pt x="2373" y="3567"/>
                                </a:lnTo>
                                <a:lnTo>
                                  <a:pt x="4452" y="1921"/>
                                </a:lnTo>
                                <a:lnTo>
                                  <a:pt x="4498" y="1966"/>
                                </a:lnTo>
                                <a:lnTo>
                                  <a:pt x="4552" y="2001"/>
                                </a:lnTo>
                                <a:lnTo>
                                  <a:pt x="4614" y="2023"/>
                                </a:lnTo>
                                <a:lnTo>
                                  <a:pt x="4682" y="2030"/>
                                </a:lnTo>
                                <a:lnTo>
                                  <a:pt x="4695" y="2030"/>
                                </a:lnTo>
                                <a:lnTo>
                                  <a:pt x="4707" y="2030"/>
                                </a:lnTo>
                                <a:lnTo>
                                  <a:pt x="4720" y="2028"/>
                                </a:lnTo>
                                <a:lnTo>
                                  <a:pt x="4712" y="1984"/>
                                </a:lnTo>
                                <a:lnTo>
                                  <a:pt x="4749" y="1978"/>
                                </a:lnTo>
                                <a:lnTo>
                                  <a:pt x="4757" y="2021"/>
                                </a:lnTo>
                                <a:lnTo>
                                  <a:pt x="4830" y="1990"/>
                                </a:lnTo>
                                <a:lnTo>
                                  <a:pt x="4847" y="1978"/>
                                </a:lnTo>
                                <a:lnTo>
                                  <a:pt x="4892" y="1942"/>
                                </a:lnTo>
                                <a:lnTo>
                                  <a:pt x="4893" y="1941"/>
                                </a:lnTo>
                                <a:lnTo>
                                  <a:pt x="4940" y="1879"/>
                                </a:lnTo>
                                <a:lnTo>
                                  <a:pt x="4969" y="1805"/>
                                </a:lnTo>
                                <a:lnTo>
                                  <a:pt x="5043" y="1818"/>
                                </a:lnTo>
                                <a:lnTo>
                                  <a:pt x="5050" y="1781"/>
                                </a:lnTo>
                                <a:moveTo>
                                  <a:pt x="5285" y="4219"/>
                                </a:moveTo>
                                <a:lnTo>
                                  <a:pt x="5272" y="4184"/>
                                </a:lnTo>
                                <a:lnTo>
                                  <a:pt x="5160" y="4224"/>
                                </a:lnTo>
                                <a:lnTo>
                                  <a:pt x="5172" y="4259"/>
                                </a:lnTo>
                                <a:lnTo>
                                  <a:pt x="5285" y="4219"/>
                                </a:lnTo>
                                <a:moveTo>
                                  <a:pt x="5285" y="1822"/>
                                </a:moveTo>
                                <a:lnTo>
                                  <a:pt x="5167" y="1801"/>
                                </a:lnTo>
                                <a:lnTo>
                                  <a:pt x="5161" y="1838"/>
                                </a:lnTo>
                                <a:lnTo>
                                  <a:pt x="5279" y="1859"/>
                                </a:lnTo>
                                <a:lnTo>
                                  <a:pt x="5285" y="1822"/>
                                </a:lnTo>
                                <a:moveTo>
                                  <a:pt x="5510" y="4139"/>
                                </a:moveTo>
                                <a:lnTo>
                                  <a:pt x="5498" y="4104"/>
                                </a:lnTo>
                                <a:lnTo>
                                  <a:pt x="5385" y="4144"/>
                                </a:lnTo>
                                <a:lnTo>
                                  <a:pt x="5398" y="4179"/>
                                </a:lnTo>
                                <a:lnTo>
                                  <a:pt x="5510" y="4139"/>
                                </a:lnTo>
                                <a:moveTo>
                                  <a:pt x="5521" y="1863"/>
                                </a:moveTo>
                                <a:lnTo>
                                  <a:pt x="5403" y="1843"/>
                                </a:lnTo>
                                <a:lnTo>
                                  <a:pt x="5397" y="1879"/>
                                </a:lnTo>
                                <a:lnTo>
                                  <a:pt x="5514" y="1900"/>
                                </a:lnTo>
                                <a:lnTo>
                                  <a:pt x="5521" y="1863"/>
                                </a:lnTo>
                                <a:moveTo>
                                  <a:pt x="5736" y="4060"/>
                                </a:moveTo>
                                <a:lnTo>
                                  <a:pt x="5723" y="4024"/>
                                </a:lnTo>
                                <a:lnTo>
                                  <a:pt x="5611" y="4064"/>
                                </a:lnTo>
                                <a:lnTo>
                                  <a:pt x="5623" y="4099"/>
                                </a:lnTo>
                                <a:lnTo>
                                  <a:pt x="5736" y="4060"/>
                                </a:lnTo>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0" name="Picture 1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151" y="7574"/>
                            <a:ext cx="111"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1" name="AutoShape 123"/>
                        <wps:cNvSpPr>
                          <a:spLocks/>
                        </wps:cNvSpPr>
                        <wps:spPr bwMode="auto">
                          <a:xfrm>
                            <a:off x="1116" y="1203"/>
                            <a:ext cx="9741" cy="6557"/>
                          </a:xfrm>
                          <a:custGeom>
                            <a:avLst/>
                            <a:gdLst>
                              <a:gd name="T0" fmla="+- 0 3734 1116"/>
                              <a:gd name="T1" fmla="*/ T0 w 9741"/>
                              <a:gd name="T2" fmla="+- 0 1453 1204"/>
                              <a:gd name="T3" fmla="*/ 1453 h 6557"/>
                              <a:gd name="T4" fmla="+- 0 4051 1116"/>
                              <a:gd name="T5" fmla="*/ T4 w 9741"/>
                              <a:gd name="T6" fmla="+- 0 7492 1204"/>
                              <a:gd name="T7" fmla="*/ 7492 h 6557"/>
                              <a:gd name="T8" fmla="+- 0 3931 1116"/>
                              <a:gd name="T9" fmla="*/ T8 w 9741"/>
                              <a:gd name="T10" fmla="+- 0 7160 1204"/>
                              <a:gd name="T11" fmla="*/ 7160 h 6557"/>
                              <a:gd name="T12" fmla="+- 0 3713 1116"/>
                              <a:gd name="T13" fmla="*/ T12 w 9741"/>
                              <a:gd name="T14" fmla="+- 0 6840 1204"/>
                              <a:gd name="T15" fmla="*/ 6840 h 6557"/>
                              <a:gd name="T16" fmla="+- 0 3369 1116"/>
                              <a:gd name="T17" fmla="*/ T16 w 9741"/>
                              <a:gd name="T18" fmla="+- 0 6554 1204"/>
                              <a:gd name="T19" fmla="*/ 6554 h 6557"/>
                              <a:gd name="T20" fmla="+- 0 2948 1116"/>
                              <a:gd name="T21" fmla="*/ T20 w 9741"/>
                              <a:gd name="T22" fmla="+- 0 6382 1204"/>
                              <a:gd name="T23" fmla="*/ 6382 h 6557"/>
                              <a:gd name="T24" fmla="+- 0 2720 1116"/>
                              <a:gd name="T25" fmla="*/ T24 w 9741"/>
                              <a:gd name="T26" fmla="+- 0 6346 1204"/>
                              <a:gd name="T27" fmla="*/ 6346 h 6557"/>
                              <a:gd name="T28" fmla="+- 0 2302 1116"/>
                              <a:gd name="T29" fmla="*/ T28 w 9741"/>
                              <a:gd name="T30" fmla="+- 0 6372 1204"/>
                              <a:gd name="T31" fmla="*/ 6372 h 6557"/>
                              <a:gd name="T32" fmla="+- 0 1893 1116"/>
                              <a:gd name="T33" fmla="*/ T32 w 9741"/>
                              <a:gd name="T34" fmla="+- 0 6521 1204"/>
                              <a:gd name="T35" fmla="*/ 6521 h 6557"/>
                              <a:gd name="T36" fmla="+- 0 1550 1116"/>
                              <a:gd name="T37" fmla="*/ T36 w 9741"/>
                              <a:gd name="T38" fmla="+- 0 6777 1204"/>
                              <a:gd name="T39" fmla="*/ 6777 h 6557"/>
                              <a:gd name="T40" fmla="+- 0 1294 1116"/>
                              <a:gd name="T41" fmla="*/ T40 w 9741"/>
                              <a:gd name="T42" fmla="+- 0 7120 1204"/>
                              <a:gd name="T43" fmla="*/ 7120 h 6557"/>
                              <a:gd name="T44" fmla="+- 0 1145 1116"/>
                              <a:gd name="T45" fmla="*/ T44 w 9741"/>
                              <a:gd name="T46" fmla="+- 0 7529 1204"/>
                              <a:gd name="T47" fmla="*/ 7529 h 6557"/>
                              <a:gd name="T48" fmla="+- 0 4134 1116"/>
                              <a:gd name="T49" fmla="*/ T48 w 9741"/>
                              <a:gd name="T50" fmla="+- 0 1626 1204"/>
                              <a:gd name="T51" fmla="*/ 1626 h 6557"/>
                              <a:gd name="T52" fmla="+- 0 4028 1116"/>
                              <a:gd name="T53" fmla="*/ T52 w 9741"/>
                              <a:gd name="T54" fmla="+- 0 1546 1204"/>
                              <a:gd name="T55" fmla="*/ 1546 h 6557"/>
                              <a:gd name="T56" fmla="+- 0 3759 1116"/>
                              <a:gd name="T57" fmla="*/ T56 w 9741"/>
                              <a:gd name="T58" fmla="+- 0 1816 1204"/>
                              <a:gd name="T59" fmla="*/ 1816 h 6557"/>
                              <a:gd name="T60" fmla="+- 0 3734 1116"/>
                              <a:gd name="T61" fmla="*/ T60 w 9741"/>
                              <a:gd name="T62" fmla="+- 0 1453 1204"/>
                              <a:gd name="T63" fmla="*/ 1453 h 6557"/>
                              <a:gd name="T64" fmla="+- 0 4057 1116"/>
                              <a:gd name="T65" fmla="*/ T64 w 9741"/>
                              <a:gd name="T66" fmla="+- 0 1429 1204"/>
                              <a:gd name="T67" fmla="*/ 1429 h 6557"/>
                              <a:gd name="T68" fmla="+- 0 4020 1116"/>
                              <a:gd name="T69" fmla="*/ T68 w 9741"/>
                              <a:gd name="T70" fmla="+- 0 1396 1204"/>
                              <a:gd name="T71" fmla="*/ 1396 h 6557"/>
                              <a:gd name="T72" fmla="+- 0 3630 1116"/>
                              <a:gd name="T73" fmla="*/ T72 w 9741"/>
                              <a:gd name="T74" fmla="+- 0 1417 1204"/>
                              <a:gd name="T75" fmla="*/ 1417 h 6557"/>
                              <a:gd name="T76" fmla="+- 0 3614 1116"/>
                              <a:gd name="T77" fmla="*/ T76 w 9741"/>
                              <a:gd name="T78" fmla="+- 0 1818 1204"/>
                              <a:gd name="T79" fmla="*/ 1818 h 6557"/>
                              <a:gd name="T80" fmla="+- 0 3426 1116"/>
                              <a:gd name="T81" fmla="*/ T80 w 9741"/>
                              <a:gd name="T82" fmla="+- 0 3268 1204"/>
                              <a:gd name="T83" fmla="*/ 3268 h 6557"/>
                              <a:gd name="T84" fmla="+- 0 3818 1116"/>
                              <a:gd name="T85" fmla="*/ T84 w 9741"/>
                              <a:gd name="T86" fmla="+- 0 1921 1204"/>
                              <a:gd name="T87" fmla="*/ 1921 h 6557"/>
                              <a:gd name="T88" fmla="+- 0 4050 1116"/>
                              <a:gd name="T89" fmla="*/ T88 w 9741"/>
                              <a:gd name="T90" fmla="+- 0 1832 1204"/>
                              <a:gd name="T91" fmla="*/ 1832 h 6557"/>
                              <a:gd name="T92" fmla="+- 0 6776 1116"/>
                              <a:gd name="T93" fmla="*/ T92 w 9741"/>
                              <a:gd name="T94" fmla="+- 0 2192 1204"/>
                              <a:gd name="T95" fmla="*/ 2192 h 6557"/>
                              <a:gd name="T96" fmla="+- 0 6642 1116"/>
                              <a:gd name="T97" fmla="*/ T96 w 9741"/>
                              <a:gd name="T98" fmla="+- 0 1787 1204"/>
                              <a:gd name="T99" fmla="*/ 1787 h 6557"/>
                              <a:gd name="T100" fmla="+- 0 6376 1116"/>
                              <a:gd name="T101" fmla="*/ T100 w 9741"/>
                              <a:gd name="T102" fmla="+- 0 1466 1204"/>
                              <a:gd name="T103" fmla="*/ 1466 h 6557"/>
                              <a:gd name="T104" fmla="+- 0 6009 1116"/>
                              <a:gd name="T105" fmla="*/ T104 w 9741"/>
                              <a:gd name="T106" fmla="+- 0 1262 1204"/>
                              <a:gd name="T107" fmla="*/ 1262 h 6557"/>
                              <a:gd name="T108" fmla="+- 0 5575 1116"/>
                              <a:gd name="T109" fmla="*/ T108 w 9741"/>
                              <a:gd name="T110" fmla="+- 0 1206 1204"/>
                              <a:gd name="T111" fmla="*/ 1206 h 6557"/>
                              <a:gd name="T112" fmla="+- 0 5159 1116"/>
                              <a:gd name="T113" fmla="*/ T112 w 9741"/>
                              <a:gd name="T114" fmla="+- 0 1315 1204"/>
                              <a:gd name="T115" fmla="*/ 1315 h 6557"/>
                              <a:gd name="T116" fmla="+- 0 4822 1116"/>
                              <a:gd name="T117" fmla="*/ T116 w 9741"/>
                              <a:gd name="T118" fmla="+- 0 1562 1204"/>
                              <a:gd name="T119" fmla="*/ 1562 h 6557"/>
                              <a:gd name="T120" fmla="+- 0 4596 1116"/>
                              <a:gd name="T121" fmla="*/ T120 w 9741"/>
                              <a:gd name="T122" fmla="+- 0 1914 1204"/>
                              <a:gd name="T123" fmla="*/ 1914 h 6557"/>
                              <a:gd name="T124" fmla="+- 0 4513 1116"/>
                              <a:gd name="T125" fmla="*/ T124 w 9741"/>
                              <a:gd name="T126" fmla="+- 0 2340 1204"/>
                              <a:gd name="T127" fmla="*/ 2340 h 6557"/>
                              <a:gd name="T128" fmla="+- 0 4604 1116"/>
                              <a:gd name="T129" fmla="*/ T128 w 9741"/>
                              <a:gd name="T130" fmla="+- 0 2784 1204"/>
                              <a:gd name="T131" fmla="*/ 2784 h 6557"/>
                              <a:gd name="T132" fmla="+- 0 4849 1116"/>
                              <a:gd name="T133" fmla="*/ T132 w 9741"/>
                              <a:gd name="T134" fmla="+- 0 3146 1204"/>
                              <a:gd name="T135" fmla="*/ 3146 h 6557"/>
                              <a:gd name="T136" fmla="+- 0 5213 1116"/>
                              <a:gd name="T137" fmla="*/ T136 w 9741"/>
                              <a:gd name="T138" fmla="+- 0 3389 1204"/>
                              <a:gd name="T139" fmla="*/ 3389 h 6557"/>
                              <a:gd name="T140" fmla="+- 0 5528 1116"/>
                              <a:gd name="T141" fmla="*/ T140 w 9741"/>
                              <a:gd name="T142" fmla="+- 0 3470 1204"/>
                              <a:gd name="T143" fmla="*/ 3470 h 6557"/>
                              <a:gd name="T144" fmla="+- 0 5724 1116"/>
                              <a:gd name="T145" fmla="*/ T144 w 9741"/>
                              <a:gd name="T146" fmla="+- 0 3474 1204"/>
                              <a:gd name="T147" fmla="*/ 3474 h 6557"/>
                              <a:gd name="T148" fmla="+- 0 6140 1116"/>
                              <a:gd name="T149" fmla="*/ T148 w 9741"/>
                              <a:gd name="T150" fmla="+- 0 3365 1204"/>
                              <a:gd name="T151" fmla="*/ 3365 h 6557"/>
                              <a:gd name="T152" fmla="+- 0 6477 1116"/>
                              <a:gd name="T153" fmla="*/ T152 w 9741"/>
                              <a:gd name="T154" fmla="+- 0 3118 1204"/>
                              <a:gd name="T155" fmla="*/ 3118 h 6557"/>
                              <a:gd name="T156" fmla="+- 0 6703 1116"/>
                              <a:gd name="T157" fmla="*/ T156 w 9741"/>
                              <a:gd name="T158" fmla="+- 0 2766 1204"/>
                              <a:gd name="T159" fmla="*/ 2766 h 6557"/>
                              <a:gd name="T160" fmla="+- 0 6786 1116"/>
                              <a:gd name="T161" fmla="*/ T160 w 9741"/>
                              <a:gd name="T162" fmla="+- 0 2340 1204"/>
                              <a:gd name="T163" fmla="*/ 2340 h 6557"/>
                              <a:gd name="T164" fmla="+- 0 8650 1116"/>
                              <a:gd name="T165" fmla="*/ T164 w 9741"/>
                              <a:gd name="T166" fmla="+- 0 6931 1204"/>
                              <a:gd name="T167" fmla="*/ 6931 h 6557"/>
                              <a:gd name="T168" fmla="+- 0 10832 1116"/>
                              <a:gd name="T169" fmla="*/ T168 w 9741"/>
                              <a:gd name="T170" fmla="+- 0 7684 1204"/>
                              <a:gd name="T171" fmla="*/ 7684 h 6557"/>
                              <a:gd name="T172" fmla="+- 0 10626 1116"/>
                              <a:gd name="T173" fmla="*/ T172 w 9741"/>
                              <a:gd name="T174" fmla="+- 0 7305 1204"/>
                              <a:gd name="T175" fmla="*/ 7305 h 6557"/>
                              <a:gd name="T176" fmla="+- 0 10324 1116"/>
                              <a:gd name="T177" fmla="*/ T176 w 9741"/>
                              <a:gd name="T178" fmla="+- 0 7003 1204"/>
                              <a:gd name="T179" fmla="*/ 7003 h 6557"/>
                              <a:gd name="T180" fmla="+- 0 9946 1116"/>
                              <a:gd name="T181" fmla="*/ T180 w 9741"/>
                              <a:gd name="T182" fmla="+- 0 6798 1204"/>
                              <a:gd name="T183" fmla="*/ 6798 h 6557"/>
                              <a:gd name="T184" fmla="+- 0 9511 1116"/>
                              <a:gd name="T185" fmla="*/ T184 w 9741"/>
                              <a:gd name="T186" fmla="+- 0 6710 1204"/>
                              <a:gd name="T187" fmla="*/ 6710 h 6557"/>
                              <a:gd name="T188" fmla="+- 0 9068 1116"/>
                              <a:gd name="T189" fmla="*/ T188 w 9741"/>
                              <a:gd name="T190" fmla="+- 0 5599 1204"/>
                              <a:gd name="T191" fmla="*/ 5599 h 6557"/>
                              <a:gd name="T192" fmla="+- 0 9064 1116"/>
                              <a:gd name="T193" fmla="*/ T192 w 9741"/>
                              <a:gd name="T194" fmla="+- 0 5613 1204"/>
                              <a:gd name="T195" fmla="*/ 5613 h 6557"/>
                              <a:gd name="T196" fmla="+- 0 7534 1116"/>
                              <a:gd name="T197" fmla="*/ T196 w 9741"/>
                              <a:gd name="T198" fmla="+- 0 7760 1204"/>
                              <a:gd name="T199" fmla="*/ 7760 h 6557"/>
                              <a:gd name="T200" fmla="+- 0 9141 1116"/>
                              <a:gd name="T201" fmla="*/ T200 w 9741"/>
                              <a:gd name="T202" fmla="+- 0 6737 1204"/>
                              <a:gd name="T203" fmla="*/ 6737 h 6557"/>
                              <a:gd name="T204" fmla="+- 0 8671 1116"/>
                              <a:gd name="T205" fmla="*/ T204 w 9741"/>
                              <a:gd name="T206" fmla="+- 0 6918 1204"/>
                              <a:gd name="T207" fmla="*/ 6918 h 6557"/>
                              <a:gd name="T208" fmla="+- 0 8462 1116"/>
                              <a:gd name="T209" fmla="*/ T208 w 9741"/>
                              <a:gd name="T210" fmla="+- 0 7070 1204"/>
                              <a:gd name="T211" fmla="*/ 7070 h 6557"/>
                              <a:gd name="T212" fmla="+- 0 8175 1116"/>
                              <a:gd name="T213" fmla="*/ T212 w 9741"/>
                              <a:gd name="T214" fmla="+- 0 7403 1204"/>
                              <a:gd name="T215" fmla="*/ 7403 h 6557"/>
                              <a:gd name="T216" fmla="+- 0 8012 1116"/>
                              <a:gd name="T217" fmla="*/ T216 w 9741"/>
                              <a:gd name="T218" fmla="+- 0 7760 1204"/>
                              <a:gd name="T219" fmla="*/ 7760 h 6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741" h="6557">
                                <a:moveTo>
                                  <a:pt x="2827" y="249"/>
                                </a:moveTo>
                                <a:lnTo>
                                  <a:pt x="2803" y="233"/>
                                </a:lnTo>
                                <a:lnTo>
                                  <a:pt x="2767" y="225"/>
                                </a:lnTo>
                                <a:lnTo>
                                  <a:pt x="2678" y="225"/>
                                </a:lnTo>
                                <a:lnTo>
                                  <a:pt x="2643" y="233"/>
                                </a:lnTo>
                                <a:lnTo>
                                  <a:pt x="2618" y="249"/>
                                </a:lnTo>
                                <a:lnTo>
                                  <a:pt x="2827" y="249"/>
                                </a:lnTo>
                                <a:moveTo>
                                  <a:pt x="2971" y="6556"/>
                                </a:moveTo>
                                <a:lnTo>
                                  <a:pt x="2971" y="6539"/>
                                </a:lnTo>
                                <a:lnTo>
                                  <a:pt x="2964" y="6454"/>
                                </a:lnTo>
                                <a:lnTo>
                                  <a:pt x="2952" y="6370"/>
                                </a:lnTo>
                                <a:lnTo>
                                  <a:pt x="2935" y="6288"/>
                                </a:lnTo>
                                <a:lnTo>
                                  <a:pt x="2914" y="6208"/>
                                </a:lnTo>
                                <a:lnTo>
                                  <a:pt x="2889" y="6129"/>
                                </a:lnTo>
                                <a:lnTo>
                                  <a:pt x="2859" y="6053"/>
                                </a:lnTo>
                                <a:lnTo>
                                  <a:pt x="2826" y="5979"/>
                                </a:lnTo>
                                <a:lnTo>
                                  <a:pt x="2821" y="5967"/>
                                </a:lnTo>
                                <a:lnTo>
                                  <a:pt x="2815" y="5956"/>
                                </a:lnTo>
                                <a:lnTo>
                                  <a:pt x="2809" y="5945"/>
                                </a:lnTo>
                                <a:lnTo>
                                  <a:pt x="2773" y="5879"/>
                                </a:lnTo>
                                <a:lnTo>
                                  <a:pt x="2734" y="5815"/>
                                </a:lnTo>
                                <a:lnTo>
                                  <a:pt x="2691" y="5753"/>
                                </a:lnTo>
                                <a:lnTo>
                                  <a:pt x="2646" y="5693"/>
                                </a:lnTo>
                                <a:lnTo>
                                  <a:pt x="2597" y="5636"/>
                                </a:lnTo>
                                <a:lnTo>
                                  <a:pt x="2546" y="5582"/>
                                </a:lnTo>
                                <a:lnTo>
                                  <a:pt x="2492" y="5530"/>
                                </a:lnTo>
                                <a:lnTo>
                                  <a:pt x="2436" y="5480"/>
                                </a:lnTo>
                                <a:lnTo>
                                  <a:pt x="2377" y="5434"/>
                                </a:lnTo>
                                <a:lnTo>
                                  <a:pt x="2316" y="5391"/>
                                </a:lnTo>
                                <a:lnTo>
                                  <a:pt x="2253" y="5350"/>
                                </a:lnTo>
                                <a:lnTo>
                                  <a:pt x="2187" y="5313"/>
                                </a:lnTo>
                                <a:lnTo>
                                  <a:pt x="2120" y="5279"/>
                                </a:lnTo>
                                <a:lnTo>
                                  <a:pt x="2051" y="5248"/>
                                </a:lnTo>
                                <a:lnTo>
                                  <a:pt x="1979" y="5221"/>
                                </a:lnTo>
                                <a:lnTo>
                                  <a:pt x="1906" y="5198"/>
                                </a:lnTo>
                                <a:lnTo>
                                  <a:pt x="1832" y="5178"/>
                                </a:lnTo>
                                <a:lnTo>
                                  <a:pt x="1756" y="5162"/>
                                </a:lnTo>
                                <a:lnTo>
                                  <a:pt x="1744" y="5160"/>
                                </a:lnTo>
                                <a:lnTo>
                                  <a:pt x="1731" y="5158"/>
                                </a:lnTo>
                                <a:lnTo>
                                  <a:pt x="1719" y="5156"/>
                                </a:lnTo>
                                <a:lnTo>
                                  <a:pt x="1662" y="5148"/>
                                </a:lnTo>
                                <a:lnTo>
                                  <a:pt x="1604" y="5142"/>
                                </a:lnTo>
                                <a:lnTo>
                                  <a:pt x="1545" y="5139"/>
                                </a:lnTo>
                                <a:lnTo>
                                  <a:pt x="1486" y="5137"/>
                                </a:lnTo>
                                <a:lnTo>
                                  <a:pt x="1409" y="5139"/>
                                </a:lnTo>
                                <a:lnTo>
                                  <a:pt x="1334" y="5145"/>
                                </a:lnTo>
                                <a:lnTo>
                                  <a:pt x="1259" y="5155"/>
                                </a:lnTo>
                                <a:lnTo>
                                  <a:pt x="1186" y="5168"/>
                                </a:lnTo>
                                <a:lnTo>
                                  <a:pt x="1114" y="5184"/>
                                </a:lnTo>
                                <a:lnTo>
                                  <a:pt x="1044" y="5204"/>
                                </a:lnTo>
                                <a:lnTo>
                                  <a:pt x="974" y="5228"/>
                                </a:lnTo>
                                <a:lnTo>
                                  <a:pt x="907" y="5254"/>
                                </a:lnTo>
                                <a:lnTo>
                                  <a:pt x="841" y="5284"/>
                                </a:lnTo>
                                <a:lnTo>
                                  <a:pt x="777" y="5317"/>
                                </a:lnTo>
                                <a:lnTo>
                                  <a:pt x="715" y="5353"/>
                                </a:lnTo>
                                <a:lnTo>
                                  <a:pt x="654" y="5391"/>
                                </a:lnTo>
                                <a:lnTo>
                                  <a:pt x="596" y="5433"/>
                                </a:lnTo>
                                <a:lnTo>
                                  <a:pt x="540" y="5477"/>
                                </a:lnTo>
                                <a:lnTo>
                                  <a:pt x="486" y="5524"/>
                                </a:lnTo>
                                <a:lnTo>
                                  <a:pt x="434" y="5573"/>
                                </a:lnTo>
                                <a:lnTo>
                                  <a:pt x="385" y="5625"/>
                                </a:lnTo>
                                <a:lnTo>
                                  <a:pt x="338" y="5679"/>
                                </a:lnTo>
                                <a:lnTo>
                                  <a:pt x="294" y="5735"/>
                                </a:lnTo>
                                <a:lnTo>
                                  <a:pt x="252" y="5793"/>
                                </a:lnTo>
                                <a:lnTo>
                                  <a:pt x="214" y="5854"/>
                                </a:lnTo>
                                <a:lnTo>
                                  <a:pt x="178" y="5916"/>
                                </a:lnTo>
                                <a:lnTo>
                                  <a:pt x="145" y="5980"/>
                                </a:lnTo>
                                <a:lnTo>
                                  <a:pt x="115" y="6046"/>
                                </a:lnTo>
                                <a:lnTo>
                                  <a:pt x="89" y="6114"/>
                                </a:lnTo>
                                <a:lnTo>
                                  <a:pt x="65" y="6183"/>
                                </a:lnTo>
                                <a:lnTo>
                                  <a:pt x="45" y="6253"/>
                                </a:lnTo>
                                <a:lnTo>
                                  <a:pt x="29" y="6325"/>
                                </a:lnTo>
                                <a:lnTo>
                                  <a:pt x="16" y="6398"/>
                                </a:lnTo>
                                <a:lnTo>
                                  <a:pt x="6" y="6473"/>
                                </a:lnTo>
                                <a:lnTo>
                                  <a:pt x="0" y="6548"/>
                                </a:lnTo>
                                <a:lnTo>
                                  <a:pt x="0" y="6556"/>
                                </a:lnTo>
                                <a:lnTo>
                                  <a:pt x="2971" y="6556"/>
                                </a:lnTo>
                                <a:moveTo>
                                  <a:pt x="3018" y="422"/>
                                </a:moveTo>
                                <a:lnTo>
                                  <a:pt x="3008" y="344"/>
                                </a:lnTo>
                                <a:lnTo>
                                  <a:pt x="2978" y="273"/>
                                </a:lnTo>
                                <a:lnTo>
                                  <a:pt x="2959" y="249"/>
                                </a:lnTo>
                                <a:lnTo>
                                  <a:pt x="2827" y="249"/>
                                </a:lnTo>
                                <a:lnTo>
                                  <a:pt x="2868" y="277"/>
                                </a:lnTo>
                                <a:lnTo>
                                  <a:pt x="2912" y="342"/>
                                </a:lnTo>
                                <a:lnTo>
                                  <a:pt x="2929" y="422"/>
                                </a:lnTo>
                                <a:lnTo>
                                  <a:pt x="2912" y="502"/>
                                </a:lnTo>
                                <a:lnTo>
                                  <a:pt x="2868" y="568"/>
                                </a:lnTo>
                                <a:lnTo>
                                  <a:pt x="2803" y="612"/>
                                </a:lnTo>
                                <a:lnTo>
                                  <a:pt x="2723" y="628"/>
                                </a:lnTo>
                                <a:lnTo>
                                  <a:pt x="2643" y="612"/>
                                </a:lnTo>
                                <a:lnTo>
                                  <a:pt x="2577" y="568"/>
                                </a:lnTo>
                                <a:lnTo>
                                  <a:pt x="2533" y="502"/>
                                </a:lnTo>
                                <a:lnTo>
                                  <a:pt x="2517" y="422"/>
                                </a:lnTo>
                                <a:lnTo>
                                  <a:pt x="2533" y="342"/>
                                </a:lnTo>
                                <a:lnTo>
                                  <a:pt x="2577" y="277"/>
                                </a:lnTo>
                                <a:lnTo>
                                  <a:pt x="2618" y="249"/>
                                </a:lnTo>
                                <a:lnTo>
                                  <a:pt x="2539" y="249"/>
                                </a:lnTo>
                                <a:lnTo>
                                  <a:pt x="2568" y="225"/>
                                </a:lnTo>
                                <a:lnTo>
                                  <a:pt x="2678" y="225"/>
                                </a:lnTo>
                                <a:lnTo>
                                  <a:pt x="2723" y="216"/>
                                </a:lnTo>
                                <a:lnTo>
                                  <a:pt x="2767" y="225"/>
                                </a:lnTo>
                                <a:lnTo>
                                  <a:pt x="2941" y="225"/>
                                </a:lnTo>
                                <a:lnTo>
                                  <a:pt x="2934" y="216"/>
                                </a:lnTo>
                                <a:lnTo>
                                  <a:pt x="2932" y="213"/>
                                </a:lnTo>
                                <a:lnTo>
                                  <a:pt x="2924" y="208"/>
                                </a:lnTo>
                                <a:lnTo>
                                  <a:pt x="2855" y="208"/>
                                </a:lnTo>
                                <a:lnTo>
                                  <a:pt x="2821" y="192"/>
                                </a:lnTo>
                                <a:lnTo>
                                  <a:pt x="2904" y="192"/>
                                </a:lnTo>
                                <a:lnTo>
                                  <a:pt x="2872" y="167"/>
                                </a:lnTo>
                                <a:lnTo>
                                  <a:pt x="2801" y="137"/>
                                </a:lnTo>
                                <a:lnTo>
                                  <a:pt x="2723" y="127"/>
                                </a:lnTo>
                                <a:lnTo>
                                  <a:pt x="2644" y="137"/>
                                </a:lnTo>
                                <a:lnTo>
                                  <a:pt x="2574" y="167"/>
                                </a:lnTo>
                                <a:lnTo>
                                  <a:pt x="2514" y="213"/>
                                </a:lnTo>
                                <a:lnTo>
                                  <a:pt x="2467" y="273"/>
                                </a:lnTo>
                                <a:lnTo>
                                  <a:pt x="2438" y="344"/>
                                </a:lnTo>
                                <a:lnTo>
                                  <a:pt x="2427" y="422"/>
                                </a:lnTo>
                                <a:lnTo>
                                  <a:pt x="2436" y="493"/>
                                </a:lnTo>
                                <a:lnTo>
                                  <a:pt x="2460" y="558"/>
                                </a:lnTo>
                                <a:lnTo>
                                  <a:pt x="2498" y="614"/>
                                </a:lnTo>
                                <a:lnTo>
                                  <a:pt x="2548" y="661"/>
                                </a:lnTo>
                                <a:lnTo>
                                  <a:pt x="2607" y="694"/>
                                </a:lnTo>
                                <a:lnTo>
                                  <a:pt x="2274" y="2054"/>
                                </a:lnTo>
                                <a:lnTo>
                                  <a:pt x="2286" y="2057"/>
                                </a:lnTo>
                                <a:lnTo>
                                  <a:pt x="2298" y="2060"/>
                                </a:lnTo>
                                <a:lnTo>
                                  <a:pt x="2310" y="2064"/>
                                </a:lnTo>
                                <a:lnTo>
                                  <a:pt x="2653" y="662"/>
                                </a:lnTo>
                                <a:lnTo>
                                  <a:pt x="2642" y="707"/>
                                </a:lnTo>
                                <a:lnTo>
                                  <a:pt x="2662" y="712"/>
                                </a:lnTo>
                                <a:lnTo>
                                  <a:pt x="2682" y="715"/>
                                </a:lnTo>
                                <a:lnTo>
                                  <a:pt x="2702" y="717"/>
                                </a:lnTo>
                                <a:lnTo>
                                  <a:pt x="2723" y="718"/>
                                </a:lnTo>
                                <a:lnTo>
                                  <a:pt x="2801" y="707"/>
                                </a:lnTo>
                                <a:lnTo>
                                  <a:pt x="2872" y="678"/>
                                </a:lnTo>
                                <a:lnTo>
                                  <a:pt x="2904" y="653"/>
                                </a:lnTo>
                                <a:lnTo>
                                  <a:pt x="2932" y="631"/>
                                </a:lnTo>
                                <a:lnTo>
                                  <a:pt x="2934" y="628"/>
                                </a:lnTo>
                                <a:lnTo>
                                  <a:pt x="2978" y="572"/>
                                </a:lnTo>
                                <a:lnTo>
                                  <a:pt x="3008" y="501"/>
                                </a:lnTo>
                                <a:lnTo>
                                  <a:pt x="3018" y="422"/>
                                </a:lnTo>
                                <a:moveTo>
                                  <a:pt x="5670" y="1136"/>
                                </a:moveTo>
                                <a:lnTo>
                                  <a:pt x="5667" y="1061"/>
                                </a:lnTo>
                                <a:lnTo>
                                  <a:pt x="5660" y="988"/>
                                </a:lnTo>
                                <a:lnTo>
                                  <a:pt x="5649" y="916"/>
                                </a:lnTo>
                                <a:lnTo>
                                  <a:pt x="5632" y="846"/>
                                </a:lnTo>
                                <a:lnTo>
                                  <a:pt x="5612" y="777"/>
                                </a:lnTo>
                                <a:lnTo>
                                  <a:pt x="5587" y="710"/>
                                </a:lnTo>
                                <a:lnTo>
                                  <a:pt x="5559" y="646"/>
                                </a:lnTo>
                                <a:lnTo>
                                  <a:pt x="5526" y="583"/>
                                </a:lnTo>
                                <a:lnTo>
                                  <a:pt x="5490" y="523"/>
                                </a:lnTo>
                                <a:lnTo>
                                  <a:pt x="5451" y="465"/>
                                </a:lnTo>
                                <a:lnTo>
                                  <a:pt x="5408" y="410"/>
                                </a:lnTo>
                                <a:lnTo>
                                  <a:pt x="5361" y="358"/>
                                </a:lnTo>
                                <a:lnTo>
                                  <a:pt x="5312" y="308"/>
                                </a:lnTo>
                                <a:lnTo>
                                  <a:pt x="5260" y="262"/>
                                </a:lnTo>
                                <a:lnTo>
                                  <a:pt x="5205" y="219"/>
                                </a:lnTo>
                                <a:lnTo>
                                  <a:pt x="5147" y="179"/>
                                </a:lnTo>
                                <a:lnTo>
                                  <a:pt x="5087" y="143"/>
                                </a:lnTo>
                                <a:lnTo>
                                  <a:pt x="5024" y="111"/>
                                </a:lnTo>
                                <a:lnTo>
                                  <a:pt x="4959" y="82"/>
                                </a:lnTo>
                                <a:lnTo>
                                  <a:pt x="4893" y="58"/>
                                </a:lnTo>
                                <a:lnTo>
                                  <a:pt x="4824" y="37"/>
                                </a:lnTo>
                                <a:lnTo>
                                  <a:pt x="4754" y="21"/>
                                </a:lnTo>
                                <a:lnTo>
                                  <a:pt x="4682" y="9"/>
                                </a:lnTo>
                                <a:lnTo>
                                  <a:pt x="4608" y="2"/>
                                </a:lnTo>
                                <a:lnTo>
                                  <a:pt x="4534" y="0"/>
                                </a:lnTo>
                                <a:lnTo>
                                  <a:pt x="4459" y="2"/>
                                </a:lnTo>
                                <a:lnTo>
                                  <a:pt x="4385" y="9"/>
                                </a:lnTo>
                                <a:lnTo>
                                  <a:pt x="4314" y="21"/>
                                </a:lnTo>
                                <a:lnTo>
                                  <a:pt x="4243" y="37"/>
                                </a:lnTo>
                                <a:lnTo>
                                  <a:pt x="4174" y="58"/>
                                </a:lnTo>
                                <a:lnTo>
                                  <a:pt x="4108" y="82"/>
                                </a:lnTo>
                                <a:lnTo>
                                  <a:pt x="4043" y="111"/>
                                </a:lnTo>
                                <a:lnTo>
                                  <a:pt x="3980" y="143"/>
                                </a:lnTo>
                                <a:lnTo>
                                  <a:pt x="3920" y="179"/>
                                </a:lnTo>
                                <a:lnTo>
                                  <a:pt x="3863" y="219"/>
                                </a:lnTo>
                                <a:lnTo>
                                  <a:pt x="3808" y="262"/>
                                </a:lnTo>
                                <a:lnTo>
                                  <a:pt x="3755" y="308"/>
                                </a:lnTo>
                                <a:lnTo>
                                  <a:pt x="3706" y="358"/>
                                </a:lnTo>
                                <a:lnTo>
                                  <a:pt x="3660" y="410"/>
                                </a:lnTo>
                                <a:lnTo>
                                  <a:pt x="3617" y="465"/>
                                </a:lnTo>
                                <a:lnTo>
                                  <a:pt x="3577" y="523"/>
                                </a:lnTo>
                                <a:lnTo>
                                  <a:pt x="3541" y="583"/>
                                </a:lnTo>
                                <a:lnTo>
                                  <a:pt x="3509" y="646"/>
                                </a:lnTo>
                                <a:lnTo>
                                  <a:pt x="3480" y="710"/>
                                </a:lnTo>
                                <a:lnTo>
                                  <a:pt x="3455" y="777"/>
                                </a:lnTo>
                                <a:lnTo>
                                  <a:pt x="3435" y="846"/>
                                </a:lnTo>
                                <a:lnTo>
                                  <a:pt x="3419" y="916"/>
                                </a:lnTo>
                                <a:lnTo>
                                  <a:pt x="3407" y="988"/>
                                </a:lnTo>
                                <a:lnTo>
                                  <a:pt x="3400" y="1061"/>
                                </a:lnTo>
                                <a:lnTo>
                                  <a:pt x="3397" y="1136"/>
                                </a:lnTo>
                                <a:lnTo>
                                  <a:pt x="3400" y="1214"/>
                                </a:lnTo>
                                <a:lnTo>
                                  <a:pt x="3408" y="1291"/>
                                </a:lnTo>
                                <a:lnTo>
                                  <a:pt x="3421" y="1366"/>
                                </a:lnTo>
                                <a:lnTo>
                                  <a:pt x="3438" y="1439"/>
                                </a:lnTo>
                                <a:lnTo>
                                  <a:pt x="3461" y="1511"/>
                                </a:lnTo>
                                <a:lnTo>
                                  <a:pt x="3488" y="1580"/>
                                </a:lnTo>
                                <a:lnTo>
                                  <a:pt x="3519" y="1647"/>
                                </a:lnTo>
                                <a:lnTo>
                                  <a:pt x="3554" y="1712"/>
                                </a:lnTo>
                                <a:lnTo>
                                  <a:pt x="3593" y="1774"/>
                                </a:lnTo>
                                <a:lnTo>
                                  <a:pt x="3636" y="1833"/>
                                </a:lnTo>
                                <a:lnTo>
                                  <a:pt x="3683" y="1889"/>
                                </a:lnTo>
                                <a:lnTo>
                                  <a:pt x="3733" y="1942"/>
                                </a:lnTo>
                                <a:lnTo>
                                  <a:pt x="3786" y="1992"/>
                                </a:lnTo>
                                <a:lnTo>
                                  <a:pt x="3843" y="2038"/>
                                </a:lnTo>
                                <a:lnTo>
                                  <a:pt x="3903" y="2081"/>
                                </a:lnTo>
                                <a:lnTo>
                                  <a:pt x="3965" y="2120"/>
                                </a:lnTo>
                                <a:lnTo>
                                  <a:pt x="4030" y="2155"/>
                                </a:lnTo>
                                <a:lnTo>
                                  <a:pt x="4097" y="2185"/>
                                </a:lnTo>
                                <a:lnTo>
                                  <a:pt x="4167" y="2212"/>
                                </a:lnTo>
                                <a:lnTo>
                                  <a:pt x="4238" y="2233"/>
                                </a:lnTo>
                                <a:lnTo>
                                  <a:pt x="4312" y="2251"/>
                                </a:lnTo>
                                <a:lnTo>
                                  <a:pt x="4387" y="2263"/>
                                </a:lnTo>
                                <a:lnTo>
                                  <a:pt x="4399" y="2264"/>
                                </a:lnTo>
                                <a:lnTo>
                                  <a:pt x="4412" y="2266"/>
                                </a:lnTo>
                                <a:lnTo>
                                  <a:pt x="4424" y="2267"/>
                                </a:lnTo>
                                <a:lnTo>
                                  <a:pt x="4451" y="2269"/>
                                </a:lnTo>
                                <a:lnTo>
                                  <a:pt x="4479" y="2271"/>
                                </a:lnTo>
                                <a:lnTo>
                                  <a:pt x="4506" y="2272"/>
                                </a:lnTo>
                                <a:lnTo>
                                  <a:pt x="4534" y="2272"/>
                                </a:lnTo>
                                <a:lnTo>
                                  <a:pt x="4608" y="2270"/>
                                </a:lnTo>
                                <a:lnTo>
                                  <a:pt x="4682" y="2263"/>
                                </a:lnTo>
                                <a:lnTo>
                                  <a:pt x="4754" y="2251"/>
                                </a:lnTo>
                                <a:lnTo>
                                  <a:pt x="4824" y="2235"/>
                                </a:lnTo>
                                <a:lnTo>
                                  <a:pt x="4893" y="2214"/>
                                </a:lnTo>
                                <a:lnTo>
                                  <a:pt x="4959" y="2190"/>
                                </a:lnTo>
                                <a:lnTo>
                                  <a:pt x="5024" y="2161"/>
                                </a:lnTo>
                                <a:lnTo>
                                  <a:pt x="5087" y="2129"/>
                                </a:lnTo>
                                <a:lnTo>
                                  <a:pt x="5147" y="2093"/>
                                </a:lnTo>
                                <a:lnTo>
                                  <a:pt x="5205" y="2053"/>
                                </a:lnTo>
                                <a:lnTo>
                                  <a:pt x="5260" y="2010"/>
                                </a:lnTo>
                                <a:lnTo>
                                  <a:pt x="5312" y="1964"/>
                                </a:lnTo>
                                <a:lnTo>
                                  <a:pt x="5361" y="1914"/>
                                </a:lnTo>
                                <a:lnTo>
                                  <a:pt x="5408" y="1862"/>
                                </a:lnTo>
                                <a:lnTo>
                                  <a:pt x="5451" y="1807"/>
                                </a:lnTo>
                                <a:lnTo>
                                  <a:pt x="5490" y="1749"/>
                                </a:lnTo>
                                <a:lnTo>
                                  <a:pt x="5526" y="1689"/>
                                </a:lnTo>
                                <a:lnTo>
                                  <a:pt x="5559" y="1627"/>
                                </a:lnTo>
                                <a:lnTo>
                                  <a:pt x="5587" y="1562"/>
                                </a:lnTo>
                                <a:lnTo>
                                  <a:pt x="5612" y="1495"/>
                                </a:lnTo>
                                <a:lnTo>
                                  <a:pt x="5632" y="1427"/>
                                </a:lnTo>
                                <a:lnTo>
                                  <a:pt x="5649" y="1356"/>
                                </a:lnTo>
                                <a:lnTo>
                                  <a:pt x="5660" y="1284"/>
                                </a:lnTo>
                                <a:lnTo>
                                  <a:pt x="5667" y="1211"/>
                                </a:lnTo>
                                <a:lnTo>
                                  <a:pt x="5670" y="1136"/>
                                </a:lnTo>
                                <a:moveTo>
                                  <a:pt x="7555" y="5714"/>
                                </a:moveTo>
                                <a:lnTo>
                                  <a:pt x="7391" y="5438"/>
                                </a:lnTo>
                                <a:lnTo>
                                  <a:pt x="7359" y="5457"/>
                                </a:lnTo>
                                <a:lnTo>
                                  <a:pt x="7523" y="5734"/>
                                </a:lnTo>
                                <a:lnTo>
                                  <a:pt x="7534" y="5727"/>
                                </a:lnTo>
                                <a:lnTo>
                                  <a:pt x="7544" y="5721"/>
                                </a:lnTo>
                                <a:lnTo>
                                  <a:pt x="7555" y="5714"/>
                                </a:lnTo>
                                <a:moveTo>
                                  <a:pt x="9741" y="6556"/>
                                </a:moveTo>
                                <a:lnTo>
                                  <a:pt x="9739" y="6549"/>
                                </a:lnTo>
                                <a:lnTo>
                                  <a:pt x="9716" y="6480"/>
                                </a:lnTo>
                                <a:lnTo>
                                  <a:pt x="9689" y="6412"/>
                                </a:lnTo>
                                <a:lnTo>
                                  <a:pt x="9659" y="6346"/>
                                </a:lnTo>
                                <a:lnTo>
                                  <a:pt x="9626" y="6282"/>
                                </a:lnTo>
                                <a:lnTo>
                                  <a:pt x="9590" y="6220"/>
                                </a:lnTo>
                                <a:lnTo>
                                  <a:pt x="9552" y="6160"/>
                                </a:lnTo>
                                <a:lnTo>
                                  <a:pt x="9510" y="6101"/>
                                </a:lnTo>
                                <a:lnTo>
                                  <a:pt x="9466" y="6045"/>
                                </a:lnTo>
                                <a:lnTo>
                                  <a:pt x="9419" y="5991"/>
                                </a:lnTo>
                                <a:lnTo>
                                  <a:pt x="9370" y="5940"/>
                                </a:lnTo>
                                <a:lnTo>
                                  <a:pt x="9318" y="5890"/>
                                </a:lnTo>
                                <a:lnTo>
                                  <a:pt x="9264" y="5844"/>
                                </a:lnTo>
                                <a:lnTo>
                                  <a:pt x="9208" y="5799"/>
                                </a:lnTo>
                                <a:lnTo>
                                  <a:pt x="9150" y="5758"/>
                                </a:lnTo>
                                <a:lnTo>
                                  <a:pt x="9090" y="5719"/>
                                </a:lnTo>
                                <a:lnTo>
                                  <a:pt x="9027" y="5683"/>
                                </a:lnTo>
                                <a:lnTo>
                                  <a:pt x="8963" y="5651"/>
                                </a:lnTo>
                                <a:lnTo>
                                  <a:pt x="8897" y="5621"/>
                                </a:lnTo>
                                <a:lnTo>
                                  <a:pt x="8830" y="5594"/>
                                </a:lnTo>
                                <a:lnTo>
                                  <a:pt x="8760" y="5571"/>
                                </a:lnTo>
                                <a:lnTo>
                                  <a:pt x="8690" y="5551"/>
                                </a:lnTo>
                                <a:lnTo>
                                  <a:pt x="8618" y="5534"/>
                                </a:lnTo>
                                <a:lnTo>
                                  <a:pt x="8545" y="5521"/>
                                </a:lnTo>
                                <a:lnTo>
                                  <a:pt x="8470" y="5512"/>
                                </a:lnTo>
                                <a:lnTo>
                                  <a:pt x="8395" y="5506"/>
                                </a:lnTo>
                                <a:lnTo>
                                  <a:pt x="8318" y="5504"/>
                                </a:lnTo>
                                <a:lnTo>
                                  <a:pt x="8275" y="5504"/>
                                </a:lnTo>
                                <a:lnTo>
                                  <a:pt x="8232" y="5506"/>
                                </a:lnTo>
                                <a:lnTo>
                                  <a:pt x="8190" y="5509"/>
                                </a:lnTo>
                                <a:lnTo>
                                  <a:pt x="8147" y="5514"/>
                                </a:lnTo>
                                <a:lnTo>
                                  <a:pt x="7952" y="4395"/>
                                </a:lnTo>
                                <a:lnTo>
                                  <a:pt x="7950" y="4388"/>
                                </a:lnTo>
                                <a:lnTo>
                                  <a:pt x="7948" y="4376"/>
                                </a:lnTo>
                                <a:lnTo>
                                  <a:pt x="7948" y="4409"/>
                                </a:lnTo>
                                <a:lnTo>
                                  <a:pt x="7918" y="4388"/>
                                </a:lnTo>
                                <a:lnTo>
                                  <a:pt x="7948" y="4409"/>
                                </a:lnTo>
                                <a:lnTo>
                                  <a:pt x="7948" y="4376"/>
                                </a:lnTo>
                                <a:lnTo>
                                  <a:pt x="7558" y="2105"/>
                                </a:lnTo>
                                <a:lnTo>
                                  <a:pt x="7521" y="2111"/>
                                </a:lnTo>
                                <a:lnTo>
                                  <a:pt x="7914" y="4394"/>
                                </a:lnTo>
                                <a:lnTo>
                                  <a:pt x="6372" y="6556"/>
                                </a:lnTo>
                                <a:lnTo>
                                  <a:pt x="6418" y="6556"/>
                                </a:lnTo>
                                <a:lnTo>
                                  <a:pt x="7923" y="4446"/>
                                </a:lnTo>
                                <a:lnTo>
                                  <a:pt x="8110" y="5518"/>
                                </a:lnTo>
                                <a:lnTo>
                                  <a:pt x="8123" y="5517"/>
                                </a:lnTo>
                                <a:lnTo>
                                  <a:pt x="8110" y="5518"/>
                                </a:lnTo>
                                <a:lnTo>
                                  <a:pt x="8025" y="5533"/>
                                </a:lnTo>
                                <a:lnTo>
                                  <a:pt x="7942" y="5552"/>
                                </a:lnTo>
                                <a:lnTo>
                                  <a:pt x="7860" y="5576"/>
                                </a:lnTo>
                                <a:lnTo>
                                  <a:pt x="7780" y="5604"/>
                                </a:lnTo>
                                <a:lnTo>
                                  <a:pt x="7703" y="5637"/>
                                </a:lnTo>
                                <a:lnTo>
                                  <a:pt x="7628" y="5673"/>
                                </a:lnTo>
                                <a:lnTo>
                                  <a:pt x="7555" y="5714"/>
                                </a:lnTo>
                                <a:lnTo>
                                  <a:pt x="7544" y="5721"/>
                                </a:lnTo>
                                <a:lnTo>
                                  <a:pt x="7534" y="5727"/>
                                </a:lnTo>
                                <a:lnTo>
                                  <a:pt x="7523" y="5734"/>
                                </a:lnTo>
                                <a:lnTo>
                                  <a:pt x="7462" y="5775"/>
                                </a:lnTo>
                                <a:lnTo>
                                  <a:pt x="7403" y="5819"/>
                                </a:lnTo>
                                <a:lnTo>
                                  <a:pt x="7346" y="5866"/>
                                </a:lnTo>
                                <a:lnTo>
                                  <a:pt x="7291" y="5915"/>
                                </a:lnTo>
                                <a:lnTo>
                                  <a:pt x="7239" y="5967"/>
                                </a:lnTo>
                                <a:lnTo>
                                  <a:pt x="7190" y="6022"/>
                                </a:lnTo>
                                <a:lnTo>
                                  <a:pt x="7143" y="6079"/>
                                </a:lnTo>
                                <a:lnTo>
                                  <a:pt x="7100" y="6138"/>
                                </a:lnTo>
                                <a:lnTo>
                                  <a:pt x="7059" y="6199"/>
                                </a:lnTo>
                                <a:lnTo>
                                  <a:pt x="7021" y="6263"/>
                                </a:lnTo>
                                <a:lnTo>
                                  <a:pt x="6986" y="6329"/>
                                </a:lnTo>
                                <a:lnTo>
                                  <a:pt x="6955" y="6396"/>
                                </a:lnTo>
                                <a:lnTo>
                                  <a:pt x="6926" y="6465"/>
                                </a:lnTo>
                                <a:lnTo>
                                  <a:pt x="6902" y="6536"/>
                                </a:lnTo>
                                <a:lnTo>
                                  <a:pt x="6896" y="6556"/>
                                </a:lnTo>
                                <a:lnTo>
                                  <a:pt x="9741" y="6556"/>
                                </a:lnTo>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2" name="Picture 1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85" y="2020"/>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3" name="AutoShape 121"/>
                        <wps:cNvSpPr>
                          <a:spLocks/>
                        </wps:cNvSpPr>
                        <wps:spPr bwMode="auto">
                          <a:xfrm>
                            <a:off x="1417" y="2154"/>
                            <a:ext cx="9015" cy="5461"/>
                          </a:xfrm>
                          <a:custGeom>
                            <a:avLst/>
                            <a:gdLst>
                              <a:gd name="T0" fmla="+- 0 2636 1417"/>
                              <a:gd name="T1" fmla="*/ T0 w 9015"/>
                              <a:gd name="T2" fmla="+- 0 3501 2154"/>
                              <a:gd name="T3" fmla="*/ 3501 h 5461"/>
                              <a:gd name="T4" fmla="+- 0 3945 1417"/>
                              <a:gd name="T5" fmla="*/ T4 w 9015"/>
                              <a:gd name="T6" fmla="+- 0 3835 2154"/>
                              <a:gd name="T7" fmla="*/ 3835 h 5461"/>
                              <a:gd name="T8" fmla="+- 0 3787 1417"/>
                              <a:gd name="T9" fmla="*/ T8 w 9015"/>
                              <a:gd name="T10" fmla="+- 0 3507 2154"/>
                              <a:gd name="T11" fmla="*/ 3507 h 5461"/>
                              <a:gd name="T12" fmla="+- 0 3496 1417"/>
                              <a:gd name="T13" fmla="*/ T12 w 9015"/>
                              <a:gd name="T14" fmla="+- 0 3293 2154"/>
                              <a:gd name="T15" fmla="*/ 3293 h 5461"/>
                              <a:gd name="T16" fmla="+- 0 3346 1417"/>
                              <a:gd name="T17" fmla="*/ T16 w 9015"/>
                              <a:gd name="T18" fmla="+- 0 3248 2154"/>
                              <a:gd name="T19" fmla="*/ 3248 h 5461"/>
                              <a:gd name="T20" fmla="+- 0 3048 1417"/>
                              <a:gd name="T21" fmla="*/ T20 w 9015"/>
                              <a:gd name="T22" fmla="+- 0 3253 2154"/>
                              <a:gd name="T23" fmla="*/ 3253 h 5461"/>
                              <a:gd name="T24" fmla="+- 0 2707 1417"/>
                              <a:gd name="T25" fmla="*/ T24 w 9015"/>
                              <a:gd name="T26" fmla="+- 0 3428 2154"/>
                              <a:gd name="T27" fmla="*/ 3428 h 5461"/>
                              <a:gd name="T28" fmla="+- 0 2585 1417"/>
                              <a:gd name="T29" fmla="*/ T28 w 9015"/>
                              <a:gd name="T30" fmla="+- 0 3568 2154"/>
                              <a:gd name="T31" fmla="*/ 3568 h 5461"/>
                              <a:gd name="T32" fmla="+- 0 2462 1417"/>
                              <a:gd name="T33" fmla="*/ T32 w 9015"/>
                              <a:gd name="T34" fmla="+- 0 3911 2154"/>
                              <a:gd name="T35" fmla="*/ 3911 h 5461"/>
                              <a:gd name="T36" fmla="+- 0 2518 1417"/>
                              <a:gd name="T37" fmla="*/ T36 w 9015"/>
                              <a:gd name="T38" fmla="+- 0 4283 2154"/>
                              <a:gd name="T39" fmla="*/ 4283 h 5461"/>
                              <a:gd name="T40" fmla="+- 0 2738 1417"/>
                              <a:gd name="T41" fmla="*/ T40 w 9015"/>
                              <a:gd name="T42" fmla="+- 0 4573 2154"/>
                              <a:gd name="T43" fmla="*/ 4573 h 5461"/>
                              <a:gd name="T44" fmla="+- 0 3072 1417"/>
                              <a:gd name="T45" fmla="*/ T44 w 9015"/>
                              <a:gd name="T46" fmla="+- 0 4726 2154"/>
                              <a:gd name="T47" fmla="*/ 4726 h 5461"/>
                              <a:gd name="T48" fmla="+- 0 3158 1417"/>
                              <a:gd name="T49" fmla="*/ T48 w 9015"/>
                              <a:gd name="T50" fmla="+- 0 4737 2154"/>
                              <a:gd name="T51" fmla="*/ 4737 h 5461"/>
                              <a:gd name="T52" fmla="+- 0 3445 1417"/>
                              <a:gd name="T53" fmla="*/ T52 w 9015"/>
                              <a:gd name="T54" fmla="+- 0 4701 2154"/>
                              <a:gd name="T55" fmla="*/ 4701 h 5461"/>
                              <a:gd name="T56" fmla="+- 0 3765 1417"/>
                              <a:gd name="T57" fmla="*/ T56 w 9015"/>
                              <a:gd name="T58" fmla="+- 0 4493 2154"/>
                              <a:gd name="T59" fmla="*/ 4493 h 5461"/>
                              <a:gd name="T60" fmla="+- 0 3924 1417"/>
                              <a:gd name="T61" fmla="*/ T60 w 9015"/>
                              <a:gd name="T62" fmla="+- 0 4218 2154"/>
                              <a:gd name="T63" fmla="*/ 4218 h 5461"/>
                              <a:gd name="T64" fmla="+- 0 3959 1417"/>
                              <a:gd name="T65" fmla="*/ T64 w 9015"/>
                              <a:gd name="T66" fmla="+- 0 4041 2154"/>
                              <a:gd name="T67" fmla="*/ 4041 h 5461"/>
                              <a:gd name="T68" fmla="+- 0 5794 1417"/>
                              <a:gd name="T69" fmla="*/ T68 w 9015"/>
                              <a:gd name="T70" fmla="+- 0 4458 2154"/>
                              <a:gd name="T71" fmla="*/ 4458 h 5461"/>
                              <a:gd name="T72" fmla="+- 0 5549 1417"/>
                              <a:gd name="T73" fmla="*/ T72 w 9015"/>
                              <a:gd name="T74" fmla="+- 0 4202 2154"/>
                              <a:gd name="T75" fmla="*/ 4202 h 5461"/>
                              <a:gd name="T76" fmla="+- 0 5374 1417"/>
                              <a:gd name="T77" fmla="*/ T76 w 9015"/>
                              <a:gd name="T78" fmla="+- 0 4149 2154"/>
                              <a:gd name="T79" fmla="*/ 4149 h 5461"/>
                              <a:gd name="T80" fmla="+- 0 5230 1417"/>
                              <a:gd name="T81" fmla="*/ T80 w 9015"/>
                              <a:gd name="T82" fmla="+- 0 4151 2154"/>
                              <a:gd name="T83" fmla="*/ 4151 h 5461"/>
                              <a:gd name="T84" fmla="+- 0 4904 1417"/>
                              <a:gd name="T85" fmla="*/ T84 w 9015"/>
                              <a:gd name="T86" fmla="+- 0 4333 2154"/>
                              <a:gd name="T87" fmla="*/ 4333 h 5461"/>
                              <a:gd name="T88" fmla="+- 0 4810 1417"/>
                              <a:gd name="T89" fmla="*/ T88 w 9015"/>
                              <a:gd name="T90" fmla="+- 0 4495 2154"/>
                              <a:gd name="T91" fmla="*/ 4495 h 5461"/>
                              <a:gd name="T92" fmla="+- 0 4785 1417"/>
                              <a:gd name="T93" fmla="*/ T92 w 9015"/>
                              <a:gd name="T94" fmla="+- 0 4756 2154"/>
                              <a:gd name="T95" fmla="*/ 4756 h 5461"/>
                              <a:gd name="T96" fmla="+- 0 4972 1417"/>
                              <a:gd name="T97" fmla="*/ T96 w 9015"/>
                              <a:gd name="T98" fmla="+- 0 5085 2154"/>
                              <a:gd name="T99" fmla="*/ 5085 h 5461"/>
                              <a:gd name="T100" fmla="+- 0 5201 1417"/>
                              <a:gd name="T101" fmla="*/ T100 w 9015"/>
                              <a:gd name="T102" fmla="+- 0 5195 2154"/>
                              <a:gd name="T103" fmla="*/ 5195 h 5461"/>
                              <a:gd name="T104" fmla="+- 0 5309 1417"/>
                              <a:gd name="T105" fmla="*/ T104 w 9015"/>
                              <a:gd name="T106" fmla="+- 0 5206 2154"/>
                              <a:gd name="T107" fmla="*/ 5206 h 5461"/>
                              <a:gd name="T108" fmla="+- 0 5641 1417"/>
                              <a:gd name="T109" fmla="*/ T108 w 9015"/>
                              <a:gd name="T110" fmla="+- 0 5090 2154"/>
                              <a:gd name="T111" fmla="*/ 5090 h 5461"/>
                              <a:gd name="T112" fmla="+- 0 5826 1417"/>
                              <a:gd name="T113" fmla="*/ T112 w 9015"/>
                              <a:gd name="T114" fmla="+- 0 4799 2154"/>
                              <a:gd name="T115" fmla="*/ 4799 h 5461"/>
                              <a:gd name="T116" fmla="+- 0 5838 1417"/>
                              <a:gd name="T117" fmla="*/ T116 w 9015"/>
                              <a:gd name="T118" fmla="+- 0 4719 2154"/>
                              <a:gd name="T119" fmla="*/ 4719 h 5461"/>
                              <a:gd name="T120" fmla="+- 0 6352 1417"/>
                              <a:gd name="T121" fmla="*/ T120 w 9015"/>
                              <a:gd name="T122" fmla="+- 0 7113 2154"/>
                              <a:gd name="T123" fmla="*/ 7113 h 5461"/>
                              <a:gd name="T124" fmla="+- 0 6092 1417"/>
                              <a:gd name="T125" fmla="*/ T124 w 9015"/>
                              <a:gd name="T126" fmla="+- 0 6899 2154"/>
                              <a:gd name="T127" fmla="*/ 6899 h 5461"/>
                              <a:gd name="T128" fmla="+- 0 5764 1417"/>
                              <a:gd name="T129" fmla="*/ T128 w 9015"/>
                              <a:gd name="T130" fmla="+- 0 6998 2154"/>
                              <a:gd name="T131" fmla="*/ 6998 h 5461"/>
                              <a:gd name="T132" fmla="+- 0 5665 1417"/>
                              <a:gd name="T133" fmla="*/ T132 w 9015"/>
                              <a:gd name="T134" fmla="+- 0 7326 2154"/>
                              <a:gd name="T135" fmla="*/ 7326 h 5461"/>
                              <a:gd name="T136" fmla="+- 0 5879 1417"/>
                              <a:gd name="T137" fmla="*/ T136 w 9015"/>
                              <a:gd name="T138" fmla="+- 0 7586 2154"/>
                              <a:gd name="T139" fmla="*/ 7586 h 5461"/>
                              <a:gd name="T140" fmla="+- 0 6120 1417"/>
                              <a:gd name="T141" fmla="*/ T140 w 9015"/>
                              <a:gd name="T142" fmla="+- 0 7601 2154"/>
                              <a:gd name="T143" fmla="*/ 7601 h 5461"/>
                              <a:gd name="T144" fmla="+- 0 6251 1417"/>
                              <a:gd name="T145" fmla="*/ T144 w 9015"/>
                              <a:gd name="T146" fmla="+- 0 7531 2154"/>
                              <a:gd name="T147" fmla="*/ 7531 h 5461"/>
                              <a:gd name="T148" fmla="+- 0 8148 1417"/>
                              <a:gd name="T149" fmla="*/ T148 w 9015"/>
                              <a:gd name="T150" fmla="+- 0 5312 2154"/>
                              <a:gd name="T151" fmla="*/ 5312 h 5461"/>
                              <a:gd name="T152" fmla="+- 0 8038 1417"/>
                              <a:gd name="T153" fmla="*/ T152 w 9015"/>
                              <a:gd name="T154" fmla="+- 0 4987 2154"/>
                              <a:gd name="T155" fmla="*/ 4987 h 5461"/>
                              <a:gd name="T156" fmla="+- 0 7759 1417"/>
                              <a:gd name="T157" fmla="*/ T156 w 9015"/>
                              <a:gd name="T158" fmla="+- 0 4800 2154"/>
                              <a:gd name="T159" fmla="*/ 4800 h 5461"/>
                              <a:gd name="T160" fmla="+- 0 7398 1417"/>
                              <a:gd name="T161" fmla="*/ T160 w 9015"/>
                              <a:gd name="T162" fmla="+- 0 4828 2154"/>
                              <a:gd name="T163" fmla="*/ 4828 h 5461"/>
                              <a:gd name="T164" fmla="+- 0 7142 1417"/>
                              <a:gd name="T165" fmla="*/ T164 w 9015"/>
                              <a:gd name="T166" fmla="+- 0 5076 2154"/>
                              <a:gd name="T167" fmla="*/ 5076 h 5461"/>
                              <a:gd name="T168" fmla="+- 0 7096 1417"/>
                              <a:gd name="T169" fmla="*/ T168 w 9015"/>
                              <a:gd name="T170" fmla="+- 0 5212 2154"/>
                              <a:gd name="T171" fmla="*/ 5212 h 5461"/>
                              <a:gd name="T172" fmla="+- 0 7096 1417"/>
                              <a:gd name="T173" fmla="*/ T172 w 9015"/>
                              <a:gd name="T174" fmla="+- 0 5412 2154"/>
                              <a:gd name="T175" fmla="*/ 5412 h 5461"/>
                              <a:gd name="T176" fmla="+- 0 7139 1417"/>
                              <a:gd name="T177" fmla="*/ T176 w 9015"/>
                              <a:gd name="T178" fmla="+- 0 5541 2154"/>
                              <a:gd name="T179" fmla="*/ 5541 h 5461"/>
                              <a:gd name="T180" fmla="+- 0 7396 1417"/>
                              <a:gd name="T181" fmla="*/ T180 w 9015"/>
                              <a:gd name="T182" fmla="+- 0 5794 2154"/>
                              <a:gd name="T183" fmla="*/ 5794 h 5461"/>
                              <a:gd name="T184" fmla="+- 0 7759 1417"/>
                              <a:gd name="T185" fmla="*/ T184 w 9015"/>
                              <a:gd name="T186" fmla="+- 0 5823 2154"/>
                              <a:gd name="T187" fmla="*/ 5823 h 5461"/>
                              <a:gd name="T188" fmla="+- 0 8038 1417"/>
                              <a:gd name="T189" fmla="*/ T188 w 9015"/>
                              <a:gd name="T190" fmla="+- 0 5636 2154"/>
                              <a:gd name="T191" fmla="*/ 5636 h 5461"/>
                              <a:gd name="T192" fmla="+- 0 8148 1417"/>
                              <a:gd name="T193" fmla="*/ T192 w 9015"/>
                              <a:gd name="T194" fmla="+- 0 5312 2154"/>
                              <a:gd name="T195" fmla="*/ 5312 h 5461"/>
                              <a:gd name="T196" fmla="+- 0 10326 1417"/>
                              <a:gd name="T197" fmla="*/ T196 w 9015"/>
                              <a:gd name="T198" fmla="+- 0 5009 2154"/>
                              <a:gd name="T199" fmla="*/ 5009 h 5461"/>
                              <a:gd name="T200" fmla="+- 0 9998 1417"/>
                              <a:gd name="T201" fmla="*/ T200 w 9015"/>
                              <a:gd name="T202" fmla="+- 0 4911 2154"/>
                              <a:gd name="T203" fmla="*/ 4911 h 5461"/>
                              <a:gd name="T204" fmla="+- 0 9738 1417"/>
                              <a:gd name="T205" fmla="*/ T204 w 9015"/>
                              <a:gd name="T206" fmla="+- 0 5124 2154"/>
                              <a:gd name="T207" fmla="*/ 5124 h 5461"/>
                              <a:gd name="T208" fmla="+- 0 9771 1417"/>
                              <a:gd name="T209" fmla="*/ T208 w 9015"/>
                              <a:gd name="T210" fmla="+- 0 5467 2154"/>
                              <a:gd name="T211" fmla="*/ 5467 h 5461"/>
                              <a:gd name="T212" fmla="+- 0 10071 1417"/>
                              <a:gd name="T213" fmla="*/ T212 w 9015"/>
                              <a:gd name="T214" fmla="+- 0 5626 2154"/>
                              <a:gd name="T215" fmla="*/ 5626 h 5461"/>
                              <a:gd name="T216" fmla="+- 0 10370 1417"/>
                              <a:gd name="T217" fmla="*/ T216 w 9015"/>
                              <a:gd name="T218" fmla="+- 0 5467 2154"/>
                              <a:gd name="T219" fmla="*/ 5467 h 54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015" h="5461">
                                <a:moveTo>
                                  <a:pt x="1236" y="1328"/>
                                </a:moveTo>
                                <a:lnTo>
                                  <a:pt x="28" y="0"/>
                                </a:lnTo>
                                <a:lnTo>
                                  <a:pt x="0" y="25"/>
                                </a:lnTo>
                                <a:lnTo>
                                  <a:pt x="1211" y="1357"/>
                                </a:lnTo>
                                <a:lnTo>
                                  <a:pt x="1219" y="1347"/>
                                </a:lnTo>
                                <a:lnTo>
                                  <a:pt x="1227" y="1337"/>
                                </a:lnTo>
                                <a:lnTo>
                                  <a:pt x="1236" y="1328"/>
                                </a:lnTo>
                                <a:moveTo>
                                  <a:pt x="2543" y="1833"/>
                                </a:moveTo>
                                <a:lnTo>
                                  <a:pt x="2539" y="1756"/>
                                </a:lnTo>
                                <a:lnTo>
                                  <a:pt x="2528" y="1681"/>
                                </a:lnTo>
                                <a:lnTo>
                                  <a:pt x="2509" y="1608"/>
                                </a:lnTo>
                                <a:lnTo>
                                  <a:pt x="2484" y="1539"/>
                                </a:lnTo>
                                <a:lnTo>
                                  <a:pt x="2452" y="1473"/>
                                </a:lnTo>
                                <a:lnTo>
                                  <a:pt x="2413" y="1411"/>
                                </a:lnTo>
                                <a:lnTo>
                                  <a:pt x="2370" y="1353"/>
                                </a:lnTo>
                                <a:lnTo>
                                  <a:pt x="2321" y="1299"/>
                                </a:lnTo>
                                <a:lnTo>
                                  <a:pt x="2267" y="1251"/>
                                </a:lnTo>
                                <a:lnTo>
                                  <a:pt x="2208" y="1208"/>
                                </a:lnTo>
                                <a:lnTo>
                                  <a:pt x="2145" y="1170"/>
                                </a:lnTo>
                                <a:lnTo>
                                  <a:pt x="2079" y="1139"/>
                                </a:lnTo>
                                <a:lnTo>
                                  <a:pt x="2009" y="1114"/>
                                </a:lnTo>
                                <a:lnTo>
                                  <a:pt x="1997" y="1110"/>
                                </a:lnTo>
                                <a:lnTo>
                                  <a:pt x="1985" y="1107"/>
                                </a:lnTo>
                                <a:lnTo>
                                  <a:pt x="1973" y="1104"/>
                                </a:lnTo>
                                <a:lnTo>
                                  <a:pt x="1929" y="1094"/>
                                </a:lnTo>
                                <a:lnTo>
                                  <a:pt x="1884" y="1088"/>
                                </a:lnTo>
                                <a:lnTo>
                                  <a:pt x="1839" y="1083"/>
                                </a:lnTo>
                                <a:lnTo>
                                  <a:pt x="1792" y="1082"/>
                                </a:lnTo>
                                <a:lnTo>
                                  <a:pt x="1711" y="1086"/>
                                </a:lnTo>
                                <a:lnTo>
                                  <a:pt x="1631" y="1099"/>
                                </a:lnTo>
                                <a:lnTo>
                                  <a:pt x="1555" y="1120"/>
                                </a:lnTo>
                                <a:lnTo>
                                  <a:pt x="1483" y="1148"/>
                                </a:lnTo>
                                <a:lnTo>
                                  <a:pt x="1414" y="1184"/>
                                </a:lnTo>
                                <a:lnTo>
                                  <a:pt x="1350" y="1226"/>
                                </a:lnTo>
                                <a:lnTo>
                                  <a:pt x="1290" y="1274"/>
                                </a:lnTo>
                                <a:lnTo>
                                  <a:pt x="1236" y="1328"/>
                                </a:lnTo>
                                <a:lnTo>
                                  <a:pt x="1227" y="1337"/>
                                </a:lnTo>
                                <a:lnTo>
                                  <a:pt x="1219" y="1347"/>
                                </a:lnTo>
                                <a:lnTo>
                                  <a:pt x="1211" y="1357"/>
                                </a:lnTo>
                                <a:lnTo>
                                  <a:pt x="1168" y="1414"/>
                                </a:lnTo>
                                <a:lnTo>
                                  <a:pt x="1131" y="1476"/>
                                </a:lnTo>
                                <a:lnTo>
                                  <a:pt x="1099" y="1542"/>
                                </a:lnTo>
                                <a:lnTo>
                                  <a:pt x="1074" y="1611"/>
                                </a:lnTo>
                                <a:lnTo>
                                  <a:pt x="1056" y="1682"/>
                                </a:lnTo>
                                <a:lnTo>
                                  <a:pt x="1045" y="1757"/>
                                </a:lnTo>
                                <a:lnTo>
                                  <a:pt x="1041" y="1833"/>
                                </a:lnTo>
                                <a:lnTo>
                                  <a:pt x="1045" y="1911"/>
                                </a:lnTo>
                                <a:lnTo>
                                  <a:pt x="1056" y="1987"/>
                                </a:lnTo>
                                <a:lnTo>
                                  <a:pt x="1075" y="2060"/>
                                </a:lnTo>
                                <a:lnTo>
                                  <a:pt x="1101" y="2129"/>
                                </a:lnTo>
                                <a:lnTo>
                                  <a:pt x="1134" y="2196"/>
                                </a:lnTo>
                                <a:lnTo>
                                  <a:pt x="1172" y="2258"/>
                                </a:lnTo>
                                <a:lnTo>
                                  <a:pt x="1217" y="2317"/>
                                </a:lnTo>
                                <a:lnTo>
                                  <a:pt x="1266" y="2370"/>
                                </a:lnTo>
                                <a:lnTo>
                                  <a:pt x="1321" y="2419"/>
                                </a:lnTo>
                                <a:lnTo>
                                  <a:pt x="1380" y="2462"/>
                                </a:lnTo>
                                <a:lnTo>
                                  <a:pt x="1444" y="2499"/>
                                </a:lnTo>
                                <a:lnTo>
                                  <a:pt x="1511" y="2530"/>
                                </a:lnTo>
                                <a:lnTo>
                                  <a:pt x="1581" y="2555"/>
                                </a:lnTo>
                                <a:lnTo>
                                  <a:pt x="1655" y="2572"/>
                                </a:lnTo>
                                <a:lnTo>
                                  <a:pt x="1667" y="2574"/>
                                </a:lnTo>
                                <a:lnTo>
                                  <a:pt x="1679" y="2576"/>
                                </a:lnTo>
                                <a:lnTo>
                                  <a:pt x="1692" y="2578"/>
                                </a:lnTo>
                                <a:lnTo>
                                  <a:pt x="1717" y="2581"/>
                                </a:lnTo>
                                <a:lnTo>
                                  <a:pt x="1741" y="2583"/>
                                </a:lnTo>
                                <a:lnTo>
                                  <a:pt x="1767" y="2584"/>
                                </a:lnTo>
                                <a:lnTo>
                                  <a:pt x="1792" y="2585"/>
                                </a:lnTo>
                                <a:lnTo>
                                  <a:pt x="1873" y="2580"/>
                                </a:lnTo>
                                <a:lnTo>
                                  <a:pt x="1952" y="2567"/>
                                </a:lnTo>
                                <a:lnTo>
                                  <a:pt x="2028" y="2547"/>
                                </a:lnTo>
                                <a:lnTo>
                                  <a:pt x="2101" y="2518"/>
                                </a:lnTo>
                                <a:lnTo>
                                  <a:pt x="2169" y="2483"/>
                                </a:lnTo>
                                <a:lnTo>
                                  <a:pt x="2234" y="2441"/>
                                </a:lnTo>
                                <a:lnTo>
                                  <a:pt x="2293" y="2393"/>
                                </a:lnTo>
                                <a:lnTo>
                                  <a:pt x="2348" y="2339"/>
                                </a:lnTo>
                                <a:lnTo>
                                  <a:pt x="2396" y="2280"/>
                                </a:lnTo>
                                <a:lnTo>
                                  <a:pt x="2439" y="2216"/>
                                </a:lnTo>
                                <a:lnTo>
                                  <a:pt x="2475" y="2148"/>
                                </a:lnTo>
                                <a:lnTo>
                                  <a:pt x="2503" y="2076"/>
                                </a:lnTo>
                                <a:lnTo>
                                  <a:pt x="2507" y="2064"/>
                                </a:lnTo>
                                <a:lnTo>
                                  <a:pt x="2511" y="2052"/>
                                </a:lnTo>
                                <a:lnTo>
                                  <a:pt x="2515" y="2040"/>
                                </a:lnTo>
                                <a:lnTo>
                                  <a:pt x="2527" y="1990"/>
                                </a:lnTo>
                                <a:lnTo>
                                  <a:pt x="2536" y="1939"/>
                                </a:lnTo>
                                <a:lnTo>
                                  <a:pt x="2542" y="1887"/>
                                </a:lnTo>
                                <a:lnTo>
                                  <a:pt x="2543" y="1833"/>
                                </a:lnTo>
                                <a:moveTo>
                                  <a:pt x="4423" y="2522"/>
                                </a:moveTo>
                                <a:lnTo>
                                  <a:pt x="4418" y="2446"/>
                                </a:lnTo>
                                <a:lnTo>
                                  <a:pt x="4402" y="2373"/>
                                </a:lnTo>
                                <a:lnTo>
                                  <a:pt x="4377" y="2304"/>
                                </a:lnTo>
                                <a:lnTo>
                                  <a:pt x="4342" y="2240"/>
                                </a:lnTo>
                                <a:lnTo>
                                  <a:pt x="4300" y="2182"/>
                                </a:lnTo>
                                <a:lnTo>
                                  <a:pt x="4251" y="2130"/>
                                </a:lnTo>
                                <a:lnTo>
                                  <a:pt x="4194" y="2085"/>
                                </a:lnTo>
                                <a:lnTo>
                                  <a:pt x="4132" y="2048"/>
                                </a:lnTo>
                                <a:lnTo>
                                  <a:pt x="4065" y="2020"/>
                                </a:lnTo>
                                <a:lnTo>
                                  <a:pt x="3994" y="2001"/>
                                </a:lnTo>
                                <a:lnTo>
                                  <a:pt x="3982" y="1998"/>
                                </a:lnTo>
                                <a:lnTo>
                                  <a:pt x="3969" y="1996"/>
                                </a:lnTo>
                                <a:lnTo>
                                  <a:pt x="3957" y="1995"/>
                                </a:lnTo>
                                <a:lnTo>
                                  <a:pt x="3941" y="1993"/>
                                </a:lnTo>
                                <a:lnTo>
                                  <a:pt x="3925" y="1992"/>
                                </a:lnTo>
                                <a:lnTo>
                                  <a:pt x="3909" y="1991"/>
                                </a:lnTo>
                                <a:lnTo>
                                  <a:pt x="3892" y="1991"/>
                                </a:lnTo>
                                <a:lnTo>
                                  <a:pt x="3813" y="1997"/>
                                </a:lnTo>
                                <a:lnTo>
                                  <a:pt x="3737" y="2014"/>
                                </a:lnTo>
                                <a:lnTo>
                                  <a:pt x="3665" y="2042"/>
                                </a:lnTo>
                                <a:lnTo>
                                  <a:pt x="3599" y="2079"/>
                                </a:lnTo>
                                <a:lnTo>
                                  <a:pt x="3540" y="2125"/>
                                </a:lnTo>
                                <a:lnTo>
                                  <a:pt x="3487" y="2179"/>
                                </a:lnTo>
                                <a:lnTo>
                                  <a:pt x="3443" y="2240"/>
                                </a:lnTo>
                                <a:lnTo>
                                  <a:pt x="3407" y="2307"/>
                                </a:lnTo>
                                <a:lnTo>
                                  <a:pt x="3402" y="2318"/>
                                </a:lnTo>
                                <a:lnTo>
                                  <a:pt x="3397" y="2330"/>
                                </a:lnTo>
                                <a:lnTo>
                                  <a:pt x="3393" y="2341"/>
                                </a:lnTo>
                                <a:lnTo>
                                  <a:pt x="3380" y="2384"/>
                                </a:lnTo>
                                <a:lnTo>
                                  <a:pt x="3370" y="2429"/>
                                </a:lnTo>
                                <a:lnTo>
                                  <a:pt x="3364" y="2475"/>
                                </a:lnTo>
                                <a:lnTo>
                                  <a:pt x="3362" y="2522"/>
                                </a:lnTo>
                                <a:lnTo>
                                  <a:pt x="3368" y="2602"/>
                                </a:lnTo>
                                <a:lnTo>
                                  <a:pt x="3386" y="2679"/>
                                </a:lnTo>
                                <a:lnTo>
                                  <a:pt x="3414" y="2752"/>
                                </a:lnTo>
                                <a:lnTo>
                                  <a:pt x="3452" y="2818"/>
                                </a:lnTo>
                                <a:lnTo>
                                  <a:pt x="3500" y="2878"/>
                                </a:lnTo>
                                <a:lnTo>
                                  <a:pt x="3555" y="2931"/>
                                </a:lnTo>
                                <a:lnTo>
                                  <a:pt x="3617" y="2975"/>
                                </a:lnTo>
                                <a:lnTo>
                                  <a:pt x="3686" y="3011"/>
                                </a:lnTo>
                                <a:lnTo>
                                  <a:pt x="3760" y="3036"/>
                                </a:lnTo>
                                <a:lnTo>
                                  <a:pt x="3772" y="3039"/>
                                </a:lnTo>
                                <a:lnTo>
                                  <a:pt x="3784" y="3041"/>
                                </a:lnTo>
                                <a:lnTo>
                                  <a:pt x="3796" y="3044"/>
                                </a:lnTo>
                                <a:lnTo>
                                  <a:pt x="3820" y="3047"/>
                                </a:lnTo>
                                <a:lnTo>
                                  <a:pt x="3844" y="3050"/>
                                </a:lnTo>
                                <a:lnTo>
                                  <a:pt x="3868" y="3052"/>
                                </a:lnTo>
                                <a:lnTo>
                                  <a:pt x="3892" y="3052"/>
                                </a:lnTo>
                                <a:lnTo>
                                  <a:pt x="3966" y="3047"/>
                                </a:lnTo>
                                <a:lnTo>
                                  <a:pt x="4037" y="3032"/>
                                </a:lnTo>
                                <a:lnTo>
                                  <a:pt x="4104" y="3008"/>
                                </a:lnTo>
                                <a:lnTo>
                                  <a:pt x="4166" y="2976"/>
                                </a:lnTo>
                                <a:lnTo>
                                  <a:pt x="4224" y="2936"/>
                                </a:lnTo>
                                <a:lnTo>
                                  <a:pt x="4275" y="2889"/>
                                </a:lnTo>
                                <a:lnTo>
                                  <a:pt x="4320" y="2836"/>
                                </a:lnTo>
                                <a:lnTo>
                                  <a:pt x="4358" y="2777"/>
                                </a:lnTo>
                                <a:lnTo>
                                  <a:pt x="4387" y="2713"/>
                                </a:lnTo>
                                <a:lnTo>
                                  <a:pt x="4409" y="2645"/>
                                </a:lnTo>
                                <a:lnTo>
                                  <a:pt x="4412" y="2633"/>
                                </a:lnTo>
                                <a:lnTo>
                                  <a:pt x="4414" y="2620"/>
                                </a:lnTo>
                                <a:lnTo>
                                  <a:pt x="4416" y="2608"/>
                                </a:lnTo>
                                <a:lnTo>
                                  <a:pt x="4419" y="2587"/>
                                </a:lnTo>
                                <a:lnTo>
                                  <a:pt x="4421" y="2565"/>
                                </a:lnTo>
                                <a:lnTo>
                                  <a:pt x="4423" y="2544"/>
                                </a:lnTo>
                                <a:lnTo>
                                  <a:pt x="4423" y="2522"/>
                                </a:lnTo>
                                <a:moveTo>
                                  <a:pt x="4964" y="5099"/>
                                </a:moveTo>
                                <a:lnTo>
                                  <a:pt x="4956" y="5027"/>
                                </a:lnTo>
                                <a:lnTo>
                                  <a:pt x="4935" y="4959"/>
                                </a:lnTo>
                                <a:lnTo>
                                  <a:pt x="4902" y="4897"/>
                                </a:lnTo>
                                <a:lnTo>
                                  <a:pt x="4858" y="4844"/>
                                </a:lnTo>
                                <a:lnTo>
                                  <a:pt x="4804" y="4800"/>
                                </a:lnTo>
                                <a:lnTo>
                                  <a:pt x="4743" y="4766"/>
                                </a:lnTo>
                                <a:lnTo>
                                  <a:pt x="4675" y="4745"/>
                                </a:lnTo>
                                <a:lnTo>
                                  <a:pt x="4602" y="4738"/>
                                </a:lnTo>
                                <a:lnTo>
                                  <a:pt x="4530" y="4745"/>
                                </a:lnTo>
                                <a:lnTo>
                                  <a:pt x="4462" y="4766"/>
                                </a:lnTo>
                                <a:lnTo>
                                  <a:pt x="4400" y="4800"/>
                                </a:lnTo>
                                <a:lnTo>
                                  <a:pt x="4347" y="4844"/>
                                </a:lnTo>
                                <a:lnTo>
                                  <a:pt x="4303" y="4897"/>
                                </a:lnTo>
                                <a:lnTo>
                                  <a:pt x="4269" y="4959"/>
                                </a:lnTo>
                                <a:lnTo>
                                  <a:pt x="4248" y="5027"/>
                                </a:lnTo>
                                <a:lnTo>
                                  <a:pt x="4241" y="5099"/>
                                </a:lnTo>
                                <a:lnTo>
                                  <a:pt x="4248" y="5172"/>
                                </a:lnTo>
                                <a:lnTo>
                                  <a:pt x="4269" y="5240"/>
                                </a:lnTo>
                                <a:lnTo>
                                  <a:pt x="4303" y="5301"/>
                                </a:lnTo>
                                <a:lnTo>
                                  <a:pt x="4347" y="5355"/>
                                </a:lnTo>
                                <a:lnTo>
                                  <a:pt x="4400" y="5399"/>
                                </a:lnTo>
                                <a:lnTo>
                                  <a:pt x="4462" y="5432"/>
                                </a:lnTo>
                                <a:lnTo>
                                  <a:pt x="4530" y="5453"/>
                                </a:lnTo>
                                <a:lnTo>
                                  <a:pt x="4602" y="5461"/>
                                </a:lnTo>
                                <a:lnTo>
                                  <a:pt x="4637" y="5459"/>
                                </a:lnTo>
                                <a:lnTo>
                                  <a:pt x="4671" y="5454"/>
                                </a:lnTo>
                                <a:lnTo>
                                  <a:pt x="4703" y="5447"/>
                                </a:lnTo>
                                <a:lnTo>
                                  <a:pt x="4735" y="5436"/>
                                </a:lnTo>
                                <a:lnTo>
                                  <a:pt x="4746" y="5431"/>
                                </a:lnTo>
                                <a:lnTo>
                                  <a:pt x="4758" y="5426"/>
                                </a:lnTo>
                                <a:lnTo>
                                  <a:pt x="4769" y="5420"/>
                                </a:lnTo>
                                <a:lnTo>
                                  <a:pt x="4834" y="5377"/>
                                </a:lnTo>
                                <a:lnTo>
                                  <a:pt x="4887" y="5322"/>
                                </a:lnTo>
                                <a:lnTo>
                                  <a:pt x="4928" y="5255"/>
                                </a:lnTo>
                                <a:lnTo>
                                  <a:pt x="4955" y="5181"/>
                                </a:lnTo>
                                <a:lnTo>
                                  <a:pt x="4964" y="5099"/>
                                </a:lnTo>
                                <a:moveTo>
                                  <a:pt x="6731" y="3158"/>
                                </a:moveTo>
                                <a:lnTo>
                                  <a:pt x="6726" y="3086"/>
                                </a:lnTo>
                                <a:lnTo>
                                  <a:pt x="6712" y="3017"/>
                                </a:lnTo>
                                <a:lnTo>
                                  <a:pt x="6689" y="2951"/>
                                </a:lnTo>
                                <a:lnTo>
                                  <a:pt x="6659" y="2890"/>
                                </a:lnTo>
                                <a:lnTo>
                                  <a:pt x="6621" y="2833"/>
                                </a:lnTo>
                                <a:lnTo>
                                  <a:pt x="6576" y="2782"/>
                                </a:lnTo>
                                <a:lnTo>
                                  <a:pt x="6525" y="2738"/>
                                </a:lnTo>
                                <a:lnTo>
                                  <a:pt x="6468" y="2699"/>
                                </a:lnTo>
                                <a:lnTo>
                                  <a:pt x="6407" y="2669"/>
                                </a:lnTo>
                                <a:lnTo>
                                  <a:pt x="6342" y="2646"/>
                                </a:lnTo>
                                <a:lnTo>
                                  <a:pt x="6272" y="2632"/>
                                </a:lnTo>
                                <a:lnTo>
                                  <a:pt x="6200" y="2627"/>
                                </a:lnTo>
                                <a:lnTo>
                                  <a:pt x="6124" y="2632"/>
                                </a:lnTo>
                                <a:lnTo>
                                  <a:pt x="6050" y="2648"/>
                                </a:lnTo>
                                <a:lnTo>
                                  <a:pt x="5981" y="2674"/>
                                </a:lnTo>
                                <a:lnTo>
                                  <a:pt x="5917" y="2709"/>
                                </a:lnTo>
                                <a:lnTo>
                                  <a:pt x="5859" y="2752"/>
                                </a:lnTo>
                                <a:lnTo>
                                  <a:pt x="5807" y="2802"/>
                                </a:lnTo>
                                <a:lnTo>
                                  <a:pt x="5762" y="2859"/>
                                </a:lnTo>
                                <a:lnTo>
                                  <a:pt x="5725" y="2922"/>
                                </a:lnTo>
                                <a:lnTo>
                                  <a:pt x="5697" y="2990"/>
                                </a:lnTo>
                                <a:lnTo>
                                  <a:pt x="5693" y="3002"/>
                                </a:lnTo>
                                <a:lnTo>
                                  <a:pt x="5689" y="3014"/>
                                </a:lnTo>
                                <a:lnTo>
                                  <a:pt x="5686" y="3026"/>
                                </a:lnTo>
                                <a:lnTo>
                                  <a:pt x="5679" y="3058"/>
                                </a:lnTo>
                                <a:lnTo>
                                  <a:pt x="5674" y="3091"/>
                                </a:lnTo>
                                <a:lnTo>
                                  <a:pt x="5671" y="3124"/>
                                </a:lnTo>
                                <a:lnTo>
                                  <a:pt x="5670" y="3158"/>
                                </a:lnTo>
                                <a:lnTo>
                                  <a:pt x="5672" y="3209"/>
                                </a:lnTo>
                                <a:lnTo>
                                  <a:pt x="5679" y="3258"/>
                                </a:lnTo>
                                <a:lnTo>
                                  <a:pt x="5691" y="3307"/>
                                </a:lnTo>
                                <a:lnTo>
                                  <a:pt x="5707" y="3353"/>
                                </a:lnTo>
                                <a:lnTo>
                                  <a:pt x="5712" y="3365"/>
                                </a:lnTo>
                                <a:lnTo>
                                  <a:pt x="5717" y="3376"/>
                                </a:lnTo>
                                <a:lnTo>
                                  <a:pt x="5722" y="3387"/>
                                </a:lnTo>
                                <a:lnTo>
                                  <a:pt x="5758" y="3451"/>
                                </a:lnTo>
                                <a:lnTo>
                                  <a:pt x="5803" y="3509"/>
                                </a:lnTo>
                                <a:lnTo>
                                  <a:pt x="5855" y="3561"/>
                                </a:lnTo>
                                <a:lnTo>
                                  <a:pt x="5914" y="3605"/>
                                </a:lnTo>
                                <a:lnTo>
                                  <a:pt x="5979" y="3640"/>
                                </a:lnTo>
                                <a:lnTo>
                                  <a:pt x="6049" y="3666"/>
                                </a:lnTo>
                                <a:lnTo>
                                  <a:pt x="6123" y="3683"/>
                                </a:lnTo>
                                <a:lnTo>
                                  <a:pt x="6200" y="3688"/>
                                </a:lnTo>
                                <a:lnTo>
                                  <a:pt x="6272" y="3683"/>
                                </a:lnTo>
                                <a:lnTo>
                                  <a:pt x="6342" y="3669"/>
                                </a:lnTo>
                                <a:lnTo>
                                  <a:pt x="6407" y="3647"/>
                                </a:lnTo>
                                <a:lnTo>
                                  <a:pt x="6468" y="3616"/>
                                </a:lnTo>
                                <a:lnTo>
                                  <a:pt x="6525" y="3578"/>
                                </a:lnTo>
                                <a:lnTo>
                                  <a:pt x="6576" y="3533"/>
                                </a:lnTo>
                                <a:lnTo>
                                  <a:pt x="6621" y="3482"/>
                                </a:lnTo>
                                <a:lnTo>
                                  <a:pt x="6659" y="3425"/>
                                </a:lnTo>
                                <a:lnTo>
                                  <a:pt x="6689" y="3364"/>
                                </a:lnTo>
                                <a:lnTo>
                                  <a:pt x="6712" y="3299"/>
                                </a:lnTo>
                                <a:lnTo>
                                  <a:pt x="6726" y="3230"/>
                                </a:lnTo>
                                <a:lnTo>
                                  <a:pt x="6731" y="3158"/>
                                </a:lnTo>
                                <a:moveTo>
                                  <a:pt x="9015" y="3111"/>
                                </a:moveTo>
                                <a:lnTo>
                                  <a:pt x="9008" y="3038"/>
                                </a:lnTo>
                                <a:lnTo>
                                  <a:pt x="8987" y="2970"/>
                                </a:lnTo>
                                <a:lnTo>
                                  <a:pt x="8953" y="2909"/>
                                </a:lnTo>
                                <a:lnTo>
                                  <a:pt x="8909" y="2855"/>
                                </a:lnTo>
                                <a:lnTo>
                                  <a:pt x="8856" y="2811"/>
                                </a:lnTo>
                                <a:lnTo>
                                  <a:pt x="8794" y="2778"/>
                                </a:lnTo>
                                <a:lnTo>
                                  <a:pt x="8727" y="2757"/>
                                </a:lnTo>
                                <a:lnTo>
                                  <a:pt x="8654" y="2749"/>
                                </a:lnTo>
                                <a:lnTo>
                                  <a:pt x="8581" y="2757"/>
                                </a:lnTo>
                                <a:lnTo>
                                  <a:pt x="8513" y="2778"/>
                                </a:lnTo>
                                <a:lnTo>
                                  <a:pt x="8452" y="2811"/>
                                </a:lnTo>
                                <a:lnTo>
                                  <a:pt x="8398" y="2855"/>
                                </a:lnTo>
                                <a:lnTo>
                                  <a:pt x="8354" y="2909"/>
                                </a:lnTo>
                                <a:lnTo>
                                  <a:pt x="8321" y="2970"/>
                                </a:lnTo>
                                <a:lnTo>
                                  <a:pt x="8300" y="3038"/>
                                </a:lnTo>
                                <a:lnTo>
                                  <a:pt x="8292" y="3111"/>
                                </a:lnTo>
                                <a:lnTo>
                                  <a:pt x="8300" y="3184"/>
                                </a:lnTo>
                                <a:lnTo>
                                  <a:pt x="8321" y="3251"/>
                                </a:lnTo>
                                <a:lnTo>
                                  <a:pt x="8354" y="3313"/>
                                </a:lnTo>
                                <a:lnTo>
                                  <a:pt x="8398" y="3366"/>
                                </a:lnTo>
                                <a:lnTo>
                                  <a:pt x="8452" y="3410"/>
                                </a:lnTo>
                                <a:lnTo>
                                  <a:pt x="8513" y="3444"/>
                                </a:lnTo>
                                <a:lnTo>
                                  <a:pt x="8581" y="3465"/>
                                </a:lnTo>
                                <a:lnTo>
                                  <a:pt x="8654" y="3472"/>
                                </a:lnTo>
                                <a:lnTo>
                                  <a:pt x="8727" y="3465"/>
                                </a:lnTo>
                                <a:lnTo>
                                  <a:pt x="8794" y="3444"/>
                                </a:lnTo>
                                <a:lnTo>
                                  <a:pt x="8856" y="3410"/>
                                </a:lnTo>
                                <a:lnTo>
                                  <a:pt x="8909" y="3366"/>
                                </a:lnTo>
                                <a:lnTo>
                                  <a:pt x="8953" y="3313"/>
                                </a:lnTo>
                                <a:lnTo>
                                  <a:pt x="8987" y="3251"/>
                                </a:lnTo>
                                <a:lnTo>
                                  <a:pt x="9008" y="3184"/>
                                </a:lnTo>
                                <a:lnTo>
                                  <a:pt x="9015" y="3111"/>
                                </a:lnTo>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4" name="Picture 1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214" y="1626"/>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5" name="AutoShape 119"/>
                        <wps:cNvSpPr>
                          <a:spLocks/>
                        </wps:cNvSpPr>
                        <wps:spPr bwMode="auto">
                          <a:xfrm>
                            <a:off x="9344" y="1762"/>
                            <a:ext cx="1211" cy="1962"/>
                          </a:xfrm>
                          <a:custGeom>
                            <a:avLst/>
                            <a:gdLst>
                              <a:gd name="T0" fmla="+- 0 9376 9344"/>
                              <a:gd name="T1" fmla="*/ T0 w 1211"/>
                              <a:gd name="T2" fmla="+- 0 1762 1762"/>
                              <a:gd name="T3" fmla="*/ 1762 h 1962"/>
                              <a:gd name="T4" fmla="+- 0 9408 9344"/>
                              <a:gd name="T5" fmla="*/ T4 w 1211"/>
                              <a:gd name="T6" fmla="+- 0 1883 1762"/>
                              <a:gd name="T7" fmla="*/ 1883 h 1962"/>
                              <a:gd name="T8" fmla="+- 0 9568 9344"/>
                              <a:gd name="T9" fmla="*/ T8 w 1211"/>
                              <a:gd name="T10" fmla="+- 0 2065 1762"/>
                              <a:gd name="T11" fmla="*/ 2065 h 1962"/>
                              <a:gd name="T12" fmla="+- 0 9472 9344"/>
                              <a:gd name="T13" fmla="*/ T12 w 1211"/>
                              <a:gd name="T14" fmla="+- 0 1984 1762"/>
                              <a:gd name="T15" fmla="*/ 1984 h 1962"/>
                              <a:gd name="T16" fmla="+- 0 9568 9344"/>
                              <a:gd name="T17" fmla="*/ T16 w 1211"/>
                              <a:gd name="T18" fmla="+- 0 2065 1762"/>
                              <a:gd name="T19" fmla="*/ 2065 h 1962"/>
                              <a:gd name="T20" fmla="+- 0 9632 9344"/>
                              <a:gd name="T21" fmla="*/ T20 w 1211"/>
                              <a:gd name="T22" fmla="+- 0 2166 1762"/>
                              <a:gd name="T23" fmla="*/ 2166 h 1962"/>
                              <a:gd name="T24" fmla="+- 0 9664 9344"/>
                              <a:gd name="T25" fmla="*/ T24 w 1211"/>
                              <a:gd name="T26" fmla="+- 0 2287 1762"/>
                              <a:gd name="T27" fmla="*/ 2287 h 1962"/>
                              <a:gd name="T28" fmla="+- 0 9824 9344"/>
                              <a:gd name="T29" fmla="*/ T28 w 1211"/>
                              <a:gd name="T30" fmla="+- 0 2469 1762"/>
                              <a:gd name="T31" fmla="*/ 2469 h 1962"/>
                              <a:gd name="T32" fmla="+- 0 9728 9344"/>
                              <a:gd name="T33" fmla="*/ T32 w 1211"/>
                              <a:gd name="T34" fmla="+- 0 2388 1762"/>
                              <a:gd name="T35" fmla="*/ 2388 h 1962"/>
                              <a:gd name="T36" fmla="+- 0 9824 9344"/>
                              <a:gd name="T37" fmla="*/ T36 w 1211"/>
                              <a:gd name="T38" fmla="+- 0 2469 1762"/>
                              <a:gd name="T39" fmla="*/ 2469 h 1962"/>
                              <a:gd name="T40" fmla="+- 0 9888 9344"/>
                              <a:gd name="T41" fmla="*/ T40 w 1211"/>
                              <a:gd name="T42" fmla="+- 0 2570 1762"/>
                              <a:gd name="T43" fmla="*/ 2570 h 1962"/>
                              <a:gd name="T44" fmla="+- 0 9920 9344"/>
                              <a:gd name="T45" fmla="*/ T44 w 1211"/>
                              <a:gd name="T46" fmla="+- 0 2691 1762"/>
                              <a:gd name="T47" fmla="*/ 2691 h 1962"/>
                              <a:gd name="T48" fmla="+- 0 10555 9344"/>
                              <a:gd name="T49" fmla="*/ T48 w 1211"/>
                              <a:gd name="T50" fmla="+- 0 3214 1762"/>
                              <a:gd name="T51" fmla="*/ 3214 h 1962"/>
                              <a:gd name="T52" fmla="+- 0 10534 9344"/>
                              <a:gd name="T53" fmla="*/ T52 w 1211"/>
                              <a:gd name="T54" fmla="+- 0 3067 1762"/>
                              <a:gd name="T55" fmla="*/ 3067 h 1962"/>
                              <a:gd name="T56" fmla="+- 0 10473 9344"/>
                              <a:gd name="T57" fmla="*/ T56 w 1211"/>
                              <a:gd name="T58" fmla="+- 0 2937 1762"/>
                              <a:gd name="T59" fmla="*/ 2937 h 1962"/>
                              <a:gd name="T60" fmla="+- 0 10380 9344"/>
                              <a:gd name="T61" fmla="*/ T60 w 1211"/>
                              <a:gd name="T62" fmla="+- 0 2830 1762"/>
                              <a:gd name="T63" fmla="*/ 2830 h 1962"/>
                              <a:gd name="T64" fmla="+- 0 10261 9344"/>
                              <a:gd name="T65" fmla="*/ T64 w 1211"/>
                              <a:gd name="T66" fmla="+- 0 2752 1762"/>
                              <a:gd name="T67" fmla="*/ 2752 h 1962"/>
                              <a:gd name="T68" fmla="+- 0 10121 9344"/>
                              <a:gd name="T69" fmla="*/ T68 w 1211"/>
                              <a:gd name="T70" fmla="+- 0 2710 1762"/>
                              <a:gd name="T71" fmla="*/ 2710 h 1962"/>
                              <a:gd name="T72" fmla="+- 0 9971 9344"/>
                              <a:gd name="T73" fmla="*/ T72 w 1211"/>
                              <a:gd name="T74" fmla="+- 0 2710 1762"/>
                              <a:gd name="T75" fmla="*/ 2710 h 1962"/>
                              <a:gd name="T76" fmla="+- 0 9831 9344"/>
                              <a:gd name="T77" fmla="*/ T76 w 1211"/>
                              <a:gd name="T78" fmla="+- 0 2752 1762"/>
                              <a:gd name="T79" fmla="*/ 2752 h 1962"/>
                              <a:gd name="T80" fmla="+- 0 9712 9344"/>
                              <a:gd name="T81" fmla="*/ T80 w 1211"/>
                              <a:gd name="T82" fmla="+- 0 2830 1762"/>
                              <a:gd name="T83" fmla="*/ 2830 h 1962"/>
                              <a:gd name="T84" fmla="+- 0 9619 9344"/>
                              <a:gd name="T85" fmla="*/ T84 w 1211"/>
                              <a:gd name="T86" fmla="+- 0 2937 1762"/>
                              <a:gd name="T87" fmla="*/ 2937 h 1962"/>
                              <a:gd name="T88" fmla="+- 0 9558 9344"/>
                              <a:gd name="T89" fmla="*/ T88 w 1211"/>
                              <a:gd name="T90" fmla="+- 0 3067 1762"/>
                              <a:gd name="T91" fmla="*/ 3067 h 1962"/>
                              <a:gd name="T92" fmla="+- 0 9537 9344"/>
                              <a:gd name="T93" fmla="*/ T92 w 1211"/>
                              <a:gd name="T94" fmla="+- 0 3214 1762"/>
                              <a:gd name="T95" fmla="*/ 3214 h 1962"/>
                              <a:gd name="T96" fmla="+- 0 9558 9344"/>
                              <a:gd name="T97" fmla="*/ T96 w 1211"/>
                              <a:gd name="T98" fmla="+- 0 3361 1762"/>
                              <a:gd name="T99" fmla="*/ 3361 h 1962"/>
                              <a:gd name="T100" fmla="+- 0 9619 9344"/>
                              <a:gd name="T101" fmla="*/ T100 w 1211"/>
                              <a:gd name="T102" fmla="+- 0 3491 1762"/>
                              <a:gd name="T103" fmla="*/ 3491 h 1962"/>
                              <a:gd name="T104" fmla="+- 0 9712 9344"/>
                              <a:gd name="T105" fmla="*/ T104 w 1211"/>
                              <a:gd name="T106" fmla="+- 0 3598 1762"/>
                              <a:gd name="T107" fmla="*/ 3598 h 1962"/>
                              <a:gd name="T108" fmla="+- 0 9831 9344"/>
                              <a:gd name="T109" fmla="*/ T108 w 1211"/>
                              <a:gd name="T110" fmla="+- 0 3676 1762"/>
                              <a:gd name="T111" fmla="*/ 3676 h 1962"/>
                              <a:gd name="T112" fmla="+- 0 9971 9344"/>
                              <a:gd name="T113" fmla="*/ T112 w 1211"/>
                              <a:gd name="T114" fmla="+- 0 3718 1762"/>
                              <a:gd name="T115" fmla="*/ 3718 h 1962"/>
                              <a:gd name="T116" fmla="+- 0 10121 9344"/>
                              <a:gd name="T117" fmla="*/ T116 w 1211"/>
                              <a:gd name="T118" fmla="+- 0 3718 1762"/>
                              <a:gd name="T119" fmla="*/ 3718 h 1962"/>
                              <a:gd name="T120" fmla="+- 0 10261 9344"/>
                              <a:gd name="T121" fmla="*/ T120 w 1211"/>
                              <a:gd name="T122" fmla="+- 0 3676 1762"/>
                              <a:gd name="T123" fmla="*/ 3676 h 1962"/>
                              <a:gd name="T124" fmla="+- 0 10380 9344"/>
                              <a:gd name="T125" fmla="*/ T124 w 1211"/>
                              <a:gd name="T126" fmla="+- 0 3598 1762"/>
                              <a:gd name="T127" fmla="*/ 3598 h 1962"/>
                              <a:gd name="T128" fmla="+- 0 10473 9344"/>
                              <a:gd name="T129" fmla="*/ T128 w 1211"/>
                              <a:gd name="T130" fmla="+- 0 3491 1762"/>
                              <a:gd name="T131" fmla="*/ 3491 h 1962"/>
                              <a:gd name="T132" fmla="+- 0 10534 9344"/>
                              <a:gd name="T133" fmla="*/ T132 w 1211"/>
                              <a:gd name="T134" fmla="+- 0 3361 1762"/>
                              <a:gd name="T135" fmla="*/ 3361 h 1962"/>
                              <a:gd name="T136" fmla="+- 0 10555 9344"/>
                              <a:gd name="T137" fmla="*/ T136 w 1211"/>
                              <a:gd name="T138" fmla="+- 0 3214 1762"/>
                              <a:gd name="T139" fmla="*/ 3214 h 19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11" h="1962">
                                <a:moveTo>
                                  <a:pt x="96" y="101"/>
                                </a:moveTo>
                                <a:lnTo>
                                  <a:pt x="32" y="0"/>
                                </a:lnTo>
                                <a:lnTo>
                                  <a:pt x="0" y="20"/>
                                </a:lnTo>
                                <a:lnTo>
                                  <a:pt x="64" y="121"/>
                                </a:lnTo>
                                <a:lnTo>
                                  <a:pt x="96" y="101"/>
                                </a:lnTo>
                                <a:moveTo>
                                  <a:pt x="224" y="303"/>
                                </a:moveTo>
                                <a:lnTo>
                                  <a:pt x="160" y="202"/>
                                </a:lnTo>
                                <a:lnTo>
                                  <a:pt x="128" y="222"/>
                                </a:lnTo>
                                <a:lnTo>
                                  <a:pt x="192" y="323"/>
                                </a:lnTo>
                                <a:lnTo>
                                  <a:pt x="224" y="303"/>
                                </a:lnTo>
                                <a:moveTo>
                                  <a:pt x="352" y="505"/>
                                </a:moveTo>
                                <a:lnTo>
                                  <a:pt x="288" y="404"/>
                                </a:lnTo>
                                <a:lnTo>
                                  <a:pt x="256" y="424"/>
                                </a:lnTo>
                                <a:lnTo>
                                  <a:pt x="320" y="525"/>
                                </a:lnTo>
                                <a:lnTo>
                                  <a:pt x="352" y="505"/>
                                </a:lnTo>
                                <a:moveTo>
                                  <a:pt x="480" y="707"/>
                                </a:moveTo>
                                <a:lnTo>
                                  <a:pt x="416" y="606"/>
                                </a:lnTo>
                                <a:lnTo>
                                  <a:pt x="384" y="626"/>
                                </a:lnTo>
                                <a:lnTo>
                                  <a:pt x="448" y="727"/>
                                </a:lnTo>
                                <a:lnTo>
                                  <a:pt x="480" y="707"/>
                                </a:lnTo>
                                <a:moveTo>
                                  <a:pt x="608" y="909"/>
                                </a:moveTo>
                                <a:lnTo>
                                  <a:pt x="544" y="808"/>
                                </a:lnTo>
                                <a:lnTo>
                                  <a:pt x="512" y="828"/>
                                </a:lnTo>
                                <a:lnTo>
                                  <a:pt x="576" y="929"/>
                                </a:lnTo>
                                <a:lnTo>
                                  <a:pt x="608" y="909"/>
                                </a:lnTo>
                                <a:moveTo>
                                  <a:pt x="1211" y="1452"/>
                                </a:moveTo>
                                <a:lnTo>
                                  <a:pt x="1206" y="1377"/>
                                </a:lnTo>
                                <a:lnTo>
                                  <a:pt x="1190" y="1305"/>
                                </a:lnTo>
                                <a:lnTo>
                                  <a:pt x="1164" y="1237"/>
                                </a:lnTo>
                                <a:lnTo>
                                  <a:pt x="1129" y="1175"/>
                                </a:lnTo>
                                <a:lnTo>
                                  <a:pt x="1086" y="1118"/>
                                </a:lnTo>
                                <a:lnTo>
                                  <a:pt x="1036" y="1068"/>
                                </a:lnTo>
                                <a:lnTo>
                                  <a:pt x="979" y="1025"/>
                                </a:lnTo>
                                <a:lnTo>
                                  <a:pt x="917" y="990"/>
                                </a:lnTo>
                                <a:lnTo>
                                  <a:pt x="849" y="964"/>
                                </a:lnTo>
                                <a:lnTo>
                                  <a:pt x="777" y="948"/>
                                </a:lnTo>
                                <a:lnTo>
                                  <a:pt x="702" y="943"/>
                                </a:lnTo>
                                <a:lnTo>
                                  <a:pt x="627" y="948"/>
                                </a:lnTo>
                                <a:lnTo>
                                  <a:pt x="555" y="964"/>
                                </a:lnTo>
                                <a:lnTo>
                                  <a:pt x="487" y="990"/>
                                </a:lnTo>
                                <a:lnTo>
                                  <a:pt x="425" y="1025"/>
                                </a:lnTo>
                                <a:lnTo>
                                  <a:pt x="368" y="1068"/>
                                </a:lnTo>
                                <a:lnTo>
                                  <a:pt x="318" y="1118"/>
                                </a:lnTo>
                                <a:lnTo>
                                  <a:pt x="275" y="1175"/>
                                </a:lnTo>
                                <a:lnTo>
                                  <a:pt x="240" y="1237"/>
                                </a:lnTo>
                                <a:lnTo>
                                  <a:pt x="214" y="1305"/>
                                </a:lnTo>
                                <a:lnTo>
                                  <a:pt x="198" y="1377"/>
                                </a:lnTo>
                                <a:lnTo>
                                  <a:pt x="193" y="1452"/>
                                </a:lnTo>
                                <a:lnTo>
                                  <a:pt x="198" y="1527"/>
                                </a:lnTo>
                                <a:lnTo>
                                  <a:pt x="214" y="1599"/>
                                </a:lnTo>
                                <a:lnTo>
                                  <a:pt x="240" y="1667"/>
                                </a:lnTo>
                                <a:lnTo>
                                  <a:pt x="275" y="1729"/>
                                </a:lnTo>
                                <a:lnTo>
                                  <a:pt x="318" y="1786"/>
                                </a:lnTo>
                                <a:lnTo>
                                  <a:pt x="368" y="1836"/>
                                </a:lnTo>
                                <a:lnTo>
                                  <a:pt x="425" y="1879"/>
                                </a:lnTo>
                                <a:lnTo>
                                  <a:pt x="487" y="1914"/>
                                </a:lnTo>
                                <a:lnTo>
                                  <a:pt x="555" y="1940"/>
                                </a:lnTo>
                                <a:lnTo>
                                  <a:pt x="627" y="1956"/>
                                </a:lnTo>
                                <a:lnTo>
                                  <a:pt x="702" y="1961"/>
                                </a:lnTo>
                                <a:lnTo>
                                  <a:pt x="777" y="1956"/>
                                </a:lnTo>
                                <a:lnTo>
                                  <a:pt x="849" y="1940"/>
                                </a:lnTo>
                                <a:lnTo>
                                  <a:pt x="917" y="1914"/>
                                </a:lnTo>
                                <a:lnTo>
                                  <a:pt x="979" y="1879"/>
                                </a:lnTo>
                                <a:lnTo>
                                  <a:pt x="1036" y="1836"/>
                                </a:lnTo>
                                <a:lnTo>
                                  <a:pt x="1086" y="1786"/>
                                </a:lnTo>
                                <a:lnTo>
                                  <a:pt x="1129" y="1729"/>
                                </a:lnTo>
                                <a:lnTo>
                                  <a:pt x="1164" y="1667"/>
                                </a:lnTo>
                                <a:lnTo>
                                  <a:pt x="1190" y="1599"/>
                                </a:lnTo>
                                <a:lnTo>
                                  <a:pt x="1206" y="1527"/>
                                </a:lnTo>
                                <a:lnTo>
                                  <a:pt x="1211" y="1452"/>
                                </a:lnTo>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AutoShape 118"/>
                        <wps:cNvSpPr>
                          <a:spLocks/>
                        </wps:cNvSpPr>
                        <wps:spPr bwMode="auto">
                          <a:xfrm>
                            <a:off x="3626" y="1246"/>
                            <a:ext cx="5360" cy="5673"/>
                          </a:xfrm>
                          <a:custGeom>
                            <a:avLst/>
                            <a:gdLst>
                              <a:gd name="T0" fmla="+- 0 4178 3627"/>
                              <a:gd name="T1" fmla="*/ T0 w 5360"/>
                              <a:gd name="T2" fmla="+- 0 1393 1247"/>
                              <a:gd name="T3" fmla="*/ 1393 h 5673"/>
                              <a:gd name="T4" fmla="+- 0 4128 3627"/>
                              <a:gd name="T5" fmla="*/ T4 w 5360"/>
                              <a:gd name="T6" fmla="+- 0 1331 1247"/>
                              <a:gd name="T7" fmla="*/ 1331 h 5673"/>
                              <a:gd name="T8" fmla="+- 0 4068 3627"/>
                              <a:gd name="T9" fmla="*/ T8 w 5360"/>
                              <a:gd name="T10" fmla="+- 0 1688 1247"/>
                              <a:gd name="T11" fmla="*/ 1688 h 5673"/>
                              <a:gd name="T12" fmla="+- 0 3842 3627"/>
                              <a:gd name="T13" fmla="*/ T12 w 5360"/>
                              <a:gd name="T14" fmla="+- 0 1732 1247"/>
                              <a:gd name="T15" fmla="*/ 1732 h 5673"/>
                              <a:gd name="T16" fmla="+- 0 3717 3627"/>
                              <a:gd name="T17" fmla="*/ T16 w 5360"/>
                              <a:gd name="T18" fmla="+- 0 1543 1247"/>
                              <a:gd name="T19" fmla="*/ 1543 h 5673"/>
                              <a:gd name="T20" fmla="+- 0 3842 3627"/>
                              <a:gd name="T21" fmla="*/ T20 w 5360"/>
                              <a:gd name="T22" fmla="+- 0 1353 1247"/>
                              <a:gd name="T23" fmla="*/ 1353 h 5673"/>
                              <a:gd name="T24" fmla="+- 0 4068 3627"/>
                              <a:gd name="T25" fmla="*/ T24 w 5360"/>
                              <a:gd name="T26" fmla="+- 0 1397 1247"/>
                              <a:gd name="T27" fmla="*/ 1397 h 5673"/>
                              <a:gd name="T28" fmla="+- 0 4128 3627"/>
                              <a:gd name="T29" fmla="*/ T28 w 5360"/>
                              <a:gd name="T30" fmla="+- 0 1331 1247"/>
                              <a:gd name="T31" fmla="*/ 1331 h 5673"/>
                              <a:gd name="T32" fmla="+- 0 3923 3627"/>
                              <a:gd name="T33" fmla="*/ T32 w 5360"/>
                              <a:gd name="T34" fmla="+- 0 1247 1247"/>
                              <a:gd name="T35" fmla="*/ 1247 h 5673"/>
                              <a:gd name="T36" fmla="+- 0 3714 3627"/>
                              <a:gd name="T37" fmla="*/ T36 w 5360"/>
                              <a:gd name="T38" fmla="+- 0 1334 1247"/>
                              <a:gd name="T39" fmla="*/ 1334 h 5673"/>
                              <a:gd name="T40" fmla="+- 0 3627 3627"/>
                              <a:gd name="T41" fmla="*/ T40 w 5360"/>
                              <a:gd name="T42" fmla="+- 0 1543 1247"/>
                              <a:gd name="T43" fmla="*/ 1543 h 5673"/>
                              <a:gd name="T44" fmla="+- 0 3714 3627"/>
                              <a:gd name="T45" fmla="*/ T44 w 5360"/>
                              <a:gd name="T46" fmla="+- 0 1752 1247"/>
                              <a:gd name="T47" fmla="*/ 1752 h 5673"/>
                              <a:gd name="T48" fmla="+- 0 3923 3627"/>
                              <a:gd name="T49" fmla="*/ T48 w 5360"/>
                              <a:gd name="T50" fmla="+- 0 1838 1247"/>
                              <a:gd name="T51" fmla="*/ 1838 h 5673"/>
                              <a:gd name="T52" fmla="+- 0 4131 3627"/>
                              <a:gd name="T53" fmla="*/ T52 w 5360"/>
                              <a:gd name="T54" fmla="+- 0 1752 1247"/>
                              <a:gd name="T55" fmla="*/ 1752 h 5673"/>
                              <a:gd name="T56" fmla="+- 0 4208 3627"/>
                              <a:gd name="T57" fmla="*/ T56 w 5360"/>
                              <a:gd name="T58" fmla="+- 0 1621 1247"/>
                              <a:gd name="T59" fmla="*/ 1621 h 5673"/>
                              <a:gd name="T60" fmla="+- 0 5210 3627"/>
                              <a:gd name="T61" fmla="*/ T60 w 5360"/>
                              <a:gd name="T62" fmla="+- 0 6545 1247"/>
                              <a:gd name="T63" fmla="*/ 6545 h 5673"/>
                              <a:gd name="T64" fmla="+- 0 5134 3627"/>
                              <a:gd name="T65" fmla="*/ T64 w 5360"/>
                              <a:gd name="T66" fmla="+- 0 6415 1247"/>
                              <a:gd name="T67" fmla="*/ 6415 h 5673"/>
                              <a:gd name="T68" fmla="+- 0 5115 3627"/>
                              <a:gd name="T69" fmla="*/ T68 w 5360"/>
                              <a:gd name="T70" fmla="+- 0 6704 1247"/>
                              <a:gd name="T71" fmla="*/ 6704 h 5673"/>
                              <a:gd name="T72" fmla="+- 0 4925 3627"/>
                              <a:gd name="T73" fmla="*/ T72 w 5360"/>
                              <a:gd name="T74" fmla="+- 0 6830 1247"/>
                              <a:gd name="T75" fmla="*/ 6830 h 5673"/>
                              <a:gd name="T76" fmla="+- 0 4735 3627"/>
                              <a:gd name="T77" fmla="*/ T76 w 5360"/>
                              <a:gd name="T78" fmla="+- 0 6704 1247"/>
                              <a:gd name="T79" fmla="*/ 6704 h 5673"/>
                              <a:gd name="T80" fmla="+- 0 4779 3627"/>
                              <a:gd name="T81" fmla="*/ T80 w 5360"/>
                              <a:gd name="T82" fmla="+- 0 6478 1247"/>
                              <a:gd name="T83" fmla="*/ 6478 h 5673"/>
                              <a:gd name="T84" fmla="+- 0 5005 3627"/>
                              <a:gd name="T85" fmla="*/ T84 w 5360"/>
                              <a:gd name="T86" fmla="+- 0 6434 1247"/>
                              <a:gd name="T87" fmla="*/ 6434 h 5673"/>
                              <a:gd name="T88" fmla="+- 0 5131 3627"/>
                              <a:gd name="T89" fmla="*/ T88 w 5360"/>
                              <a:gd name="T90" fmla="+- 0 6624 1247"/>
                              <a:gd name="T91" fmla="*/ 6624 h 5673"/>
                              <a:gd name="T92" fmla="+- 0 5003 3627"/>
                              <a:gd name="T93" fmla="*/ T92 w 5360"/>
                              <a:gd name="T94" fmla="+- 0 6339 1247"/>
                              <a:gd name="T95" fmla="*/ 6339 h 5673"/>
                              <a:gd name="T96" fmla="+- 0 4776 3627"/>
                              <a:gd name="T97" fmla="*/ T96 w 5360"/>
                              <a:gd name="T98" fmla="+- 0 6369 1247"/>
                              <a:gd name="T99" fmla="*/ 6369 h 5673"/>
                              <a:gd name="T100" fmla="+- 0 4640 3627"/>
                              <a:gd name="T101" fmla="*/ T100 w 5360"/>
                              <a:gd name="T102" fmla="+- 0 6545 1247"/>
                              <a:gd name="T103" fmla="*/ 6545 h 5673"/>
                              <a:gd name="T104" fmla="+- 0 4670 3627"/>
                              <a:gd name="T105" fmla="*/ T104 w 5360"/>
                              <a:gd name="T106" fmla="+- 0 6773 1247"/>
                              <a:gd name="T107" fmla="*/ 6773 h 5673"/>
                              <a:gd name="T108" fmla="+- 0 4846 3627"/>
                              <a:gd name="T109" fmla="*/ T108 w 5360"/>
                              <a:gd name="T110" fmla="+- 0 6909 1247"/>
                              <a:gd name="T111" fmla="*/ 6909 h 5673"/>
                              <a:gd name="T112" fmla="+- 0 5074 3627"/>
                              <a:gd name="T113" fmla="*/ T112 w 5360"/>
                              <a:gd name="T114" fmla="+- 0 6879 1247"/>
                              <a:gd name="T115" fmla="*/ 6879 h 5673"/>
                              <a:gd name="T116" fmla="+- 0 5180 3627"/>
                              <a:gd name="T117" fmla="*/ T116 w 5360"/>
                              <a:gd name="T118" fmla="+- 0 6773 1247"/>
                              <a:gd name="T119" fmla="*/ 6773 h 5673"/>
                              <a:gd name="T120" fmla="+- 0 8154 3627"/>
                              <a:gd name="T121" fmla="*/ T120 w 5360"/>
                              <a:gd name="T122" fmla="+- 0 1543 1247"/>
                              <a:gd name="T123" fmla="*/ 1543 h 5673"/>
                              <a:gd name="T124" fmla="+- 0 8069 3627"/>
                              <a:gd name="T125" fmla="*/ T124 w 5360"/>
                              <a:gd name="T126" fmla="+- 0 1337 1247"/>
                              <a:gd name="T127" fmla="*/ 1337 h 5673"/>
                              <a:gd name="T128" fmla="+- 0 8064 3627"/>
                              <a:gd name="T129" fmla="*/ T128 w 5360"/>
                              <a:gd name="T130" fmla="+- 0 1543 1247"/>
                              <a:gd name="T131" fmla="*/ 1543 h 5673"/>
                              <a:gd name="T132" fmla="+- 0 7938 3627"/>
                              <a:gd name="T133" fmla="*/ T132 w 5360"/>
                              <a:gd name="T134" fmla="+- 0 1732 1247"/>
                              <a:gd name="T135" fmla="*/ 1732 h 5673"/>
                              <a:gd name="T136" fmla="+- 0 7713 3627"/>
                              <a:gd name="T137" fmla="*/ T136 w 5360"/>
                              <a:gd name="T138" fmla="+- 0 1688 1247"/>
                              <a:gd name="T139" fmla="*/ 1688 h 5673"/>
                              <a:gd name="T140" fmla="+- 0 7669 3627"/>
                              <a:gd name="T141" fmla="*/ T140 w 5360"/>
                              <a:gd name="T142" fmla="+- 0 1462 1247"/>
                              <a:gd name="T143" fmla="*/ 1462 h 5673"/>
                              <a:gd name="T144" fmla="+- 0 7858 3627"/>
                              <a:gd name="T145" fmla="*/ T144 w 5360"/>
                              <a:gd name="T146" fmla="+- 0 1337 1247"/>
                              <a:gd name="T147" fmla="*/ 1337 h 5673"/>
                              <a:gd name="T148" fmla="+- 0 8048 3627"/>
                              <a:gd name="T149" fmla="*/ T148 w 5360"/>
                              <a:gd name="T150" fmla="+- 0 1462 1247"/>
                              <a:gd name="T151" fmla="*/ 1462 h 5673"/>
                              <a:gd name="T152" fmla="+- 0 8007 3627"/>
                              <a:gd name="T153" fmla="*/ T152 w 5360"/>
                              <a:gd name="T154" fmla="+- 0 1287 1247"/>
                              <a:gd name="T155" fmla="*/ 1287 h 5673"/>
                              <a:gd name="T156" fmla="+- 0 7780 3627"/>
                              <a:gd name="T157" fmla="*/ T156 w 5360"/>
                              <a:gd name="T158" fmla="+- 0 1257 1247"/>
                              <a:gd name="T159" fmla="*/ 1257 h 5673"/>
                              <a:gd name="T160" fmla="+- 0 7603 3627"/>
                              <a:gd name="T161" fmla="*/ T160 w 5360"/>
                              <a:gd name="T162" fmla="+- 0 1393 1247"/>
                              <a:gd name="T163" fmla="*/ 1393 h 5673"/>
                              <a:gd name="T164" fmla="+- 0 7573 3627"/>
                              <a:gd name="T165" fmla="*/ T164 w 5360"/>
                              <a:gd name="T166" fmla="+- 0 1621 1247"/>
                              <a:gd name="T167" fmla="*/ 1621 h 5673"/>
                              <a:gd name="T168" fmla="+- 0 7709 3627"/>
                              <a:gd name="T169" fmla="*/ T168 w 5360"/>
                              <a:gd name="T170" fmla="+- 0 1798 1247"/>
                              <a:gd name="T171" fmla="*/ 1798 h 5673"/>
                              <a:gd name="T172" fmla="+- 0 7937 3627"/>
                              <a:gd name="T173" fmla="*/ T172 w 5360"/>
                              <a:gd name="T174" fmla="+- 0 1828 1247"/>
                              <a:gd name="T175" fmla="*/ 1828 h 5673"/>
                              <a:gd name="T176" fmla="+- 0 8070 3627"/>
                              <a:gd name="T177" fmla="*/ T176 w 5360"/>
                              <a:gd name="T178" fmla="+- 0 1748 1247"/>
                              <a:gd name="T179" fmla="*/ 1748 h 5673"/>
                              <a:gd name="T180" fmla="+- 0 8154 3627"/>
                              <a:gd name="T181" fmla="*/ T180 w 5360"/>
                              <a:gd name="T182" fmla="+- 0 1543 1247"/>
                              <a:gd name="T183" fmla="*/ 1543 h 5673"/>
                              <a:gd name="T184" fmla="+- 0 8946 3627"/>
                              <a:gd name="T185" fmla="*/ T184 w 5360"/>
                              <a:gd name="T186" fmla="+- 0 2833 1247"/>
                              <a:gd name="T187" fmla="*/ 2833 h 5673"/>
                              <a:gd name="T188" fmla="+- 0 8896 3627"/>
                              <a:gd name="T189" fmla="*/ T188 w 5360"/>
                              <a:gd name="T190" fmla="+- 0 2771 1247"/>
                              <a:gd name="T191" fmla="*/ 2771 h 5673"/>
                              <a:gd name="T192" fmla="+- 0 8836 3627"/>
                              <a:gd name="T193" fmla="*/ T192 w 5360"/>
                              <a:gd name="T194" fmla="+- 0 3127 1247"/>
                              <a:gd name="T195" fmla="*/ 3127 h 5673"/>
                              <a:gd name="T196" fmla="+- 0 8610 3627"/>
                              <a:gd name="T197" fmla="*/ T196 w 5360"/>
                              <a:gd name="T198" fmla="+- 0 3172 1247"/>
                              <a:gd name="T199" fmla="*/ 3172 h 5673"/>
                              <a:gd name="T200" fmla="+- 0 8485 3627"/>
                              <a:gd name="T201" fmla="*/ T200 w 5360"/>
                              <a:gd name="T202" fmla="+- 0 2982 1247"/>
                              <a:gd name="T203" fmla="*/ 2982 h 5673"/>
                              <a:gd name="T204" fmla="+- 0 8610 3627"/>
                              <a:gd name="T205" fmla="*/ T204 w 5360"/>
                              <a:gd name="T206" fmla="+- 0 2792 1247"/>
                              <a:gd name="T207" fmla="*/ 2792 h 5673"/>
                              <a:gd name="T208" fmla="+- 0 8836 3627"/>
                              <a:gd name="T209" fmla="*/ T208 w 5360"/>
                              <a:gd name="T210" fmla="+- 0 2836 1247"/>
                              <a:gd name="T211" fmla="*/ 2836 h 5673"/>
                              <a:gd name="T212" fmla="+- 0 8896 3627"/>
                              <a:gd name="T213" fmla="*/ T212 w 5360"/>
                              <a:gd name="T214" fmla="+- 0 2771 1247"/>
                              <a:gd name="T215" fmla="*/ 2771 h 5673"/>
                              <a:gd name="T216" fmla="+- 0 8691 3627"/>
                              <a:gd name="T217" fmla="*/ T216 w 5360"/>
                              <a:gd name="T218" fmla="+- 0 2686 1247"/>
                              <a:gd name="T219" fmla="*/ 2686 h 5673"/>
                              <a:gd name="T220" fmla="+- 0 8482 3627"/>
                              <a:gd name="T221" fmla="*/ T220 w 5360"/>
                              <a:gd name="T222" fmla="+- 0 2773 1247"/>
                              <a:gd name="T223" fmla="*/ 2773 h 5673"/>
                              <a:gd name="T224" fmla="+- 0 8395 3627"/>
                              <a:gd name="T225" fmla="*/ T224 w 5360"/>
                              <a:gd name="T226" fmla="+- 0 2982 1247"/>
                              <a:gd name="T227" fmla="*/ 2982 h 5673"/>
                              <a:gd name="T228" fmla="+- 0 8482 3627"/>
                              <a:gd name="T229" fmla="*/ T228 w 5360"/>
                              <a:gd name="T230" fmla="+- 0 3191 1247"/>
                              <a:gd name="T231" fmla="*/ 3191 h 5673"/>
                              <a:gd name="T232" fmla="+- 0 8691 3627"/>
                              <a:gd name="T233" fmla="*/ T232 w 5360"/>
                              <a:gd name="T234" fmla="+- 0 3278 1247"/>
                              <a:gd name="T235" fmla="*/ 3278 h 5673"/>
                              <a:gd name="T236" fmla="+- 0 8899 3627"/>
                              <a:gd name="T237" fmla="*/ T236 w 5360"/>
                              <a:gd name="T238" fmla="+- 0 3191 1247"/>
                              <a:gd name="T239" fmla="*/ 3191 h 5673"/>
                              <a:gd name="T240" fmla="+- 0 8976 3627"/>
                              <a:gd name="T241" fmla="*/ T240 w 5360"/>
                              <a:gd name="T242" fmla="+- 0 3060 1247"/>
                              <a:gd name="T243" fmla="*/ 3060 h 5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5360" h="5673">
                                <a:moveTo>
                                  <a:pt x="591" y="296"/>
                                </a:moveTo>
                                <a:lnTo>
                                  <a:pt x="581" y="217"/>
                                </a:lnTo>
                                <a:lnTo>
                                  <a:pt x="551" y="146"/>
                                </a:lnTo>
                                <a:lnTo>
                                  <a:pt x="507" y="90"/>
                                </a:lnTo>
                                <a:lnTo>
                                  <a:pt x="504" y="87"/>
                                </a:lnTo>
                                <a:lnTo>
                                  <a:pt x="501" y="84"/>
                                </a:lnTo>
                                <a:lnTo>
                                  <a:pt x="501" y="296"/>
                                </a:lnTo>
                                <a:lnTo>
                                  <a:pt x="485" y="376"/>
                                </a:lnTo>
                                <a:lnTo>
                                  <a:pt x="441" y="441"/>
                                </a:lnTo>
                                <a:lnTo>
                                  <a:pt x="376" y="485"/>
                                </a:lnTo>
                                <a:lnTo>
                                  <a:pt x="296" y="501"/>
                                </a:lnTo>
                                <a:lnTo>
                                  <a:pt x="215" y="485"/>
                                </a:lnTo>
                                <a:lnTo>
                                  <a:pt x="150" y="441"/>
                                </a:lnTo>
                                <a:lnTo>
                                  <a:pt x="106" y="376"/>
                                </a:lnTo>
                                <a:lnTo>
                                  <a:pt x="90" y="296"/>
                                </a:lnTo>
                                <a:lnTo>
                                  <a:pt x="106" y="215"/>
                                </a:lnTo>
                                <a:lnTo>
                                  <a:pt x="150" y="150"/>
                                </a:lnTo>
                                <a:lnTo>
                                  <a:pt x="215" y="106"/>
                                </a:lnTo>
                                <a:lnTo>
                                  <a:pt x="296" y="90"/>
                                </a:lnTo>
                                <a:lnTo>
                                  <a:pt x="376" y="106"/>
                                </a:lnTo>
                                <a:lnTo>
                                  <a:pt x="441" y="150"/>
                                </a:lnTo>
                                <a:lnTo>
                                  <a:pt x="485" y="215"/>
                                </a:lnTo>
                                <a:lnTo>
                                  <a:pt x="501" y="296"/>
                                </a:lnTo>
                                <a:lnTo>
                                  <a:pt x="501" y="84"/>
                                </a:lnTo>
                                <a:lnTo>
                                  <a:pt x="445" y="40"/>
                                </a:lnTo>
                                <a:lnTo>
                                  <a:pt x="374" y="10"/>
                                </a:lnTo>
                                <a:lnTo>
                                  <a:pt x="296" y="0"/>
                                </a:lnTo>
                                <a:lnTo>
                                  <a:pt x="217" y="10"/>
                                </a:lnTo>
                                <a:lnTo>
                                  <a:pt x="146" y="40"/>
                                </a:lnTo>
                                <a:lnTo>
                                  <a:pt x="87" y="87"/>
                                </a:lnTo>
                                <a:lnTo>
                                  <a:pt x="40" y="146"/>
                                </a:lnTo>
                                <a:lnTo>
                                  <a:pt x="10" y="217"/>
                                </a:lnTo>
                                <a:lnTo>
                                  <a:pt x="0" y="296"/>
                                </a:lnTo>
                                <a:lnTo>
                                  <a:pt x="10" y="374"/>
                                </a:lnTo>
                                <a:lnTo>
                                  <a:pt x="40" y="445"/>
                                </a:lnTo>
                                <a:lnTo>
                                  <a:pt x="87" y="505"/>
                                </a:lnTo>
                                <a:lnTo>
                                  <a:pt x="146" y="551"/>
                                </a:lnTo>
                                <a:lnTo>
                                  <a:pt x="217" y="581"/>
                                </a:lnTo>
                                <a:lnTo>
                                  <a:pt x="296" y="591"/>
                                </a:lnTo>
                                <a:lnTo>
                                  <a:pt x="374" y="581"/>
                                </a:lnTo>
                                <a:lnTo>
                                  <a:pt x="445" y="551"/>
                                </a:lnTo>
                                <a:lnTo>
                                  <a:pt x="504" y="505"/>
                                </a:lnTo>
                                <a:lnTo>
                                  <a:pt x="507" y="501"/>
                                </a:lnTo>
                                <a:lnTo>
                                  <a:pt x="551" y="445"/>
                                </a:lnTo>
                                <a:lnTo>
                                  <a:pt x="581" y="374"/>
                                </a:lnTo>
                                <a:lnTo>
                                  <a:pt x="591" y="296"/>
                                </a:lnTo>
                                <a:moveTo>
                                  <a:pt x="1594" y="5377"/>
                                </a:moveTo>
                                <a:lnTo>
                                  <a:pt x="1583" y="5298"/>
                                </a:lnTo>
                                <a:lnTo>
                                  <a:pt x="1553" y="5228"/>
                                </a:lnTo>
                                <a:lnTo>
                                  <a:pt x="1509" y="5171"/>
                                </a:lnTo>
                                <a:lnTo>
                                  <a:pt x="1507" y="5168"/>
                                </a:lnTo>
                                <a:lnTo>
                                  <a:pt x="1504" y="5166"/>
                                </a:lnTo>
                                <a:lnTo>
                                  <a:pt x="1504" y="5377"/>
                                </a:lnTo>
                                <a:lnTo>
                                  <a:pt x="1488" y="5457"/>
                                </a:lnTo>
                                <a:lnTo>
                                  <a:pt x="1443" y="5523"/>
                                </a:lnTo>
                                <a:lnTo>
                                  <a:pt x="1378" y="5567"/>
                                </a:lnTo>
                                <a:lnTo>
                                  <a:pt x="1298" y="5583"/>
                                </a:lnTo>
                                <a:lnTo>
                                  <a:pt x="1218" y="5567"/>
                                </a:lnTo>
                                <a:lnTo>
                                  <a:pt x="1152" y="5523"/>
                                </a:lnTo>
                                <a:lnTo>
                                  <a:pt x="1108" y="5457"/>
                                </a:lnTo>
                                <a:lnTo>
                                  <a:pt x="1092" y="5377"/>
                                </a:lnTo>
                                <a:lnTo>
                                  <a:pt x="1108" y="5297"/>
                                </a:lnTo>
                                <a:lnTo>
                                  <a:pt x="1152" y="5231"/>
                                </a:lnTo>
                                <a:lnTo>
                                  <a:pt x="1218" y="5187"/>
                                </a:lnTo>
                                <a:lnTo>
                                  <a:pt x="1298" y="5171"/>
                                </a:lnTo>
                                <a:lnTo>
                                  <a:pt x="1378" y="5187"/>
                                </a:lnTo>
                                <a:lnTo>
                                  <a:pt x="1443" y="5231"/>
                                </a:lnTo>
                                <a:lnTo>
                                  <a:pt x="1488" y="5297"/>
                                </a:lnTo>
                                <a:lnTo>
                                  <a:pt x="1504" y="5377"/>
                                </a:lnTo>
                                <a:lnTo>
                                  <a:pt x="1504" y="5166"/>
                                </a:lnTo>
                                <a:lnTo>
                                  <a:pt x="1447" y="5122"/>
                                </a:lnTo>
                                <a:lnTo>
                                  <a:pt x="1376" y="5092"/>
                                </a:lnTo>
                                <a:lnTo>
                                  <a:pt x="1298" y="5081"/>
                                </a:lnTo>
                                <a:lnTo>
                                  <a:pt x="1219" y="5092"/>
                                </a:lnTo>
                                <a:lnTo>
                                  <a:pt x="1149" y="5122"/>
                                </a:lnTo>
                                <a:lnTo>
                                  <a:pt x="1089" y="5168"/>
                                </a:lnTo>
                                <a:lnTo>
                                  <a:pt x="1043" y="5228"/>
                                </a:lnTo>
                                <a:lnTo>
                                  <a:pt x="1013" y="5298"/>
                                </a:lnTo>
                                <a:lnTo>
                                  <a:pt x="1002" y="5377"/>
                                </a:lnTo>
                                <a:lnTo>
                                  <a:pt x="1013" y="5455"/>
                                </a:lnTo>
                                <a:lnTo>
                                  <a:pt x="1043" y="5526"/>
                                </a:lnTo>
                                <a:lnTo>
                                  <a:pt x="1089" y="5586"/>
                                </a:lnTo>
                                <a:lnTo>
                                  <a:pt x="1149" y="5632"/>
                                </a:lnTo>
                                <a:lnTo>
                                  <a:pt x="1219" y="5662"/>
                                </a:lnTo>
                                <a:lnTo>
                                  <a:pt x="1298" y="5673"/>
                                </a:lnTo>
                                <a:lnTo>
                                  <a:pt x="1376" y="5662"/>
                                </a:lnTo>
                                <a:lnTo>
                                  <a:pt x="1447" y="5632"/>
                                </a:lnTo>
                                <a:lnTo>
                                  <a:pt x="1507" y="5586"/>
                                </a:lnTo>
                                <a:lnTo>
                                  <a:pt x="1509" y="5583"/>
                                </a:lnTo>
                                <a:lnTo>
                                  <a:pt x="1553" y="5526"/>
                                </a:lnTo>
                                <a:lnTo>
                                  <a:pt x="1583" y="5455"/>
                                </a:lnTo>
                                <a:lnTo>
                                  <a:pt x="1594" y="5377"/>
                                </a:lnTo>
                                <a:moveTo>
                                  <a:pt x="4527" y="296"/>
                                </a:moveTo>
                                <a:lnTo>
                                  <a:pt x="4516" y="217"/>
                                </a:lnTo>
                                <a:lnTo>
                                  <a:pt x="4486" y="146"/>
                                </a:lnTo>
                                <a:lnTo>
                                  <a:pt x="4442" y="90"/>
                                </a:lnTo>
                                <a:lnTo>
                                  <a:pt x="4440" y="87"/>
                                </a:lnTo>
                                <a:lnTo>
                                  <a:pt x="4437" y="84"/>
                                </a:lnTo>
                                <a:lnTo>
                                  <a:pt x="4437" y="296"/>
                                </a:lnTo>
                                <a:lnTo>
                                  <a:pt x="4421" y="376"/>
                                </a:lnTo>
                                <a:lnTo>
                                  <a:pt x="4377" y="441"/>
                                </a:lnTo>
                                <a:lnTo>
                                  <a:pt x="4311" y="485"/>
                                </a:lnTo>
                                <a:lnTo>
                                  <a:pt x="4231" y="501"/>
                                </a:lnTo>
                                <a:lnTo>
                                  <a:pt x="4151" y="485"/>
                                </a:lnTo>
                                <a:lnTo>
                                  <a:pt x="4086" y="441"/>
                                </a:lnTo>
                                <a:lnTo>
                                  <a:pt x="4042" y="376"/>
                                </a:lnTo>
                                <a:lnTo>
                                  <a:pt x="4025" y="296"/>
                                </a:lnTo>
                                <a:lnTo>
                                  <a:pt x="4042" y="215"/>
                                </a:lnTo>
                                <a:lnTo>
                                  <a:pt x="4086" y="150"/>
                                </a:lnTo>
                                <a:lnTo>
                                  <a:pt x="4151" y="106"/>
                                </a:lnTo>
                                <a:lnTo>
                                  <a:pt x="4231" y="90"/>
                                </a:lnTo>
                                <a:lnTo>
                                  <a:pt x="4311" y="106"/>
                                </a:lnTo>
                                <a:lnTo>
                                  <a:pt x="4377" y="150"/>
                                </a:lnTo>
                                <a:lnTo>
                                  <a:pt x="4421" y="215"/>
                                </a:lnTo>
                                <a:lnTo>
                                  <a:pt x="4437" y="296"/>
                                </a:lnTo>
                                <a:lnTo>
                                  <a:pt x="4437" y="84"/>
                                </a:lnTo>
                                <a:lnTo>
                                  <a:pt x="4380" y="40"/>
                                </a:lnTo>
                                <a:lnTo>
                                  <a:pt x="4310" y="10"/>
                                </a:lnTo>
                                <a:lnTo>
                                  <a:pt x="4231" y="0"/>
                                </a:lnTo>
                                <a:lnTo>
                                  <a:pt x="4153" y="10"/>
                                </a:lnTo>
                                <a:lnTo>
                                  <a:pt x="4082" y="40"/>
                                </a:lnTo>
                                <a:lnTo>
                                  <a:pt x="4022" y="87"/>
                                </a:lnTo>
                                <a:lnTo>
                                  <a:pt x="3976" y="146"/>
                                </a:lnTo>
                                <a:lnTo>
                                  <a:pt x="3946" y="217"/>
                                </a:lnTo>
                                <a:lnTo>
                                  <a:pt x="3936" y="296"/>
                                </a:lnTo>
                                <a:lnTo>
                                  <a:pt x="3946" y="374"/>
                                </a:lnTo>
                                <a:lnTo>
                                  <a:pt x="3976" y="445"/>
                                </a:lnTo>
                                <a:lnTo>
                                  <a:pt x="4022" y="505"/>
                                </a:lnTo>
                                <a:lnTo>
                                  <a:pt x="4082" y="551"/>
                                </a:lnTo>
                                <a:lnTo>
                                  <a:pt x="4153" y="581"/>
                                </a:lnTo>
                                <a:lnTo>
                                  <a:pt x="4231" y="591"/>
                                </a:lnTo>
                                <a:lnTo>
                                  <a:pt x="4310" y="581"/>
                                </a:lnTo>
                                <a:lnTo>
                                  <a:pt x="4380" y="551"/>
                                </a:lnTo>
                                <a:lnTo>
                                  <a:pt x="4440" y="505"/>
                                </a:lnTo>
                                <a:lnTo>
                                  <a:pt x="4443" y="501"/>
                                </a:lnTo>
                                <a:lnTo>
                                  <a:pt x="4486" y="445"/>
                                </a:lnTo>
                                <a:lnTo>
                                  <a:pt x="4516" y="374"/>
                                </a:lnTo>
                                <a:lnTo>
                                  <a:pt x="4527" y="296"/>
                                </a:lnTo>
                                <a:moveTo>
                                  <a:pt x="5359" y="1735"/>
                                </a:moveTo>
                                <a:lnTo>
                                  <a:pt x="5349" y="1656"/>
                                </a:lnTo>
                                <a:lnTo>
                                  <a:pt x="5319" y="1586"/>
                                </a:lnTo>
                                <a:lnTo>
                                  <a:pt x="5275" y="1529"/>
                                </a:lnTo>
                                <a:lnTo>
                                  <a:pt x="5272" y="1526"/>
                                </a:lnTo>
                                <a:lnTo>
                                  <a:pt x="5269" y="1524"/>
                                </a:lnTo>
                                <a:lnTo>
                                  <a:pt x="5269" y="1735"/>
                                </a:lnTo>
                                <a:lnTo>
                                  <a:pt x="5253" y="1815"/>
                                </a:lnTo>
                                <a:lnTo>
                                  <a:pt x="5209" y="1880"/>
                                </a:lnTo>
                                <a:lnTo>
                                  <a:pt x="5144" y="1925"/>
                                </a:lnTo>
                                <a:lnTo>
                                  <a:pt x="5064" y="1941"/>
                                </a:lnTo>
                                <a:lnTo>
                                  <a:pt x="4983" y="1925"/>
                                </a:lnTo>
                                <a:lnTo>
                                  <a:pt x="4918" y="1880"/>
                                </a:lnTo>
                                <a:lnTo>
                                  <a:pt x="4874" y="1815"/>
                                </a:lnTo>
                                <a:lnTo>
                                  <a:pt x="4858" y="1735"/>
                                </a:lnTo>
                                <a:lnTo>
                                  <a:pt x="4874" y="1655"/>
                                </a:lnTo>
                                <a:lnTo>
                                  <a:pt x="4918" y="1589"/>
                                </a:lnTo>
                                <a:lnTo>
                                  <a:pt x="4983" y="1545"/>
                                </a:lnTo>
                                <a:lnTo>
                                  <a:pt x="5064" y="1529"/>
                                </a:lnTo>
                                <a:lnTo>
                                  <a:pt x="5144" y="1545"/>
                                </a:lnTo>
                                <a:lnTo>
                                  <a:pt x="5209" y="1589"/>
                                </a:lnTo>
                                <a:lnTo>
                                  <a:pt x="5253" y="1655"/>
                                </a:lnTo>
                                <a:lnTo>
                                  <a:pt x="5269" y="1735"/>
                                </a:lnTo>
                                <a:lnTo>
                                  <a:pt x="5269" y="1524"/>
                                </a:lnTo>
                                <a:lnTo>
                                  <a:pt x="5213" y="1480"/>
                                </a:lnTo>
                                <a:lnTo>
                                  <a:pt x="5142" y="1450"/>
                                </a:lnTo>
                                <a:lnTo>
                                  <a:pt x="5064" y="1439"/>
                                </a:lnTo>
                                <a:lnTo>
                                  <a:pt x="4985" y="1450"/>
                                </a:lnTo>
                                <a:lnTo>
                                  <a:pt x="4914" y="1480"/>
                                </a:lnTo>
                                <a:lnTo>
                                  <a:pt x="4855" y="1526"/>
                                </a:lnTo>
                                <a:lnTo>
                                  <a:pt x="4808" y="1586"/>
                                </a:lnTo>
                                <a:lnTo>
                                  <a:pt x="4778" y="1656"/>
                                </a:lnTo>
                                <a:lnTo>
                                  <a:pt x="4768" y="1735"/>
                                </a:lnTo>
                                <a:lnTo>
                                  <a:pt x="4778" y="1813"/>
                                </a:lnTo>
                                <a:lnTo>
                                  <a:pt x="4808" y="1884"/>
                                </a:lnTo>
                                <a:lnTo>
                                  <a:pt x="4855" y="1944"/>
                                </a:lnTo>
                                <a:lnTo>
                                  <a:pt x="4914" y="1990"/>
                                </a:lnTo>
                                <a:lnTo>
                                  <a:pt x="4985" y="2020"/>
                                </a:lnTo>
                                <a:lnTo>
                                  <a:pt x="5064" y="2031"/>
                                </a:lnTo>
                                <a:lnTo>
                                  <a:pt x="5142" y="2020"/>
                                </a:lnTo>
                                <a:lnTo>
                                  <a:pt x="5213" y="1990"/>
                                </a:lnTo>
                                <a:lnTo>
                                  <a:pt x="5272" y="1944"/>
                                </a:lnTo>
                                <a:lnTo>
                                  <a:pt x="5275" y="1941"/>
                                </a:lnTo>
                                <a:lnTo>
                                  <a:pt x="5319" y="1884"/>
                                </a:lnTo>
                                <a:lnTo>
                                  <a:pt x="5349" y="1813"/>
                                </a:lnTo>
                                <a:lnTo>
                                  <a:pt x="5359" y="1735"/>
                                </a:lnTo>
                              </a:path>
                            </a:pathLst>
                          </a:custGeom>
                          <a:solidFill>
                            <a:srgbClr val="606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7" name="Picture 1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369" y="1937"/>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8" name="Picture 1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0075" y="3104"/>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9"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987" y="5372"/>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0" name="Picture 1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339" y="6307"/>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1" name="Picture 1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975" y="7032"/>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AutoShape 112"/>
                        <wps:cNvSpPr>
                          <a:spLocks/>
                        </wps:cNvSpPr>
                        <wps:spPr bwMode="auto">
                          <a:xfrm>
                            <a:off x="1501" y="1773"/>
                            <a:ext cx="8723" cy="5049"/>
                          </a:xfrm>
                          <a:custGeom>
                            <a:avLst/>
                            <a:gdLst>
                              <a:gd name="T0" fmla="+- 0 1529 1501"/>
                              <a:gd name="T1" fmla="*/ T0 w 8723"/>
                              <a:gd name="T2" fmla="+- 0 2070 1773"/>
                              <a:gd name="T3" fmla="*/ 2070 h 5049"/>
                              <a:gd name="T4" fmla="+- 0 3125 1501"/>
                              <a:gd name="T5" fmla="*/ T4 w 8723"/>
                              <a:gd name="T6" fmla="+- 0 3887 1773"/>
                              <a:gd name="T7" fmla="*/ 3887 h 5049"/>
                              <a:gd name="T8" fmla="+- 0 3180 1501"/>
                              <a:gd name="T9" fmla="*/ T8 w 8723"/>
                              <a:gd name="T10" fmla="+- 0 4477 1773"/>
                              <a:gd name="T11" fmla="*/ 4477 h 5049"/>
                              <a:gd name="T12" fmla="+- 0 2880 1501"/>
                              <a:gd name="T13" fmla="*/ T12 w 8723"/>
                              <a:gd name="T14" fmla="+- 0 6803 1773"/>
                              <a:gd name="T15" fmla="*/ 6803 h 5049"/>
                              <a:gd name="T16" fmla="+- 0 3817 1501"/>
                              <a:gd name="T17" fmla="*/ T16 w 8723"/>
                              <a:gd name="T18" fmla="+- 0 1773 1773"/>
                              <a:gd name="T19" fmla="*/ 1773 h 5049"/>
                              <a:gd name="T20" fmla="+- 0 3853 1501"/>
                              <a:gd name="T21" fmla="*/ T20 w 8723"/>
                              <a:gd name="T22" fmla="+- 0 1782 1773"/>
                              <a:gd name="T23" fmla="*/ 1782 h 5049"/>
                              <a:gd name="T24" fmla="+- 0 3830 1501"/>
                              <a:gd name="T25" fmla="*/ T24 w 8723"/>
                              <a:gd name="T26" fmla="+- 0 4094 1773"/>
                              <a:gd name="T27" fmla="*/ 4094 h 5049"/>
                              <a:gd name="T28" fmla="+- 0 4087 1501"/>
                              <a:gd name="T29" fmla="*/ T28 w 8723"/>
                              <a:gd name="T30" fmla="+- 0 4132 1773"/>
                              <a:gd name="T31" fmla="*/ 4132 h 5049"/>
                              <a:gd name="T32" fmla="+- 0 4076 1501"/>
                              <a:gd name="T33" fmla="*/ T32 w 8723"/>
                              <a:gd name="T34" fmla="+- 0 4167 1773"/>
                              <a:gd name="T35" fmla="*/ 4167 h 5049"/>
                              <a:gd name="T36" fmla="+- 0 4202 1501"/>
                              <a:gd name="T37" fmla="*/ T36 w 8723"/>
                              <a:gd name="T38" fmla="+- 0 4166 1773"/>
                              <a:gd name="T39" fmla="*/ 4166 h 5049"/>
                              <a:gd name="T40" fmla="+- 0 4316 1501"/>
                              <a:gd name="T41" fmla="*/ T40 w 8723"/>
                              <a:gd name="T42" fmla="+- 0 4200 1773"/>
                              <a:gd name="T43" fmla="*/ 4200 h 5049"/>
                              <a:gd name="T44" fmla="+- 0 4420 1501"/>
                              <a:gd name="T45" fmla="*/ T44 w 8723"/>
                              <a:gd name="T46" fmla="+- 0 4270 1773"/>
                              <a:gd name="T47" fmla="*/ 4270 h 5049"/>
                              <a:gd name="T48" fmla="+- 0 4775 1501"/>
                              <a:gd name="T49" fmla="*/ T48 w 8723"/>
                              <a:gd name="T50" fmla="+- 0 4337 1773"/>
                              <a:gd name="T51" fmla="*/ 4337 h 5049"/>
                              <a:gd name="T52" fmla="+- 0 4764 1501"/>
                              <a:gd name="T53" fmla="*/ T52 w 8723"/>
                              <a:gd name="T54" fmla="+- 0 4373 1773"/>
                              <a:gd name="T55" fmla="*/ 4373 h 5049"/>
                              <a:gd name="T56" fmla="+- 0 4889 1501"/>
                              <a:gd name="T57" fmla="*/ T56 w 8723"/>
                              <a:gd name="T58" fmla="+- 0 4371 1773"/>
                              <a:gd name="T59" fmla="*/ 4371 h 5049"/>
                              <a:gd name="T60" fmla="+- 0 5004 1501"/>
                              <a:gd name="T61" fmla="*/ T60 w 8723"/>
                              <a:gd name="T62" fmla="+- 0 4405 1773"/>
                              <a:gd name="T63" fmla="*/ 4405 h 5049"/>
                              <a:gd name="T64" fmla="+- 0 5108 1501"/>
                              <a:gd name="T65" fmla="*/ T64 w 8723"/>
                              <a:gd name="T66" fmla="+- 0 4475 1773"/>
                              <a:gd name="T67" fmla="*/ 4475 h 5049"/>
                              <a:gd name="T68" fmla="+- 0 5462 1501"/>
                              <a:gd name="T69" fmla="*/ T68 w 8723"/>
                              <a:gd name="T70" fmla="+- 0 4542 1773"/>
                              <a:gd name="T71" fmla="*/ 4542 h 5049"/>
                              <a:gd name="T72" fmla="+- 0 5452 1501"/>
                              <a:gd name="T73" fmla="*/ T72 w 8723"/>
                              <a:gd name="T74" fmla="+- 0 4578 1773"/>
                              <a:gd name="T75" fmla="*/ 4578 h 5049"/>
                              <a:gd name="T76" fmla="+- 0 5577 1501"/>
                              <a:gd name="T77" fmla="*/ T76 w 8723"/>
                              <a:gd name="T78" fmla="+- 0 4576 1773"/>
                              <a:gd name="T79" fmla="*/ 4576 h 5049"/>
                              <a:gd name="T80" fmla="+- 0 5691 1501"/>
                              <a:gd name="T81" fmla="*/ T80 w 8723"/>
                              <a:gd name="T82" fmla="+- 0 4611 1773"/>
                              <a:gd name="T83" fmla="*/ 4611 h 5049"/>
                              <a:gd name="T84" fmla="+- 0 5795 1501"/>
                              <a:gd name="T85" fmla="*/ T84 w 8723"/>
                              <a:gd name="T86" fmla="+- 0 4681 1773"/>
                              <a:gd name="T87" fmla="*/ 4681 h 5049"/>
                              <a:gd name="T88" fmla="+- 0 6150 1501"/>
                              <a:gd name="T89" fmla="*/ T88 w 8723"/>
                              <a:gd name="T90" fmla="+- 0 4747 1773"/>
                              <a:gd name="T91" fmla="*/ 4747 h 5049"/>
                              <a:gd name="T92" fmla="+- 0 6139 1501"/>
                              <a:gd name="T93" fmla="*/ T92 w 8723"/>
                              <a:gd name="T94" fmla="+- 0 4783 1773"/>
                              <a:gd name="T95" fmla="*/ 4783 h 5049"/>
                              <a:gd name="T96" fmla="+- 0 6265 1501"/>
                              <a:gd name="T97" fmla="*/ T96 w 8723"/>
                              <a:gd name="T98" fmla="+- 0 4782 1773"/>
                              <a:gd name="T99" fmla="*/ 4782 h 5049"/>
                              <a:gd name="T100" fmla="+- 0 6379 1501"/>
                              <a:gd name="T101" fmla="*/ T100 w 8723"/>
                              <a:gd name="T102" fmla="+- 0 4816 1773"/>
                              <a:gd name="T103" fmla="*/ 4816 h 5049"/>
                              <a:gd name="T104" fmla="+- 0 6483 1501"/>
                              <a:gd name="T105" fmla="*/ T104 w 8723"/>
                              <a:gd name="T106" fmla="+- 0 4886 1773"/>
                              <a:gd name="T107" fmla="*/ 4886 h 5049"/>
                              <a:gd name="T108" fmla="+- 0 6837 1501"/>
                              <a:gd name="T109" fmla="*/ T108 w 8723"/>
                              <a:gd name="T110" fmla="+- 0 4953 1773"/>
                              <a:gd name="T111" fmla="*/ 4953 h 5049"/>
                              <a:gd name="T112" fmla="+- 0 6827 1501"/>
                              <a:gd name="T113" fmla="*/ T112 w 8723"/>
                              <a:gd name="T114" fmla="+- 0 4989 1773"/>
                              <a:gd name="T115" fmla="*/ 4989 h 5049"/>
                              <a:gd name="T116" fmla="+- 0 6952 1501"/>
                              <a:gd name="T117" fmla="*/ T116 w 8723"/>
                              <a:gd name="T118" fmla="+- 0 4987 1773"/>
                              <a:gd name="T119" fmla="*/ 4987 h 5049"/>
                              <a:gd name="T120" fmla="+- 0 7067 1501"/>
                              <a:gd name="T121" fmla="*/ T120 w 8723"/>
                              <a:gd name="T122" fmla="+- 0 5021 1773"/>
                              <a:gd name="T123" fmla="*/ 5021 h 5049"/>
                              <a:gd name="T124" fmla="+- 0 7171 1501"/>
                              <a:gd name="T125" fmla="*/ T124 w 8723"/>
                              <a:gd name="T126" fmla="+- 0 5091 1773"/>
                              <a:gd name="T127" fmla="*/ 5091 h 5049"/>
                              <a:gd name="T128" fmla="+- 0 7958 1501"/>
                              <a:gd name="T129" fmla="*/ T128 w 8723"/>
                              <a:gd name="T130" fmla="+- 0 5558 1773"/>
                              <a:gd name="T131" fmla="*/ 5558 h 5049"/>
                              <a:gd name="T132" fmla="+- 0 7926 1501"/>
                              <a:gd name="T133" fmla="*/ T132 w 8723"/>
                              <a:gd name="T134" fmla="+- 0 5578 1773"/>
                              <a:gd name="T135" fmla="*/ 5578 h 5049"/>
                              <a:gd name="T136" fmla="+- 0 8020 1501"/>
                              <a:gd name="T137" fmla="*/ T136 w 8723"/>
                              <a:gd name="T138" fmla="+- 0 5660 1773"/>
                              <a:gd name="T139" fmla="*/ 5660 h 5049"/>
                              <a:gd name="T140" fmla="+- 0 8083 1501"/>
                              <a:gd name="T141" fmla="*/ T140 w 8723"/>
                              <a:gd name="T142" fmla="+- 0 5762 1773"/>
                              <a:gd name="T143" fmla="*/ 5762 h 5049"/>
                              <a:gd name="T144" fmla="+- 0 8114 1501"/>
                              <a:gd name="T145" fmla="*/ T144 w 8723"/>
                              <a:gd name="T146" fmla="+- 0 5884 1773"/>
                              <a:gd name="T147" fmla="*/ 5884 h 5049"/>
                              <a:gd name="T148" fmla="+- 0 8333 1501"/>
                              <a:gd name="T149" fmla="*/ T148 w 8723"/>
                              <a:gd name="T150" fmla="+- 0 6170 1773"/>
                              <a:gd name="T151" fmla="*/ 6170 h 5049"/>
                              <a:gd name="T152" fmla="+- 0 8301 1501"/>
                              <a:gd name="T153" fmla="*/ T152 w 8723"/>
                              <a:gd name="T154" fmla="+- 0 6189 1773"/>
                              <a:gd name="T155" fmla="*/ 6189 h 5049"/>
                              <a:gd name="T156" fmla="+- 0 8396 1501"/>
                              <a:gd name="T157" fmla="*/ T156 w 8723"/>
                              <a:gd name="T158" fmla="+- 0 6272 1773"/>
                              <a:gd name="T159" fmla="*/ 6272 h 5049"/>
                              <a:gd name="T160" fmla="+- 0 8458 1501"/>
                              <a:gd name="T161" fmla="*/ T160 w 8723"/>
                              <a:gd name="T162" fmla="+- 0 6374 1773"/>
                              <a:gd name="T163" fmla="*/ 6374 h 5049"/>
                              <a:gd name="T164" fmla="+- 0 8934 1501"/>
                              <a:gd name="T165" fmla="*/ T164 w 8723"/>
                              <a:gd name="T166" fmla="+- 0 3044 1773"/>
                              <a:gd name="T167" fmla="*/ 3044 h 5049"/>
                              <a:gd name="T168" fmla="+- 0 9294 1501"/>
                              <a:gd name="T169" fmla="*/ T168 w 8723"/>
                              <a:gd name="T170" fmla="+- 0 3069 1773"/>
                              <a:gd name="T171" fmla="*/ 3069 h 5049"/>
                              <a:gd name="T172" fmla="+- 0 9288 1501"/>
                              <a:gd name="T173" fmla="*/ T172 w 8723"/>
                              <a:gd name="T174" fmla="+- 0 3106 1773"/>
                              <a:gd name="T175" fmla="*/ 3106 h 5049"/>
                              <a:gd name="T176" fmla="+- 0 9412 1501"/>
                              <a:gd name="T177" fmla="*/ T176 w 8723"/>
                              <a:gd name="T178" fmla="+- 0 3090 1773"/>
                              <a:gd name="T179" fmla="*/ 3090 h 5049"/>
                              <a:gd name="T180" fmla="+- 0 9530 1501"/>
                              <a:gd name="T181" fmla="*/ T180 w 8723"/>
                              <a:gd name="T182" fmla="+- 0 3110 1773"/>
                              <a:gd name="T183" fmla="*/ 3110 h 5049"/>
                              <a:gd name="T184" fmla="+- 0 9641 1501"/>
                              <a:gd name="T185" fmla="*/ T184 w 8723"/>
                              <a:gd name="T186" fmla="+- 0 3168 1773"/>
                              <a:gd name="T187" fmla="*/ 3168 h 5049"/>
                              <a:gd name="T188" fmla="+- 0 10001 1501"/>
                              <a:gd name="T189" fmla="*/ T188 w 8723"/>
                              <a:gd name="T190" fmla="+- 0 3193 1773"/>
                              <a:gd name="T191" fmla="*/ 3193 h 5049"/>
                              <a:gd name="T192" fmla="+- 0 9995 1501"/>
                              <a:gd name="T193" fmla="*/ T192 w 8723"/>
                              <a:gd name="T194" fmla="+- 0 3230 1773"/>
                              <a:gd name="T195" fmla="*/ 3230 h 5049"/>
                              <a:gd name="T196" fmla="+- 0 10119 1501"/>
                              <a:gd name="T197" fmla="*/ T196 w 8723"/>
                              <a:gd name="T198" fmla="+- 0 3213 1773"/>
                              <a:gd name="T199" fmla="*/ 3213 h 5049"/>
                              <a:gd name="T200" fmla="+- 0 10224 1501"/>
                              <a:gd name="T201" fmla="*/ T200 w 8723"/>
                              <a:gd name="T202" fmla="+- 0 3232 1773"/>
                              <a:gd name="T203" fmla="*/ 3232 h 50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8723" h="5049">
                                <a:moveTo>
                                  <a:pt x="1669" y="2109"/>
                                </a:moveTo>
                                <a:lnTo>
                                  <a:pt x="1340" y="1740"/>
                                </a:lnTo>
                                <a:lnTo>
                                  <a:pt x="28" y="297"/>
                                </a:lnTo>
                                <a:lnTo>
                                  <a:pt x="0" y="323"/>
                                </a:lnTo>
                                <a:lnTo>
                                  <a:pt x="1312" y="1765"/>
                                </a:lnTo>
                                <a:lnTo>
                                  <a:pt x="1624" y="2114"/>
                                </a:lnTo>
                                <a:lnTo>
                                  <a:pt x="1669" y="2109"/>
                                </a:lnTo>
                                <a:moveTo>
                                  <a:pt x="1716" y="2709"/>
                                </a:moveTo>
                                <a:lnTo>
                                  <a:pt x="1679" y="2704"/>
                                </a:lnTo>
                                <a:lnTo>
                                  <a:pt x="1345" y="5007"/>
                                </a:lnTo>
                                <a:lnTo>
                                  <a:pt x="1377" y="5048"/>
                                </a:lnTo>
                                <a:lnTo>
                                  <a:pt x="1379" y="5030"/>
                                </a:lnTo>
                                <a:lnTo>
                                  <a:pt x="1716" y="2709"/>
                                </a:lnTo>
                                <a:moveTo>
                                  <a:pt x="2352" y="9"/>
                                </a:moveTo>
                                <a:lnTo>
                                  <a:pt x="2316" y="0"/>
                                </a:lnTo>
                                <a:lnTo>
                                  <a:pt x="1914" y="1640"/>
                                </a:lnTo>
                                <a:lnTo>
                                  <a:pt x="1951" y="1649"/>
                                </a:lnTo>
                                <a:lnTo>
                                  <a:pt x="2352" y="9"/>
                                </a:lnTo>
                                <a:moveTo>
                                  <a:pt x="2357" y="2290"/>
                                </a:moveTo>
                                <a:lnTo>
                                  <a:pt x="2339" y="2285"/>
                                </a:lnTo>
                                <a:lnTo>
                                  <a:pt x="2329" y="2321"/>
                                </a:lnTo>
                                <a:lnTo>
                                  <a:pt x="2346" y="2326"/>
                                </a:lnTo>
                                <a:lnTo>
                                  <a:pt x="2357" y="2290"/>
                                </a:lnTo>
                                <a:moveTo>
                                  <a:pt x="2586" y="2359"/>
                                </a:moveTo>
                                <a:lnTo>
                                  <a:pt x="2471" y="2324"/>
                                </a:lnTo>
                                <a:lnTo>
                                  <a:pt x="2461" y="2360"/>
                                </a:lnTo>
                                <a:lnTo>
                                  <a:pt x="2575" y="2394"/>
                                </a:lnTo>
                                <a:lnTo>
                                  <a:pt x="2586" y="2359"/>
                                </a:lnTo>
                                <a:moveTo>
                                  <a:pt x="2815" y="2427"/>
                                </a:moveTo>
                                <a:lnTo>
                                  <a:pt x="2701" y="2393"/>
                                </a:lnTo>
                                <a:lnTo>
                                  <a:pt x="2690" y="2429"/>
                                </a:lnTo>
                                <a:lnTo>
                                  <a:pt x="2805" y="2463"/>
                                </a:lnTo>
                                <a:lnTo>
                                  <a:pt x="2815" y="2427"/>
                                </a:lnTo>
                                <a:moveTo>
                                  <a:pt x="3044" y="2496"/>
                                </a:moveTo>
                                <a:lnTo>
                                  <a:pt x="2930" y="2461"/>
                                </a:lnTo>
                                <a:lnTo>
                                  <a:pt x="2919" y="2497"/>
                                </a:lnTo>
                                <a:lnTo>
                                  <a:pt x="3034" y="2531"/>
                                </a:lnTo>
                                <a:lnTo>
                                  <a:pt x="3044" y="2496"/>
                                </a:lnTo>
                                <a:moveTo>
                                  <a:pt x="3274" y="2564"/>
                                </a:moveTo>
                                <a:lnTo>
                                  <a:pt x="3159" y="2530"/>
                                </a:lnTo>
                                <a:lnTo>
                                  <a:pt x="3148" y="2566"/>
                                </a:lnTo>
                                <a:lnTo>
                                  <a:pt x="3263" y="2600"/>
                                </a:lnTo>
                                <a:lnTo>
                                  <a:pt x="3274" y="2564"/>
                                </a:lnTo>
                                <a:moveTo>
                                  <a:pt x="3503" y="2632"/>
                                </a:moveTo>
                                <a:lnTo>
                                  <a:pt x="3388" y="2598"/>
                                </a:lnTo>
                                <a:lnTo>
                                  <a:pt x="3377" y="2634"/>
                                </a:lnTo>
                                <a:lnTo>
                                  <a:pt x="3492" y="2668"/>
                                </a:lnTo>
                                <a:lnTo>
                                  <a:pt x="3503" y="2632"/>
                                </a:lnTo>
                                <a:moveTo>
                                  <a:pt x="3732" y="2701"/>
                                </a:moveTo>
                                <a:lnTo>
                                  <a:pt x="3618" y="2667"/>
                                </a:lnTo>
                                <a:lnTo>
                                  <a:pt x="3607" y="2702"/>
                                </a:lnTo>
                                <a:lnTo>
                                  <a:pt x="3721" y="2737"/>
                                </a:lnTo>
                                <a:lnTo>
                                  <a:pt x="3732" y="2701"/>
                                </a:lnTo>
                                <a:moveTo>
                                  <a:pt x="3961" y="2769"/>
                                </a:moveTo>
                                <a:lnTo>
                                  <a:pt x="3847" y="2735"/>
                                </a:lnTo>
                                <a:lnTo>
                                  <a:pt x="3836" y="2771"/>
                                </a:lnTo>
                                <a:lnTo>
                                  <a:pt x="3951" y="2805"/>
                                </a:lnTo>
                                <a:lnTo>
                                  <a:pt x="3961" y="2769"/>
                                </a:lnTo>
                                <a:moveTo>
                                  <a:pt x="4190" y="2838"/>
                                </a:moveTo>
                                <a:lnTo>
                                  <a:pt x="4076" y="2803"/>
                                </a:lnTo>
                                <a:lnTo>
                                  <a:pt x="4065" y="2839"/>
                                </a:lnTo>
                                <a:lnTo>
                                  <a:pt x="4180" y="2873"/>
                                </a:lnTo>
                                <a:lnTo>
                                  <a:pt x="4190" y="2838"/>
                                </a:lnTo>
                                <a:moveTo>
                                  <a:pt x="4420" y="2906"/>
                                </a:moveTo>
                                <a:lnTo>
                                  <a:pt x="4305" y="2872"/>
                                </a:lnTo>
                                <a:lnTo>
                                  <a:pt x="4294" y="2908"/>
                                </a:lnTo>
                                <a:lnTo>
                                  <a:pt x="4409" y="2942"/>
                                </a:lnTo>
                                <a:lnTo>
                                  <a:pt x="4420" y="2906"/>
                                </a:lnTo>
                                <a:moveTo>
                                  <a:pt x="4649" y="2974"/>
                                </a:moveTo>
                                <a:lnTo>
                                  <a:pt x="4534" y="2940"/>
                                </a:lnTo>
                                <a:lnTo>
                                  <a:pt x="4524" y="2976"/>
                                </a:lnTo>
                                <a:lnTo>
                                  <a:pt x="4638" y="3010"/>
                                </a:lnTo>
                                <a:lnTo>
                                  <a:pt x="4649" y="2974"/>
                                </a:lnTo>
                                <a:moveTo>
                                  <a:pt x="4878" y="3043"/>
                                </a:moveTo>
                                <a:lnTo>
                                  <a:pt x="4764" y="3009"/>
                                </a:lnTo>
                                <a:lnTo>
                                  <a:pt x="4753" y="3044"/>
                                </a:lnTo>
                                <a:lnTo>
                                  <a:pt x="4867" y="3079"/>
                                </a:lnTo>
                                <a:lnTo>
                                  <a:pt x="4878" y="3043"/>
                                </a:lnTo>
                                <a:moveTo>
                                  <a:pt x="5107" y="3111"/>
                                </a:moveTo>
                                <a:lnTo>
                                  <a:pt x="4993" y="3077"/>
                                </a:lnTo>
                                <a:lnTo>
                                  <a:pt x="4982" y="3113"/>
                                </a:lnTo>
                                <a:lnTo>
                                  <a:pt x="5097" y="3147"/>
                                </a:lnTo>
                                <a:lnTo>
                                  <a:pt x="5107" y="3111"/>
                                </a:lnTo>
                                <a:moveTo>
                                  <a:pt x="5336" y="3180"/>
                                </a:moveTo>
                                <a:lnTo>
                                  <a:pt x="5222" y="3146"/>
                                </a:lnTo>
                                <a:lnTo>
                                  <a:pt x="5211" y="3181"/>
                                </a:lnTo>
                                <a:lnTo>
                                  <a:pt x="5326" y="3216"/>
                                </a:lnTo>
                                <a:lnTo>
                                  <a:pt x="5336" y="3180"/>
                                </a:lnTo>
                                <a:moveTo>
                                  <a:pt x="5566" y="3248"/>
                                </a:moveTo>
                                <a:lnTo>
                                  <a:pt x="5451" y="3214"/>
                                </a:lnTo>
                                <a:lnTo>
                                  <a:pt x="5440" y="3250"/>
                                </a:lnTo>
                                <a:lnTo>
                                  <a:pt x="5555" y="3284"/>
                                </a:lnTo>
                                <a:lnTo>
                                  <a:pt x="5566" y="3248"/>
                                </a:lnTo>
                                <a:moveTo>
                                  <a:pt x="5795" y="3317"/>
                                </a:moveTo>
                                <a:lnTo>
                                  <a:pt x="5680" y="3282"/>
                                </a:lnTo>
                                <a:lnTo>
                                  <a:pt x="5670" y="3318"/>
                                </a:lnTo>
                                <a:lnTo>
                                  <a:pt x="5784" y="3352"/>
                                </a:lnTo>
                                <a:lnTo>
                                  <a:pt x="5795" y="3317"/>
                                </a:lnTo>
                                <a:moveTo>
                                  <a:pt x="6457" y="3785"/>
                                </a:moveTo>
                                <a:lnTo>
                                  <a:pt x="6394" y="3684"/>
                                </a:lnTo>
                                <a:lnTo>
                                  <a:pt x="6362" y="3703"/>
                                </a:lnTo>
                                <a:lnTo>
                                  <a:pt x="6425" y="3805"/>
                                </a:lnTo>
                                <a:lnTo>
                                  <a:pt x="6457" y="3785"/>
                                </a:lnTo>
                                <a:moveTo>
                                  <a:pt x="6582" y="3989"/>
                                </a:moveTo>
                                <a:lnTo>
                                  <a:pt x="6519" y="3887"/>
                                </a:lnTo>
                                <a:lnTo>
                                  <a:pt x="6487" y="3907"/>
                                </a:lnTo>
                                <a:lnTo>
                                  <a:pt x="6550" y="4009"/>
                                </a:lnTo>
                                <a:lnTo>
                                  <a:pt x="6582" y="3989"/>
                                </a:lnTo>
                                <a:moveTo>
                                  <a:pt x="6707" y="4193"/>
                                </a:moveTo>
                                <a:lnTo>
                                  <a:pt x="6644" y="4091"/>
                                </a:lnTo>
                                <a:lnTo>
                                  <a:pt x="6613" y="4111"/>
                                </a:lnTo>
                                <a:lnTo>
                                  <a:pt x="6675" y="4213"/>
                                </a:lnTo>
                                <a:lnTo>
                                  <a:pt x="6707" y="4193"/>
                                </a:lnTo>
                                <a:moveTo>
                                  <a:pt x="6832" y="4397"/>
                                </a:moveTo>
                                <a:lnTo>
                                  <a:pt x="6770" y="4295"/>
                                </a:lnTo>
                                <a:lnTo>
                                  <a:pt x="6738" y="4315"/>
                                </a:lnTo>
                                <a:lnTo>
                                  <a:pt x="6800" y="4416"/>
                                </a:lnTo>
                                <a:lnTo>
                                  <a:pt x="6832" y="4397"/>
                                </a:lnTo>
                                <a:moveTo>
                                  <a:pt x="6957" y="4601"/>
                                </a:moveTo>
                                <a:lnTo>
                                  <a:pt x="6895" y="4499"/>
                                </a:lnTo>
                                <a:lnTo>
                                  <a:pt x="6863" y="4518"/>
                                </a:lnTo>
                                <a:lnTo>
                                  <a:pt x="6926" y="4620"/>
                                </a:lnTo>
                                <a:lnTo>
                                  <a:pt x="6957" y="4601"/>
                                </a:lnTo>
                                <a:moveTo>
                                  <a:pt x="7558" y="1255"/>
                                </a:moveTo>
                                <a:lnTo>
                                  <a:pt x="7440" y="1234"/>
                                </a:lnTo>
                                <a:lnTo>
                                  <a:pt x="7433" y="1271"/>
                                </a:lnTo>
                                <a:lnTo>
                                  <a:pt x="7551" y="1292"/>
                                </a:lnTo>
                                <a:lnTo>
                                  <a:pt x="7558" y="1255"/>
                                </a:lnTo>
                                <a:moveTo>
                                  <a:pt x="7793" y="1296"/>
                                </a:moveTo>
                                <a:lnTo>
                                  <a:pt x="7675" y="1276"/>
                                </a:lnTo>
                                <a:lnTo>
                                  <a:pt x="7669" y="1312"/>
                                </a:lnTo>
                                <a:lnTo>
                                  <a:pt x="7787" y="1333"/>
                                </a:lnTo>
                                <a:lnTo>
                                  <a:pt x="7793" y="1296"/>
                                </a:lnTo>
                                <a:moveTo>
                                  <a:pt x="8029" y="1337"/>
                                </a:moveTo>
                                <a:lnTo>
                                  <a:pt x="7911" y="1317"/>
                                </a:lnTo>
                                <a:lnTo>
                                  <a:pt x="7904" y="1354"/>
                                </a:lnTo>
                                <a:lnTo>
                                  <a:pt x="8022" y="1374"/>
                                </a:lnTo>
                                <a:lnTo>
                                  <a:pt x="8029" y="1337"/>
                                </a:lnTo>
                                <a:moveTo>
                                  <a:pt x="8264" y="1379"/>
                                </a:moveTo>
                                <a:lnTo>
                                  <a:pt x="8147" y="1358"/>
                                </a:lnTo>
                                <a:lnTo>
                                  <a:pt x="8140" y="1395"/>
                                </a:lnTo>
                                <a:lnTo>
                                  <a:pt x="8258" y="1415"/>
                                </a:lnTo>
                                <a:lnTo>
                                  <a:pt x="8264" y="1379"/>
                                </a:lnTo>
                                <a:moveTo>
                                  <a:pt x="8500" y="1420"/>
                                </a:moveTo>
                                <a:lnTo>
                                  <a:pt x="8382" y="1399"/>
                                </a:lnTo>
                                <a:lnTo>
                                  <a:pt x="8376" y="1436"/>
                                </a:lnTo>
                                <a:lnTo>
                                  <a:pt x="8494" y="1457"/>
                                </a:lnTo>
                                <a:lnTo>
                                  <a:pt x="8500" y="1420"/>
                                </a:lnTo>
                                <a:moveTo>
                                  <a:pt x="8723" y="1459"/>
                                </a:moveTo>
                                <a:lnTo>
                                  <a:pt x="8618" y="1440"/>
                                </a:lnTo>
                                <a:lnTo>
                                  <a:pt x="8611" y="1477"/>
                                </a:lnTo>
                                <a:lnTo>
                                  <a:pt x="8717" y="1496"/>
                                </a:lnTo>
                                <a:lnTo>
                                  <a:pt x="8723" y="1459"/>
                                </a:lnTo>
                              </a:path>
                            </a:pathLst>
                          </a:custGeom>
                          <a:solidFill>
                            <a:srgbClr val="606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3" name="Picture 1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298" y="1542"/>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AutoShape 110"/>
                        <wps:cNvSpPr>
                          <a:spLocks/>
                        </wps:cNvSpPr>
                        <wps:spPr bwMode="auto">
                          <a:xfrm>
                            <a:off x="9428" y="1678"/>
                            <a:ext cx="705" cy="1083"/>
                          </a:xfrm>
                          <a:custGeom>
                            <a:avLst/>
                            <a:gdLst>
                              <a:gd name="T0" fmla="+- 0 9460 9428"/>
                              <a:gd name="T1" fmla="*/ T0 w 705"/>
                              <a:gd name="T2" fmla="+- 0 1678 1678"/>
                              <a:gd name="T3" fmla="*/ 1678 h 1083"/>
                              <a:gd name="T4" fmla="+- 0 9428 9428"/>
                              <a:gd name="T5" fmla="*/ T4 w 705"/>
                              <a:gd name="T6" fmla="+- 0 1698 1678"/>
                              <a:gd name="T7" fmla="*/ 1698 h 1083"/>
                              <a:gd name="T8" fmla="+- 0 9492 9428"/>
                              <a:gd name="T9" fmla="*/ T8 w 705"/>
                              <a:gd name="T10" fmla="+- 0 1799 1678"/>
                              <a:gd name="T11" fmla="*/ 1799 h 1083"/>
                              <a:gd name="T12" fmla="+- 0 9524 9428"/>
                              <a:gd name="T13" fmla="*/ T12 w 705"/>
                              <a:gd name="T14" fmla="+- 0 1779 1678"/>
                              <a:gd name="T15" fmla="*/ 1779 h 1083"/>
                              <a:gd name="T16" fmla="+- 0 9460 9428"/>
                              <a:gd name="T17" fmla="*/ T16 w 705"/>
                              <a:gd name="T18" fmla="+- 0 1678 1678"/>
                              <a:gd name="T19" fmla="*/ 1678 h 1083"/>
                              <a:gd name="T20" fmla="+- 0 9588 9428"/>
                              <a:gd name="T21" fmla="*/ T20 w 705"/>
                              <a:gd name="T22" fmla="+- 0 1880 1678"/>
                              <a:gd name="T23" fmla="*/ 1880 h 1083"/>
                              <a:gd name="T24" fmla="+- 0 9556 9428"/>
                              <a:gd name="T25" fmla="*/ T24 w 705"/>
                              <a:gd name="T26" fmla="+- 0 1900 1678"/>
                              <a:gd name="T27" fmla="*/ 1900 h 1083"/>
                              <a:gd name="T28" fmla="+- 0 9620 9428"/>
                              <a:gd name="T29" fmla="*/ T28 w 705"/>
                              <a:gd name="T30" fmla="+- 0 2001 1678"/>
                              <a:gd name="T31" fmla="*/ 2001 h 1083"/>
                              <a:gd name="T32" fmla="+- 0 9652 9428"/>
                              <a:gd name="T33" fmla="*/ T32 w 705"/>
                              <a:gd name="T34" fmla="+- 0 1981 1678"/>
                              <a:gd name="T35" fmla="*/ 1981 h 1083"/>
                              <a:gd name="T36" fmla="+- 0 9588 9428"/>
                              <a:gd name="T37" fmla="*/ T36 w 705"/>
                              <a:gd name="T38" fmla="+- 0 1880 1678"/>
                              <a:gd name="T39" fmla="*/ 1880 h 1083"/>
                              <a:gd name="T40" fmla="+- 0 9716 9428"/>
                              <a:gd name="T41" fmla="*/ T40 w 705"/>
                              <a:gd name="T42" fmla="+- 0 2082 1678"/>
                              <a:gd name="T43" fmla="*/ 2082 h 1083"/>
                              <a:gd name="T44" fmla="+- 0 9684 9428"/>
                              <a:gd name="T45" fmla="*/ T44 w 705"/>
                              <a:gd name="T46" fmla="+- 0 2102 1678"/>
                              <a:gd name="T47" fmla="*/ 2102 h 1083"/>
                              <a:gd name="T48" fmla="+- 0 9748 9428"/>
                              <a:gd name="T49" fmla="*/ T48 w 705"/>
                              <a:gd name="T50" fmla="+- 0 2203 1678"/>
                              <a:gd name="T51" fmla="*/ 2203 h 1083"/>
                              <a:gd name="T52" fmla="+- 0 9780 9428"/>
                              <a:gd name="T53" fmla="*/ T52 w 705"/>
                              <a:gd name="T54" fmla="+- 0 2183 1678"/>
                              <a:gd name="T55" fmla="*/ 2183 h 1083"/>
                              <a:gd name="T56" fmla="+- 0 9716 9428"/>
                              <a:gd name="T57" fmla="*/ T56 w 705"/>
                              <a:gd name="T58" fmla="+- 0 2082 1678"/>
                              <a:gd name="T59" fmla="*/ 2082 h 1083"/>
                              <a:gd name="T60" fmla="+- 0 9844 9428"/>
                              <a:gd name="T61" fmla="*/ T60 w 705"/>
                              <a:gd name="T62" fmla="+- 0 2284 1678"/>
                              <a:gd name="T63" fmla="*/ 2284 h 1083"/>
                              <a:gd name="T64" fmla="+- 0 9812 9428"/>
                              <a:gd name="T65" fmla="*/ T64 w 705"/>
                              <a:gd name="T66" fmla="+- 0 2304 1678"/>
                              <a:gd name="T67" fmla="*/ 2304 h 1083"/>
                              <a:gd name="T68" fmla="+- 0 9876 9428"/>
                              <a:gd name="T69" fmla="*/ T68 w 705"/>
                              <a:gd name="T70" fmla="+- 0 2406 1678"/>
                              <a:gd name="T71" fmla="*/ 2406 h 1083"/>
                              <a:gd name="T72" fmla="+- 0 9908 9428"/>
                              <a:gd name="T73" fmla="*/ T72 w 705"/>
                              <a:gd name="T74" fmla="+- 0 2386 1678"/>
                              <a:gd name="T75" fmla="*/ 2386 h 1083"/>
                              <a:gd name="T76" fmla="+- 0 9844 9428"/>
                              <a:gd name="T77" fmla="*/ T76 w 705"/>
                              <a:gd name="T78" fmla="+- 0 2284 1678"/>
                              <a:gd name="T79" fmla="*/ 2284 h 1083"/>
                              <a:gd name="T80" fmla="+- 0 9972 9428"/>
                              <a:gd name="T81" fmla="*/ T80 w 705"/>
                              <a:gd name="T82" fmla="+- 0 2486 1678"/>
                              <a:gd name="T83" fmla="*/ 2486 h 1083"/>
                              <a:gd name="T84" fmla="+- 0 9940 9428"/>
                              <a:gd name="T85" fmla="*/ T84 w 705"/>
                              <a:gd name="T86" fmla="+- 0 2507 1678"/>
                              <a:gd name="T87" fmla="*/ 2507 h 1083"/>
                              <a:gd name="T88" fmla="+- 0 10004 9428"/>
                              <a:gd name="T89" fmla="*/ T88 w 705"/>
                              <a:gd name="T90" fmla="+- 0 2608 1678"/>
                              <a:gd name="T91" fmla="*/ 2608 h 1083"/>
                              <a:gd name="T92" fmla="+- 0 10036 9428"/>
                              <a:gd name="T93" fmla="*/ T92 w 705"/>
                              <a:gd name="T94" fmla="+- 0 2587 1678"/>
                              <a:gd name="T95" fmla="*/ 2587 h 1083"/>
                              <a:gd name="T96" fmla="+- 0 9972 9428"/>
                              <a:gd name="T97" fmla="*/ T96 w 705"/>
                              <a:gd name="T98" fmla="+- 0 2486 1678"/>
                              <a:gd name="T99" fmla="*/ 2486 h 1083"/>
                              <a:gd name="T100" fmla="+- 0 10100 9428"/>
                              <a:gd name="T101" fmla="*/ T100 w 705"/>
                              <a:gd name="T102" fmla="+- 0 2689 1678"/>
                              <a:gd name="T103" fmla="*/ 2689 h 1083"/>
                              <a:gd name="T104" fmla="+- 0 10068 9428"/>
                              <a:gd name="T105" fmla="*/ T104 w 705"/>
                              <a:gd name="T106" fmla="+- 0 2709 1678"/>
                              <a:gd name="T107" fmla="*/ 2709 h 1083"/>
                              <a:gd name="T108" fmla="+- 0 10101 9428"/>
                              <a:gd name="T109" fmla="*/ T108 w 705"/>
                              <a:gd name="T110" fmla="+- 0 2761 1678"/>
                              <a:gd name="T111" fmla="*/ 2761 h 1083"/>
                              <a:gd name="T112" fmla="+- 0 10133 9428"/>
                              <a:gd name="T113" fmla="*/ T112 w 705"/>
                              <a:gd name="T114" fmla="+- 0 2741 1678"/>
                              <a:gd name="T115" fmla="*/ 2741 h 1083"/>
                              <a:gd name="T116" fmla="+- 0 10100 9428"/>
                              <a:gd name="T117" fmla="*/ T116 w 705"/>
                              <a:gd name="T118" fmla="+- 0 2689 1678"/>
                              <a:gd name="T119" fmla="*/ 2689 h 10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05" h="1083">
                                <a:moveTo>
                                  <a:pt x="32" y="0"/>
                                </a:moveTo>
                                <a:lnTo>
                                  <a:pt x="0" y="20"/>
                                </a:lnTo>
                                <a:lnTo>
                                  <a:pt x="64" y="121"/>
                                </a:lnTo>
                                <a:lnTo>
                                  <a:pt x="96" y="101"/>
                                </a:lnTo>
                                <a:lnTo>
                                  <a:pt x="32" y="0"/>
                                </a:lnTo>
                                <a:close/>
                                <a:moveTo>
                                  <a:pt x="160" y="202"/>
                                </a:moveTo>
                                <a:lnTo>
                                  <a:pt x="128" y="222"/>
                                </a:lnTo>
                                <a:lnTo>
                                  <a:pt x="192" y="323"/>
                                </a:lnTo>
                                <a:lnTo>
                                  <a:pt x="224" y="303"/>
                                </a:lnTo>
                                <a:lnTo>
                                  <a:pt x="160" y="202"/>
                                </a:lnTo>
                                <a:close/>
                                <a:moveTo>
                                  <a:pt x="288" y="404"/>
                                </a:moveTo>
                                <a:lnTo>
                                  <a:pt x="256" y="424"/>
                                </a:lnTo>
                                <a:lnTo>
                                  <a:pt x="320" y="525"/>
                                </a:lnTo>
                                <a:lnTo>
                                  <a:pt x="352" y="505"/>
                                </a:lnTo>
                                <a:lnTo>
                                  <a:pt x="288" y="404"/>
                                </a:lnTo>
                                <a:close/>
                                <a:moveTo>
                                  <a:pt x="416" y="606"/>
                                </a:moveTo>
                                <a:lnTo>
                                  <a:pt x="384" y="626"/>
                                </a:lnTo>
                                <a:lnTo>
                                  <a:pt x="448" y="728"/>
                                </a:lnTo>
                                <a:lnTo>
                                  <a:pt x="480" y="708"/>
                                </a:lnTo>
                                <a:lnTo>
                                  <a:pt x="416" y="606"/>
                                </a:lnTo>
                                <a:close/>
                                <a:moveTo>
                                  <a:pt x="544" y="808"/>
                                </a:moveTo>
                                <a:lnTo>
                                  <a:pt x="512" y="829"/>
                                </a:lnTo>
                                <a:lnTo>
                                  <a:pt x="576" y="930"/>
                                </a:lnTo>
                                <a:lnTo>
                                  <a:pt x="608" y="909"/>
                                </a:lnTo>
                                <a:lnTo>
                                  <a:pt x="544" y="808"/>
                                </a:lnTo>
                                <a:close/>
                                <a:moveTo>
                                  <a:pt x="672" y="1011"/>
                                </a:moveTo>
                                <a:lnTo>
                                  <a:pt x="640" y="1031"/>
                                </a:lnTo>
                                <a:lnTo>
                                  <a:pt x="673" y="1083"/>
                                </a:lnTo>
                                <a:lnTo>
                                  <a:pt x="705" y="1063"/>
                                </a:lnTo>
                                <a:lnTo>
                                  <a:pt x="672" y="1011"/>
                                </a:lnTo>
                                <a:close/>
                              </a:path>
                            </a:pathLst>
                          </a:custGeom>
                          <a:solidFill>
                            <a:srgbClr val="606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5" name="Picture 1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234" y="4671"/>
                            <a:ext cx="290"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AutoShape 108"/>
                        <wps:cNvSpPr>
                          <a:spLocks/>
                        </wps:cNvSpPr>
                        <wps:spPr bwMode="auto">
                          <a:xfrm>
                            <a:off x="1198" y="1120"/>
                            <a:ext cx="9766" cy="6640"/>
                          </a:xfrm>
                          <a:custGeom>
                            <a:avLst/>
                            <a:gdLst>
                              <a:gd name="T0" fmla="+- 0 3771 1198"/>
                              <a:gd name="T1" fmla="*/ T0 w 9766"/>
                              <a:gd name="T2" fmla="+- 0 3324 1120"/>
                              <a:gd name="T3" fmla="*/ 3324 h 6640"/>
                              <a:gd name="T4" fmla="+- 0 3070 1198"/>
                              <a:gd name="T5" fmla="*/ T4 w 9766"/>
                              <a:gd name="T6" fmla="+- 0 3186 1120"/>
                              <a:gd name="T7" fmla="*/ 3186 h 6640"/>
                              <a:gd name="T8" fmla="+- 0 2575 1198"/>
                              <a:gd name="T9" fmla="*/ T8 w 9766"/>
                              <a:gd name="T10" fmla="+- 0 3680 1120"/>
                              <a:gd name="T11" fmla="*/ 3680 h 6640"/>
                              <a:gd name="T12" fmla="+- 0 2713 1198"/>
                              <a:gd name="T13" fmla="*/ T12 w 9766"/>
                              <a:gd name="T14" fmla="+- 0 4381 1120"/>
                              <a:gd name="T15" fmla="*/ 4381 h 6640"/>
                              <a:gd name="T16" fmla="+- 0 3370 1198"/>
                              <a:gd name="T17" fmla="*/ T16 w 9766"/>
                              <a:gd name="T18" fmla="+- 0 4651 1120"/>
                              <a:gd name="T19" fmla="*/ 4651 h 6640"/>
                              <a:gd name="T20" fmla="+- 0 3954 1198"/>
                              <a:gd name="T21" fmla="*/ T20 w 9766"/>
                              <a:gd name="T22" fmla="+- 0 4262 1120"/>
                              <a:gd name="T23" fmla="*/ 4262 h 6640"/>
                              <a:gd name="T24" fmla="+- 0 4143 1198"/>
                              <a:gd name="T25" fmla="*/ T24 w 9766"/>
                              <a:gd name="T26" fmla="+- 0 7445 1120"/>
                              <a:gd name="T27" fmla="*/ 7445 h 6640"/>
                              <a:gd name="T28" fmla="+- 0 3994 1198"/>
                              <a:gd name="T29" fmla="*/ T28 w 9766"/>
                              <a:gd name="T30" fmla="+- 0 7036 1120"/>
                              <a:gd name="T31" fmla="*/ 7036 h 6640"/>
                              <a:gd name="T32" fmla="+- 0 3517 1198"/>
                              <a:gd name="T33" fmla="*/ T32 w 9766"/>
                              <a:gd name="T34" fmla="+- 0 6512 1120"/>
                              <a:gd name="T35" fmla="*/ 6512 h 6640"/>
                              <a:gd name="T36" fmla="+- 0 2838 1198"/>
                              <a:gd name="T37" fmla="*/ T36 w 9766"/>
                              <a:gd name="T38" fmla="+- 0 6265 1120"/>
                              <a:gd name="T39" fmla="*/ 6265 h 6640"/>
                              <a:gd name="T40" fmla="+- 0 2107 1198"/>
                              <a:gd name="T41" fmla="*/ T40 w 9766"/>
                              <a:gd name="T42" fmla="+- 0 6374 1120"/>
                              <a:gd name="T43" fmla="*/ 6374 h 6640"/>
                              <a:gd name="T44" fmla="+- 0 1538 1198"/>
                              <a:gd name="T45" fmla="*/ T44 w 9766"/>
                              <a:gd name="T46" fmla="+- 0 6799 1120"/>
                              <a:gd name="T47" fmla="*/ 6799 h 6640"/>
                              <a:gd name="T48" fmla="+- 0 1228 1198"/>
                              <a:gd name="T49" fmla="*/ T48 w 9766"/>
                              <a:gd name="T50" fmla="+- 0 7445 1120"/>
                              <a:gd name="T51" fmla="*/ 7445 h 6640"/>
                              <a:gd name="T52" fmla="+- 0 4160 1198"/>
                              <a:gd name="T53" fmla="*/ T52 w 9766"/>
                              <a:gd name="T54" fmla="+- 0 6991 1120"/>
                              <a:gd name="T55" fmla="*/ 6991 h 6640"/>
                              <a:gd name="T56" fmla="+- 0 4589 1198"/>
                              <a:gd name="T57" fmla="*/ T56 w 9766"/>
                              <a:gd name="T58" fmla="+- 0 6779 1120"/>
                              <a:gd name="T59" fmla="*/ 6779 h 6640"/>
                              <a:gd name="T60" fmla="+- 0 6436 1198"/>
                              <a:gd name="T61" fmla="*/ T60 w 9766"/>
                              <a:gd name="T62" fmla="+- 0 7029 1120"/>
                              <a:gd name="T63" fmla="*/ 7029 h 6640"/>
                              <a:gd name="T64" fmla="+- 0 5848 1198"/>
                              <a:gd name="T65" fmla="*/ T64 w 9766"/>
                              <a:gd name="T66" fmla="+- 0 6914 1120"/>
                              <a:gd name="T67" fmla="*/ 6914 h 6640"/>
                              <a:gd name="T68" fmla="+- 0 5963 1198"/>
                              <a:gd name="T69" fmla="*/ T68 w 9766"/>
                              <a:gd name="T70" fmla="+- 0 7503 1120"/>
                              <a:gd name="T71" fmla="*/ 7503 h 6640"/>
                              <a:gd name="T72" fmla="+- 0 6403 1198"/>
                              <a:gd name="T73" fmla="*/ T72 w 9766"/>
                              <a:gd name="T74" fmla="+- 0 7372 1120"/>
                              <a:gd name="T75" fmla="*/ 7372 h 6640"/>
                              <a:gd name="T76" fmla="+- 0 6787 1198"/>
                              <a:gd name="T77" fmla="*/ T76 w 9766"/>
                              <a:gd name="T78" fmla="+- 0 1830 1120"/>
                              <a:gd name="T79" fmla="*/ 1830 h 6640"/>
                              <a:gd name="T80" fmla="+- 0 6347 1198"/>
                              <a:gd name="T81" fmla="*/ T80 w 9766"/>
                              <a:gd name="T82" fmla="+- 0 1300 1120"/>
                              <a:gd name="T83" fmla="*/ 1300 h 6640"/>
                              <a:gd name="T84" fmla="+- 0 5659 1198"/>
                              <a:gd name="T85" fmla="*/ T84 w 9766"/>
                              <a:gd name="T86" fmla="+- 0 1122 1120"/>
                              <a:gd name="T87" fmla="*/ 1122 h 6640"/>
                              <a:gd name="T88" fmla="+- 0 5007 1198"/>
                              <a:gd name="T89" fmla="*/ T88 w 9766"/>
                              <a:gd name="T90" fmla="+- 0 1382 1120"/>
                              <a:gd name="T91" fmla="*/ 1382 h 6640"/>
                              <a:gd name="T92" fmla="+- 0 4635 1198"/>
                              <a:gd name="T93" fmla="*/ T92 w 9766"/>
                              <a:gd name="T94" fmla="+- 0 1966 1120"/>
                              <a:gd name="T95" fmla="*/ 1966 h 6640"/>
                              <a:gd name="T96" fmla="+- 0 4680 1198"/>
                              <a:gd name="T97" fmla="*/ T96 w 9766"/>
                              <a:gd name="T98" fmla="+- 0 2682 1120"/>
                              <a:gd name="T99" fmla="*/ 2682 h 6640"/>
                              <a:gd name="T100" fmla="+- 0 5120 1198"/>
                              <a:gd name="T101" fmla="*/ T100 w 9766"/>
                              <a:gd name="T102" fmla="+- 0 3213 1120"/>
                              <a:gd name="T103" fmla="*/ 3213 h 6640"/>
                              <a:gd name="T104" fmla="+- 0 5393 1198"/>
                              <a:gd name="T105" fmla="*/ T104 w 9766"/>
                              <a:gd name="T106" fmla="+- 0 4061 1120"/>
                              <a:gd name="T107" fmla="*/ 4061 h 6640"/>
                              <a:gd name="T108" fmla="+- 0 4882 1198"/>
                              <a:gd name="T109" fmla="*/ T108 w 9766"/>
                              <a:gd name="T110" fmla="+- 0 4451 1120"/>
                              <a:gd name="T111" fmla="*/ 4451 h 6640"/>
                              <a:gd name="T112" fmla="+- 0 5125 1198"/>
                              <a:gd name="T113" fmla="*/ T112 w 9766"/>
                              <a:gd name="T114" fmla="+- 0 5050 1120"/>
                              <a:gd name="T115" fmla="*/ 5050 h 6640"/>
                              <a:gd name="T116" fmla="+- 0 5393 1198"/>
                              <a:gd name="T117" fmla="*/ T116 w 9766"/>
                              <a:gd name="T118" fmla="+- 0 5122 1120"/>
                              <a:gd name="T119" fmla="*/ 5122 h 6640"/>
                              <a:gd name="T120" fmla="+- 0 5905 1198"/>
                              <a:gd name="T121" fmla="*/ T120 w 9766"/>
                              <a:gd name="T122" fmla="+- 0 4733 1120"/>
                              <a:gd name="T123" fmla="*/ 4733 h 6640"/>
                              <a:gd name="T124" fmla="+- 0 5661 1198"/>
                              <a:gd name="T125" fmla="*/ T124 w 9766"/>
                              <a:gd name="T126" fmla="+- 0 4134 1120"/>
                              <a:gd name="T127" fmla="*/ 4134 h 6640"/>
                              <a:gd name="T128" fmla="+- 0 6024 1198"/>
                              <a:gd name="T129" fmla="*/ T128 w 9766"/>
                              <a:gd name="T130" fmla="+- 0 3355 1120"/>
                              <a:gd name="T131" fmla="*/ 3355 h 6640"/>
                              <a:gd name="T132" fmla="+- 0 6607 1198"/>
                              <a:gd name="T133" fmla="*/ T132 w 9766"/>
                              <a:gd name="T134" fmla="+- 0 2982 1120"/>
                              <a:gd name="T135" fmla="*/ 2982 h 6640"/>
                              <a:gd name="T136" fmla="+- 0 6867 1198"/>
                              <a:gd name="T137" fmla="*/ T136 w 9766"/>
                              <a:gd name="T138" fmla="+- 0 2331 1120"/>
                              <a:gd name="T139" fmla="*/ 2331 h 6640"/>
                              <a:gd name="T140" fmla="+- 0 7969 1198"/>
                              <a:gd name="T141" fmla="*/ T140 w 9766"/>
                              <a:gd name="T142" fmla="+- 0 4770 1120"/>
                              <a:gd name="T143" fmla="*/ 4770 h 6640"/>
                              <a:gd name="T144" fmla="+- 0 7326 1198"/>
                              <a:gd name="T145" fmla="*/ T144 w 9766"/>
                              <a:gd name="T146" fmla="+- 0 4853 1120"/>
                              <a:gd name="T147" fmla="*/ 4853 h 6640"/>
                              <a:gd name="T148" fmla="+- 0 5122 1198"/>
                              <a:gd name="T149" fmla="*/ T148 w 9766"/>
                              <a:gd name="T150" fmla="+- 0 6463 1120"/>
                              <a:gd name="T151" fmla="*/ 6463 h 6640"/>
                              <a:gd name="T152" fmla="+- 0 7629 1198"/>
                              <a:gd name="T153" fmla="*/ T152 w 9766"/>
                              <a:gd name="T154" fmla="+- 0 5754 1120"/>
                              <a:gd name="T155" fmla="*/ 5754 h 6640"/>
                              <a:gd name="T156" fmla="+- 0 8190 1198"/>
                              <a:gd name="T157" fmla="*/ T156 w 9766"/>
                              <a:gd name="T158" fmla="+- 0 5434 1120"/>
                              <a:gd name="T159" fmla="*/ 5434 h 6640"/>
                              <a:gd name="T160" fmla="+- 0 8046 1198"/>
                              <a:gd name="T161" fmla="*/ T160 w 9766"/>
                              <a:gd name="T162" fmla="+- 0 1715 1120"/>
                              <a:gd name="T163" fmla="*/ 1715 h 6640"/>
                              <a:gd name="T164" fmla="+- 0 9507 1198"/>
                              <a:gd name="T165" fmla="*/ T164 w 9766"/>
                              <a:gd name="T166" fmla="+- 0 5351 1120"/>
                              <a:gd name="T167" fmla="*/ 5351 h 6640"/>
                              <a:gd name="T168" fmla="+- 0 10509 1198"/>
                              <a:gd name="T169" fmla="*/ T168 w 9766"/>
                              <a:gd name="T170" fmla="+- 0 5108 1120"/>
                              <a:gd name="T171" fmla="*/ 5108 h 6640"/>
                              <a:gd name="T172" fmla="+- 0 9953 1198"/>
                              <a:gd name="T173" fmla="*/ T172 w 9766"/>
                              <a:gd name="T174" fmla="+- 0 4881 1120"/>
                              <a:gd name="T175" fmla="*/ 4881 h 6640"/>
                              <a:gd name="T176" fmla="+- 0 9953 1198"/>
                              <a:gd name="T177" fmla="*/ T176 w 9766"/>
                              <a:gd name="T178" fmla="+- 0 5481 1120"/>
                              <a:gd name="T179" fmla="*/ 5481 h 6640"/>
                              <a:gd name="T180" fmla="+- 0 10509 1198"/>
                              <a:gd name="T181" fmla="*/ T180 w 9766"/>
                              <a:gd name="T182" fmla="+- 0 5254 1120"/>
                              <a:gd name="T183" fmla="*/ 5254 h 6640"/>
                              <a:gd name="T184" fmla="+- 0 10344 1198"/>
                              <a:gd name="T185" fmla="*/ T184 w 9766"/>
                              <a:gd name="T186" fmla="+- 0 2668 1120"/>
                              <a:gd name="T187" fmla="*/ 2668 h 6640"/>
                              <a:gd name="T188" fmla="+- 0 9703 1198"/>
                              <a:gd name="T189" fmla="*/ T188 w 9766"/>
                              <a:gd name="T190" fmla="+- 0 2853 1120"/>
                              <a:gd name="T191" fmla="*/ 2853 h 6640"/>
                              <a:gd name="T192" fmla="+- 0 9796 1198"/>
                              <a:gd name="T193" fmla="*/ T192 w 9766"/>
                              <a:gd name="T194" fmla="+- 0 3515 1120"/>
                              <a:gd name="T195" fmla="*/ 3515 h 6640"/>
                              <a:gd name="T196" fmla="+- 0 10464 1198"/>
                              <a:gd name="T197" fmla="*/ T196 w 9766"/>
                              <a:gd name="T198" fmla="+- 0 3515 1120"/>
                              <a:gd name="T199" fmla="*/ 3515 h 6640"/>
                              <a:gd name="T200" fmla="+- 0 10915 1198"/>
                              <a:gd name="T201" fmla="*/ T200 w 9766"/>
                              <a:gd name="T202" fmla="+- 0 7600 1120"/>
                              <a:gd name="T203" fmla="*/ 7600 h 6640"/>
                              <a:gd name="T204" fmla="+- 0 10518 1198"/>
                              <a:gd name="T205" fmla="*/ T204 w 9766"/>
                              <a:gd name="T206" fmla="+- 0 7010 1120"/>
                              <a:gd name="T207" fmla="*/ 7010 h 6640"/>
                              <a:gd name="T208" fmla="+- 0 9890 1198"/>
                              <a:gd name="T209" fmla="*/ T208 w 9766"/>
                              <a:gd name="T210" fmla="+- 0 6671 1120"/>
                              <a:gd name="T211" fmla="*/ 6671 h 6640"/>
                              <a:gd name="T212" fmla="+- 0 8758 1198"/>
                              <a:gd name="T213" fmla="*/ T212 w 9766"/>
                              <a:gd name="T214" fmla="+- 0 3225 1120"/>
                              <a:gd name="T215" fmla="*/ 3225 h 6640"/>
                              <a:gd name="T216" fmla="+- 0 9076 1198"/>
                              <a:gd name="T217" fmla="*/ T216 w 9766"/>
                              <a:gd name="T218" fmla="+- 0 6691 1120"/>
                              <a:gd name="T219" fmla="*/ 6691 h 6640"/>
                              <a:gd name="T220" fmla="+- 0 8628 1198"/>
                              <a:gd name="T221" fmla="*/ T220 w 9766"/>
                              <a:gd name="T222" fmla="+- 0 6919 1120"/>
                              <a:gd name="T223" fmla="*/ 6919 h 6640"/>
                              <a:gd name="T224" fmla="+- 0 8177 1198"/>
                              <a:gd name="T225" fmla="*/ T224 w 9766"/>
                              <a:gd name="T226" fmla="+- 0 7467 1120"/>
                              <a:gd name="T227" fmla="*/ 7467 h 66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766" h="6640">
                                <a:moveTo>
                                  <a:pt x="2846" y="2783"/>
                                </a:moveTo>
                                <a:lnTo>
                                  <a:pt x="2842" y="2707"/>
                                </a:lnTo>
                                <a:lnTo>
                                  <a:pt x="2831" y="2632"/>
                                </a:lnTo>
                                <a:lnTo>
                                  <a:pt x="2813" y="2560"/>
                                </a:lnTo>
                                <a:lnTo>
                                  <a:pt x="2787" y="2491"/>
                                </a:lnTo>
                                <a:lnTo>
                                  <a:pt x="2756" y="2425"/>
                                </a:lnTo>
                                <a:lnTo>
                                  <a:pt x="2718" y="2363"/>
                                </a:lnTo>
                                <a:lnTo>
                                  <a:pt x="2675" y="2306"/>
                                </a:lnTo>
                                <a:lnTo>
                                  <a:pt x="2626" y="2252"/>
                                </a:lnTo>
                                <a:lnTo>
                                  <a:pt x="2573" y="2204"/>
                                </a:lnTo>
                                <a:lnTo>
                                  <a:pt x="2515" y="2160"/>
                                </a:lnTo>
                                <a:lnTo>
                                  <a:pt x="2453" y="2123"/>
                                </a:lnTo>
                                <a:lnTo>
                                  <a:pt x="2387" y="2091"/>
                                </a:lnTo>
                                <a:lnTo>
                                  <a:pt x="2318" y="2066"/>
                                </a:lnTo>
                                <a:lnTo>
                                  <a:pt x="2246" y="2047"/>
                                </a:lnTo>
                                <a:lnTo>
                                  <a:pt x="2172" y="2036"/>
                                </a:lnTo>
                                <a:lnTo>
                                  <a:pt x="2095" y="2032"/>
                                </a:lnTo>
                                <a:lnTo>
                                  <a:pt x="2018" y="2036"/>
                                </a:lnTo>
                                <a:lnTo>
                                  <a:pt x="1944" y="2047"/>
                                </a:lnTo>
                                <a:lnTo>
                                  <a:pt x="1872" y="2066"/>
                                </a:lnTo>
                                <a:lnTo>
                                  <a:pt x="1802" y="2091"/>
                                </a:lnTo>
                                <a:lnTo>
                                  <a:pt x="1737" y="2123"/>
                                </a:lnTo>
                                <a:lnTo>
                                  <a:pt x="1675" y="2160"/>
                                </a:lnTo>
                                <a:lnTo>
                                  <a:pt x="1617" y="2204"/>
                                </a:lnTo>
                                <a:lnTo>
                                  <a:pt x="1564" y="2252"/>
                                </a:lnTo>
                                <a:lnTo>
                                  <a:pt x="1515" y="2306"/>
                                </a:lnTo>
                                <a:lnTo>
                                  <a:pt x="1472" y="2363"/>
                                </a:lnTo>
                                <a:lnTo>
                                  <a:pt x="1434" y="2425"/>
                                </a:lnTo>
                                <a:lnTo>
                                  <a:pt x="1403" y="2491"/>
                                </a:lnTo>
                                <a:lnTo>
                                  <a:pt x="1377" y="2560"/>
                                </a:lnTo>
                                <a:lnTo>
                                  <a:pt x="1359" y="2632"/>
                                </a:lnTo>
                                <a:lnTo>
                                  <a:pt x="1347" y="2707"/>
                                </a:lnTo>
                                <a:lnTo>
                                  <a:pt x="1344" y="2783"/>
                                </a:lnTo>
                                <a:lnTo>
                                  <a:pt x="1347" y="2860"/>
                                </a:lnTo>
                                <a:lnTo>
                                  <a:pt x="1359" y="2935"/>
                                </a:lnTo>
                                <a:lnTo>
                                  <a:pt x="1377" y="3007"/>
                                </a:lnTo>
                                <a:lnTo>
                                  <a:pt x="1403" y="3076"/>
                                </a:lnTo>
                                <a:lnTo>
                                  <a:pt x="1434" y="3142"/>
                                </a:lnTo>
                                <a:lnTo>
                                  <a:pt x="1472" y="3204"/>
                                </a:lnTo>
                                <a:lnTo>
                                  <a:pt x="1515" y="3261"/>
                                </a:lnTo>
                                <a:lnTo>
                                  <a:pt x="1564" y="3315"/>
                                </a:lnTo>
                                <a:lnTo>
                                  <a:pt x="1617" y="3363"/>
                                </a:lnTo>
                                <a:lnTo>
                                  <a:pt x="1675" y="3406"/>
                                </a:lnTo>
                                <a:lnTo>
                                  <a:pt x="1737" y="3444"/>
                                </a:lnTo>
                                <a:lnTo>
                                  <a:pt x="1802" y="3476"/>
                                </a:lnTo>
                                <a:lnTo>
                                  <a:pt x="1872" y="3501"/>
                                </a:lnTo>
                                <a:lnTo>
                                  <a:pt x="1944" y="3519"/>
                                </a:lnTo>
                                <a:lnTo>
                                  <a:pt x="2018" y="3531"/>
                                </a:lnTo>
                                <a:lnTo>
                                  <a:pt x="2095" y="3535"/>
                                </a:lnTo>
                                <a:lnTo>
                                  <a:pt x="2172" y="3531"/>
                                </a:lnTo>
                                <a:lnTo>
                                  <a:pt x="2246" y="3519"/>
                                </a:lnTo>
                                <a:lnTo>
                                  <a:pt x="2318" y="3501"/>
                                </a:lnTo>
                                <a:lnTo>
                                  <a:pt x="2387" y="3476"/>
                                </a:lnTo>
                                <a:lnTo>
                                  <a:pt x="2453" y="3444"/>
                                </a:lnTo>
                                <a:lnTo>
                                  <a:pt x="2515" y="3406"/>
                                </a:lnTo>
                                <a:lnTo>
                                  <a:pt x="2573" y="3363"/>
                                </a:lnTo>
                                <a:lnTo>
                                  <a:pt x="2626" y="3315"/>
                                </a:lnTo>
                                <a:lnTo>
                                  <a:pt x="2675" y="3261"/>
                                </a:lnTo>
                                <a:lnTo>
                                  <a:pt x="2718" y="3204"/>
                                </a:lnTo>
                                <a:lnTo>
                                  <a:pt x="2756" y="3142"/>
                                </a:lnTo>
                                <a:lnTo>
                                  <a:pt x="2787" y="3076"/>
                                </a:lnTo>
                                <a:lnTo>
                                  <a:pt x="2813" y="3007"/>
                                </a:lnTo>
                                <a:lnTo>
                                  <a:pt x="2831" y="2935"/>
                                </a:lnTo>
                                <a:lnTo>
                                  <a:pt x="2842" y="2860"/>
                                </a:lnTo>
                                <a:lnTo>
                                  <a:pt x="2846" y="2783"/>
                                </a:lnTo>
                                <a:moveTo>
                                  <a:pt x="2975" y="6625"/>
                                </a:moveTo>
                                <a:lnTo>
                                  <a:pt x="2973" y="6549"/>
                                </a:lnTo>
                                <a:lnTo>
                                  <a:pt x="2968" y="6473"/>
                                </a:lnTo>
                                <a:lnTo>
                                  <a:pt x="2958" y="6399"/>
                                </a:lnTo>
                                <a:lnTo>
                                  <a:pt x="2945" y="6325"/>
                                </a:lnTo>
                                <a:lnTo>
                                  <a:pt x="2928" y="6253"/>
                                </a:lnTo>
                                <a:lnTo>
                                  <a:pt x="2908" y="6183"/>
                                </a:lnTo>
                                <a:lnTo>
                                  <a:pt x="2885" y="6114"/>
                                </a:lnTo>
                                <a:lnTo>
                                  <a:pt x="2858" y="6046"/>
                                </a:lnTo>
                                <a:lnTo>
                                  <a:pt x="2829" y="5980"/>
                                </a:lnTo>
                                <a:lnTo>
                                  <a:pt x="2828" y="5979"/>
                                </a:lnTo>
                                <a:lnTo>
                                  <a:pt x="2871" y="5957"/>
                                </a:lnTo>
                                <a:lnTo>
                                  <a:pt x="2854" y="5924"/>
                                </a:lnTo>
                                <a:lnTo>
                                  <a:pt x="2811" y="5945"/>
                                </a:lnTo>
                                <a:lnTo>
                                  <a:pt x="2796" y="5916"/>
                                </a:lnTo>
                                <a:lnTo>
                                  <a:pt x="2760" y="5854"/>
                                </a:lnTo>
                                <a:lnTo>
                                  <a:pt x="2721" y="5793"/>
                                </a:lnTo>
                                <a:lnTo>
                                  <a:pt x="2680" y="5735"/>
                                </a:lnTo>
                                <a:lnTo>
                                  <a:pt x="2636" y="5679"/>
                                </a:lnTo>
                                <a:lnTo>
                                  <a:pt x="2589" y="5625"/>
                                </a:lnTo>
                                <a:lnTo>
                                  <a:pt x="2540" y="5573"/>
                                </a:lnTo>
                                <a:lnTo>
                                  <a:pt x="2488" y="5524"/>
                                </a:lnTo>
                                <a:lnTo>
                                  <a:pt x="2434" y="5477"/>
                                </a:lnTo>
                                <a:lnTo>
                                  <a:pt x="2378" y="5433"/>
                                </a:lnTo>
                                <a:lnTo>
                                  <a:pt x="2319" y="5392"/>
                                </a:lnTo>
                                <a:lnTo>
                                  <a:pt x="2259" y="5353"/>
                                </a:lnTo>
                                <a:lnTo>
                                  <a:pt x="2197" y="5317"/>
                                </a:lnTo>
                                <a:lnTo>
                                  <a:pt x="2133" y="5284"/>
                                </a:lnTo>
                                <a:lnTo>
                                  <a:pt x="2067" y="5254"/>
                                </a:lnTo>
                                <a:lnTo>
                                  <a:pt x="1999" y="5228"/>
                                </a:lnTo>
                                <a:lnTo>
                                  <a:pt x="1930" y="5204"/>
                                </a:lnTo>
                                <a:lnTo>
                                  <a:pt x="1859" y="5184"/>
                                </a:lnTo>
                                <a:lnTo>
                                  <a:pt x="1788" y="5168"/>
                                </a:lnTo>
                                <a:lnTo>
                                  <a:pt x="1714" y="5155"/>
                                </a:lnTo>
                                <a:lnTo>
                                  <a:pt x="1640" y="5145"/>
                                </a:lnTo>
                                <a:lnTo>
                                  <a:pt x="1564" y="5139"/>
                                </a:lnTo>
                                <a:lnTo>
                                  <a:pt x="1488" y="5138"/>
                                </a:lnTo>
                                <a:lnTo>
                                  <a:pt x="1411" y="5139"/>
                                </a:lnTo>
                                <a:lnTo>
                                  <a:pt x="1336" y="5145"/>
                                </a:lnTo>
                                <a:lnTo>
                                  <a:pt x="1261" y="5155"/>
                                </a:lnTo>
                                <a:lnTo>
                                  <a:pt x="1188" y="5168"/>
                                </a:lnTo>
                                <a:lnTo>
                                  <a:pt x="1116" y="5184"/>
                                </a:lnTo>
                                <a:lnTo>
                                  <a:pt x="1045" y="5204"/>
                                </a:lnTo>
                                <a:lnTo>
                                  <a:pt x="976" y="5228"/>
                                </a:lnTo>
                                <a:lnTo>
                                  <a:pt x="909" y="5254"/>
                                </a:lnTo>
                                <a:lnTo>
                                  <a:pt x="843" y="5284"/>
                                </a:lnTo>
                                <a:lnTo>
                                  <a:pt x="779" y="5317"/>
                                </a:lnTo>
                                <a:lnTo>
                                  <a:pt x="716" y="5353"/>
                                </a:lnTo>
                                <a:lnTo>
                                  <a:pt x="656" y="5392"/>
                                </a:lnTo>
                                <a:lnTo>
                                  <a:pt x="598" y="5433"/>
                                </a:lnTo>
                                <a:lnTo>
                                  <a:pt x="542" y="5477"/>
                                </a:lnTo>
                                <a:lnTo>
                                  <a:pt x="488" y="5524"/>
                                </a:lnTo>
                                <a:lnTo>
                                  <a:pt x="436" y="5573"/>
                                </a:lnTo>
                                <a:lnTo>
                                  <a:pt x="387" y="5625"/>
                                </a:lnTo>
                                <a:lnTo>
                                  <a:pt x="340" y="5679"/>
                                </a:lnTo>
                                <a:lnTo>
                                  <a:pt x="296" y="5735"/>
                                </a:lnTo>
                                <a:lnTo>
                                  <a:pt x="254" y="5793"/>
                                </a:lnTo>
                                <a:lnTo>
                                  <a:pt x="216" y="5854"/>
                                </a:lnTo>
                                <a:lnTo>
                                  <a:pt x="180" y="5916"/>
                                </a:lnTo>
                                <a:lnTo>
                                  <a:pt x="147" y="5980"/>
                                </a:lnTo>
                                <a:lnTo>
                                  <a:pt x="117" y="6046"/>
                                </a:lnTo>
                                <a:lnTo>
                                  <a:pt x="90" y="6114"/>
                                </a:lnTo>
                                <a:lnTo>
                                  <a:pt x="67" y="6183"/>
                                </a:lnTo>
                                <a:lnTo>
                                  <a:pt x="47" y="6253"/>
                                </a:lnTo>
                                <a:lnTo>
                                  <a:pt x="30" y="6325"/>
                                </a:lnTo>
                                <a:lnTo>
                                  <a:pt x="17" y="6399"/>
                                </a:lnTo>
                                <a:lnTo>
                                  <a:pt x="8" y="6473"/>
                                </a:lnTo>
                                <a:lnTo>
                                  <a:pt x="2" y="6549"/>
                                </a:lnTo>
                                <a:lnTo>
                                  <a:pt x="0" y="6625"/>
                                </a:lnTo>
                                <a:lnTo>
                                  <a:pt x="1" y="6640"/>
                                </a:lnTo>
                                <a:lnTo>
                                  <a:pt x="2975" y="6640"/>
                                </a:lnTo>
                                <a:lnTo>
                                  <a:pt x="2975" y="6625"/>
                                </a:lnTo>
                                <a:moveTo>
                                  <a:pt x="3085" y="5851"/>
                                </a:moveTo>
                                <a:lnTo>
                                  <a:pt x="3069" y="5818"/>
                                </a:lnTo>
                                <a:lnTo>
                                  <a:pt x="2962" y="5871"/>
                                </a:lnTo>
                                <a:lnTo>
                                  <a:pt x="2978" y="5904"/>
                                </a:lnTo>
                                <a:lnTo>
                                  <a:pt x="3085" y="5851"/>
                                </a:lnTo>
                                <a:moveTo>
                                  <a:pt x="3300" y="5746"/>
                                </a:moveTo>
                                <a:lnTo>
                                  <a:pt x="3283" y="5712"/>
                                </a:lnTo>
                                <a:lnTo>
                                  <a:pt x="3176" y="5765"/>
                                </a:lnTo>
                                <a:lnTo>
                                  <a:pt x="3193" y="5799"/>
                                </a:lnTo>
                                <a:lnTo>
                                  <a:pt x="3300" y="5746"/>
                                </a:lnTo>
                                <a:moveTo>
                                  <a:pt x="3514" y="5640"/>
                                </a:moveTo>
                                <a:lnTo>
                                  <a:pt x="3498" y="5606"/>
                                </a:lnTo>
                                <a:lnTo>
                                  <a:pt x="3391" y="5659"/>
                                </a:lnTo>
                                <a:lnTo>
                                  <a:pt x="3407" y="5693"/>
                                </a:lnTo>
                                <a:lnTo>
                                  <a:pt x="3514" y="5640"/>
                                </a:lnTo>
                                <a:moveTo>
                                  <a:pt x="3745" y="5759"/>
                                </a:moveTo>
                                <a:lnTo>
                                  <a:pt x="3709" y="5751"/>
                                </a:lnTo>
                                <a:lnTo>
                                  <a:pt x="3525" y="6640"/>
                                </a:lnTo>
                                <a:lnTo>
                                  <a:pt x="3564" y="6640"/>
                                </a:lnTo>
                                <a:lnTo>
                                  <a:pt x="3745" y="5759"/>
                                </a:lnTo>
                                <a:moveTo>
                                  <a:pt x="5267" y="6050"/>
                                </a:moveTo>
                                <a:lnTo>
                                  <a:pt x="5259" y="5977"/>
                                </a:lnTo>
                                <a:lnTo>
                                  <a:pt x="5238" y="5909"/>
                                </a:lnTo>
                                <a:lnTo>
                                  <a:pt x="5205" y="5848"/>
                                </a:lnTo>
                                <a:lnTo>
                                  <a:pt x="5161" y="5794"/>
                                </a:lnTo>
                                <a:lnTo>
                                  <a:pt x="5107" y="5750"/>
                                </a:lnTo>
                                <a:lnTo>
                                  <a:pt x="5046" y="5717"/>
                                </a:lnTo>
                                <a:lnTo>
                                  <a:pt x="4978" y="5696"/>
                                </a:lnTo>
                                <a:lnTo>
                                  <a:pt x="4905" y="5688"/>
                                </a:lnTo>
                                <a:lnTo>
                                  <a:pt x="4832" y="5696"/>
                                </a:lnTo>
                                <a:lnTo>
                                  <a:pt x="4765" y="5717"/>
                                </a:lnTo>
                                <a:lnTo>
                                  <a:pt x="4703" y="5750"/>
                                </a:lnTo>
                                <a:lnTo>
                                  <a:pt x="4650" y="5794"/>
                                </a:lnTo>
                                <a:lnTo>
                                  <a:pt x="4606" y="5848"/>
                                </a:lnTo>
                                <a:lnTo>
                                  <a:pt x="4572" y="5909"/>
                                </a:lnTo>
                                <a:lnTo>
                                  <a:pt x="4551" y="5977"/>
                                </a:lnTo>
                                <a:lnTo>
                                  <a:pt x="4544" y="6050"/>
                                </a:lnTo>
                                <a:lnTo>
                                  <a:pt x="4551" y="6122"/>
                                </a:lnTo>
                                <a:lnTo>
                                  <a:pt x="4572" y="6190"/>
                                </a:lnTo>
                                <a:lnTo>
                                  <a:pt x="4606" y="6252"/>
                                </a:lnTo>
                                <a:lnTo>
                                  <a:pt x="4650" y="6305"/>
                                </a:lnTo>
                                <a:lnTo>
                                  <a:pt x="4703" y="6349"/>
                                </a:lnTo>
                                <a:lnTo>
                                  <a:pt x="4765" y="6383"/>
                                </a:lnTo>
                                <a:lnTo>
                                  <a:pt x="4832" y="6404"/>
                                </a:lnTo>
                                <a:lnTo>
                                  <a:pt x="4905" y="6411"/>
                                </a:lnTo>
                                <a:lnTo>
                                  <a:pt x="4978" y="6404"/>
                                </a:lnTo>
                                <a:lnTo>
                                  <a:pt x="5037" y="6385"/>
                                </a:lnTo>
                                <a:lnTo>
                                  <a:pt x="5142" y="6640"/>
                                </a:lnTo>
                                <a:lnTo>
                                  <a:pt x="5183" y="6640"/>
                                </a:lnTo>
                                <a:lnTo>
                                  <a:pt x="5071" y="6369"/>
                                </a:lnTo>
                                <a:lnTo>
                                  <a:pt x="5107" y="6349"/>
                                </a:lnTo>
                                <a:lnTo>
                                  <a:pt x="5161" y="6305"/>
                                </a:lnTo>
                                <a:lnTo>
                                  <a:pt x="5205" y="6252"/>
                                </a:lnTo>
                                <a:lnTo>
                                  <a:pt x="5238" y="6190"/>
                                </a:lnTo>
                                <a:lnTo>
                                  <a:pt x="5259" y="6122"/>
                                </a:lnTo>
                                <a:lnTo>
                                  <a:pt x="5267" y="6050"/>
                                </a:lnTo>
                                <a:moveTo>
                                  <a:pt x="5672" y="1136"/>
                                </a:moveTo>
                                <a:lnTo>
                                  <a:pt x="5669" y="1062"/>
                                </a:lnTo>
                                <a:lnTo>
                                  <a:pt x="5662" y="988"/>
                                </a:lnTo>
                                <a:lnTo>
                                  <a:pt x="5650" y="916"/>
                                </a:lnTo>
                                <a:lnTo>
                                  <a:pt x="5634" y="846"/>
                                </a:lnTo>
                                <a:lnTo>
                                  <a:pt x="5614" y="777"/>
                                </a:lnTo>
                                <a:lnTo>
                                  <a:pt x="5589" y="710"/>
                                </a:lnTo>
                                <a:lnTo>
                                  <a:pt x="5561" y="646"/>
                                </a:lnTo>
                                <a:lnTo>
                                  <a:pt x="5528" y="583"/>
                                </a:lnTo>
                                <a:lnTo>
                                  <a:pt x="5492" y="523"/>
                                </a:lnTo>
                                <a:lnTo>
                                  <a:pt x="5452" y="465"/>
                                </a:lnTo>
                                <a:lnTo>
                                  <a:pt x="5409" y="410"/>
                                </a:lnTo>
                                <a:lnTo>
                                  <a:pt x="5363" y="358"/>
                                </a:lnTo>
                                <a:lnTo>
                                  <a:pt x="5314" y="309"/>
                                </a:lnTo>
                                <a:lnTo>
                                  <a:pt x="5262" y="262"/>
                                </a:lnTo>
                                <a:lnTo>
                                  <a:pt x="5206" y="219"/>
                                </a:lnTo>
                                <a:lnTo>
                                  <a:pt x="5149" y="180"/>
                                </a:lnTo>
                                <a:lnTo>
                                  <a:pt x="5089" y="144"/>
                                </a:lnTo>
                                <a:lnTo>
                                  <a:pt x="5026" y="111"/>
                                </a:lnTo>
                                <a:lnTo>
                                  <a:pt x="4961" y="83"/>
                                </a:lnTo>
                                <a:lnTo>
                                  <a:pt x="4895" y="58"/>
                                </a:lnTo>
                                <a:lnTo>
                                  <a:pt x="4826" y="37"/>
                                </a:lnTo>
                                <a:lnTo>
                                  <a:pt x="4756" y="21"/>
                                </a:lnTo>
                                <a:lnTo>
                                  <a:pt x="4684" y="10"/>
                                </a:lnTo>
                                <a:lnTo>
                                  <a:pt x="4610" y="2"/>
                                </a:lnTo>
                                <a:lnTo>
                                  <a:pt x="4535" y="0"/>
                                </a:lnTo>
                                <a:lnTo>
                                  <a:pt x="4461" y="2"/>
                                </a:lnTo>
                                <a:lnTo>
                                  <a:pt x="4387" y="10"/>
                                </a:lnTo>
                                <a:lnTo>
                                  <a:pt x="4315" y="21"/>
                                </a:lnTo>
                                <a:lnTo>
                                  <a:pt x="4245" y="37"/>
                                </a:lnTo>
                                <a:lnTo>
                                  <a:pt x="4176" y="58"/>
                                </a:lnTo>
                                <a:lnTo>
                                  <a:pt x="4110" y="83"/>
                                </a:lnTo>
                                <a:lnTo>
                                  <a:pt x="4045" y="111"/>
                                </a:lnTo>
                                <a:lnTo>
                                  <a:pt x="3982" y="144"/>
                                </a:lnTo>
                                <a:lnTo>
                                  <a:pt x="3922" y="180"/>
                                </a:lnTo>
                                <a:lnTo>
                                  <a:pt x="3864" y="219"/>
                                </a:lnTo>
                                <a:lnTo>
                                  <a:pt x="3809" y="262"/>
                                </a:lnTo>
                                <a:lnTo>
                                  <a:pt x="3757" y="309"/>
                                </a:lnTo>
                                <a:lnTo>
                                  <a:pt x="3708" y="358"/>
                                </a:lnTo>
                                <a:lnTo>
                                  <a:pt x="3662" y="410"/>
                                </a:lnTo>
                                <a:lnTo>
                                  <a:pt x="3618" y="465"/>
                                </a:lnTo>
                                <a:lnTo>
                                  <a:pt x="3579" y="523"/>
                                </a:lnTo>
                                <a:lnTo>
                                  <a:pt x="3543" y="583"/>
                                </a:lnTo>
                                <a:lnTo>
                                  <a:pt x="3510" y="646"/>
                                </a:lnTo>
                                <a:lnTo>
                                  <a:pt x="3482" y="710"/>
                                </a:lnTo>
                                <a:lnTo>
                                  <a:pt x="3457" y="777"/>
                                </a:lnTo>
                                <a:lnTo>
                                  <a:pt x="3437" y="846"/>
                                </a:lnTo>
                                <a:lnTo>
                                  <a:pt x="3421" y="916"/>
                                </a:lnTo>
                                <a:lnTo>
                                  <a:pt x="3409" y="988"/>
                                </a:lnTo>
                                <a:lnTo>
                                  <a:pt x="3402" y="1062"/>
                                </a:lnTo>
                                <a:lnTo>
                                  <a:pt x="3399" y="1136"/>
                                </a:lnTo>
                                <a:lnTo>
                                  <a:pt x="3402" y="1211"/>
                                </a:lnTo>
                                <a:lnTo>
                                  <a:pt x="3409" y="1284"/>
                                </a:lnTo>
                                <a:lnTo>
                                  <a:pt x="3421" y="1356"/>
                                </a:lnTo>
                                <a:lnTo>
                                  <a:pt x="3437" y="1427"/>
                                </a:lnTo>
                                <a:lnTo>
                                  <a:pt x="3457" y="1495"/>
                                </a:lnTo>
                                <a:lnTo>
                                  <a:pt x="3482" y="1562"/>
                                </a:lnTo>
                                <a:lnTo>
                                  <a:pt x="3510" y="1627"/>
                                </a:lnTo>
                                <a:lnTo>
                                  <a:pt x="3543" y="1689"/>
                                </a:lnTo>
                                <a:lnTo>
                                  <a:pt x="3579" y="1750"/>
                                </a:lnTo>
                                <a:lnTo>
                                  <a:pt x="3618" y="1807"/>
                                </a:lnTo>
                                <a:lnTo>
                                  <a:pt x="3662" y="1862"/>
                                </a:lnTo>
                                <a:lnTo>
                                  <a:pt x="3708" y="1915"/>
                                </a:lnTo>
                                <a:lnTo>
                                  <a:pt x="3757" y="1964"/>
                                </a:lnTo>
                                <a:lnTo>
                                  <a:pt x="3809" y="2010"/>
                                </a:lnTo>
                                <a:lnTo>
                                  <a:pt x="3864" y="2053"/>
                                </a:lnTo>
                                <a:lnTo>
                                  <a:pt x="3922" y="2093"/>
                                </a:lnTo>
                                <a:lnTo>
                                  <a:pt x="3982" y="2129"/>
                                </a:lnTo>
                                <a:lnTo>
                                  <a:pt x="4045" y="2161"/>
                                </a:lnTo>
                                <a:lnTo>
                                  <a:pt x="4110" y="2190"/>
                                </a:lnTo>
                                <a:lnTo>
                                  <a:pt x="4176" y="2214"/>
                                </a:lnTo>
                                <a:lnTo>
                                  <a:pt x="4245" y="2235"/>
                                </a:lnTo>
                                <a:lnTo>
                                  <a:pt x="4315" y="2251"/>
                                </a:lnTo>
                                <a:lnTo>
                                  <a:pt x="4387" y="2263"/>
                                </a:lnTo>
                                <a:lnTo>
                                  <a:pt x="4389" y="2263"/>
                                </a:lnTo>
                                <a:lnTo>
                                  <a:pt x="4260" y="2945"/>
                                </a:lnTo>
                                <a:lnTo>
                                  <a:pt x="4195" y="2941"/>
                                </a:lnTo>
                                <a:lnTo>
                                  <a:pt x="4123" y="2946"/>
                                </a:lnTo>
                                <a:lnTo>
                                  <a:pt x="4054" y="2960"/>
                                </a:lnTo>
                                <a:lnTo>
                                  <a:pt x="3989" y="2983"/>
                                </a:lnTo>
                                <a:lnTo>
                                  <a:pt x="3927" y="3014"/>
                                </a:lnTo>
                                <a:lnTo>
                                  <a:pt x="3871" y="3052"/>
                                </a:lnTo>
                                <a:lnTo>
                                  <a:pt x="3820" y="3097"/>
                                </a:lnTo>
                                <a:lnTo>
                                  <a:pt x="3775" y="3148"/>
                                </a:lnTo>
                                <a:lnTo>
                                  <a:pt x="3737" y="3204"/>
                                </a:lnTo>
                                <a:lnTo>
                                  <a:pt x="3706" y="3265"/>
                                </a:lnTo>
                                <a:lnTo>
                                  <a:pt x="3684" y="3331"/>
                                </a:lnTo>
                                <a:lnTo>
                                  <a:pt x="3669" y="3400"/>
                                </a:lnTo>
                                <a:lnTo>
                                  <a:pt x="3665" y="3472"/>
                                </a:lnTo>
                                <a:lnTo>
                                  <a:pt x="3669" y="3544"/>
                                </a:lnTo>
                                <a:lnTo>
                                  <a:pt x="3684" y="3613"/>
                                </a:lnTo>
                                <a:lnTo>
                                  <a:pt x="3706" y="3678"/>
                                </a:lnTo>
                                <a:lnTo>
                                  <a:pt x="3737" y="3740"/>
                                </a:lnTo>
                                <a:lnTo>
                                  <a:pt x="3775" y="3796"/>
                                </a:lnTo>
                                <a:lnTo>
                                  <a:pt x="3820" y="3847"/>
                                </a:lnTo>
                                <a:lnTo>
                                  <a:pt x="3871" y="3892"/>
                                </a:lnTo>
                                <a:lnTo>
                                  <a:pt x="3927" y="3930"/>
                                </a:lnTo>
                                <a:lnTo>
                                  <a:pt x="3989" y="3961"/>
                                </a:lnTo>
                                <a:lnTo>
                                  <a:pt x="4054" y="3983"/>
                                </a:lnTo>
                                <a:lnTo>
                                  <a:pt x="4062" y="3985"/>
                                </a:lnTo>
                                <a:lnTo>
                                  <a:pt x="3914" y="4769"/>
                                </a:lnTo>
                                <a:lnTo>
                                  <a:pt x="3810" y="5270"/>
                                </a:lnTo>
                                <a:lnTo>
                                  <a:pt x="3846" y="5278"/>
                                </a:lnTo>
                                <a:lnTo>
                                  <a:pt x="3951" y="4776"/>
                                </a:lnTo>
                                <a:lnTo>
                                  <a:pt x="4099" y="3993"/>
                                </a:lnTo>
                                <a:lnTo>
                                  <a:pt x="4123" y="3998"/>
                                </a:lnTo>
                                <a:lnTo>
                                  <a:pt x="4195" y="4002"/>
                                </a:lnTo>
                                <a:lnTo>
                                  <a:pt x="4267" y="3998"/>
                                </a:lnTo>
                                <a:lnTo>
                                  <a:pt x="4336" y="3983"/>
                                </a:lnTo>
                                <a:lnTo>
                                  <a:pt x="4402" y="3961"/>
                                </a:lnTo>
                                <a:lnTo>
                                  <a:pt x="4463" y="3930"/>
                                </a:lnTo>
                                <a:lnTo>
                                  <a:pt x="4519" y="3892"/>
                                </a:lnTo>
                                <a:lnTo>
                                  <a:pt x="4570" y="3847"/>
                                </a:lnTo>
                                <a:lnTo>
                                  <a:pt x="4615" y="3796"/>
                                </a:lnTo>
                                <a:lnTo>
                                  <a:pt x="4653" y="3740"/>
                                </a:lnTo>
                                <a:lnTo>
                                  <a:pt x="4684" y="3678"/>
                                </a:lnTo>
                                <a:lnTo>
                                  <a:pt x="4707" y="3613"/>
                                </a:lnTo>
                                <a:lnTo>
                                  <a:pt x="4721" y="3544"/>
                                </a:lnTo>
                                <a:lnTo>
                                  <a:pt x="4726" y="3472"/>
                                </a:lnTo>
                                <a:lnTo>
                                  <a:pt x="4721" y="3400"/>
                                </a:lnTo>
                                <a:lnTo>
                                  <a:pt x="4707" y="3331"/>
                                </a:lnTo>
                                <a:lnTo>
                                  <a:pt x="4684" y="3265"/>
                                </a:lnTo>
                                <a:lnTo>
                                  <a:pt x="4653" y="3204"/>
                                </a:lnTo>
                                <a:lnTo>
                                  <a:pt x="4615" y="3148"/>
                                </a:lnTo>
                                <a:lnTo>
                                  <a:pt x="4570" y="3097"/>
                                </a:lnTo>
                                <a:lnTo>
                                  <a:pt x="4519" y="3052"/>
                                </a:lnTo>
                                <a:lnTo>
                                  <a:pt x="4463" y="3014"/>
                                </a:lnTo>
                                <a:lnTo>
                                  <a:pt x="4402" y="2983"/>
                                </a:lnTo>
                                <a:lnTo>
                                  <a:pt x="4336" y="2960"/>
                                </a:lnTo>
                                <a:lnTo>
                                  <a:pt x="4296" y="2952"/>
                                </a:lnTo>
                                <a:lnTo>
                                  <a:pt x="4426" y="2267"/>
                                </a:lnTo>
                                <a:lnTo>
                                  <a:pt x="4461" y="2270"/>
                                </a:lnTo>
                                <a:lnTo>
                                  <a:pt x="4535" y="2272"/>
                                </a:lnTo>
                                <a:lnTo>
                                  <a:pt x="4610" y="2270"/>
                                </a:lnTo>
                                <a:lnTo>
                                  <a:pt x="4684" y="2263"/>
                                </a:lnTo>
                                <a:lnTo>
                                  <a:pt x="4756" y="2251"/>
                                </a:lnTo>
                                <a:lnTo>
                                  <a:pt x="4826" y="2235"/>
                                </a:lnTo>
                                <a:lnTo>
                                  <a:pt x="4895" y="2214"/>
                                </a:lnTo>
                                <a:lnTo>
                                  <a:pt x="4961" y="2190"/>
                                </a:lnTo>
                                <a:lnTo>
                                  <a:pt x="5026" y="2161"/>
                                </a:lnTo>
                                <a:lnTo>
                                  <a:pt x="5089" y="2129"/>
                                </a:lnTo>
                                <a:lnTo>
                                  <a:pt x="5149" y="2093"/>
                                </a:lnTo>
                                <a:lnTo>
                                  <a:pt x="5206" y="2053"/>
                                </a:lnTo>
                                <a:lnTo>
                                  <a:pt x="5262" y="2010"/>
                                </a:lnTo>
                                <a:lnTo>
                                  <a:pt x="5314" y="1964"/>
                                </a:lnTo>
                                <a:lnTo>
                                  <a:pt x="5363" y="1915"/>
                                </a:lnTo>
                                <a:lnTo>
                                  <a:pt x="5409" y="1862"/>
                                </a:lnTo>
                                <a:lnTo>
                                  <a:pt x="5452" y="1807"/>
                                </a:lnTo>
                                <a:lnTo>
                                  <a:pt x="5492" y="1750"/>
                                </a:lnTo>
                                <a:lnTo>
                                  <a:pt x="5528" y="1689"/>
                                </a:lnTo>
                                <a:lnTo>
                                  <a:pt x="5561" y="1627"/>
                                </a:lnTo>
                                <a:lnTo>
                                  <a:pt x="5589" y="1562"/>
                                </a:lnTo>
                                <a:lnTo>
                                  <a:pt x="5614" y="1495"/>
                                </a:lnTo>
                                <a:lnTo>
                                  <a:pt x="5634" y="1427"/>
                                </a:lnTo>
                                <a:lnTo>
                                  <a:pt x="5650" y="1356"/>
                                </a:lnTo>
                                <a:lnTo>
                                  <a:pt x="5662" y="1284"/>
                                </a:lnTo>
                                <a:lnTo>
                                  <a:pt x="5669" y="1211"/>
                                </a:lnTo>
                                <a:lnTo>
                                  <a:pt x="5672" y="1136"/>
                                </a:lnTo>
                                <a:moveTo>
                                  <a:pt x="7034" y="4108"/>
                                </a:moveTo>
                                <a:lnTo>
                                  <a:pt x="7029" y="4036"/>
                                </a:lnTo>
                                <a:lnTo>
                                  <a:pt x="7015" y="3967"/>
                                </a:lnTo>
                                <a:lnTo>
                                  <a:pt x="6992" y="3901"/>
                                </a:lnTo>
                                <a:lnTo>
                                  <a:pt x="6962" y="3840"/>
                                </a:lnTo>
                                <a:lnTo>
                                  <a:pt x="6923" y="3783"/>
                                </a:lnTo>
                                <a:lnTo>
                                  <a:pt x="6879" y="3733"/>
                                </a:lnTo>
                                <a:lnTo>
                                  <a:pt x="6828" y="3688"/>
                                </a:lnTo>
                                <a:lnTo>
                                  <a:pt x="6771" y="3650"/>
                                </a:lnTo>
                                <a:lnTo>
                                  <a:pt x="6710" y="3619"/>
                                </a:lnTo>
                                <a:lnTo>
                                  <a:pt x="6644" y="3596"/>
                                </a:lnTo>
                                <a:lnTo>
                                  <a:pt x="6575" y="3582"/>
                                </a:lnTo>
                                <a:lnTo>
                                  <a:pt x="6503" y="3577"/>
                                </a:lnTo>
                                <a:lnTo>
                                  <a:pt x="6431" y="3582"/>
                                </a:lnTo>
                                <a:lnTo>
                                  <a:pt x="6362" y="3596"/>
                                </a:lnTo>
                                <a:lnTo>
                                  <a:pt x="6297" y="3619"/>
                                </a:lnTo>
                                <a:lnTo>
                                  <a:pt x="6236" y="3650"/>
                                </a:lnTo>
                                <a:lnTo>
                                  <a:pt x="6179" y="3688"/>
                                </a:lnTo>
                                <a:lnTo>
                                  <a:pt x="6128" y="3733"/>
                                </a:lnTo>
                                <a:lnTo>
                                  <a:pt x="6083" y="3783"/>
                                </a:lnTo>
                                <a:lnTo>
                                  <a:pt x="6045" y="3840"/>
                                </a:lnTo>
                                <a:lnTo>
                                  <a:pt x="6014" y="3901"/>
                                </a:lnTo>
                                <a:lnTo>
                                  <a:pt x="5992" y="3967"/>
                                </a:lnTo>
                                <a:lnTo>
                                  <a:pt x="5978" y="4036"/>
                                </a:lnTo>
                                <a:lnTo>
                                  <a:pt x="5973" y="4108"/>
                                </a:lnTo>
                                <a:lnTo>
                                  <a:pt x="5978" y="4180"/>
                                </a:lnTo>
                                <a:lnTo>
                                  <a:pt x="5992" y="4249"/>
                                </a:lnTo>
                                <a:lnTo>
                                  <a:pt x="6010" y="4303"/>
                                </a:lnTo>
                                <a:lnTo>
                                  <a:pt x="3924" y="5343"/>
                                </a:lnTo>
                                <a:lnTo>
                                  <a:pt x="3941" y="5377"/>
                                </a:lnTo>
                                <a:lnTo>
                                  <a:pt x="6026" y="4337"/>
                                </a:lnTo>
                                <a:lnTo>
                                  <a:pt x="6045" y="4376"/>
                                </a:lnTo>
                                <a:lnTo>
                                  <a:pt x="6083" y="4432"/>
                                </a:lnTo>
                                <a:lnTo>
                                  <a:pt x="6128" y="4483"/>
                                </a:lnTo>
                                <a:lnTo>
                                  <a:pt x="6179" y="4528"/>
                                </a:lnTo>
                                <a:lnTo>
                                  <a:pt x="6236" y="4566"/>
                                </a:lnTo>
                                <a:lnTo>
                                  <a:pt x="6297" y="4597"/>
                                </a:lnTo>
                                <a:lnTo>
                                  <a:pt x="6362" y="4619"/>
                                </a:lnTo>
                                <a:lnTo>
                                  <a:pt x="6431" y="4634"/>
                                </a:lnTo>
                                <a:lnTo>
                                  <a:pt x="6503" y="4638"/>
                                </a:lnTo>
                                <a:lnTo>
                                  <a:pt x="6575" y="4634"/>
                                </a:lnTo>
                                <a:lnTo>
                                  <a:pt x="6644" y="4619"/>
                                </a:lnTo>
                                <a:lnTo>
                                  <a:pt x="6710" y="4597"/>
                                </a:lnTo>
                                <a:lnTo>
                                  <a:pt x="6771" y="4566"/>
                                </a:lnTo>
                                <a:lnTo>
                                  <a:pt x="6828" y="4528"/>
                                </a:lnTo>
                                <a:lnTo>
                                  <a:pt x="6879" y="4483"/>
                                </a:lnTo>
                                <a:lnTo>
                                  <a:pt x="6923" y="4432"/>
                                </a:lnTo>
                                <a:lnTo>
                                  <a:pt x="6962" y="4376"/>
                                </a:lnTo>
                                <a:lnTo>
                                  <a:pt x="6992" y="4314"/>
                                </a:lnTo>
                                <a:lnTo>
                                  <a:pt x="7015" y="4249"/>
                                </a:lnTo>
                                <a:lnTo>
                                  <a:pt x="7029" y="4180"/>
                                </a:lnTo>
                                <a:lnTo>
                                  <a:pt x="7034" y="4108"/>
                                </a:lnTo>
                                <a:moveTo>
                                  <a:pt x="7341" y="1986"/>
                                </a:moveTo>
                                <a:lnTo>
                                  <a:pt x="7275" y="1991"/>
                                </a:lnTo>
                                <a:lnTo>
                                  <a:pt x="5119" y="3698"/>
                                </a:lnTo>
                                <a:lnTo>
                                  <a:pt x="5184" y="3694"/>
                                </a:lnTo>
                                <a:lnTo>
                                  <a:pt x="7341" y="1986"/>
                                </a:lnTo>
                                <a:moveTo>
                                  <a:pt x="7449" y="1609"/>
                                </a:moveTo>
                                <a:lnTo>
                                  <a:pt x="6848" y="595"/>
                                </a:lnTo>
                                <a:lnTo>
                                  <a:pt x="6816" y="614"/>
                                </a:lnTo>
                                <a:lnTo>
                                  <a:pt x="7417" y="1628"/>
                                </a:lnTo>
                                <a:lnTo>
                                  <a:pt x="7449" y="1609"/>
                                </a:lnTo>
                                <a:moveTo>
                                  <a:pt x="8096" y="4346"/>
                                </a:moveTo>
                                <a:lnTo>
                                  <a:pt x="8083" y="4311"/>
                                </a:lnTo>
                                <a:lnTo>
                                  <a:pt x="7970" y="4351"/>
                                </a:lnTo>
                                <a:lnTo>
                                  <a:pt x="7983" y="4386"/>
                                </a:lnTo>
                                <a:lnTo>
                                  <a:pt x="8096" y="4346"/>
                                </a:lnTo>
                                <a:moveTo>
                                  <a:pt x="8321" y="4266"/>
                                </a:moveTo>
                                <a:lnTo>
                                  <a:pt x="8309" y="4231"/>
                                </a:lnTo>
                                <a:lnTo>
                                  <a:pt x="8196" y="4271"/>
                                </a:lnTo>
                                <a:lnTo>
                                  <a:pt x="8208" y="4306"/>
                                </a:lnTo>
                                <a:lnTo>
                                  <a:pt x="8321" y="4266"/>
                                </a:lnTo>
                                <a:moveTo>
                                  <a:pt x="8547" y="4187"/>
                                </a:moveTo>
                                <a:lnTo>
                                  <a:pt x="8534" y="4151"/>
                                </a:lnTo>
                                <a:lnTo>
                                  <a:pt x="8422" y="4191"/>
                                </a:lnTo>
                                <a:lnTo>
                                  <a:pt x="8434" y="4227"/>
                                </a:lnTo>
                                <a:lnTo>
                                  <a:pt x="8547" y="4187"/>
                                </a:lnTo>
                                <a:moveTo>
                                  <a:pt x="9318" y="4061"/>
                                </a:moveTo>
                                <a:lnTo>
                                  <a:pt x="9311" y="3988"/>
                                </a:lnTo>
                                <a:lnTo>
                                  <a:pt x="9290" y="3920"/>
                                </a:lnTo>
                                <a:lnTo>
                                  <a:pt x="9256" y="3859"/>
                                </a:lnTo>
                                <a:lnTo>
                                  <a:pt x="9212" y="3805"/>
                                </a:lnTo>
                                <a:lnTo>
                                  <a:pt x="9159" y="3761"/>
                                </a:lnTo>
                                <a:lnTo>
                                  <a:pt x="9097" y="3728"/>
                                </a:lnTo>
                                <a:lnTo>
                                  <a:pt x="9029" y="3707"/>
                                </a:lnTo>
                                <a:lnTo>
                                  <a:pt x="8957" y="3700"/>
                                </a:lnTo>
                                <a:lnTo>
                                  <a:pt x="8884" y="3707"/>
                                </a:lnTo>
                                <a:lnTo>
                                  <a:pt x="8816" y="3728"/>
                                </a:lnTo>
                                <a:lnTo>
                                  <a:pt x="8755" y="3761"/>
                                </a:lnTo>
                                <a:lnTo>
                                  <a:pt x="8701" y="3805"/>
                                </a:lnTo>
                                <a:lnTo>
                                  <a:pt x="8657" y="3859"/>
                                </a:lnTo>
                                <a:lnTo>
                                  <a:pt x="8624" y="3920"/>
                                </a:lnTo>
                                <a:lnTo>
                                  <a:pt x="8603" y="3988"/>
                                </a:lnTo>
                                <a:lnTo>
                                  <a:pt x="8595" y="4061"/>
                                </a:lnTo>
                                <a:lnTo>
                                  <a:pt x="8603" y="4134"/>
                                </a:lnTo>
                                <a:lnTo>
                                  <a:pt x="8624" y="4202"/>
                                </a:lnTo>
                                <a:lnTo>
                                  <a:pt x="8657" y="4263"/>
                                </a:lnTo>
                                <a:lnTo>
                                  <a:pt x="8701" y="4316"/>
                                </a:lnTo>
                                <a:lnTo>
                                  <a:pt x="8755" y="4361"/>
                                </a:lnTo>
                                <a:lnTo>
                                  <a:pt x="8816" y="4394"/>
                                </a:lnTo>
                                <a:lnTo>
                                  <a:pt x="8884" y="4415"/>
                                </a:lnTo>
                                <a:lnTo>
                                  <a:pt x="8957" y="4422"/>
                                </a:lnTo>
                                <a:lnTo>
                                  <a:pt x="9029" y="4415"/>
                                </a:lnTo>
                                <a:lnTo>
                                  <a:pt x="9097" y="4394"/>
                                </a:lnTo>
                                <a:lnTo>
                                  <a:pt x="9159" y="4361"/>
                                </a:lnTo>
                                <a:lnTo>
                                  <a:pt x="9212" y="4316"/>
                                </a:lnTo>
                                <a:lnTo>
                                  <a:pt x="9256" y="4263"/>
                                </a:lnTo>
                                <a:lnTo>
                                  <a:pt x="9290" y="4202"/>
                                </a:lnTo>
                                <a:lnTo>
                                  <a:pt x="9311" y="4134"/>
                                </a:lnTo>
                                <a:lnTo>
                                  <a:pt x="9318" y="4061"/>
                                </a:lnTo>
                                <a:moveTo>
                                  <a:pt x="9441" y="2010"/>
                                </a:moveTo>
                                <a:lnTo>
                                  <a:pt x="9436" y="1935"/>
                                </a:lnTo>
                                <a:lnTo>
                                  <a:pt x="9419" y="1863"/>
                                </a:lnTo>
                                <a:lnTo>
                                  <a:pt x="9394" y="1796"/>
                                </a:lnTo>
                                <a:lnTo>
                                  <a:pt x="9359" y="1733"/>
                                </a:lnTo>
                                <a:lnTo>
                                  <a:pt x="9316" y="1676"/>
                                </a:lnTo>
                                <a:lnTo>
                                  <a:pt x="9266" y="1626"/>
                                </a:lnTo>
                                <a:lnTo>
                                  <a:pt x="9209" y="1583"/>
                                </a:lnTo>
                                <a:lnTo>
                                  <a:pt x="9146" y="1548"/>
                                </a:lnTo>
                                <a:lnTo>
                                  <a:pt x="9079" y="1523"/>
                                </a:lnTo>
                                <a:lnTo>
                                  <a:pt x="9007" y="1507"/>
                                </a:lnTo>
                                <a:lnTo>
                                  <a:pt x="8932" y="1501"/>
                                </a:lnTo>
                                <a:lnTo>
                                  <a:pt x="8857" y="1507"/>
                                </a:lnTo>
                                <a:lnTo>
                                  <a:pt x="8785" y="1523"/>
                                </a:lnTo>
                                <a:lnTo>
                                  <a:pt x="8717" y="1548"/>
                                </a:lnTo>
                                <a:lnTo>
                                  <a:pt x="8654" y="1583"/>
                                </a:lnTo>
                                <a:lnTo>
                                  <a:pt x="8598" y="1626"/>
                                </a:lnTo>
                                <a:lnTo>
                                  <a:pt x="8547" y="1676"/>
                                </a:lnTo>
                                <a:lnTo>
                                  <a:pt x="8505" y="1733"/>
                                </a:lnTo>
                                <a:lnTo>
                                  <a:pt x="8470" y="1796"/>
                                </a:lnTo>
                                <a:lnTo>
                                  <a:pt x="8444" y="1863"/>
                                </a:lnTo>
                                <a:lnTo>
                                  <a:pt x="8428" y="1935"/>
                                </a:lnTo>
                                <a:lnTo>
                                  <a:pt x="8423" y="2010"/>
                                </a:lnTo>
                                <a:lnTo>
                                  <a:pt x="8428" y="2086"/>
                                </a:lnTo>
                                <a:lnTo>
                                  <a:pt x="8444" y="2157"/>
                                </a:lnTo>
                                <a:lnTo>
                                  <a:pt x="8470" y="2225"/>
                                </a:lnTo>
                                <a:lnTo>
                                  <a:pt x="8505" y="2288"/>
                                </a:lnTo>
                                <a:lnTo>
                                  <a:pt x="8547" y="2344"/>
                                </a:lnTo>
                                <a:lnTo>
                                  <a:pt x="8598" y="2395"/>
                                </a:lnTo>
                                <a:lnTo>
                                  <a:pt x="8654" y="2437"/>
                                </a:lnTo>
                                <a:lnTo>
                                  <a:pt x="8717" y="2472"/>
                                </a:lnTo>
                                <a:lnTo>
                                  <a:pt x="8785" y="2498"/>
                                </a:lnTo>
                                <a:lnTo>
                                  <a:pt x="8857" y="2514"/>
                                </a:lnTo>
                                <a:lnTo>
                                  <a:pt x="8932" y="2520"/>
                                </a:lnTo>
                                <a:lnTo>
                                  <a:pt x="9007" y="2514"/>
                                </a:lnTo>
                                <a:lnTo>
                                  <a:pt x="9079" y="2498"/>
                                </a:lnTo>
                                <a:lnTo>
                                  <a:pt x="9146" y="2472"/>
                                </a:lnTo>
                                <a:lnTo>
                                  <a:pt x="9209" y="2437"/>
                                </a:lnTo>
                                <a:lnTo>
                                  <a:pt x="9266" y="2395"/>
                                </a:lnTo>
                                <a:lnTo>
                                  <a:pt x="9316" y="2344"/>
                                </a:lnTo>
                                <a:lnTo>
                                  <a:pt x="9359" y="2288"/>
                                </a:lnTo>
                                <a:lnTo>
                                  <a:pt x="9394" y="2225"/>
                                </a:lnTo>
                                <a:lnTo>
                                  <a:pt x="9419" y="2157"/>
                                </a:lnTo>
                                <a:lnTo>
                                  <a:pt x="9436" y="2086"/>
                                </a:lnTo>
                                <a:lnTo>
                                  <a:pt x="9441" y="2010"/>
                                </a:lnTo>
                                <a:moveTo>
                                  <a:pt x="9765" y="6640"/>
                                </a:moveTo>
                                <a:lnTo>
                                  <a:pt x="9761" y="6620"/>
                                </a:lnTo>
                                <a:lnTo>
                                  <a:pt x="9741" y="6549"/>
                                </a:lnTo>
                                <a:lnTo>
                                  <a:pt x="9717" y="6480"/>
                                </a:lnTo>
                                <a:lnTo>
                                  <a:pt x="9691" y="6412"/>
                                </a:lnTo>
                                <a:lnTo>
                                  <a:pt x="9661" y="6347"/>
                                </a:lnTo>
                                <a:lnTo>
                                  <a:pt x="9628" y="6282"/>
                                </a:lnTo>
                                <a:lnTo>
                                  <a:pt x="9592" y="6220"/>
                                </a:lnTo>
                                <a:lnTo>
                                  <a:pt x="9554" y="6160"/>
                                </a:lnTo>
                                <a:lnTo>
                                  <a:pt x="9512" y="6101"/>
                                </a:lnTo>
                                <a:lnTo>
                                  <a:pt x="9468" y="6045"/>
                                </a:lnTo>
                                <a:lnTo>
                                  <a:pt x="9421" y="5991"/>
                                </a:lnTo>
                                <a:lnTo>
                                  <a:pt x="9372" y="5940"/>
                                </a:lnTo>
                                <a:lnTo>
                                  <a:pt x="9320" y="5890"/>
                                </a:lnTo>
                                <a:lnTo>
                                  <a:pt x="9266" y="5844"/>
                                </a:lnTo>
                                <a:lnTo>
                                  <a:pt x="9210" y="5799"/>
                                </a:lnTo>
                                <a:lnTo>
                                  <a:pt x="9152" y="5758"/>
                                </a:lnTo>
                                <a:lnTo>
                                  <a:pt x="9091" y="5719"/>
                                </a:lnTo>
                                <a:lnTo>
                                  <a:pt x="9029" y="5684"/>
                                </a:lnTo>
                                <a:lnTo>
                                  <a:pt x="8965" y="5651"/>
                                </a:lnTo>
                                <a:lnTo>
                                  <a:pt x="8899" y="5621"/>
                                </a:lnTo>
                                <a:lnTo>
                                  <a:pt x="8831" y="5594"/>
                                </a:lnTo>
                                <a:lnTo>
                                  <a:pt x="8762" y="5571"/>
                                </a:lnTo>
                                <a:lnTo>
                                  <a:pt x="8692" y="5551"/>
                                </a:lnTo>
                                <a:lnTo>
                                  <a:pt x="8620" y="5534"/>
                                </a:lnTo>
                                <a:lnTo>
                                  <a:pt x="8547" y="5521"/>
                                </a:lnTo>
                                <a:lnTo>
                                  <a:pt x="8472" y="5512"/>
                                </a:lnTo>
                                <a:lnTo>
                                  <a:pt x="8397" y="5506"/>
                                </a:lnTo>
                                <a:lnTo>
                                  <a:pt x="8320" y="5504"/>
                                </a:lnTo>
                                <a:lnTo>
                                  <a:pt x="8243" y="5506"/>
                                </a:lnTo>
                                <a:lnTo>
                                  <a:pt x="8168" y="5512"/>
                                </a:lnTo>
                                <a:lnTo>
                                  <a:pt x="8149" y="5514"/>
                                </a:lnTo>
                                <a:lnTo>
                                  <a:pt x="7954" y="4395"/>
                                </a:lnTo>
                                <a:lnTo>
                                  <a:pt x="7560" y="2105"/>
                                </a:lnTo>
                                <a:lnTo>
                                  <a:pt x="7523" y="2111"/>
                                </a:lnTo>
                                <a:lnTo>
                                  <a:pt x="7915" y="4394"/>
                                </a:lnTo>
                                <a:lnTo>
                                  <a:pt x="6314" y="6640"/>
                                </a:lnTo>
                                <a:lnTo>
                                  <a:pt x="6360" y="6640"/>
                                </a:lnTo>
                                <a:lnTo>
                                  <a:pt x="7924" y="4446"/>
                                </a:lnTo>
                                <a:lnTo>
                                  <a:pt x="8112" y="5519"/>
                                </a:lnTo>
                                <a:lnTo>
                                  <a:pt x="8093" y="5521"/>
                                </a:lnTo>
                                <a:lnTo>
                                  <a:pt x="8020" y="5534"/>
                                </a:lnTo>
                                <a:lnTo>
                                  <a:pt x="7948" y="5551"/>
                                </a:lnTo>
                                <a:lnTo>
                                  <a:pt x="7878" y="5571"/>
                                </a:lnTo>
                                <a:lnTo>
                                  <a:pt x="7809" y="5594"/>
                                </a:lnTo>
                                <a:lnTo>
                                  <a:pt x="7741" y="5621"/>
                                </a:lnTo>
                                <a:lnTo>
                                  <a:pt x="7675" y="5651"/>
                                </a:lnTo>
                                <a:lnTo>
                                  <a:pt x="7611" y="5684"/>
                                </a:lnTo>
                                <a:lnTo>
                                  <a:pt x="7557" y="5715"/>
                                </a:lnTo>
                                <a:lnTo>
                                  <a:pt x="7393" y="5438"/>
                                </a:lnTo>
                                <a:lnTo>
                                  <a:pt x="7361" y="5457"/>
                                </a:lnTo>
                                <a:lnTo>
                                  <a:pt x="7525" y="5734"/>
                                </a:lnTo>
                                <a:lnTo>
                                  <a:pt x="7488" y="5758"/>
                                </a:lnTo>
                                <a:lnTo>
                                  <a:pt x="7430" y="5799"/>
                                </a:lnTo>
                                <a:lnTo>
                                  <a:pt x="7374" y="5844"/>
                                </a:lnTo>
                                <a:lnTo>
                                  <a:pt x="7320" y="5890"/>
                                </a:lnTo>
                                <a:lnTo>
                                  <a:pt x="7268" y="5940"/>
                                </a:lnTo>
                                <a:lnTo>
                                  <a:pt x="7219" y="5991"/>
                                </a:lnTo>
                                <a:lnTo>
                                  <a:pt x="7172" y="6045"/>
                                </a:lnTo>
                                <a:lnTo>
                                  <a:pt x="7128" y="6101"/>
                                </a:lnTo>
                                <a:lnTo>
                                  <a:pt x="7087" y="6160"/>
                                </a:lnTo>
                                <a:lnTo>
                                  <a:pt x="7048" y="6220"/>
                                </a:lnTo>
                                <a:lnTo>
                                  <a:pt x="7012" y="6282"/>
                                </a:lnTo>
                                <a:lnTo>
                                  <a:pt x="6979" y="6347"/>
                                </a:lnTo>
                                <a:lnTo>
                                  <a:pt x="6949" y="6412"/>
                                </a:lnTo>
                                <a:lnTo>
                                  <a:pt x="6923" y="6480"/>
                                </a:lnTo>
                                <a:lnTo>
                                  <a:pt x="6899" y="6549"/>
                                </a:lnTo>
                                <a:lnTo>
                                  <a:pt x="6879" y="6620"/>
                                </a:lnTo>
                                <a:lnTo>
                                  <a:pt x="6875" y="6640"/>
                                </a:lnTo>
                                <a:lnTo>
                                  <a:pt x="9765" y="6640"/>
                                </a:lnTo>
                              </a:path>
                            </a:pathLst>
                          </a:custGeom>
                          <a:solidFill>
                            <a:srgbClr val="606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Rectangle 107"/>
                        <wps:cNvSpPr>
                          <a:spLocks noChangeArrowheads="1"/>
                        </wps:cNvSpPr>
                        <wps:spPr bwMode="auto">
                          <a:xfrm>
                            <a:off x="0" y="3580"/>
                            <a:ext cx="12240" cy="6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C7511C" id="Group 106" o:spid="_x0000_s1026" style="position:absolute;left:0;text-align:left;margin-left:0;margin-top:56pt;width:612pt;height:638.2pt;z-index:-251635712;mso-position-horizontal-relative:page;mso-position-vertical-relative:page" coordorigin=",1120" coordsize="12240,1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 o:spid="_x0000_s1027" type="#_x0000_t75" style="position:absolute;left:1114;top:6416;width:9808;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">
                  <v:imagedata r:id="rId22" o:title=""/>
                </v:shape>
                <v:shape id="AutoShape 131" o:spid="_x0000_s1028" style="position:absolute;left:1198;top:6416;width:9808;height:7383;visibility:visible;mso-wrap-style:square;v-text-anchor:top" coordsize="9808,7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" path="m2576,l1614,r3,3l1675,46r62,38l1802,115r70,26l1944,159r74,12l2095,174r77,-3l2246,159r72,-18l2387,115r66,-31l2515,46,2573,3r3,-3m2975,3265r-2,-77l2968,3113r-10,-75l2945,2965r-17,-72l2908,2822r-23,-69l2858,2686r-29,-66l2796,2556r-36,-63l2721,2433r-41,-58l2636,2319r-47,-54l2540,2213r-52,-49l2434,2117r-56,-44l2319,2031r-60,-38l2197,1957r-64,-33l2067,1894r-68,-27l1930,1844r-71,-20l1788,1807r-74,-13l1640,1785r-76,-6l1488,1777r-77,2l1336,1785r-75,9l1188,1807r-72,17l1045,1844r-69,23l909,1894r-66,30l779,1957r-63,36l656,2031r-58,42l542,2117r-54,47l436,2213r-49,52l340,2319r-44,56l254,2433r-38,60l180,2556r-33,64l117,2686r-27,67l67,2822r-20,71l30,2965r-13,73l8,3113r-6,75l,3265r2,76l8,3417r9,74l30,3565r17,72l67,3707r23,69l117,3844r30,66l180,3974r36,62l254,4097r42,58l340,4211r47,54l436,4317r52,49l542,4413r56,44l656,4498r60,39l779,4573r64,33l909,4635r67,27l1045,4685r71,20l1188,4722r73,13l1336,4745r75,5l1488,4752r76,-2l1640,4745r74,-10l1788,4722r71,-17l1930,4685r69,-23l2067,4635r66,-29l2197,4573r62,-36l2319,4498r59,-41l2434,4413r54,-47l2540,4317r49,-52l2636,4211r44,-56l2721,4097r39,-61l2796,3974r33,-64l2858,3844r27,-68l2908,3707r20,-70l2945,3565r13,-74l2968,3417r5,-76l2975,3265t877,3305l3848,6496r-10,-72l3823,6354r-22,-68l3773,6221r-32,-61l3703,6101r-43,-55l3614,5995r-51,-47l3508,5906r-59,-38l3387,5835r-64,-27l3255,5786r-70,-16l3113,5760r-74,-3l2965,5760r-72,10l2823,5786r-68,22l2691,5835r-62,33l2570,5906r-55,42l2464,5995r-47,51l2375,6101r-38,59l2305,6221r-28,65l2255,6354r-16,70l2230,6496r-4,74l2230,6644r9,72l2255,6786r22,67l2305,6918r32,62l2375,7038r42,55l2464,7144r51,47l2570,7234r59,37l2691,7304r64,28l2823,7353r70,16l2965,7379r74,3l3113,7379r72,-10l3255,7353r68,-21l3387,7304r62,-33l3508,7234r55,-43l3614,7144r46,-51l3703,7038r38,-58l3773,6918r28,-65l3823,6786r15,-70l3848,6644r4,-74m4726,111r-5,-72l4713,,3678,r-9,39l3665,111r4,72l3684,252r22,66l3737,379r38,57l3820,487r51,44l3927,570r62,30l4054,623r69,14l4195,642r72,-5l4336,623r66,-23l4463,570r56,-39l4570,487r45,-51l4653,379r31,-61l4707,252r14,-69l4726,111t541,2578l5259,2616r-21,-67l5205,2487r-44,-53l5107,2390r-61,-34l4978,2335r-73,-7l4832,2335r-67,21l4703,2390r-53,44l4606,2487r-34,62l4551,2616r-7,73l4551,2762r21,68l4606,2891r44,54l4703,2989r62,33l4832,3043r73,8l4978,3043r68,-21l5107,2989r54,-44l5205,2891r33,-61l5259,2762r8,-73m5610,6146r-5,-75l5591,5998r-22,-69l5539,5864r-37,-61l5458,5747r-50,-50l5352,5653r-61,-38l5226,5585r-70,-22l5084,5550r-76,-5l4933,5550r-73,13l4791,5585r-65,30l4665,5653r-56,44l4559,5747r-44,56l4477,5864r-29,65l4425,5998r-13,73l4407,6146r5,76l4425,6294r23,70l4477,6429r38,61l4559,6546r50,50l4665,6640r61,37l4791,6707r69,22l4933,6743r75,4l5084,6743r72,-14l5226,6707r65,-30l5352,6640r56,-44l5458,6546r44,-56l5539,6429r30,-65l5591,6294r14,-72l5610,6146m7034,747r-5,-72l7015,606r-23,-65l6962,480r-39,-57l6879,372r-51,-45l6771,289r-61,-31l6644,236r-69,-14l6503,217r-72,5l6362,236r-65,22l6236,289r-57,38l6128,372r-45,51l6045,480r-31,61l5992,606r-14,69l5973,747r5,72l5992,888r22,66l6045,1015r38,57l6128,1123r51,44l6236,1206r61,30l6362,1259r69,14l6503,1278r72,-5l6644,1259r66,-23l6771,1206r57,-39l6879,1123r44,-51l6962,1015r30,-61l7015,888r14,-69l7034,747t916,302l7920,1027,5976,3753r-62,-33l5848,3695r-69,-19l5707,3664r-74,-4l5559,3664r-72,12l5418,3695r-66,25l5290,3753r-59,38l5177,3835r-49,49l5084,3938r-38,59l5014,4059r-26,66l4969,4194r-12,72l4953,4340r4,74l4969,4485r19,69l5014,4620r32,63l5084,4741r44,54l5177,4844r54,44l5290,4927r62,32l5418,4985r69,19l5559,5015r74,4l5707,5015r72,-11l5848,4985r66,-26l5976,4927r58,-39l6088,4844r50,-49l6182,4741r38,-58l6252,4620r26,-66l6297,4485r12,-71l6313,4340r-4,-74l6297,4194r-19,-69l6252,4059r-32,-62l6182,3938r-44,-54l6088,3835r-54,-44l6008,3773,7950,1049m9318,700r-7,-72l9290,560r-34,-62l9212,445r-53,-44l9097,368r-68,-22l8957,339r-73,7l8816,368r-61,33l8701,445r-44,53l8624,560r-21,68l8595,700r8,73l8624,841r33,62l8701,956r54,44l8816,1033r68,22l8957,1062r72,-7l9097,1033r62,-33l9212,956r44,-53l9290,841r21,-68l9318,700t490,2931l9806,3555r-6,-76l9791,3405r-14,-74l9761,3259r-20,-70l9717,3120r-26,-68l9661,2986r-33,-64l9592,2860r-38,-61l9512,2741r-44,-56l9421,2631r-49,-52l9320,2530r-54,-47l9210,2439r-58,-41l9091,2359r-62,-36l8965,2290r-66,-29l8831,2234r-69,-24l8692,2190r-72,-16l8547,2161r-75,-10l8397,2146r-77,-2l8243,2146r-75,5l8093,2161r-73,13l7948,2190r-70,20l7809,2234r-68,27l7675,2290r-64,33l7549,2359r-61,39l7430,2439r-56,44l7320,2530r-52,49l7219,2631r-47,54l7128,2741r-41,58l7048,2860r-36,62l6979,2986r-30,66l6923,3120r-24,69l6879,3259r-16,72l6850,3405r-10,74l6834,3555r-1,76l6834,3708r6,75l6850,3858r13,73l6879,4003r20,70l6923,4143r26,67l6979,4276r33,64l7048,4402r39,61l7128,4521r44,56l7219,4631r49,52l7320,4732r54,47l7430,4823r58,42l7549,4903r62,36l7675,4972r66,30l7809,5028r69,24l7948,5072r72,16l8093,5101r75,10l8243,5117r77,2l8397,5117r75,-6l8547,5101r73,-13l8692,5072r70,-20l8831,5028r68,-26l8965,4972r64,-33l9091,4903r61,-38l9210,4823r56,-44l9320,4732r52,-49l9421,4631r47,-54l9512,4521r42,-58l9592,4402r36,-62l9661,4276r30,-66l9717,4143r24,-70l9761,4003r16,-72l9791,3858r9,-75l9806,3708r2,-77e" fillcolor="#606060" stroked="f">
                  <v:path arrowok="t" o:connecttype="custom" o:connectlocs="2095,6591;2973,9605;2760,8910;2259,8410;1564,8196;843,8341;296,8792;17,9455;90,10193;488,10783;1116,11122;1859,11122;2488,10783;2885,10193;3838,12841;3449,12285;2755,12225;2277,12703;2337,13397;2893,13786;3563,13608;3852,12987;3737,6796;4336,7040;4726,6528;4832,8752;4606,9308;5205,9308;5458,12164;4791,12002;4407,12563;4791,13124;5458,12963;6992,6958;6431,6639;5978,7092;6297,7653;6923,7489;5914,10137;5231,10208;4957,10831;5352,11376;6034,11305;6309,10683;7950,7466;8884,6763;8657,7320;9256,7320;9741,9606;9372,8996;8762,8627;8020,8591;7374,8900;6949,9469;6840,10200;7087,10880;7611,11356;8320,11536;9029,11356;9554,10880;9800,10200" o:connectangles="0,0,0,0,0,0,0,0,0,0,0,0,0,0,0,0,0,0,0,0,0,0,0,0,0,0,0,0,0,0,0,0,0,0,0,0,0,0,0,0,0,0,0,0,0,0,0,0,0,0,0,0,0,0,0,0,0,0,0,0,0"/>
                </v:shape>
                <v:shape id="AutoShape 130" o:spid="_x0000_s1029" style="position:absolute;left:4545;top:6412;width:592;height:592;visibility:visible;mso-wrap-style:square;v-text-anchor:top" coordsize="59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" path="m457,543r-179,l314,550r-8,41l382,579r68,-31l457,543xm121,398r-54,l84,432,44,451r42,53l139,546r61,29l268,590r10,-47l457,543r51,-41l296,502,216,486,150,441,121,398xm508,90r-212,l376,106r66,44l486,216r16,80l486,376r-44,65l376,486r-80,16l508,502r45,-60l582,373r10,-77l589,256r-8,-38l569,182r-7,-13l510,169,493,135r38,-19l508,90xm296,l218,11,147,41,87,87,41,147,11,217,,296r2,32l7,359r9,30l27,418,67,398r54,l106,376,90,296r16,-80l150,150r66,-44l296,90r212,l486,70r-71,l379,62,389,15,366,9,343,4,320,1,296,xm552,148r-42,21l562,169,552,148xm424,29r-9,41l486,70r-4,-3l454,46,424,29xe" fillcolor="#d1d1d1" stroked="f">
                  <v:path arrowok="t" o:connecttype="custom" o:connectlocs="278,6955;306,7003;450,6960;121,6810;84,6844;86,6916;200,6987;278,6955;508,6914;216,6898;121,6810;296,6502;442,6562;502,6708;442,6853;296,6914;508,6914;582,6785;589,6668;569,6594;510,6581;531,6528;508,6502;218,6423;87,6499;11,6629;2,6740;16,6801;67,6810;106,6788;106,6628;216,6518;508,6502;415,6482;389,6427;343,6416;296,6412;510,6581;552,6560;415,6482;482,6479;424,6441" o:connectangles="0,0,0,0,0,0,0,0,0,0,0,0,0,0,0,0,0,0,0,0,0,0,0,0,0,0,0,0,0,0,0,0,0,0,0,0,0,0,0,0,0,0"/>
                </v:shape>
                <v:shape id="Picture 129" o:spid="_x0000_s1030" type="#_x0000_t75" style="position:absolute;left:8255;top:6391;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">
                  <v:imagedata r:id="rId23" o:title=""/>
                </v:shape>
                <v:shape id="AutoShape 128" o:spid="_x0000_s1031" style="position:absolute;left:2835;top:4194;width:5540;height:2284;visibility:visible;mso-wrap-style:square;v-text-anchor:top" coordsize="554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" path="m274,538r-13,-2l249,534r-12,-2l,2166r12,2l25,2170r12,2l274,538m1168,22l1097,r-4,12l1089,24r-4,12l1158,57r10,-35m1397,90l1283,56r-11,36l1387,126r10,-36m1627,158l1512,124r-11,36l1616,194r11,-36m1856,227l1741,193r-11,35l1845,263r11,-36m1989,267r-19,-6l1960,297r15,4l1979,290r5,-12l1989,267m3002,569r-4,-1l2996,580r-2,13l2991,605r11,-36m3231,637l3116,603r-10,36l3220,673r11,-36m3689,774r-89,-27l3596,759r-5,12l3585,782r94,28l3689,774t230,69l3804,808r-11,36l3908,878r11,-35m4148,911l4033,877r-10,36l4137,947r11,-36m4279,950r-17,-5l4252,981r16,5l4271,974r4,-12l4279,950t885,702l5102,1550r-32,20l5132,1672r32,-20m5289,1856r-62,-102l5195,1774r62,102l5289,1856t125,204l5352,1958r-32,19l5383,2079r31,-19m5539,2264r-62,-102l5445,2181r63,102l5539,2264e" fillcolor="#d1d1d1" stroked="f">
                  <v:path arrowok="t" o:connecttype="custom" o:connectlocs="261,4730;237,4726;12,6362;37,6366;1168,4216;1093,4206;1085,4230;1168,4216;1283,4250;1387,4320;1627,4352;1501,4354;1627,4352;1741,4387;1845,4457;1989,4461;1960,4491;1979,4484;1989,4461;2998,4762;2994,4787;2991,4799;3231,4831;3106,4833;3231,4831;3600,4941;3591,4965;3679,5004;3919,5037;3793,5038;3919,5037;4033,5071;4137,5141;4279,5144;4252,5175;4271,5168;4279,5144;5102,5744;5132,5866;5289,6050;5195,5968;5289,6050;5352,6152;5383,6273;5539,6458;5445,6375;5539,6458" o:connectangles="0,0,0,0,0,0,0,0,0,0,0,0,0,0,0,0,0,0,0,0,0,0,0,0,0,0,0,0,0,0,0,0,0,0,0,0,0,0,0,0,0,0,0,0,0,0,0"/>
                </v:shape>
                <v:shape id="Picture 127" o:spid="_x0000_s1032" type="#_x0000_t75" style="position:absolute;left:6150;top:4754;width:291;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">
                  <v:imagedata r:id="rId24" o:title=""/>
                </v:shape>
                <v:shape id="Picture 126" o:spid="_x0000_s1033" type="#_x0000_t75" style="position:absolute;left:8903;top:5456;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">
                  <v:imagedata r:id="rId25" o:title=""/>
                </v:shape>
                <v:shape id="AutoShape 125" o:spid="_x0000_s1034" style="position:absolute;left:3925;top:1330;width:5736;height:6430;visibility:visible;mso-wrap-style:square;v-text-anchor:top" coordsize="5736,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" path="m60,5830l44,5797,,5818r6,11l12,5840r5,12l60,5830m275,5724r-17,-33l151,5744r16,33l275,5724m489,5618r-16,-33l365,5638r17,33l489,5618m704,5513r-17,-34l580,5532r16,34l704,5513t230,118l898,5624,732,6429r38,l934,5631m1288,3867r-12,-3l1264,3862r-12,-3l1103,4642,999,5143r36,8l1140,4649r148,-782m1615,2140r-12,-1l1590,2137r-12,-1l1449,2818r12,1l1474,2821r12,3l1615,2140m3214,4210r-5,-11l3204,4188r-5,-12l1113,5216r17,34l3214,4210m5050,1781r-75,-13l4976,1760r1,-3l4977,1746r,-11l4967,1656r-30,-70l4893,1529r-2,-3l4888,1523r,212l4871,1815r-44,65l4762,1924r-80,17l4635,1935r-43,-15l4554,1896r-32,-31l4530,1859r-12,1l4500,1832r-13,-30l4479,1769r-3,-34l4492,1655r44,-66l4602,1545r80,-16l4762,1545r65,44l4871,1655r17,80l4888,1523r-30,-22l4831,1480r-71,-30l4682,1439r-17,1l4649,1441r-16,2l4617,1446,4038,468r21,36l4088,468r7,-8l4122,410r17,-55l4145,295r-11,-78l4105,146,4061,89r-3,-3l4055,84r,211l4039,376r-44,65l3929,485r-80,16l3769,485r-65,-44l3660,376r-17,-81l3660,215r44,-65l3769,106r80,-17l3929,106r66,44l4039,215r16,80l4055,84,3998,40,3928,10,3849,r-78,10l3700,40r-60,46l3594,146r-30,71l3554,295r10,79l3594,445r46,59l3700,551r71,29l3849,591r50,-4l3947,575r44,-20l4030,529r550,928l4606,1501r20,-12l4606,1501r-26,-44l4516,1490r-53,46l4422,1594r-27,67l4386,1735r3,42l4398,1817r14,38l4430,1891,2308,3571r65,-4l4452,1921r46,45l4552,2001r62,22l4682,2030r13,l4707,2030r13,-2l4712,1984r37,-6l4757,2021r73,-31l4847,1978r45,-36l4893,1941r47,-62l4969,1805r74,13l5050,1781t235,2438l5272,4184r-112,40l5172,4259r113,-40m5285,1822r-118,-21l5161,1838r118,21l5285,1822t225,2317l5498,4104r-113,40l5398,4179r112,-40m5521,1863r-118,-20l5397,1879r117,21l5521,1863t215,2197l5723,4024r-112,40l5623,4099r113,-39e" fillcolor="#d1d1d1" stroked="f">
                  <v:path arrowok="t" o:connecttype="custom" o:connectlocs="6,7160;275,7055;275,7055;382,7002;580,6863;898,6955;1288,5198;1103,5973;1288,5198;1578,3467;1486,4155;3204,5519;3214,5541;4977,3088;4937,2917;4888,3066;4682,3272;4522,3196;4487,3133;4536,2920;4827,2920;4858,2832;4665,2771;4038,1799;4122,1741;4105,1477;4055,1626;3849,1832;3643,1626;3849,1420;4055,1626;3849,1331;3594,1477;3594,1776;3849,1922;4030,1860;4606,2832;4422,2925;4398,3148;2373,4898;4614,3354;4720,3359;4830,3321;4940,3210;5285,5550;5285,5550;5279,3190;5385,5475;5403,3174;5736,5391;5736,5391" o:connectangles="0,0,0,0,0,0,0,0,0,0,0,0,0,0,0,0,0,0,0,0,0,0,0,0,0,0,0,0,0,0,0,0,0,0,0,0,0,0,0,0,0,0,0,0,0,0,0,0,0,0,0"/>
                </v:shape>
                <v:shape id="Picture 124" o:spid="_x0000_s1035" type="#_x0000_t75" style="position:absolute;left:6151;top:7574;width:111;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">
                  <v:imagedata r:id="rId26" o:title=""/>
                </v:shape>
                <v:shape id="AutoShape 123" o:spid="_x0000_s1036" style="position:absolute;left:1116;top:1203;width:9741;height:6557;visibility:visible;mso-wrap-style:square;v-text-anchor:top" coordsize="9741,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" path="m2827,249r-24,-16l2767,225r-89,l2643,233r-25,16l2827,249t144,6307l2971,6539r-7,-85l2952,6370r-17,-82l2914,6208r-25,-79l2859,6053r-33,-74l2821,5967r-6,-11l2809,5945r-36,-66l2734,5815r-43,-62l2646,5693r-49,-57l2546,5582r-54,-52l2436,5480r-59,-46l2316,5391r-63,-41l2187,5313r-67,-34l2051,5248r-72,-27l1906,5198r-74,-20l1756,5162r-12,-2l1731,5158r-12,-2l1662,5148r-58,-6l1545,5139r-59,-2l1409,5139r-75,6l1259,5155r-73,13l1114,5184r-70,20l974,5228r-67,26l841,5284r-64,33l715,5353r-61,38l596,5433r-56,44l486,5524r-52,49l385,5625r-47,54l294,5735r-42,58l214,5854r-36,62l145,5980r-30,66l89,6114r-24,69l45,6253r-16,72l16,6398,6,6473,,6548r,8l2971,6556m3018,422r-10,-78l2978,273r-19,-24l2827,249r41,28l2912,342r17,80l2912,502r-44,66l2803,612r-80,16l2643,612r-66,-44l2533,502r-16,-80l2533,342r44,-65l2618,249r-79,l2568,225r110,l2723,216r44,9l2941,225r-7,-9l2932,213r-8,-5l2855,208r-34,-16l2904,192r-32,-25l2801,137r-78,-10l2644,137r-70,30l2514,213r-47,60l2438,344r-11,78l2436,493r24,65l2498,614r50,47l2607,694,2274,2054r12,3l2298,2060r12,4l2653,662r-11,45l2662,712r20,3l2702,717r21,1l2801,707r71,-29l2904,653r28,-22l2934,628r44,-56l3008,501r10,-79m5670,1136r-3,-75l5660,988r-11,-72l5632,846r-20,-69l5587,710r-28,-64l5526,583r-36,-60l5451,465r-43,-55l5361,358r-49,-50l5260,262r-55,-43l5147,179r-60,-36l5024,111,4959,82,4893,58,4824,37,4754,21,4682,9,4608,2,4534,r-75,2l4385,9r-71,12l4243,37r-69,21l4108,82r-65,29l3980,143r-60,36l3863,219r-55,43l3755,308r-49,50l3660,410r-43,55l3577,523r-36,60l3509,646r-29,64l3455,777r-20,69l3419,916r-12,72l3400,1061r-3,75l3400,1214r8,77l3421,1366r17,73l3461,1511r27,69l3519,1647r35,65l3593,1774r43,59l3683,1889r50,53l3786,1992r57,46l3903,2081r62,39l4030,2155r67,30l4167,2212r71,21l4312,2251r75,12l4399,2264r13,2l4424,2267r27,2l4479,2271r27,1l4534,2272r74,-2l4682,2263r72,-12l4824,2235r69,-21l4959,2190r65,-29l5087,2129r60,-36l5205,2053r55,-43l5312,1964r49,-50l5408,1862r43,-55l5490,1749r36,-60l5559,1627r28,-65l5612,1495r20,-68l5649,1356r11,-72l5667,1211r3,-75m7555,5714l7391,5438r-32,19l7523,5734r11,-7l7544,5721r11,-7m9741,6556r-2,-7l9716,6480r-27,-68l9659,6346r-33,-64l9590,6220r-38,-60l9510,6101r-44,-56l9419,5991r-49,-51l9318,5890r-54,-46l9208,5799r-58,-41l9090,5719r-63,-36l8963,5651r-66,-30l8830,5594r-70,-23l8690,5551r-72,-17l8545,5521r-75,-9l8395,5506r-77,-2l8275,5504r-43,2l8190,5509r-43,5l7952,4395r-2,-7l7948,4376r,33l7918,4388r30,21l7948,4376,7558,2105r-37,6l7914,4394,6372,6556r46,l7923,4446r187,1072l8123,5517r-13,1l8025,5533r-83,19l7860,5576r-80,28l7703,5637r-75,36l7555,5714r-11,7l7534,5727r-11,7l7462,5775r-59,44l7346,5866r-55,49l7239,5967r-49,55l7143,6079r-43,59l7059,6199r-38,64l6986,6329r-31,67l6926,6465r-24,71l6896,6556r2845,e" fillcolor="#d1d1d1" stroked="f">
                  <v:path arrowok="t" o:connecttype="custom" o:connectlocs="2618,1453;2935,7492;2815,7160;2597,6840;2253,6554;1832,6382;1604,6346;1186,6372;777,6521;434,6777;178,7120;29,7529;3018,1626;2912,1546;2643,1816;2618,1453;2941,1429;2904,1396;2514,1417;2498,1818;2310,3268;2702,1921;2934,1832;5660,2192;5526,1787;5260,1466;4893,1262;4459,1206;4043,1315;3706,1562;3480,1914;3397,2340;3488,2784;3733,3146;4097,3389;4412,3470;4608,3474;5024,3365;5361,3118;5587,2766;5670,2340;7534,6931;9716,7684;9510,7305;9208,7003;8830,6798;8395,6710;7952,5599;7948,5613;6418,7760;8025,6737;7555,6918;7346,7070;7059,7403;6896,7760" o:connectangles="0,0,0,0,0,0,0,0,0,0,0,0,0,0,0,0,0,0,0,0,0,0,0,0,0,0,0,0,0,0,0,0,0,0,0,0,0,0,0,0,0,0,0,0,0,0,0,0,0,0,0,0,0,0,0"/>
                </v:shape>
                <v:shape id="Picture 122" o:spid="_x0000_s1037" type="#_x0000_t75" style="position:absolute;left:1285;top:2020;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">
                  <v:imagedata r:id="rId27" o:title=""/>
                </v:shape>
                <v:shape id="AutoShape 121" o:spid="_x0000_s1038" style="position:absolute;left:1417;top:2154;width:9015;height:5461;visibility:visible;mso-wrap-style:square;v-text-anchor:top" coordsize="9015,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" path="m1236,1328l28,,,25,1211,1357r8,-10l1227,1337r9,-9m2543,1833r-4,-77l2528,1681r-19,-73l2484,1539r-32,-66l2413,1411r-43,-58l2321,1299r-54,-48l2208,1208r-63,-38l2079,1139r-70,-25l1997,1110r-12,-3l1973,1104r-44,-10l1884,1088r-45,-5l1792,1082r-81,4l1631,1099r-76,21l1483,1148r-69,36l1350,1226r-60,48l1236,1328r-9,9l1219,1347r-8,10l1168,1414r-37,62l1099,1542r-25,69l1056,1682r-11,75l1041,1833r4,78l1056,1987r19,73l1101,2129r33,67l1172,2258r45,59l1266,2370r55,49l1380,2462r64,37l1511,2530r70,25l1655,2572r12,2l1679,2576r13,2l1717,2581r24,2l1767,2584r25,1l1873,2580r79,-13l2028,2547r73,-29l2169,2483r65,-42l2293,2393r55,-54l2396,2280r43,-64l2475,2148r28,-72l2507,2064r4,-12l2515,2040r12,-50l2536,1939r6,-52l2543,1833t1880,689l4418,2446r-16,-73l4377,2304r-35,-64l4300,2182r-49,-52l4194,2085r-62,-37l4065,2020r-71,-19l3982,1998r-13,-2l3957,1995r-16,-2l3925,1992r-16,-1l3892,1991r-79,6l3737,2014r-72,28l3599,2079r-59,46l3487,2179r-44,61l3407,2307r-5,11l3397,2330r-4,11l3380,2384r-10,45l3364,2475r-2,47l3368,2602r18,77l3414,2752r38,66l3500,2878r55,53l3617,2975r69,36l3760,3036r12,3l3784,3041r12,3l3820,3047r24,3l3868,3052r24,l3966,3047r71,-15l4104,3008r62,-32l4224,2936r51,-47l4320,2836r38,-59l4387,2713r22,-68l4412,2633r2,-13l4416,2608r3,-21l4421,2565r2,-21l4423,2522t541,2577l4956,5027r-21,-68l4902,4897r-44,-53l4804,4800r-61,-34l4675,4745r-73,-7l4530,4745r-68,21l4400,4800r-53,44l4303,4897r-34,62l4248,5027r-7,72l4248,5172r21,68l4303,5301r44,54l4400,5399r62,33l4530,5453r72,8l4637,5459r34,-5l4703,5447r32,-11l4746,5431r12,-5l4769,5420r65,-43l4887,5322r41,-67l4955,5181r9,-82m6731,3158r-5,-72l6712,3017r-23,-66l6659,2890r-38,-57l6576,2782r-51,-44l6468,2699r-61,-30l6342,2646r-70,-14l6200,2627r-76,5l6050,2648r-69,26l5917,2709r-58,43l5807,2802r-45,57l5725,2922r-28,68l5693,3002r-4,12l5686,3026r-7,32l5674,3091r-3,33l5670,3158r2,51l5679,3258r12,49l5707,3353r5,12l5717,3376r5,11l5758,3451r45,58l5855,3561r59,44l5979,3640r70,26l6123,3683r77,5l6272,3683r70,-14l6407,3647r61,-31l6525,3578r51,-45l6621,3482r38,-57l6689,3364r23,-65l6726,3230r5,-72m9015,3111r-7,-73l8987,2970r-34,-61l8909,2855r-53,-44l8794,2778r-67,-21l8654,2749r-73,8l8513,2778r-61,33l8398,2855r-44,54l8321,2970r-21,68l8292,3111r8,73l8321,3251r33,62l8398,3366r54,44l8513,3444r68,21l8654,3472r73,-7l8794,3444r62,-34l8909,3366r44,-53l8987,3251r21,-67l9015,3111e" fillcolor="#d1d1d1" stroked="f">
                  <v:path arrowok="t" o:connecttype="custom" o:connectlocs="1219,3501;2528,3835;2370,3507;2079,3293;1929,3248;1631,3253;1290,3428;1168,3568;1045,3911;1101,4283;1321,4573;1655,4726;1741,4737;2028,4701;2348,4493;2507,4218;2542,4041;4377,4458;4132,4202;3957,4149;3813,4151;3487,4333;3393,4495;3368,4756;3555,5085;3784,5195;3892,5206;4224,5090;4409,4799;4421,4719;4935,7113;4675,6899;4347,6998;4248,7326;4462,7586;4703,7601;4834,7531;6731,5312;6621,4987;6342,4800;5981,4828;5725,5076;5679,5212;5679,5412;5722,5541;5979,5794;6342,5823;6621,5636;6731,5312;8909,5009;8581,4911;8321,5124;8354,5467;8654,5626;8953,5467" o:connectangles="0,0,0,0,0,0,0,0,0,0,0,0,0,0,0,0,0,0,0,0,0,0,0,0,0,0,0,0,0,0,0,0,0,0,0,0,0,0,0,0,0,0,0,0,0,0,0,0,0,0,0,0,0,0,0"/>
                </v:shape>
                <v:shape id="Picture 120" o:spid="_x0000_s1039" type="#_x0000_t75" style="position:absolute;left:9214;top:1626;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">
                  <v:imagedata r:id="rId28" o:title=""/>
                </v:shape>
                <v:shape id="AutoShape 119" o:spid="_x0000_s1040" style="position:absolute;left:9344;top:1762;width:1211;height:1962;visibility:visible;mso-wrap-style:square;v-text-anchor:top" coordsize="1211,1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" path="m96,101l32,,,20,64,121,96,101m224,303l160,202r-32,20l192,323r32,-20m352,505l288,404r-32,20l320,525r32,-20m480,707l416,606r-32,20l448,727r32,-20m608,909l544,808r-32,20l576,929r32,-20m1211,1452r-5,-75l1190,1305r-26,-68l1129,1175r-43,-57l1036,1068r-57,-43l917,990,849,964,777,948r-75,-5l627,948r-72,16l487,990r-62,35l368,1068r-50,50l275,1175r-35,62l214,1305r-16,72l193,1452r5,75l214,1599r26,68l275,1729r43,57l368,1836r57,43l487,1914r68,26l627,1956r75,5l777,1956r72,-16l917,1914r62,-35l1036,1836r50,-50l1129,1729r35,-62l1190,1599r16,-72l1211,1452e" fillcolor="#d1d1d1" stroked="f">
                  <v:path arrowok="t" o:connecttype="custom" o:connectlocs="32,1762;64,1883;224,2065;128,1984;224,2065;288,2166;320,2287;480,2469;384,2388;480,2469;544,2570;576,2691;1211,3214;1190,3067;1129,2937;1036,2830;917,2752;777,2710;627,2710;487,2752;368,2830;275,2937;214,3067;193,3214;214,3361;275,3491;368,3598;487,3676;627,3718;777,3718;917,3676;1036,3598;1129,3491;1190,3361;1211,3214" o:connectangles="0,0,0,0,0,0,0,0,0,0,0,0,0,0,0,0,0,0,0,0,0,0,0,0,0,0,0,0,0,0,0,0,0,0,0"/>
                </v:shape>
                <v:shape id="AutoShape 118" o:spid="_x0000_s1041" style="position:absolute;left:3626;top:1246;width:5360;height:5673;visibility:visible;mso-wrap-style:square;v-text-anchor:top" coordsize="5360,5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" path="m591,296l581,217,551,146,507,90r-3,-3l501,84r,212l485,376r-44,65l376,485r-80,16l215,485,150,441,106,376,90,296r16,-81l150,150r65,-44l296,90r80,16l441,150r44,65l501,296r,-212l445,40,374,10,296,,217,10,146,40,87,87,40,146,10,217,,296r10,78l40,445r47,60l146,551r71,30l296,591r78,-10l445,551r59,-46l507,501r44,-56l581,374r10,-78m1594,5377r-11,-79l1553,5228r-44,-57l1507,5168r-3,-2l1504,5377r-16,80l1443,5523r-65,44l1298,5583r-80,-16l1152,5523r-44,-66l1092,5377r16,-80l1152,5231r66,-44l1298,5171r80,16l1443,5231r45,66l1504,5377r,-211l1447,5122r-71,-30l1298,5081r-79,11l1149,5122r-60,46l1043,5228r-30,70l1002,5377r11,78l1043,5526r46,60l1149,5632r70,30l1298,5673r78,-11l1447,5632r60,-46l1509,5583r44,-57l1583,5455r11,-78m4527,296r-11,-79l4486,146,4442,90r-2,-3l4437,84r,212l4421,376r-44,65l4311,485r-80,16l4151,485r-65,-44l4042,376r-17,-80l4042,215r44,-65l4151,106r80,-16l4311,106r66,44l4421,215r16,81l4437,84,4380,40,4310,10,4231,r-78,10l4082,40r-60,47l3976,146r-30,71l3936,296r10,78l3976,445r46,60l4082,551r71,30l4231,591r79,-10l4380,551r60,-46l4443,501r43,-56l4516,374r11,-78m5359,1735r-10,-79l5319,1586r-44,-57l5272,1526r-3,-2l5269,1735r-16,80l5209,1880r-65,45l5064,1941r-81,-16l4918,1880r-44,-65l4858,1735r16,-80l4918,1589r65,-44l5064,1529r80,16l5209,1589r44,66l5269,1735r,-211l5213,1480r-71,-30l5064,1439r-79,11l4914,1480r-59,46l4808,1586r-30,70l4768,1735r10,78l4808,1884r47,60l4914,1990r71,30l5064,2031r78,-11l5213,1990r59,-46l5275,1941r44,-57l5349,1813r10,-78e" fillcolor="#606060" stroked="f">
                  <v:path arrowok="t" o:connecttype="custom" o:connectlocs="551,1393;501,1331;441,1688;215,1732;90,1543;215,1353;441,1397;501,1331;296,1247;87,1334;0,1543;87,1752;296,1838;504,1752;581,1621;1583,6545;1507,6415;1488,6704;1298,6830;1108,6704;1152,6478;1378,6434;1504,6624;1376,6339;1149,6369;1013,6545;1043,6773;1219,6909;1447,6879;1553,6773;4527,1543;4442,1337;4437,1543;4311,1732;4086,1688;4042,1462;4231,1337;4421,1462;4380,1287;4153,1257;3976,1393;3946,1621;4082,1798;4310,1828;4443,1748;4527,1543;5319,2833;5269,2771;5209,3127;4983,3172;4858,2982;4983,2792;5209,2836;5269,2771;5064,2686;4855,2773;4768,2982;4855,3191;5064,3278;5272,3191;5349,3060" o:connectangles="0,0,0,0,0,0,0,0,0,0,0,0,0,0,0,0,0,0,0,0,0,0,0,0,0,0,0,0,0,0,0,0,0,0,0,0,0,0,0,0,0,0,0,0,0,0,0,0,0,0,0,0,0,0,0,0,0,0,0,0,0"/>
                </v:shape>
                <v:shape id="Picture 117" o:spid="_x0000_s1042" type="#_x0000_t75" style="position:absolute;left:1369;top:1937;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">
                  <v:imagedata r:id="rId29" o:title=""/>
                </v:shape>
                <v:shape id="Picture 116" o:spid="_x0000_s1043" type="#_x0000_t75" style="position:absolute;left:10075;top:3104;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">
                  <v:imagedata r:id="rId30" o:title=""/>
                </v:shape>
                <v:shape id="Picture 115" o:spid="_x0000_s1044" type="#_x0000_t75" style="position:absolute;left:8987;top:5372;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">
                  <v:imagedata r:id="rId31" o:title=""/>
                </v:shape>
                <v:shape id="Picture 114" o:spid="_x0000_s1045" type="#_x0000_t75" style="position:absolute;left:8339;top:6307;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">
                  <v:imagedata r:id="rId32" o:title=""/>
                </v:shape>
                <v:shape id="Picture 113" o:spid="_x0000_s1046" type="#_x0000_t75" style="position:absolute;left:5975;top:7032;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">
                  <v:imagedata r:id="rId33" o:title=""/>
                </v:shape>
                <v:shape id="AutoShape 112" o:spid="_x0000_s1047" style="position:absolute;left:1501;top:1773;width:8723;height:5049;visibility:visible;mso-wrap-style:square;v-text-anchor:top" coordsize="8723,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" path="m1669,2109l1340,1740,28,297,,323,1312,1765r312,349l1669,2109t47,600l1679,2704,1345,5007r32,41l1379,5030,1716,2709m2352,9l2316,,1914,1640r37,9l2352,9t5,2281l2339,2285r-10,36l2346,2326r11,-36m2586,2359r-115,-35l2461,2360r114,34l2586,2359t229,68l2701,2393r-11,36l2805,2463r10,-36m3044,2496r-114,-35l2919,2497r115,34l3044,2496t230,68l3159,2530r-11,36l3263,2600r11,-36m3503,2632r-115,-34l3377,2634r115,34l3503,2632t229,69l3618,2667r-11,35l3721,2737r11,-36m3961,2769r-114,-34l3836,2771r115,34l3961,2769t229,69l4076,2803r-11,36l4180,2873r10,-35m4420,2906r-115,-34l4294,2908r115,34l4420,2906t229,68l4534,2940r-10,36l4638,3010r11,-36m4878,3043r-114,-34l4753,3044r114,35l4878,3043t229,68l4993,3077r-11,36l5097,3147r10,-36m5336,3180r-114,-34l5211,3181r115,35l5336,3180t230,68l5451,3214r-11,36l5555,3284r11,-36m5795,3317r-115,-35l5670,3318r114,34l5795,3317t662,468l6394,3684r-32,19l6425,3805r32,-20m6582,3989r-63,-102l6487,3907r63,102l6582,3989t125,204l6644,4091r-31,20l6675,4213r32,-20m6832,4397r-62,-102l6738,4315r62,101l6832,4397t125,204l6895,4499r-32,19l6926,4620r31,-19m7558,1255r-118,-21l7433,1271r118,21l7558,1255t235,41l7675,1276r-6,36l7787,1333r6,-37m8029,1337r-118,-20l7904,1354r118,20l8029,1337t235,42l8147,1358r-7,37l8258,1415r6,-36m8500,1420r-118,-21l8376,1436r118,21l8500,1420t223,39l8618,1440r-7,37l8717,1496r6,-37e" fillcolor="#606060" stroked="f">
                  <v:path arrowok="t" o:connecttype="custom" o:connectlocs="28,2070;1624,3887;1679,4477;1379,6803;2316,1773;2352,1782;2329,4094;2586,4132;2575,4167;2701,4166;2815,4200;2919,4270;3274,4337;3263,4373;3388,4371;3503,4405;3607,4475;3961,4542;3951,4578;4076,4576;4190,4611;4294,4681;4649,4747;4638,4783;4764,4782;4878,4816;4982,4886;5336,4953;5326,4989;5451,4987;5566,5021;5670,5091;6457,5558;6425,5578;6519,5660;6582,5762;6613,5884;6832,6170;6800,6189;6895,6272;6957,6374;7433,3044;7793,3069;7787,3106;7911,3090;8029,3110;8140,3168;8500,3193;8494,3230;8618,3213;8723,3232" o:connectangles="0,0,0,0,0,0,0,0,0,0,0,0,0,0,0,0,0,0,0,0,0,0,0,0,0,0,0,0,0,0,0,0,0,0,0,0,0,0,0,0,0,0,0,0,0,0,0,0,0,0,0"/>
                </v:shape>
                <v:shape id="Picture 111" o:spid="_x0000_s1048" type="#_x0000_t75" style="position:absolute;left:9298;top:1542;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">
                  <v:imagedata r:id="rId34" o:title=""/>
                </v:shape>
                <v:shape id="AutoShape 110" o:spid="_x0000_s1049" style="position:absolute;left:9428;top:1678;width:705;height:1083;visibility:visible;mso-wrap-style:square;v-text-anchor:top" coordsize="705,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" path="m32,l,20,64,121,96,101,32,xm160,202r-32,20l192,323r32,-20l160,202xm288,404r-32,20l320,525r32,-20l288,404xm416,606r-32,20l448,728r32,-20l416,606xm544,808r-32,21l576,930r32,-21l544,808xm672,1011r-32,20l673,1083r32,-20l672,1011xe" fillcolor="#606060" stroked="f">
                  <v:path arrowok="t" o:connecttype="custom" o:connectlocs="32,1678;0,1698;64,1799;96,1779;32,1678;160,1880;128,1900;192,2001;224,1981;160,1880;288,2082;256,2102;320,2203;352,2183;288,2082;416,2284;384,2304;448,2406;480,2386;416,2284;544,2486;512,2507;576,2608;608,2587;544,2486;672,2689;640,2709;673,2761;705,2741;672,2689" o:connectangles="0,0,0,0,0,0,0,0,0,0,0,0,0,0,0,0,0,0,0,0,0,0,0,0,0,0,0,0,0,0"/>
                </v:shape>
                <v:shape id="Picture 109" o:spid="_x0000_s1050" type="#_x0000_t75" style="position:absolute;left:6234;top:4671;width:290;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">
                  <v:imagedata r:id="rId35" o:title=""/>
                </v:shape>
                <v:shape id="AutoShape 108" o:spid="_x0000_s1051" style="position:absolute;left:1198;top:1120;width:9766;height:6640;visibility:visible;mso-wrap-style:square;v-text-anchor:top" coordsize="9766,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" path="m2846,2783r-4,-76l2831,2632r-18,-72l2787,2491r-31,-66l2718,2363r-43,-57l2626,2252r-53,-48l2515,2160r-62,-37l2387,2091r-69,-25l2246,2047r-74,-11l2095,2032r-77,4l1944,2047r-72,19l1802,2091r-65,32l1675,2160r-58,44l1564,2252r-49,54l1472,2363r-38,62l1403,2491r-26,69l1359,2632r-12,75l1344,2783r3,77l1359,2935r18,72l1403,3076r31,66l1472,3204r43,57l1564,3315r53,48l1675,3406r62,38l1802,3476r70,25l1944,3519r74,12l2095,3535r77,-4l2246,3519r72,-18l2387,3476r66,-32l2515,3406r58,-43l2626,3315r49,-54l2718,3204r38,-62l2787,3076r26,-69l2831,2935r11,-75l2846,2783t129,3842l2973,6549r-5,-76l2958,6399r-13,-74l2928,6253r-20,-70l2885,6114r-27,-68l2829,5980r-1,-1l2871,5957r-17,-33l2811,5945r-15,-29l2760,5854r-39,-61l2680,5735r-44,-56l2589,5625r-49,-52l2488,5524r-54,-47l2378,5433r-59,-41l2259,5353r-62,-36l2133,5284r-66,-30l1999,5228r-69,-24l1859,5184r-71,-16l1714,5155r-74,-10l1564,5139r-76,-1l1411,5139r-75,6l1261,5155r-73,13l1116,5184r-71,20l976,5228r-67,26l843,5284r-64,33l716,5353r-60,39l598,5433r-56,44l488,5524r-52,49l387,5625r-47,54l296,5735r-42,58l216,5854r-36,62l147,5980r-30,66l90,6114r-23,69l47,6253r-17,72l17,6399r-9,74l2,6549,,6625r1,15l2975,6640r,-15m3085,5851r-16,-33l2962,5871r16,33l3085,5851t215,-105l3283,5712r-107,53l3193,5799r107,-53m3514,5640r-16,-34l3391,5659r16,34l3514,5640t231,119l3709,5751r-184,889l3564,6640r181,-881m5267,6050r-8,-73l5238,5909r-33,-61l5161,5794r-54,-44l5046,5717r-68,-21l4905,5688r-73,8l4765,5717r-62,33l4650,5794r-44,54l4572,5909r-21,68l4544,6050r7,72l4572,6190r34,62l4650,6305r53,44l4765,6383r67,21l4905,6411r73,-7l5037,6385r105,255l5183,6640,5071,6369r36,-20l5161,6305r44,-53l5238,6190r21,-68l5267,6050m5672,1136r-3,-74l5662,988r-12,-72l5634,846r-20,-69l5589,710r-28,-64l5528,583r-36,-60l5452,465r-43,-55l5363,358r-49,-49l5262,262r-56,-43l5149,180r-60,-36l5026,111,4961,83,4895,58,4826,37,4756,21,4684,10,4610,2,4535,r-74,2l4387,10r-72,11l4245,37r-69,21l4110,83r-65,28l3982,144r-60,36l3864,219r-55,43l3757,309r-49,49l3662,410r-44,55l3579,523r-36,60l3510,646r-28,64l3457,777r-20,69l3421,916r-12,72l3402,1062r-3,74l3402,1211r7,73l3421,1356r16,71l3457,1495r25,67l3510,1627r33,62l3579,1750r39,57l3662,1862r46,53l3757,1964r52,46l3864,2053r58,40l3982,2129r63,32l4110,2190r66,24l4245,2235r70,16l4387,2263r2,l4260,2945r-65,-4l4123,2946r-69,14l3989,2983r-62,31l3871,3052r-51,45l3775,3148r-38,56l3706,3265r-22,66l3669,3400r-4,72l3669,3544r15,69l3706,3678r31,62l3775,3796r45,51l3871,3892r56,38l3989,3961r65,22l4062,3985r-148,784l3810,5270r36,8l3951,4776r148,-783l4123,3998r72,4l4267,3998r69,-15l4402,3961r61,-31l4519,3892r51,-45l4615,3796r38,-56l4684,3678r23,-65l4721,3544r5,-72l4721,3400r-14,-69l4684,3265r-31,-61l4615,3148r-45,-51l4519,3052r-56,-38l4402,2983r-66,-23l4296,2952r130,-685l4461,2270r74,2l4610,2270r74,-7l4756,2251r70,-16l4895,2214r66,-24l5026,2161r63,-32l5149,2093r57,-40l5262,2010r52,-46l5363,1915r46,-53l5452,1807r40,-57l5528,1689r33,-62l5589,1562r25,-67l5634,1427r16,-71l5662,1284r7,-73l5672,1136m7034,4108r-5,-72l7015,3967r-23,-66l6962,3840r-39,-57l6879,3733r-51,-45l6771,3650r-61,-31l6644,3596r-69,-14l6503,3577r-72,5l6362,3596r-65,23l6236,3650r-57,38l6128,3733r-45,50l6045,3840r-31,61l5992,3967r-14,69l5973,4108r5,72l5992,4249r18,54l3924,5343r17,34l6026,4337r19,39l6083,4432r45,51l6179,4528r57,38l6297,4597r65,22l6431,4634r72,4l6575,4634r69,-15l6710,4597r61,-31l6828,4528r51,-45l6923,4432r39,-56l6992,4314r23,-65l7029,4180r5,-72m7341,1986r-66,5l5119,3698r65,-4l7341,1986t108,-377l6848,595r-32,19l7417,1628r32,-19m8096,4346r-13,-35l7970,4351r13,35l8096,4346t225,-80l8309,4231r-113,40l8208,4306r113,-40m8547,4187r-13,-36l8422,4191r12,36l8547,4187t771,-126l9311,3988r-21,-68l9256,3859r-44,-54l9159,3761r-62,-33l9029,3707r-72,-7l8884,3707r-68,21l8755,3761r-54,44l8657,3859r-33,61l8603,3988r-8,73l8603,4134r21,68l8657,4263r44,53l8755,4361r61,33l8884,4415r73,7l9029,4415r68,-21l9159,4361r53,-45l9256,4263r34,-61l9311,4134r7,-73m9441,2010r-5,-75l9419,1863r-25,-67l9359,1733r-43,-57l9266,1626r-57,-43l9146,1548r-67,-25l9007,1507r-75,-6l8857,1507r-72,16l8717,1548r-63,35l8598,1626r-51,50l8505,1733r-35,63l8444,1863r-16,72l8423,2010r5,76l8444,2157r26,68l8505,2288r42,56l8598,2395r56,42l8717,2472r68,26l8857,2514r75,6l9007,2514r72,-16l9146,2472r63,-35l9266,2395r50,-51l9359,2288r35,-63l9419,2157r17,-71l9441,2010t324,4630l9761,6620r-20,-71l9717,6480r-26,-68l9661,6347r-33,-65l9592,6220r-38,-60l9512,6101r-44,-56l9421,5991r-49,-51l9320,5890r-54,-46l9210,5799r-58,-41l9091,5719r-62,-35l8965,5651r-66,-30l8831,5594r-69,-23l8692,5551r-72,-17l8547,5521r-75,-9l8397,5506r-77,-2l8243,5506r-75,6l8149,5514,7954,4395,7560,2105r-37,6l7915,4394,6314,6640r46,l7924,4446r188,1073l8093,5521r-73,13l7948,5551r-70,20l7809,5594r-68,27l7675,5651r-64,33l7557,5715,7393,5438r-32,19l7525,5734r-37,24l7430,5799r-56,45l7320,5890r-52,50l7219,5991r-47,54l7128,6101r-41,59l7048,6220r-36,62l6979,6347r-30,65l6923,6480r-24,69l6879,6620r-4,20l9765,6640e" fillcolor="#606060" stroked="f">
                  <v:path arrowok="t" o:connecttype="custom" o:connectlocs="2573,3324;1872,3186;1377,3680;1515,4381;2172,4651;2756,4262;2945,7445;2796,7036;2319,6512;1640,6265;909,6374;340,6799;30,7445;2962,6991;3391,6779;5238,7029;4650,6914;4765,7503;5205,7372;5589,1830;5149,1300;4461,1122;3809,1382;3437,1966;3482,2682;3922,3213;4195,4061;3684,4451;3927,5050;4195,5122;4707,4733;4463,4134;4826,3355;5409,2982;5669,2331;6771,4770;6128,4853;3924,6463;6431,5754;6992,5434;6848,1715;8309,5351;9311,5108;8755,4881;8755,5481;9311,5254;9146,2668;8505,2853;8598,3515;9266,3515;9717,7600;9320,7010;8692,6671;7560,3225;7878,6691;7430,6919;6979,7467" o:connectangles="0,0,0,0,0,0,0,0,0,0,0,0,0,0,0,0,0,0,0,0,0,0,0,0,0,0,0,0,0,0,0,0,0,0,0,0,0,0,0,0,0,0,0,0,0,0,0,0,0,0,0,0,0,0,0,0,0"/>
                </v:shape>
                <v:rect id="Rectangle 107" o:spid="_x0000_s1052" style="position:absolute;top:3580;width:12240;height:6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" stroked="f"/>
                <w10:wrap anchorx="page" anchory="page"/>
              </v:group>
            </w:pict>
          </mc:Fallback>
        </mc:AlternateContent>
      </w:r>
      <w:r>
        <w:rPr>
          <w:noProof/>
        </w:rPr>
        <mc:AlternateContent>
          <mc:Choice Requires="wpg">
            <w:drawing>
              <wp:anchor distT="0" distB="0" distL="114300" distR="114300" simplePos="0" relativeHeight="251632640" behindDoc="0" locked="0" layoutInCell="1" allowOverlap="1" wp14:anchorId="1B0C02CC" wp14:editId="36D3FDB6">
                <wp:simplePos x="0" y="0"/>
                <wp:positionH relativeFrom="page">
                  <wp:posOffset>1426210</wp:posOffset>
                </wp:positionH>
                <wp:positionV relativeFrom="page">
                  <wp:posOffset>9406890</wp:posOffset>
                </wp:positionV>
                <wp:extent cx="1177925" cy="146685"/>
                <wp:effectExtent l="0" t="0" r="5715" b="0"/>
                <wp:wrapNone/>
                <wp:docPr id="424"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7925" cy="146685"/>
                          <a:chOff x="2246" y="14814"/>
                          <a:chExt cx="1855" cy="231"/>
                        </a:xfrm>
                      </wpg:grpSpPr>
                      <pic:pic xmlns:pic="http://schemas.openxmlformats.org/drawingml/2006/picture">
                        <pic:nvPicPr>
                          <pic:cNvPr id="425" name="Picture 1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246" y="14813"/>
                            <a:ext cx="363"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6" name="Picture 1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639" y="14818"/>
                            <a:ext cx="172"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7" name="Picture 1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853" y="14818"/>
                            <a:ext cx="17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 name="Picture 1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71" y="14818"/>
                            <a:ext cx="58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9" name="Picture 1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686" y="14813"/>
                            <a:ext cx="209"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0" name="Picture 1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927" y="14818"/>
                            <a:ext cx="17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BE1DA5D" id="Group 99" o:spid="_x0000_s1026" style="position:absolute;left:0;text-align:left;margin-left:112.3pt;margin-top:740.7pt;width:92.75pt;height:11.55pt;z-index:251632640;mso-position-horizontal-relative:page;mso-position-vertical-relative:page" coordorigin="2246,14814" coordsize="1855,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">
                <v:shape id="Picture 105" o:spid="_x0000_s1027" type="#_x0000_t75" style="position:absolute;left:2246;top:14813;width:363;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">
                  <v:imagedata r:id="rId42" o:title=""/>
                </v:shape>
                <v:shape id="Picture 104" o:spid="_x0000_s1028" type="#_x0000_t75" style="position:absolute;left:2639;top:14818;width:172;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">
                  <v:imagedata r:id="rId43" o:title=""/>
                </v:shape>
                <v:shape id="Picture 103" o:spid="_x0000_s1029" type="#_x0000_t75" style="position:absolute;left:2853;top:14818;width:174;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">
                  <v:imagedata r:id="rId44" o:title=""/>
                </v:shape>
                <v:shape id="Picture 102" o:spid="_x0000_s1030" type="#_x0000_t75" style="position:absolute;left:3071;top:14818;width:581;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">
                  <v:imagedata r:id="rId45" o:title=""/>
                </v:shape>
                <v:shape id="Picture 101" o:spid="_x0000_s1031" type="#_x0000_t75" style="position:absolute;left:3686;top:14813;width:209;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">
                  <v:imagedata r:id="rId46" o:title=""/>
                </v:shape>
                <v:shape id="Picture 100" o:spid="_x0000_s1032" type="#_x0000_t75" style="position:absolute;left:3927;top:14818;width:174;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">
                  <v:imagedata r:id="rId47" o:title=""/>
                </v:shape>
                <w10:wrap anchorx="page" anchory="page"/>
              </v:group>
            </w:pict>
          </mc:Fallback>
        </mc:AlternateContent>
      </w:r>
      <w:r>
        <w:rPr>
          <w:noProof/>
        </w:rPr>
        <mc:AlternateContent>
          <mc:Choice Requires="wps">
            <w:drawing>
              <wp:anchor distT="0" distB="0" distL="114300" distR="114300" simplePos="0" relativeHeight="251633664" behindDoc="0" locked="0" layoutInCell="1" allowOverlap="1" wp14:anchorId="7DB91265" wp14:editId="4003A062">
                <wp:simplePos x="0" y="0"/>
                <wp:positionH relativeFrom="page">
                  <wp:posOffset>2083435</wp:posOffset>
                </wp:positionH>
                <wp:positionV relativeFrom="page">
                  <wp:posOffset>9103360</wp:posOffset>
                </wp:positionV>
                <wp:extent cx="530225" cy="257175"/>
                <wp:effectExtent l="6985" t="6985" r="5715" b="2540"/>
                <wp:wrapNone/>
                <wp:docPr id="423"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0225" cy="257175"/>
                        </a:xfrm>
                        <a:custGeom>
                          <a:avLst/>
                          <a:gdLst>
                            <a:gd name="T0" fmla="+- 0 3641 3281"/>
                            <a:gd name="T1" fmla="*/ T0 w 835"/>
                            <a:gd name="T2" fmla="+- 0 14336 14336"/>
                            <a:gd name="T3" fmla="*/ 14336 h 405"/>
                            <a:gd name="T4" fmla="+- 0 3519 3281"/>
                            <a:gd name="T5" fmla="*/ T4 w 835"/>
                            <a:gd name="T6" fmla="+- 0 14336 14336"/>
                            <a:gd name="T7" fmla="*/ 14336 h 405"/>
                            <a:gd name="T8" fmla="+- 0 3519 3281"/>
                            <a:gd name="T9" fmla="*/ T8 w 835"/>
                            <a:gd name="T10" fmla="+- 0 14552 14336"/>
                            <a:gd name="T11" fmla="*/ 14552 h 405"/>
                            <a:gd name="T12" fmla="+- 0 3518 3281"/>
                            <a:gd name="T13" fmla="*/ T12 w 835"/>
                            <a:gd name="T14" fmla="+- 0 14583 14336"/>
                            <a:gd name="T15" fmla="*/ 14583 h 405"/>
                            <a:gd name="T16" fmla="+- 0 3512 3281"/>
                            <a:gd name="T17" fmla="*/ T16 w 835"/>
                            <a:gd name="T18" fmla="+- 0 14612 14336"/>
                            <a:gd name="T19" fmla="*/ 14612 h 405"/>
                            <a:gd name="T20" fmla="+- 0 3495 3281"/>
                            <a:gd name="T21" fmla="*/ T20 w 835"/>
                            <a:gd name="T22" fmla="+- 0 14634 14336"/>
                            <a:gd name="T23" fmla="*/ 14634 h 405"/>
                            <a:gd name="T24" fmla="+- 0 3462 3281"/>
                            <a:gd name="T25" fmla="*/ T24 w 835"/>
                            <a:gd name="T26" fmla="+- 0 14642 14336"/>
                            <a:gd name="T27" fmla="*/ 14642 h 405"/>
                            <a:gd name="T28" fmla="+- 0 3427 3281"/>
                            <a:gd name="T29" fmla="*/ T28 w 835"/>
                            <a:gd name="T30" fmla="+- 0 14634 14336"/>
                            <a:gd name="T31" fmla="*/ 14634 h 405"/>
                            <a:gd name="T32" fmla="+- 0 3410 3281"/>
                            <a:gd name="T33" fmla="*/ T32 w 835"/>
                            <a:gd name="T34" fmla="+- 0 14612 14336"/>
                            <a:gd name="T35" fmla="*/ 14612 h 405"/>
                            <a:gd name="T36" fmla="+- 0 3403 3281"/>
                            <a:gd name="T37" fmla="*/ T36 w 835"/>
                            <a:gd name="T38" fmla="+- 0 14583 14336"/>
                            <a:gd name="T39" fmla="*/ 14583 h 405"/>
                            <a:gd name="T40" fmla="+- 0 3403 3281"/>
                            <a:gd name="T41" fmla="*/ T40 w 835"/>
                            <a:gd name="T42" fmla="+- 0 14552 14336"/>
                            <a:gd name="T43" fmla="*/ 14552 h 405"/>
                            <a:gd name="T44" fmla="+- 0 3403 3281"/>
                            <a:gd name="T45" fmla="*/ T44 w 835"/>
                            <a:gd name="T46" fmla="+- 0 14336 14336"/>
                            <a:gd name="T47" fmla="*/ 14336 h 405"/>
                            <a:gd name="T48" fmla="+- 0 3281 3281"/>
                            <a:gd name="T49" fmla="*/ T48 w 835"/>
                            <a:gd name="T50" fmla="+- 0 14336 14336"/>
                            <a:gd name="T51" fmla="*/ 14336 h 405"/>
                            <a:gd name="T52" fmla="+- 0 3281 3281"/>
                            <a:gd name="T53" fmla="*/ T52 w 835"/>
                            <a:gd name="T54" fmla="+- 0 14579 14336"/>
                            <a:gd name="T55" fmla="*/ 14579 h 405"/>
                            <a:gd name="T56" fmla="+- 0 3292 3281"/>
                            <a:gd name="T57" fmla="*/ T56 w 835"/>
                            <a:gd name="T58" fmla="+- 0 14650 14336"/>
                            <a:gd name="T59" fmla="*/ 14650 h 405"/>
                            <a:gd name="T60" fmla="+- 0 3325 3281"/>
                            <a:gd name="T61" fmla="*/ T60 w 835"/>
                            <a:gd name="T62" fmla="+- 0 14701 14336"/>
                            <a:gd name="T63" fmla="*/ 14701 h 405"/>
                            <a:gd name="T64" fmla="+- 0 3382 3281"/>
                            <a:gd name="T65" fmla="*/ T64 w 835"/>
                            <a:gd name="T66" fmla="+- 0 14731 14336"/>
                            <a:gd name="T67" fmla="*/ 14731 h 405"/>
                            <a:gd name="T68" fmla="+- 0 3461 3281"/>
                            <a:gd name="T69" fmla="*/ T68 w 835"/>
                            <a:gd name="T70" fmla="+- 0 14741 14336"/>
                            <a:gd name="T71" fmla="*/ 14741 h 405"/>
                            <a:gd name="T72" fmla="+- 0 3541 3281"/>
                            <a:gd name="T73" fmla="*/ T72 w 835"/>
                            <a:gd name="T74" fmla="+- 0 14731 14336"/>
                            <a:gd name="T75" fmla="*/ 14731 h 405"/>
                            <a:gd name="T76" fmla="+- 0 3597 3281"/>
                            <a:gd name="T77" fmla="*/ T76 w 835"/>
                            <a:gd name="T78" fmla="+- 0 14701 14336"/>
                            <a:gd name="T79" fmla="*/ 14701 h 405"/>
                            <a:gd name="T80" fmla="+- 0 3630 3281"/>
                            <a:gd name="T81" fmla="*/ T80 w 835"/>
                            <a:gd name="T82" fmla="+- 0 14650 14336"/>
                            <a:gd name="T83" fmla="*/ 14650 h 405"/>
                            <a:gd name="T84" fmla="+- 0 3631 3281"/>
                            <a:gd name="T85" fmla="*/ T84 w 835"/>
                            <a:gd name="T86" fmla="+- 0 14642 14336"/>
                            <a:gd name="T87" fmla="*/ 14642 h 405"/>
                            <a:gd name="T88" fmla="+- 0 3641 3281"/>
                            <a:gd name="T89" fmla="*/ T88 w 835"/>
                            <a:gd name="T90" fmla="+- 0 14579 14336"/>
                            <a:gd name="T91" fmla="*/ 14579 h 405"/>
                            <a:gd name="T92" fmla="+- 0 3641 3281"/>
                            <a:gd name="T93" fmla="*/ T92 w 835"/>
                            <a:gd name="T94" fmla="+- 0 14336 14336"/>
                            <a:gd name="T95" fmla="*/ 14336 h 405"/>
                            <a:gd name="T96" fmla="+- 0 4116 3281"/>
                            <a:gd name="T97" fmla="*/ T96 w 835"/>
                            <a:gd name="T98" fmla="+- 0 14731 14336"/>
                            <a:gd name="T99" fmla="*/ 14731 h 405"/>
                            <a:gd name="T100" fmla="+- 0 4036 3281"/>
                            <a:gd name="T101" fmla="*/ T100 w 835"/>
                            <a:gd name="T102" fmla="+- 0 14614 14336"/>
                            <a:gd name="T103" fmla="*/ 14614 h 405"/>
                            <a:gd name="T104" fmla="+- 0 3974 3281"/>
                            <a:gd name="T105" fmla="*/ T104 w 835"/>
                            <a:gd name="T106" fmla="+- 0 14522 14336"/>
                            <a:gd name="T107" fmla="*/ 14522 h 405"/>
                            <a:gd name="T108" fmla="+- 0 4028 3281"/>
                            <a:gd name="T109" fmla="*/ T108 w 835"/>
                            <a:gd name="T110" fmla="+- 0 14444 14336"/>
                            <a:gd name="T111" fmla="*/ 14444 h 405"/>
                            <a:gd name="T112" fmla="+- 0 4101 3281"/>
                            <a:gd name="T113" fmla="*/ T112 w 835"/>
                            <a:gd name="T114" fmla="+- 0 14336 14336"/>
                            <a:gd name="T115" fmla="*/ 14336 h 405"/>
                            <a:gd name="T116" fmla="+- 0 3966 3281"/>
                            <a:gd name="T117" fmla="*/ T116 w 835"/>
                            <a:gd name="T118" fmla="+- 0 14336 14336"/>
                            <a:gd name="T119" fmla="*/ 14336 h 405"/>
                            <a:gd name="T120" fmla="+- 0 3907 3281"/>
                            <a:gd name="T121" fmla="*/ T120 w 835"/>
                            <a:gd name="T122" fmla="+- 0 14444 14336"/>
                            <a:gd name="T123" fmla="*/ 14444 h 405"/>
                            <a:gd name="T124" fmla="+- 0 3848 3281"/>
                            <a:gd name="T125" fmla="*/ T124 w 835"/>
                            <a:gd name="T126" fmla="+- 0 14336 14336"/>
                            <a:gd name="T127" fmla="*/ 14336 h 405"/>
                            <a:gd name="T128" fmla="+- 0 3705 3281"/>
                            <a:gd name="T129" fmla="*/ T128 w 835"/>
                            <a:gd name="T130" fmla="+- 0 14336 14336"/>
                            <a:gd name="T131" fmla="*/ 14336 h 405"/>
                            <a:gd name="T132" fmla="+- 0 3835 3281"/>
                            <a:gd name="T133" fmla="*/ T132 w 835"/>
                            <a:gd name="T134" fmla="+- 0 14521 14336"/>
                            <a:gd name="T135" fmla="*/ 14521 h 405"/>
                            <a:gd name="T136" fmla="+- 0 3692 3281"/>
                            <a:gd name="T137" fmla="*/ T136 w 835"/>
                            <a:gd name="T138" fmla="+- 0 14731 14336"/>
                            <a:gd name="T139" fmla="*/ 14731 h 405"/>
                            <a:gd name="T140" fmla="+- 0 3832 3281"/>
                            <a:gd name="T141" fmla="*/ T140 w 835"/>
                            <a:gd name="T142" fmla="+- 0 14731 14336"/>
                            <a:gd name="T143" fmla="*/ 14731 h 405"/>
                            <a:gd name="T144" fmla="+- 0 3901 3281"/>
                            <a:gd name="T145" fmla="*/ T144 w 835"/>
                            <a:gd name="T146" fmla="+- 0 14614 14336"/>
                            <a:gd name="T147" fmla="*/ 14614 h 405"/>
                            <a:gd name="T148" fmla="+- 0 3969 3281"/>
                            <a:gd name="T149" fmla="*/ T148 w 835"/>
                            <a:gd name="T150" fmla="+- 0 14731 14336"/>
                            <a:gd name="T151" fmla="*/ 14731 h 405"/>
                            <a:gd name="T152" fmla="+- 0 4116 3281"/>
                            <a:gd name="T153" fmla="*/ T152 w 835"/>
                            <a:gd name="T154" fmla="+- 0 14731 14336"/>
                            <a:gd name="T155" fmla="*/ 14731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35" h="405">
                              <a:moveTo>
                                <a:pt x="360" y="0"/>
                              </a:moveTo>
                              <a:lnTo>
                                <a:pt x="238" y="0"/>
                              </a:lnTo>
                              <a:lnTo>
                                <a:pt x="238" y="216"/>
                              </a:lnTo>
                              <a:lnTo>
                                <a:pt x="237" y="247"/>
                              </a:lnTo>
                              <a:lnTo>
                                <a:pt x="231" y="276"/>
                              </a:lnTo>
                              <a:lnTo>
                                <a:pt x="214" y="298"/>
                              </a:lnTo>
                              <a:lnTo>
                                <a:pt x="181" y="306"/>
                              </a:lnTo>
                              <a:lnTo>
                                <a:pt x="146" y="298"/>
                              </a:lnTo>
                              <a:lnTo>
                                <a:pt x="129" y="276"/>
                              </a:lnTo>
                              <a:lnTo>
                                <a:pt x="122" y="247"/>
                              </a:lnTo>
                              <a:lnTo>
                                <a:pt x="122" y="216"/>
                              </a:lnTo>
                              <a:lnTo>
                                <a:pt x="122" y="0"/>
                              </a:lnTo>
                              <a:lnTo>
                                <a:pt x="0" y="0"/>
                              </a:lnTo>
                              <a:lnTo>
                                <a:pt x="0" y="243"/>
                              </a:lnTo>
                              <a:lnTo>
                                <a:pt x="11" y="314"/>
                              </a:lnTo>
                              <a:lnTo>
                                <a:pt x="44" y="365"/>
                              </a:lnTo>
                              <a:lnTo>
                                <a:pt x="101" y="395"/>
                              </a:lnTo>
                              <a:lnTo>
                                <a:pt x="180" y="405"/>
                              </a:lnTo>
                              <a:lnTo>
                                <a:pt x="260" y="395"/>
                              </a:lnTo>
                              <a:lnTo>
                                <a:pt x="316" y="365"/>
                              </a:lnTo>
                              <a:lnTo>
                                <a:pt x="349" y="314"/>
                              </a:lnTo>
                              <a:lnTo>
                                <a:pt x="350" y="306"/>
                              </a:lnTo>
                              <a:lnTo>
                                <a:pt x="360" y="243"/>
                              </a:lnTo>
                              <a:lnTo>
                                <a:pt x="360" y="0"/>
                              </a:lnTo>
                              <a:moveTo>
                                <a:pt x="835" y="395"/>
                              </a:moveTo>
                              <a:lnTo>
                                <a:pt x="755" y="278"/>
                              </a:lnTo>
                              <a:lnTo>
                                <a:pt x="693" y="186"/>
                              </a:lnTo>
                              <a:lnTo>
                                <a:pt x="747" y="108"/>
                              </a:lnTo>
                              <a:lnTo>
                                <a:pt x="820" y="0"/>
                              </a:lnTo>
                              <a:lnTo>
                                <a:pt x="685" y="0"/>
                              </a:lnTo>
                              <a:lnTo>
                                <a:pt x="626" y="108"/>
                              </a:lnTo>
                              <a:lnTo>
                                <a:pt x="567" y="0"/>
                              </a:lnTo>
                              <a:lnTo>
                                <a:pt x="424" y="0"/>
                              </a:lnTo>
                              <a:lnTo>
                                <a:pt x="554" y="185"/>
                              </a:lnTo>
                              <a:lnTo>
                                <a:pt x="411" y="395"/>
                              </a:lnTo>
                              <a:lnTo>
                                <a:pt x="551" y="395"/>
                              </a:lnTo>
                              <a:lnTo>
                                <a:pt x="620" y="278"/>
                              </a:lnTo>
                              <a:lnTo>
                                <a:pt x="688" y="395"/>
                              </a:lnTo>
                              <a:lnTo>
                                <a:pt x="835" y="395"/>
                              </a:lnTo>
                            </a:path>
                          </a:pathLst>
                        </a:custGeom>
                        <a:solidFill>
                          <a:srgbClr val="0037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8F915" id="AutoShape 98" o:spid="_x0000_s1026" style="position:absolute;left:0;text-align:left;margin-left:164.05pt;margin-top:716.8pt;width:41.75pt;height:20.2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5,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" path="m360,l238,r,216l237,247r-6,29l214,298r-33,8l146,298,129,276r-7,-29l122,216,122,,,,,243r11,71l44,365r57,30l180,405r80,-10l316,365r33,-51l350,306r10,-63l360,m835,395l755,278,693,186r54,-78l820,,685,,626,108,567,,424,,554,185,411,395r140,l620,278r68,117l835,395e" fillcolor="#003763" stroked="f">
                <v:path arrowok="t" o:connecttype="custom" o:connectlocs="228600,9103360;151130,9103360;151130,9240520;150495,9260205;146685,9278620;135890,9292590;114935,9297670;92710,9292590;81915,9278620;77470,9260205;77470,9240520;77470,9103360;0,9103360;0,9257665;6985,9302750;27940,9335135;64135,9354185;114300,9360535;165100,9354185;200660,9335135;221615,9302750;222250,9297670;228600,9257665;228600,9103360;530225,9354185;479425,9279890;440055,9221470;474345,9171940;520700,9103360;434975,9103360;397510,9171940;360045,9103360;269240,9103360;351790,9220835;260985,9354185;349885,9354185;393700,9279890;436880,9354185;530225,9354185" o:connectangles="0,0,0,0,0,0,0,0,0,0,0,0,0,0,0,0,0,0,0,0,0,0,0,0,0,0,0,0,0,0,0,0,0,0,0,0,0,0,0"/>
                <w10:wrap anchorx="page" anchory="page"/>
              </v:shape>
            </w:pict>
          </mc:Fallback>
        </mc:AlternateContent>
      </w:r>
      <w:r>
        <w:rPr>
          <w:noProof/>
        </w:rPr>
        <mc:AlternateContent>
          <mc:Choice Requires="wps">
            <w:drawing>
              <wp:anchor distT="0" distB="0" distL="114300" distR="114300" simplePos="0" relativeHeight="251634688" behindDoc="0" locked="0" layoutInCell="1" allowOverlap="1" wp14:anchorId="662C9475" wp14:editId="574849EF">
                <wp:simplePos x="0" y="0"/>
                <wp:positionH relativeFrom="page">
                  <wp:posOffset>685800</wp:posOffset>
                </wp:positionH>
                <wp:positionV relativeFrom="page">
                  <wp:posOffset>9171305</wp:posOffset>
                </wp:positionV>
                <wp:extent cx="379095" cy="378460"/>
                <wp:effectExtent l="0" t="0" r="1905" b="3810"/>
                <wp:wrapNone/>
                <wp:docPr id="422" name="Freeform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095" cy="378460"/>
                        </a:xfrm>
                        <a:custGeom>
                          <a:avLst/>
                          <a:gdLst>
                            <a:gd name="T0" fmla="+- 0 1676 1080"/>
                            <a:gd name="T1" fmla="*/ T0 w 597"/>
                            <a:gd name="T2" fmla="+- 0 14841 14443"/>
                            <a:gd name="T3" fmla="*/ 14841 h 596"/>
                            <a:gd name="T4" fmla="+- 0 1279 1080"/>
                            <a:gd name="T5" fmla="*/ T4 w 597"/>
                            <a:gd name="T6" fmla="+- 0 14841 14443"/>
                            <a:gd name="T7" fmla="*/ 14841 h 596"/>
                            <a:gd name="T8" fmla="+- 0 1279 1080"/>
                            <a:gd name="T9" fmla="*/ T8 w 597"/>
                            <a:gd name="T10" fmla="+- 0 14443 14443"/>
                            <a:gd name="T11" fmla="*/ 14443 h 596"/>
                            <a:gd name="T12" fmla="+- 0 1080 1080"/>
                            <a:gd name="T13" fmla="*/ T12 w 597"/>
                            <a:gd name="T14" fmla="+- 0 14443 14443"/>
                            <a:gd name="T15" fmla="*/ 14443 h 596"/>
                            <a:gd name="T16" fmla="+- 0 1080 1080"/>
                            <a:gd name="T17" fmla="*/ T16 w 597"/>
                            <a:gd name="T18" fmla="+- 0 14841 14443"/>
                            <a:gd name="T19" fmla="*/ 14841 h 596"/>
                            <a:gd name="T20" fmla="+- 0 1080 1080"/>
                            <a:gd name="T21" fmla="*/ T20 w 597"/>
                            <a:gd name="T22" fmla="+- 0 15039 14443"/>
                            <a:gd name="T23" fmla="*/ 15039 h 596"/>
                            <a:gd name="T24" fmla="+- 0 1676 1080"/>
                            <a:gd name="T25" fmla="*/ T24 w 597"/>
                            <a:gd name="T26" fmla="+- 0 15039 14443"/>
                            <a:gd name="T27" fmla="*/ 15039 h 596"/>
                            <a:gd name="T28" fmla="+- 0 1676 1080"/>
                            <a:gd name="T29" fmla="*/ T28 w 597"/>
                            <a:gd name="T30" fmla="+- 0 14841 14443"/>
                            <a:gd name="T31" fmla="*/ 14841 h 5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97" h="596">
                              <a:moveTo>
                                <a:pt x="596" y="398"/>
                              </a:moveTo>
                              <a:lnTo>
                                <a:pt x="199" y="398"/>
                              </a:lnTo>
                              <a:lnTo>
                                <a:pt x="199" y="0"/>
                              </a:lnTo>
                              <a:lnTo>
                                <a:pt x="0" y="0"/>
                              </a:lnTo>
                              <a:lnTo>
                                <a:pt x="0" y="398"/>
                              </a:lnTo>
                              <a:lnTo>
                                <a:pt x="0" y="596"/>
                              </a:lnTo>
                              <a:lnTo>
                                <a:pt x="596" y="596"/>
                              </a:lnTo>
                              <a:lnTo>
                                <a:pt x="596" y="398"/>
                              </a:lnTo>
                            </a:path>
                          </a:pathLst>
                        </a:custGeom>
                        <a:solidFill>
                          <a:srgbClr val="0096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D5BCEF" id="Freeform 97" o:spid="_x0000_s1026" style="position:absolute;left:0;text-align:lef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3.8pt,742.05pt,63.95pt,742.05pt,63.95pt,722.15pt,54pt,722.15pt,54pt,742.05pt,54pt,751.95pt,83.8pt,751.95pt,83.8pt,742.05pt" coordsize="597,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" fillcolor="#0096d6" stroked="f">
                <v:path arrowok="t" o:connecttype="custom" o:connectlocs="378460,9424035;126365,9424035;126365,9171305;0,9171305;0,9424035;0,9549765;378460,9549765;378460,9424035" o:connectangles="0,0,0,0,0,0,0,0"/>
                <w10:wrap anchorx="page" anchory="page"/>
              </v:polyline>
            </w:pict>
          </mc:Fallback>
        </mc:AlternateContent>
      </w:r>
      <w:r>
        <w:rPr>
          <w:noProof/>
        </w:rPr>
        <mc:AlternateContent>
          <mc:Choice Requires="wpg">
            <w:drawing>
              <wp:anchor distT="0" distB="0" distL="114300" distR="114300" simplePos="0" relativeHeight="251635712" behindDoc="0" locked="0" layoutInCell="1" allowOverlap="1" wp14:anchorId="0B493237" wp14:editId="12181A09">
                <wp:simplePos x="0" y="0"/>
                <wp:positionH relativeFrom="page">
                  <wp:posOffset>685800</wp:posOffset>
                </wp:positionH>
                <wp:positionV relativeFrom="page">
                  <wp:posOffset>8919210</wp:posOffset>
                </wp:positionV>
                <wp:extent cx="631190" cy="631190"/>
                <wp:effectExtent l="38100" t="3810" r="0" b="3175"/>
                <wp:wrapNone/>
                <wp:docPr id="418"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190" cy="631190"/>
                          <a:chOff x="1080" y="14046"/>
                          <a:chExt cx="994" cy="994"/>
                        </a:xfrm>
                      </wpg:grpSpPr>
                      <wps:wsp>
                        <wps:cNvPr id="419" name="Freeform 96"/>
                        <wps:cNvSpPr>
                          <a:spLocks/>
                        </wps:cNvSpPr>
                        <wps:spPr bwMode="auto">
                          <a:xfrm>
                            <a:off x="1775" y="14245"/>
                            <a:ext cx="298" cy="794"/>
                          </a:xfrm>
                          <a:custGeom>
                            <a:avLst/>
                            <a:gdLst>
                              <a:gd name="T0" fmla="+- 0 2074 1776"/>
                              <a:gd name="T1" fmla="*/ T0 w 298"/>
                              <a:gd name="T2" fmla="+- 0 14246 14246"/>
                              <a:gd name="T3" fmla="*/ 14246 h 794"/>
                              <a:gd name="T4" fmla="+- 0 1875 1776"/>
                              <a:gd name="T5" fmla="*/ T4 w 298"/>
                              <a:gd name="T6" fmla="+- 0 14246 14246"/>
                              <a:gd name="T7" fmla="*/ 14246 h 794"/>
                              <a:gd name="T8" fmla="+- 0 1875 1776"/>
                              <a:gd name="T9" fmla="*/ T8 w 298"/>
                              <a:gd name="T10" fmla="+- 0 14842 14246"/>
                              <a:gd name="T11" fmla="*/ 14842 h 794"/>
                              <a:gd name="T12" fmla="+- 0 1776 1776"/>
                              <a:gd name="T13" fmla="*/ T12 w 298"/>
                              <a:gd name="T14" fmla="+- 0 14842 14246"/>
                              <a:gd name="T15" fmla="*/ 14842 h 794"/>
                              <a:gd name="T16" fmla="+- 0 1776 1776"/>
                              <a:gd name="T17" fmla="*/ T16 w 298"/>
                              <a:gd name="T18" fmla="+- 0 15040 14246"/>
                              <a:gd name="T19" fmla="*/ 15040 h 794"/>
                              <a:gd name="T20" fmla="+- 0 2074 1776"/>
                              <a:gd name="T21" fmla="*/ T20 w 298"/>
                              <a:gd name="T22" fmla="+- 0 15040 14246"/>
                              <a:gd name="T23" fmla="*/ 15040 h 794"/>
                              <a:gd name="T24" fmla="+- 0 2074 1776"/>
                              <a:gd name="T25" fmla="*/ T24 w 298"/>
                              <a:gd name="T26" fmla="+- 0 14842 14246"/>
                              <a:gd name="T27" fmla="*/ 14842 h 794"/>
                              <a:gd name="T28" fmla="+- 0 2074 1776"/>
                              <a:gd name="T29" fmla="*/ T28 w 298"/>
                              <a:gd name="T30" fmla="+- 0 14246 14246"/>
                              <a:gd name="T31" fmla="*/ 14246 h 79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8" h="794">
                                <a:moveTo>
                                  <a:pt x="298" y="0"/>
                                </a:moveTo>
                                <a:lnTo>
                                  <a:pt x="99" y="0"/>
                                </a:lnTo>
                                <a:lnTo>
                                  <a:pt x="99" y="596"/>
                                </a:lnTo>
                                <a:lnTo>
                                  <a:pt x="0" y="596"/>
                                </a:lnTo>
                                <a:lnTo>
                                  <a:pt x="0" y="794"/>
                                </a:lnTo>
                                <a:lnTo>
                                  <a:pt x="298" y="794"/>
                                </a:lnTo>
                                <a:lnTo>
                                  <a:pt x="298" y="596"/>
                                </a:lnTo>
                                <a:lnTo>
                                  <a:pt x="298" y="0"/>
                                </a:lnTo>
                              </a:path>
                            </a:pathLst>
                          </a:custGeom>
                          <a:solidFill>
                            <a:srgbClr val="0037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Line 95"/>
                        <wps:cNvCnPr>
                          <a:cxnSpLocks noChangeShapeType="1"/>
                        </wps:cNvCnPr>
                        <wps:spPr bwMode="auto">
                          <a:xfrm>
                            <a:off x="1080" y="14295"/>
                            <a:ext cx="199" cy="0"/>
                          </a:xfrm>
                          <a:prstGeom prst="line">
                            <a:avLst/>
                          </a:prstGeom>
                          <a:noFill/>
                          <a:ln w="62230">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21" name="Rectangle 94"/>
                        <wps:cNvSpPr>
                          <a:spLocks noChangeArrowheads="1"/>
                        </wps:cNvSpPr>
                        <wps:spPr bwMode="auto">
                          <a:xfrm>
                            <a:off x="1080" y="14045"/>
                            <a:ext cx="994" cy="200"/>
                          </a:xfrm>
                          <a:prstGeom prst="rect">
                            <a:avLst/>
                          </a:prstGeom>
                          <a:solidFill>
                            <a:srgbClr val="0037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4C96F4" id="Group 93" o:spid="_x0000_s1026" style="position:absolute;left:0;text-align:left;margin-left:54pt;margin-top:702.3pt;width:49.7pt;height:49.7pt;z-index:251635712;mso-position-horizontal-relative:page;mso-position-vertical-relative:page" coordorigin="1080,14046" coordsize="994,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">
                <v:shape id="Freeform 96" o:spid="_x0000_s1027" style="position:absolute;left:1775;top:14245;width:298;height:794;visibility:visible;mso-wrap-style:square;v-text-anchor:top" coordsize="29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" path="m298,l99,r,596l,596,,794r298,l298,596,298,e" fillcolor="#003763" stroked="f">
                  <v:path arrowok="t" o:connecttype="custom" o:connectlocs="298,14246;99,14246;99,14842;0,14842;0,15040;298,15040;298,14842;298,14246" o:connectangles="0,0,0,0,0,0,0,0"/>
                </v:shape>
                <v:line id="Line 95" o:spid="_x0000_s1028" style="position:absolute;visibility:visible;mso-wrap-style:square" from="1080,14295" to="1279,1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" strokecolor="#003763" strokeweight="4.9pt"/>
                <v:rect id="Rectangle 94" o:spid="_x0000_s1029" style="position:absolute;left:1080;top:14045;width:99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" fillcolor="#003763" stroked="f"/>
                <w10:wrap anchorx="page" anchory="page"/>
              </v:group>
            </w:pict>
          </mc:Fallback>
        </mc:AlternateContent>
      </w:r>
    </w:p>
    <w:p w14:paraId="39884E8A" w14:textId="77777777" w:rsidR="00D01E5D" w:rsidRDefault="00D01E5D">
      <w:pPr>
        <w:pStyle w:val="a3"/>
        <w:rPr>
          <w:rFonts w:ascii="Times New Roman"/>
          <w:sz w:val="20"/>
        </w:rPr>
      </w:pPr>
    </w:p>
    <w:p w14:paraId="3D39E7F0" w14:textId="77777777" w:rsidR="00D01E5D" w:rsidRDefault="00D01E5D">
      <w:pPr>
        <w:pStyle w:val="a3"/>
        <w:rPr>
          <w:rFonts w:ascii="Times New Roman"/>
          <w:sz w:val="20"/>
        </w:rPr>
      </w:pPr>
    </w:p>
    <w:p w14:paraId="7183B9ED" w14:textId="77777777" w:rsidR="00D01E5D" w:rsidRDefault="00D01E5D">
      <w:pPr>
        <w:pStyle w:val="a3"/>
        <w:rPr>
          <w:rFonts w:ascii="Times New Roman"/>
          <w:sz w:val="20"/>
        </w:rPr>
      </w:pPr>
    </w:p>
    <w:p w14:paraId="6580ADD5" w14:textId="77777777" w:rsidR="00D01E5D" w:rsidRDefault="00D01E5D">
      <w:pPr>
        <w:pStyle w:val="a3"/>
        <w:rPr>
          <w:rFonts w:ascii="Times New Roman"/>
          <w:sz w:val="20"/>
        </w:rPr>
      </w:pPr>
    </w:p>
    <w:p w14:paraId="1499C496" w14:textId="77777777" w:rsidR="00D01E5D" w:rsidRDefault="00D01E5D">
      <w:pPr>
        <w:pStyle w:val="a3"/>
        <w:rPr>
          <w:rFonts w:ascii="Times New Roman"/>
          <w:sz w:val="20"/>
        </w:rPr>
      </w:pPr>
    </w:p>
    <w:p w14:paraId="6A1759CC" w14:textId="77777777" w:rsidR="00D01E5D" w:rsidRDefault="00D01E5D">
      <w:pPr>
        <w:pStyle w:val="a3"/>
        <w:rPr>
          <w:rFonts w:ascii="Times New Roman"/>
          <w:sz w:val="20"/>
        </w:rPr>
      </w:pPr>
    </w:p>
    <w:p w14:paraId="1CDCE6DD" w14:textId="77777777" w:rsidR="00D01E5D" w:rsidRDefault="00D01E5D">
      <w:pPr>
        <w:pStyle w:val="a3"/>
        <w:rPr>
          <w:rFonts w:ascii="Times New Roman"/>
          <w:sz w:val="20"/>
        </w:rPr>
      </w:pPr>
    </w:p>
    <w:p w14:paraId="61917A82" w14:textId="77777777" w:rsidR="00D01E5D" w:rsidRDefault="00D01E5D">
      <w:pPr>
        <w:pStyle w:val="a3"/>
        <w:rPr>
          <w:rFonts w:ascii="Times New Roman"/>
          <w:sz w:val="20"/>
        </w:rPr>
      </w:pPr>
    </w:p>
    <w:p w14:paraId="2515BF58" w14:textId="77777777" w:rsidR="00D01E5D" w:rsidRDefault="00D01E5D">
      <w:pPr>
        <w:pStyle w:val="a3"/>
        <w:rPr>
          <w:rFonts w:ascii="Times New Roman"/>
          <w:sz w:val="20"/>
        </w:rPr>
      </w:pPr>
    </w:p>
    <w:p w14:paraId="4E5A5EF2" w14:textId="77777777" w:rsidR="00D01E5D" w:rsidRDefault="00D01E5D">
      <w:pPr>
        <w:pStyle w:val="a3"/>
        <w:rPr>
          <w:rFonts w:ascii="Times New Roman"/>
          <w:sz w:val="20"/>
        </w:rPr>
      </w:pPr>
    </w:p>
    <w:p w14:paraId="7BF94ACB" w14:textId="77777777" w:rsidR="00D01E5D" w:rsidRDefault="00D01E5D">
      <w:pPr>
        <w:pStyle w:val="a3"/>
        <w:rPr>
          <w:rFonts w:ascii="Times New Roman"/>
          <w:sz w:val="20"/>
        </w:rPr>
      </w:pPr>
    </w:p>
    <w:p w14:paraId="25B748A1" w14:textId="77777777" w:rsidR="00D01E5D" w:rsidRDefault="0022633E">
      <w:pPr>
        <w:spacing w:before="99" w:line="1185" w:lineRule="exact"/>
        <w:ind w:left="1041"/>
        <w:rPr>
          <w:rFonts w:ascii="ＭＳ ゴシック" w:eastAsia="ＭＳ ゴシック"/>
          <w:sz w:val="96"/>
        </w:rPr>
      </w:pPr>
      <w:r>
        <w:rPr>
          <w:rFonts w:ascii="ＭＳ ゴシック" w:eastAsia="ＭＳ ゴシック" w:hint="eastAsia"/>
          <w:color w:val="004D6D"/>
          <w:spacing w:val="-101"/>
          <w:sz w:val="96"/>
        </w:rPr>
        <w:t>Ｍ＆Ａ取引における</w:t>
      </w:r>
    </w:p>
    <w:p w14:paraId="036A1E23" w14:textId="77777777" w:rsidR="00D01E5D" w:rsidRDefault="0022633E">
      <w:pPr>
        <w:spacing w:line="1578" w:lineRule="exact"/>
        <w:ind w:left="92" w:right="269"/>
        <w:jc w:val="center"/>
        <w:rPr>
          <w:rFonts w:ascii="ＭＳ ゴシック" w:eastAsia="ＭＳ ゴシック"/>
          <w:sz w:val="130"/>
        </w:rPr>
      </w:pPr>
      <w:r>
        <w:rPr>
          <w:rFonts w:ascii="ＭＳ ゴシック" w:eastAsia="ＭＳ ゴシック" w:hint="eastAsia"/>
          <w:color w:val="44A1DA"/>
          <w:spacing w:val="-124"/>
          <w:sz w:val="130"/>
        </w:rPr>
        <w:t>オープンソース</w:t>
      </w:r>
    </w:p>
    <w:p w14:paraId="1912C96F" w14:textId="77777777" w:rsidR="00D01E5D" w:rsidRDefault="0022633E">
      <w:pPr>
        <w:spacing w:line="1546" w:lineRule="exact"/>
        <w:ind w:left="92" w:right="299"/>
        <w:jc w:val="center"/>
        <w:rPr>
          <w:rFonts w:ascii="ＭＳ ゴシック" w:eastAsia="ＭＳ ゴシック"/>
          <w:sz w:val="124"/>
        </w:rPr>
      </w:pPr>
      <w:r>
        <w:rPr>
          <w:rFonts w:ascii="ＭＳ ゴシック" w:eastAsia="ＭＳ ゴシック" w:hint="eastAsia"/>
          <w:color w:val="004D6D"/>
          <w:sz w:val="124"/>
        </w:rPr>
        <w:t>監査</w:t>
      </w:r>
    </w:p>
    <w:p w14:paraId="00C65AF4" w14:textId="77777777" w:rsidR="00D01E5D" w:rsidRDefault="0022633E">
      <w:pPr>
        <w:spacing w:before="51"/>
        <w:ind w:left="92" w:right="269"/>
        <w:jc w:val="center"/>
        <w:rPr>
          <w:rFonts w:ascii="ＭＳ ゴシック" w:eastAsia="ＭＳ ゴシック"/>
          <w:sz w:val="72"/>
        </w:rPr>
      </w:pPr>
      <w:r>
        <w:rPr>
          <w:rFonts w:ascii="ＭＳ ゴシック" w:eastAsia="ＭＳ ゴシック" w:hint="eastAsia"/>
          <w:color w:val="44A1DA"/>
          <w:sz w:val="72"/>
        </w:rPr>
        <w:t>必須となるその基礎知識</w:t>
      </w:r>
    </w:p>
    <w:p w14:paraId="549BFBE3" w14:textId="77777777" w:rsidR="00D01E5D" w:rsidRDefault="00D01E5D">
      <w:pPr>
        <w:pStyle w:val="a3"/>
        <w:rPr>
          <w:rFonts w:ascii="ＭＳ ゴシック"/>
          <w:sz w:val="20"/>
        </w:rPr>
      </w:pPr>
    </w:p>
    <w:p w14:paraId="7F1B049C" w14:textId="77777777" w:rsidR="00D01E5D" w:rsidRDefault="00D01E5D">
      <w:pPr>
        <w:pStyle w:val="a3"/>
        <w:rPr>
          <w:rFonts w:ascii="ＭＳ ゴシック"/>
          <w:sz w:val="20"/>
        </w:rPr>
      </w:pPr>
    </w:p>
    <w:p w14:paraId="4A8CD579" w14:textId="77777777" w:rsidR="00D01E5D" w:rsidRDefault="00D01E5D">
      <w:pPr>
        <w:pStyle w:val="a3"/>
        <w:rPr>
          <w:rFonts w:ascii="ＭＳ ゴシック"/>
          <w:sz w:val="20"/>
        </w:rPr>
      </w:pPr>
    </w:p>
    <w:p w14:paraId="17E66617" w14:textId="77777777" w:rsidR="00D01E5D" w:rsidRDefault="00D01E5D">
      <w:pPr>
        <w:pStyle w:val="a3"/>
        <w:rPr>
          <w:rFonts w:ascii="ＭＳ ゴシック"/>
          <w:sz w:val="20"/>
        </w:rPr>
      </w:pPr>
    </w:p>
    <w:p w14:paraId="7CE73FBE" w14:textId="77777777" w:rsidR="00D01E5D" w:rsidRDefault="00D01E5D">
      <w:pPr>
        <w:pStyle w:val="a3"/>
        <w:rPr>
          <w:rFonts w:ascii="ＭＳ ゴシック"/>
          <w:sz w:val="20"/>
        </w:rPr>
      </w:pPr>
    </w:p>
    <w:p w14:paraId="4E854F7D" w14:textId="77777777" w:rsidR="00D01E5D" w:rsidRDefault="00D01E5D">
      <w:pPr>
        <w:pStyle w:val="a3"/>
        <w:rPr>
          <w:rFonts w:ascii="ＭＳ ゴシック"/>
          <w:sz w:val="20"/>
        </w:rPr>
      </w:pPr>
    </w:p>
    <w:p w14:paraId="6B4744CD" w14:textId="77777777" w:rsidR="00D01E5D" w:rsidRDefault="00D01E5D">
      <w:pPr>
        <w:pStyle w:val="a3"/>
        <w:rPr>
          <w:rFonts w:ascii="ＭＳ ゴシック"/>
          <w:sz w:val="20"/>
        </w:rPr>
      </w:pPr>
    </w:p>
    <w:p w14:paraId="282756DF" w14:textId="77777777" w:rsidR="00D01E5D" w:rsidRDefault="00D01E5D">
      <w:pPr>
        <w:pStyle w:val="a3"/>
        <w:rPr>
          <w:rFonts w:ascii="ＭＳ ゴシック"/>
          <w:sz w:val="20"/>
        </w:rPr>
      </w:pPr>
    </w:p>
    <w:p w14:paraId="083C8028" w14:textId="77777777" w:rsidR="00D01E5D" w:rsidRDefault="00D01E5D">
      <w:pPr>
        <w:pStyle w:val="a3"/>
        <w:rPr>
          <w:rFonts w:ascii="ＭＳ ゴシック"/>
          <w:sz w:val="20"/>
        </w:rPr>
      </w:pPr>
    </w:p>
    <w:p w14:paraId="140D3B87" w14:textId="77777777" w:rsidR="00D01E5D" w:rsidRDefault="00D01E5D">
      <w:pPr>
        <w:pStyle w:val="a3"/>
        <w:rPr>
          <w:rFonts w:ascii="ＭＳ ゴシック"/>
          <w:sz w:val="20"/>
        </w:rPr>
      </w:pPr>
    </w:p>
    <w:p w14:paraId="5AB157F9" w14:textId="77777777" w:rsidR="00D01E5D" w:rsidRDefault="00D01E5D">
      <w:pPr>
        <w:pStyle w:val="a3"/>
        <w:rPr>
          <w:rFonts w:ascii="ＭＳ ゴシック"/>
          <w:sz w:val="20"/>
        </w:rPr>
      </w:pPr>
    </w:p>
    <w:p w14:paraId="6088D28F" w14:textId="77777777" w:rsidR="00D01E5D" w:rsidRDefault="00D01E5D">
      <w:pPr>
        <w:pStyle w:val="a3"/>
        <w:rPr>
          <w:rFonts w:ascii="ＭＳ ゴシック"/>
          <w:sz w:val="20"/>
        </w:rPr>
      </w:pPr>
    </w:p>
    <w:p w14:paraId="7C028F63" w14:textId="77777777" w:rsidR="00D01E5D" w:rsidRDefault="00D01E5D">
      <w:pPr>
        <w:pStyle w:val="a3"/>
        <w:rPr>
          <w:rFonts w:ascii="ＭＳ ゴシック"/>
          <w:sz w:val="20"/>
        </w:rPr>
      </w:pPr>
    </w:p>
    <w:p w14:paraId="0943C832" w14:textId="77777777" w:rsidR="00D01E5D" w:rsidRDefault="00D01E5D">
      <w:pPr>
        <w:pStyle w:val="a3"/>
        <w:rPr>
          <w:rFonts w:ascii="ＭＳ ゴシック"/>
          <w:sz w:val="20"/>
        </w:rPr>
      </w:pPr>
    </w:p>
    <w:p w14:paraId="0863EA21" w14:textId="77777777" w:rsidR="00D01E5D" w:rsidRDefault="00D01E5D">
      <w:pPr>
        <w:pStyle w:val="a3"/>
        <w:rPr>
          <w:rFonts w:ascii="ＭＳ ゴシック"/>
          <w:sz w:val="20"/>
        </w:rPr>
      </w:pPr>
    </w:p>
    <w:p w14:paraId="7C199DCC" w14:textId="77777777" w:rsidR="00D01E5D" w:rsidRDefault="00D01E5D">
      <w:pPr>
        <w:pStyle w:val="a3"/>
        <w:rPr>
          <w:rFonts w:ascii="ＭＳ ゴシック"/>
          <w:sz w:val="20"/>
        </w:rPr>
      </w:pPr>
    </w:p>
    <w:p w14:paraId="7DC78295" w14:textId="77777777" w:rsidR="00D01E5D" w:rsidRDefault="005668DD">
      <w:pPr>
        <w:pStyle w:val="a3"/>
        <w:rPr>
          <w:rFonts w:ascii="ＭＳ ゴシック"/>
          <w:sz w:val="21"/>
        </w:rPr>
      </w:pPr>
      <w:r>
        <w:rPr>
          <w:noProof/>
        </w:rPr>
        <mc:AlternateContent>
          <mc:Choice Requires="wpg">
            <w:drawing>
              <wp:anchor distT="0" distB="0" distL="0" distR="0" simplePos="0" relativeHeight="251631616" behindDoc="0" locked="0" layoutInCell="1" allowOverlap="1" wp14:anchorId="41AB8BA2" wp14:editId="6D18A0D0">
                <wp:simplePos x="0" y="0"/>
                <wp:positionH relativeFrom="page">
                  <wp:posOffset>1426210</wp:posOffset>
                </wp:positionH>
                <wp:positionV relativeFrom="paragraph">
                  <wp:posOffset>195580</wp:posOffset>
                </wp:positionV>
                <wp:extent cx="600075" cy="433705"/>
                <wp:effectExtent l="35560" t="6985" r="2540" b="45085"/>
                <wp:wrapTopAndBottom/>
                <wp:docPr id="404"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075" cy="433705"/>
                          <a:chOff x="2246" y="308"/>
                          <a:chExt cx="945" cy="683"/>
                        </a:xfrm>
                      </wpg:grpSpPr>
                      <wps:wsp>
                        <wps:cNvPr id="405" name="Line 92"/>
                        <wps:cNvCnPr>
                          <a:cxnSpLocks noChangeShapeType="1"/>
                        </wps:cNvCnPr>
                        <wps:spPr bwMode="auto">
                          <a:xfrm>
                            <a:off x="2334" y="326"/>
                            <a:ext cx="0" cy="203"/>
                          </a:xfrm>
                          <a:prstGeom prst="line">
                            <a:avLst/>
                          </a:prstGeom>
                          <a:noFill/>
                          <a:ln w="13348">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06" name="Line 91"/>
                        <wps:cNvCnPr>
                          <a:cxnSpLocks noChangeShapeType="1"/>
                        </wps:cNvCnPr>
                        <wps:spPr bwMode="auto">
                          <a:xfrm>
                            <a:off x="2246" y="317"/>
                            <a:ext cx="175" cy="0"/>
                          </a:xfrm>
                          <a:prstGeom prst="line">
                            <a:avLst/>
                          </a:prstGeom>
                          <a:noFill/>
                          <a:ln w="11392">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07" name="Line 90"/>
                        <wps:cNvCnPr>
                          <a:cxnSpLocks noChangeShapeType="1"/>
                        </wps:cNvCnPr>
                        <wps:spPr bwMode="auto">
                          <a:xfrm>
                            <a:off x="2442" y="413"/>
                            <a:ext cx="173" cy="0"/>
                          </a:xfrm>
                          <a:prstGeom prst="line">
                            <a:avLst/>
                          </a:prstGeom>
                          <a:noFill/>
                          <a:ln w="11430">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08" name="Freeform 89"/>
                        <wps:cNvSpPr>
                          <a:spLocks/>
                        </wps:cNvSpPr>
                        <wps:spPr bwMode="auto">
                          <a:xfrm>
                            <a:off x="2452" y="308"/>
                            <a:ext cx="2" cy="220"/>
                          </a:xfrm>
                          <a:custGeom>
                            <a:avLst/>
                            <a:gdLst>
                              <a:gd name="T0" fmla="+- 0 528 308"/>
                              <a:gd name="T1" fmla="*/ 528 h 220"/>
                              <a:gd name="T2" fmla="+- 0 308 308"/>
                              <a:gd name="T3" fmla="*/ 308 h 220"/>
                              <a:gd name="T4" fmla="+- 0 528 308"/>
                              <a:gd name="T5" fmla="*/ 528 h 220"/>
                            </a:gdLst>
                            <a:ahLst/>
                            <a:cxnLst>
                              <a:cxn ang="0">
                                <a:pos x="0" y="T1"/>
                              </a:cxn>
                              <a:cxn ang="0">
                                <a:pos x="0" y="T3"/>
                              </a:cxn>
                              <a:cxn ang="0">
                                <a:pos x="0" y="T5"/>
                              </a:cxn>
                            </a:cxnLst>
                            <a:rect l="0" t="0" r="r" b="b"/>
                            <a:pathLst>
                              <a:path h="220">
                                <a:moveTo>
                                  <a:pt x="0" y="220"/>
                                </a:moveTo>
                                <a:lnTo>
                                  <a:pt x="0" y="0"/>
                                </a:lnTo>
                                <a:lnTo>
                                  <a:pt x="0" y="220"/>
                                </a:lnTo>
                                <a:close/>
                              </a:path>
                            </a:pathLst>
                          </a:custGeom>
                          <a:solidFill>
                            <a:srgbClr val="0037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Freeform 88"/>
                        <wps:cNvSpPr>
                          <a:spLocks/>
                        </wps:cNvSpPr>
                        <wps:spPr bwMode="auto">
                          <a:xfrm>
                            <a:off x="2604" y="308"/>
                            <a:ext cx="2" cy="221"/>
                          </a:xfrm>
                          <a:custGeom>
                            <a:avLst/>
                            <a:gdLst>
                              <a:gd name="T0" fmla="+- 0 529 308"/>
                              <a:gd name="T1" fmla="*/ 529 h 221"/>
                              <a:gd name="T2" fmla="+- 0 308 308"/>
                              <a:gd name="T3" fmla="*/ 308 h 221"/>
                              <a:gd name="T4" fmla="+- 0 529 308"/>
                              <a:gd name="T5" fmla="*/ 529 h 221"/>
                            </a:gdLst>
                            <a:ahLst/>
                            <a:cxnLst>
                              <a:cxn ang="0">
                                <a:pos x="0" y="T1"/>
                              </a:cxn>
                              <a:cxn ang="0">
                                <a:pos x="0" y="T3"/>
                              </a:cxn>
                              <a:cxn ang="0">
                                <a:pos x="0" y="T5"/>
                              </a:cxn>
                            </a:cxnLst>
                            <a:rect l="0" t="0" r="r" b="b"/>
                            <a:pathLst>
                              <a:path h="221">
                                <a:moveTo>
                                  <a:pt x="0" y="221"/>
                                </a:moveTo>
                                <a:lnTo>
                                  <a:pt x="0" y="0"/>
                                </a:lnTo>
                                <a:lnTo>
                                  <a:pt x="0" y="221"/>
                                </a:lnTo>
                                <a:close/>
                              </a:path>
                            </a:pathLst>
                          </a:custGeom>
                          <a:solidFill>
                            <a:srgbClr val="0037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Line 87"/>
                        <wps:cNvCnPr>
                          <a:cxnSpLocks noChangeShapeType="1"/>
                        </wps:cNvCnPr>
                        <wps:spPr bwMode="auto">
                          <a:xfrm>
                            <a:off x="2660" y="519"/>
                            <a:ext cx="154" cy="0"/>
                          </a:xfrm>
                          <a:prstGeom prst="line">
                            <a:avLst/>
                          </a:prstGeom>
                          <a:noFill/>
                          <a:ln w="11430">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11" name="Line 86"/>
                        <wps:cNvCnPr>
                          <a:cxnSpLocks noChangeShapeType="1"/>
                        </wps:cNvCnPr>
                        <wps:spPr bwMode="auto">
                          <a:xfrm>
                            <a:off x="2660" y="415"/>
                            <a:ext cx="144" cy="0"/>
                          </a:xfrm>
                          <a:prstGeom prst="line">
                            <a:avLst/>
                          </a:prstGeom>
                          <a:noFill/>
                          <a:ln w="11430">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12" name="Freeform 85"/>
                        <wps:cNvSpPr>
                          <a:spLocks/>
                        </wps:cNvSpPr>
                        <wps:spPr bwMode="auto">
                          <a:xfrm>
                            <a:off x="2670" y="326"/>
                            <a:ext cx="2" cy="184"/>
                          </a:xfrm>
                          <a:custGeom>
                            <a:avLst/>
                            <a:gdLst>
                              <a:gd name="T0" fmla="+- 0 510 326"/>
                              <a:gd name="T1" fmla="*/ 510 h 184"/>
                              <a:gd name="T2" fmla="+- 0 326 326"/>
                              <a:gd name="T3" fmla="*/ 326 h 184"/>
                              <a:gd name="T4" fmla="+- 0 510 326"/>
                              <a:gd name="T5" fmla="*/ 510 h 184"/>
                            </a:gdLst>
                            <a:ahLst/>
                            <a:cxnLst>
                              <a:cxn ang="0">
                                <a:pos x="0" y="T1"/>
                              </a:cxn>
                              <a:cxn ang="0">
                                <a:pos x="0" y="T3"/>
                              </a:cxn>
                              <a:cxn ang="0">
                                <a:pos x="0" y="T5"/>
                              </a:cxn>
                            </a:cxnLst>
                            <a:rect l="0" t="0" r="r" b="b"/>
                            <a:pathLst>
                              <a:path h="184">
                                <a:moveTo>
                                  <a:pt x="0" y="184"/>
                                </a:moveTo>
                                <a:lnTo>
                                  <a:pt x="0" y="0"/>
                                </a:lnTo>
                                <a:lnTo>
                                  <a:pt x="0" y="184"/>
                                </a:lnTo>
                                <a:close/>
                              </a:path>
                            </a:pathLst>
                          </a:custGeom>
                          <a:solidFill>
                            <a:srgbClr val="0037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Line 84"/>
                        <wps:cNvCnPr>
                          <a:cxnSpLocks noChangeShapeType="1"/>
                        </wps:cNvCnPr>
                        <wps:spPr bwMode="auto">
                          <a:xfrm>
                            <a:off x="2660" y="317"/>
                            <a:ext cx="152" cy="0"/>
                          </a:xfrm>
                          <a:prstGeom prst="line">
                            <a:avLst/>
                          </a:prstGeom>
                          <a:noFill/>
                          <a:ln w="11430">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14" name="Line 83"/>
                        <wps:cNvCnPr>
                          <a:cxnSpLocks noChangeShapeType="1"/>
                        </wps:cNvCnPr>
                        <wps:spPr bwMode="auto">
                          <a:xfrm>
                            <a:off x="2246" y="940"/>
                            <a:ext cx="297" cy="0"/>
                          </a:xfrm>
                          <a:prstGeom prst="line">
                            <a:avLst/>
                          </a:prstGeom>
                          <a:noFill/>
                          <a:ln w="64770">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15" name="Line 82"/>
                        <wps:cNvCnPr>
                          <a:cxnSpLocks noChangeShapeType="1"/>
                        </wps:cNvCnPr>
                        <wps:spPr bwMode="auto">
                          <a:xfrm>
                            <a:off x="2307" y="595"/>
                            <a:ext cx="0" cy="294"/>
                          </a:xfrm>
                          <a:prstGeom prst="line">
                            <a:avLst/>
                          </a:prstGeom>
                          <a:noFill/>
                          <a:ln w="77343">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16" name="Line 81"/>
                        <wps:cNvCnPr>
                          <a:cxnSpLocks noChangeShapeType="1"/>
                        </wps:cNvCnPr>
                        <wps:spPr bwMode="auto">
                          <a:xfrm>
                            <a:off x="2683" y="595"/>
                            <a:ext cx="0" cy="395"/>
                          </a:xfrm>
                          <a:prstGeom prst="line">
                            <a:avLst/>
                          </a:prstGeom>
                          <a:noFill/>
                          <a:ln w="77343">
                            <a:solidFill>
                              <a:srgbClr val="00376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7" name="Picture 8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835" y="595"/>
                            <a:ext cx="356"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6D985C" id="Group 79" o:spid="_x0000_s1026" style="position:absolute;left:0;text-align:left;margin-left:112.3pt;margin-top:15.4pt;width:47.25pt;height:34.15pt;z-index:251631616;mso-wrap-distance-left:0;mso-wrap-distance-right:0;mso-position-horizontal-relative:page" coordorigin="2246,308" coordsize="945,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">
                <v:line id="Line 92" o:spid="_x0000_s1027" style="position:absolute;visibility:visible;mso-wrap-style:square" from="2334,326" to="2334,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" strokecolor="#003763" strokeweight=".37078mm"/>
                <v:line id="Line 91" o:spid="_x0000_s1028" style="position:absolute;visibility:visible;mso-wrap-style:square" from="2246,317" to="2421,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" strokecolor="#003763" strokeweight=".31644mm"/>
                <v:line id="Line 90" o:spid="_x0000_s1029" style="position:absolute;visibility:visible;mso-wrap-style:square" from="2442,413" to="261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" strokecolor="#003763" strokeweight=".9pt"/>
                <v:shape id="Freeform 89" o:spid="_x0000_s1030" style="position:absolute;left:2452;top:308;width:2;height:2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" path="m,220l,,,220xe" fillcolor="#003763" stroked="f">
                  <v:path arrowok="t" o:connecttype="custom" o:connectlocs="0,528;0,308;0,528" o:connectangles="0,0,0"/>
                </v:shape>
                <v:shape id="Freeform 88" o:spid="_x0000_s1031" style="position:absolute;left:2604;top:308;width:2;height:221;visibility:visible;mso-wrap-style:square;v-text-anchor:top" coordsize="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" path="m,221l,,,221xe" fillcolor="#003763" stroked="f">
                  <v:path arrowok="t" o:connecttype="custom" o:connectlocs="0,529;0,308;0,529" o:connectangles="0,0,0"/>
                </v:shape>
                <v:line id="Line 87" o:spid="_x0000_s1032" style="position:absolute;visibility:visible;mso-wrap-style:square" from="2660,519" to="281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" strokecolor="#003763" strokeweight=".9pt"/>
                <v:line id="Line 86" o:spid="_x0000_s1033" style="position:absolute;visibility:visible;mso-wrap-style:square" from="2660,415" to="280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" strokecolor="#003763" strokeweight=".9pt"/>
                <v:shape id="Freeform 85" o:spid="_x0000_s1034" style="position:absolute;left:2670;top:326;width:2;height:184;visibility:visible;mso-wrap-style:square;v-text-anchor:top" coordsize="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" path="m,184l,,,184xe" fillcolor="#003763" stroked="f">
                  <v:path arrowok="t" o:connecttype="custom" o:connectlocs="0,510;0,326;0,510" o:connectangles="0,0,0"/>
                </v:shape>
                <v:line id="Line 84" o:spid="_x0000_s1035" style="position:absolute;visibility:visible;mso-wrap-style:square" from="2660,317" to="2812,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" strokecolor="#003763" strokeweight=".9pt"/>
                <v:line id="Line 83" o:spid="_x0000_s1036" style="position:absolute;visibility:visible;mso-wrap-style:square" from="2246,940" to="2543,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" strokecolor="#003763" strokeweight="5.1pt"/>
                <v:line id="Line 82" o:spid="_x0000_s1037" style="position:absolute;visibility:visible;mso-wrap-style:square" from="2307,595" to="2307,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" strokecolor="#003763" strokeweight="6.09pt"/>
                <v:line id="Line 81" o:spid="_x0000_s1038" style="position:absolute;visibility:visible;mso-wrap-style:square" from="2683,595" to="268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" strokecolor="#003763" strokeweight="6.09pt"/>
                <v:shape id="Picture 80" o:spid="_x0000_s1039" type="#_x0000_t75" style="position:absolute;left:2835;top:595;width:356;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">
                  <v:imagedata r:id="rId49" o:title=""/>
                </v:shape>
                <w10:wrap type="topAndBottom" anchorx="page"/>
              </v:group>
            </w:pict>
          </mc:Fallback>
        </mc:AlternateContent>
      </w:r>
    </w:p>
    <w:p w14:paraId="69E9887C" w14:textId="77777777" w:rsidR="00D01E5D" w:rsidRDefault="0022633E">
      <w:pPr>
        <w:pStyle w:val="a3"/>
        <w:spacing w:line="216" w:lineRule="exact"/>
        <w:ind w:left="4340"/>
        <w:rPr>
          <w:rFonts w:ascii="ＭＳ ゴシック" w:eastAsia="ＭＳ ゴシック"/>
        </w:rPr>
      </w:pPr>
      <w:r>
        <w:rPr>
          <w:rFonts w:ascii="ＭＳ ゴシック" w:eastAsia="ＭＳ ゴシック" w:hint="eastAsia"/>
          <w:color w:val="004D6D"/>
          <w:spacing w:val="-25"/>
        </w:rPr>
        <w:t>イブラヒム ハダド(</w:t>
      </w:r>
      <w:r>
        <w:rPr>
          <w:rFonts w:ascii="ＭＳ ゴシック" w:eastAsia="ＭＳ ゴシック" w:hint="eastAsia"/>
          <w:color w:val="004D6D"/>
          <w:spacing w:val="-8"/>
        </w:rPr>
        <w:t xml:space="preserve">Ibrahim </w:t>
      </w:r>
      <w:r>
        <w:rPr>
          <w:rFonts w:ascii="ＭＳ ゴシック" w:eastAsia="ＭＳ ゴシック" w:hint="eastAsia"/>
          <w:color w:val="004D6D"/>
          <w:spacing w:val="-4"/>
        </w:rPr>
        <w:t>Haddad</w:t>
      </w:r>
      <w:r>
        <w:rPr>
          <w:rFonts w:ascii="ＭＳ ゴシック" w:eastAsia="ＭＳ ゴシック" w:hint="eastAsia"/>
          <w:color w:val="004D6D"/>
          <w:spacing w:val="-2"/>
        </w:rPr>
        <w:t xml:space="preserve">), </w:t>
      </w:r>
      <w:r>
        <w:rPr>
          <w:rFonts w:ascii="ＭＳ ゴシック" w:eastAsia="ＭＳ ゴシック" w:hint="eastAsia"/>
          <w:color w:val="004D6D"/>
          <w:spacing w:val="-10"/>
        </w:rPr>
        <w:t>Ph.D.</w:t>
      </w:r>
    </w:p>
    <w:p w14:paraId="3F25EEB7" w14:textId="77777777" w:rsidR="00D01E5D" w:rsidRDefault="00D01E5D">
      <w:pPr>
        <w:spacing w:line="216" w:lineRule="exact"/>
        <w:rPr>
          <w:rFonts w:ascii="ＭＳ ゴシック" w:eastAsia="ＭＳ ゴシック"/>
        </w:rPr>
        <w:sectPr w:rsidR="00D01E5D">
          <w:type w:val="continuous"/>
          <w:pgSz w:w="12240" w:h="15840"/>
          <w:pgMar w:top="1500" w:right="1240" w:bottom="280" w:left="1180" w:header="720" w:footer="720" w:gutter="0"/>
          <w:cols w:space="720"/>
        </w:sectPr>
      </w:pPr>
    </w:p>
    <w:p w14:paraId="2D43AB03" w14:textId="77777777" w:rsidR="00D01E5D" w:rsidRDefault="00D01E5D">
      <w:pPr>
        <w:pStyle w:val="a3"/>
        <w:rPr>
          <w:rFonts w:ascii="ＭＳ ゴシック"/>
          <w:sz w:val="20"/>
        </w:rPr>
      </w:pPr>
    </w:p>
    <w:p w14:paraId="18046557" w14:textId="77777777" w:rsidR="00D01E5D" w:rsidRDefault="00D01E5D">
      <w:pPr>
        <w:pStyle w:val="a3"/>
        <w:rPr>
          <w:rFonts w:ascii="ＭＳ ゴシック"/>
          <w:sz w:val="20"/>
        </w:rPr>
      </w:pPr>
    </w:p>
    <w:p w14:paraId="7BB06683" w14:textId="77777777" w:rsidR="00D01E5D" w:rsidRDefault="00D01E5D">
      <w:pPr>
        <w:pStyle w:val="a3"/>
        <w:rPr>
          <w:rFonts w:ascii="ＭＳ ゴシック"/>
          <w:sz w:val="20"/>
        </w:rPr>
      </w:pPr>
    </w:p>
    <w:p w14:paraId="39599A5D" w14:textId="77777777" w:rsidR="00D01E5D" w:rsidRDefault="00D01E5D">
      <w:pPr>
        <w:pStyle w:val="a3"/>
        <w:rPr>
          <w:rFonts w:ascii="ＭＳ ゴシック"/>
          <w:sz w:val="20"/>
        </w:rPr>
      </w:pPr>
    </w:p>
    <w:p w14:paraId="3D83B57B" w14:textId="77777777" w:rsidR="00D01E5D" w:rsidRDefault="00D01E5D">
      <w:pPr>
        <w:pStyle w:val="a3"/>
        <w:rPr>
          <w:rFonts w:ascii="ＭＳ ゴシック"/>
          <w:sz w:val="20"/>
        </w:rPr>
      </w:pPr>
    </w:p>
    <w:p w14:paraId="00D60568" w14:textId="77777777" w:rsidR="00D01E5D" w:rsidRDefault="00D01E5D">
      <w:pPr>
        <w:pStyle w:val="a3"/>
        <w:rPr>
          <w:rFonts w:ascii="ＭＳ ゴシック"/>
          <w:sz w:val="20"/>
        </w:rPr>
      </w:pPr>
    </w:p>
    <w:p w14:paraId="2D9A1277" w14:textId="77777777" w:rsidR="00D01E5D" w:rsidRDefault="00D01E5D">
      <w:pPr>
        <w:pStyle w:val="a3"/>
        <w:spacing w:before="8"/>
        <w:rPr>
          <w:rFonts w:ascii="ＭＳ ゴシック"/>
          <w:sz w:val="22"/>
        </w:rPr>
      </w:pPr>
    </w:p>
    <w:p w14:paraId="0AC3351A" w14:textId="77777777" w:rsidR="00D01E5D" w:rsidRDefault="0022633E">
      <w:pPr>
        <w:pStyle w:val="2"/>
        <w:spacing w:before="32"/>
        <w:rPr>
          <w:rFonts w:ascii="ＭＳ ゴシック" w:eastAsia="ＭＳ ゴシック"/>
        </w:rPr>
      </w:pPr>
      <w:r>
        <w:rPr>
          <w:rFonts w:ascii="ＭＳ ゴシック" w:eastAsia="ＭＳ ゴシック" w:hint="eastAsia"/>
          <w:color w:val="414042"/>
        </w:rPr>
        <w:t>Ｍ＆Ａ取引におけるオープンソース監査</w:t>
      </w:r>
    </w:p>
    <w:p w14:paraId="7DD8EB90" w14:textId="77777777" w:rsidR="00D01E5D" w:rsidRDefault="0022633E">
      <w:pPr>
        <w:pStyle w:val="3"/>
        <w:spacing w:before="225"/>
        <w:rPr>
          <w:rFonts w:ascii="ＭＳ ゴシック" w:eastAsia="ＭＳ ゴシック"/>
        </w:rPr>
      </w:pPr>
      <w:r>
        <w:rPr>
          <w:rFonts w:ascii="ＭＳ ゴシック" w:eastAsia="ＭＳ ゴシック" w:hint="eastAsia"/>
          <w:color w:val="414042"/>
        </w:rPr>
        <w:t>必須となるその基礎知識</w:t>
      </w:r>
    </w:p>
    <w:p w14:paraId="05D1F5F4" w14:textId="77777777" w:rsidR="00D01E5D" w:rsidRDefault="00D01E5D">
      <w:pPr>
        <w:pStyle w:val="a3"/>
        <w:spacing w:before="7"/>
        <w:rPr>
          <w:rFonts w:ascii="ＭＳ ゴシック"/>
          <w:sz w:val="29"/>
        </w:rPr>
      </w:pPr>
    </w:p>
    <w:p w14:paraId="62D54C75" w14:textId="77777777" w:rsidR="00D01E5D" w:rsidRDefault="0022633E">
      <w:pPr>
        <w:spacing w:before="1"/>
        <w:ind w:left="395"/>
        <w:rPr>
          <w:rFonts w:ascii="ＭＳ ゴシック" w:eastAsia="ＭＳ ゴシック"/>
          <w:sz w:val="24"/>
        </w:rPr>
      </w:pPr>
      <w:r>
        <w:rPr>
          <w:rFonts w:ascii="ＭＳ ゴシック" w:eastAsia="ＭＳ ゴシック" w:hint="eastAsia"/>
          <w:color w:val="414042"/>
          <w:sz w:val="24"/>
        </w:rPr>
        <w:t>イブラヒム ハダド(Ibrahim Haddad), Ph.D. 著</w:t>
      </w:r>
    </w:p>
    <w:p w14:paraId="2BE314E6" w14:textId="77777777" w:rsidR="00D01E5D" w:rsidRDefault="00D01E5D">
      <w:pPr>
        <w:pStyle w:val="a3"/>
        <w:rPr>
          <w:rFonts w:ascii="ＭＳ ゴシック"/>
          <w:sz w:val="24"/>
        </w:rPr>
      </w:pPr>
    </w:p>
    <w:p w14:paraId="41A580B7" w14:textId="77777777" w:rsidR="00D01E5D" w:rsidRDefault="00D01E5D">
      <w:pPr>
        <w:pStyle w:val="a3"/>
        <w:spacing w:before="2"/>
        <w:rPr>
          <w:rFonts w:ascii="ＭＳ ゴシック"/>
          <w:sz w:val="33"/>
        </w:rPr>
      </w:pPr>
    </w:p>
    <w:p w14:paraId="0547B910" w14:textId="77777777" w:rsidR="00D01E5D" w:rsidRDefault="0022633E">
      <w:pPr>
        <w:spacing w:line="249" w:lineRule="auto"/>
        <w:ind w:left="395" w:right="590"/>
        <w:rPr>
          <w:sz w:val="24"/>
        </w:rPr>
      </w:pPr>
      <w:r>
        <w:rPr>
          <w:color w:val="414042"/>
          <w:spacing w:val="-8"/>
          <w:w w:val="105"/>
          <w:sz w:val="24"/>
        </w:rPr>
        <w:t>本書は、企業の合併・買収</w:t>
      </w:r>
      <w:r>
        <w:rPr>
          <w:color w:val="414042"/>
          <w:spacing w:val="-4"/>
          <w:w w:val="105"/>
          <w:sz w:val="24"/>
        </w:rPr>
        <w:t>（Ｍ＆Ａ）取引におけるオープンソース 監査の全体像および実</w:t>
      </w:r>
      <w:r>
        <w:rPr>
          <w:color w:val="414042"/>
          <w:spacing w:val="-13"/>
          <w:w w:val="105"/>
          <w:sz w:val="24"/>
        </w:rPr>
        <w:t>践的ガイドを提供するものです。また、買収企業、買収対象</w:t>
      </w:r>
      <w:ins w:id="0" w:author="Mieko Sato" w:date="2018-03-01T15:35:00Z">
        <w:r w:rsidR="001B3CC4">
          <w:rPr>
            <w:rFonts w:hint="eastAsia"/>
            <w:color w:val="414042"/>
            <w:spacing w:val="-13"/>
            <w:w w:val="105"/>
            <w:sz w:val="24"/>
          </w:rPr>
          <w:t>企業の</w:t>
        </w:r>
      </w:ins>
      <w:r>
        <w:rPr>
          <w:color w:val="414042"/>
          <w:spacing w:val="-13"/>
          <w:w w:val="105"/>
          <w:sz w:val="24"/>
        </w:rPr>
        <w:t>双方においてオープンソース コ</w:t>
      </w:r>
      <w:r>
        <w:rPr>
          <w:color w:val="414042"/>
          <w:spacing w:val="-9"/>
          <w:w w:val="105"/>
          <w:sz w:val="24"/>
        </w:rPr>
        <w:t>ンプライアンスへの備えを強化していく上で必要な基礎的ガイドラインについても説明し</w:t>
      </w:r>
      <w:del w:id="1" w:author="Mieko Sato" w:date="2018-03-01T15:45:00Z">
        <w:r w:rsidDel="00EA7687">
          <w:rPr>
            <w:color w:val="414042"/>
            <w:spacing w:val="-9"/>
            <w:w w:val="105"/>
            <w:sz w:val="24"/>
          </w:rPr>
          <w:delText>て</w:delText>
        </w:r>
        <w:r w:rsidRPr="005668DD" w:rsidDel="00EA7687">
          <w:rPr>
            <w:color w:val="FF0000"/>
            <w:spacing w:val="-9"/>
            <w:w w:val="105"/>
            <w:sz w:val="24"/>
          </w:rPr>
          <w:delText xml:space="preserve">  </w:delText>
        </w:r>
        <w:r w:rsidDel="00EA7687">
          <w:rPr>
            <w:color w:val="414042"/>
            <w:spacing w:val="-4"/>
            <w:w w:val="110"/>
            <w:sz w:val="24"/>
          </w:rPr>
          <w:delText>い</w:delText>
        </w:r>
      </w:del>
      <w:del w:id="2" w:author="Mieko Sato" w:date="2018-03-01T15:46:00Z">
        <w:r w:rsidDel="00EA7687">
          <w:rPr>
            <w:color w:val="414042"/>
            <w:spacing w:val="-4"/>
            <w:w w:val="110"/>
            <w:sz w:val="24"/>
          </w:rPr>
          <w:delText>き</w:delText>
        </w:r>
      </w:del>
      <w:r>
        <w:rPr>
          <w:color w:val="414042"/>
          <w:spacing w:val="-4"/>
          <w:w w:val="110"/>
          <w:sz w:val="24"/>
        </w:rPr>
        <w:t>ます。</w:t>
      </w:r>
    </w:p>
    <w:p w14:paraId="2B93405A" w14:textId="77777777" w:rsidR="00D01E5D" w:rsidRDefault="00D01E5D">
      <w:pPr>
        <w:pStyle w:val="a3"/>
        <w:rPr>
          <w:sz w:val="24"/>
        </w:rPr>
      </w:pPr>
    </w:p>
    <w:p w14:paraId="4B18969C" w14:textId="77777777" w:rsidR="00D01E5D" w:rsidRDefault="00D01E5D">
      <w:pPr>
        <w:pStyle w:val="a3"/>
        <w:rPr>
          <w:sz w:val="24"/>
        </w:rPr>
      </w:pPr>
    </w:p>
    <w:p w14:paraId="0956B751" w14:textId="77777777" w:rsidR="00D01E5D" w:rsidRDefault="00D01E5D">
      <w:pPr>
        <w:pStyle w:val="a3"/>
        <w:rPr>
          <w:sz w:val="24"/>
        </w:rPr>
      </w:pPr>
    </w:p>
    <w:p w14:paraId="5EC34D54" w14:textId="77777777" w:rsidR="00D01E5D" w:rsidRDefault="00D01E5D">
      <w:pPr>
        <w:pStyle w:val="a3"/>
        <w:rPr>
          <w:sz w:val="24"/>
        </w:rPr>
      </w:pPr>
    </w:p>
    <w:p w14:paraId="057A847C" w14:textId="77777777" w:rsidR="00D01E5D" w:rsidRDefault="00D01E5D">
      <w:pPr>
        <w:pStyle w:val="a3"/>
        <w:rPr>
          <w:sz w:val="24"/>
        </w:rPr>
      </w:pPr>
    </w:p>
    <w:p w14:paraId="48392AEA" w14:textId="77777777" w:rsidR="00D01E5D" w:rsidRDefault="00D01E5D">
      <w:pPr>
        <w:pStyle w:val="a3"/>
        <w:rPr>
          <w:sz w:val="24"/>
        </w:rPr>
      </w:pPr>
    </w:p>
    <w:p w14:paraId="543030BE" w14:textId="77777777" w:rsidR="00D01E5D" w:rsidRDefault="00D01E5D">
      <w:pPr>
        <w:pStyle w:val="a3"/>
        <w:rPr>
          <w:sz w:val="24"/>
        </w:rPr>
      </w:pPr>
    </w:p>
    <w:p w14:paraId="57CACBC7" w14:textId="77777777" w:rsidR="00D01E5D" w:rsidRDefault="00D01E5D">
      <w:pPr>
        <w:pStyle w:val="a3"/>
        <w:rPr>
          <w:sz w:val="24"/>
        </w:rPr>
      </w:pPr>
    </w:p>
    <w:p w14:paraId="19F87A92" w14:textId="77777777" w:rsidR="00D01E5D" w:rsidRDefault="00D01E5D">
      <w:pPr>
        <w:pStyle w:val="a3"/>
        <w:rPr>
          <w:sz w:val="24"/>
        </w:rPr>
      </w:pPr>
    </w:p>
    <w:p w14:paraId="6C82EE61" w14:textId="77777777" w:rsidR="00D01E5D" w:rsidRDefault="00D01E5D">
      <w:pPr>
        <w:pStyle w:val="a3"/>
        <w:rPr>
          <w:sz w:val="24"/>
        </w:rPr>
      </w:pPr>
    </w:p>
    <w:p w14:paraId="75FFFA0B" w14:textId="77777777" w:rsidR="00D01E5D" w:rsidRDefault="00D01E5D">
      <w:pPr>
        <w:pStyle w:val="a3"/>
        <w:rPr>
          <w:sz w:val="24"/>
        </w:rPr>
      </w:pPr>
    </w:p>
    <w:p w14:paraId="78286D1B" w14:textId="77777777" w:rsidR="00D01E5D" w:rsidRDefault="00D01E5D">
      <w:pPr>
        <w:pStyle w:val="a3"/>
        <w:rPr>
          <w:sz w:val="24"/>
        </w:rPr>
      </w:pPr>
    </w:p>
    <w:p w14:paraId="41EEA16A" w14:textId="77777777" w:rsidR="00D01E5D" w:rsidRDefault="00D01E5D">
      <w:pPr>
        <w:pStyle w:val="a3"/>
        <w:rPr>
          <w:sz w:val="24"/>
        </w:rPr>
      </w:pPr>
    </w:p>
    <w:p w14:paraId="7AB33C0A" w14:textId="77777777" w:rsidR="00D01E5D" w:rsidRDefault="00D01E5D">
      <w:pPr>
        <w:pStyle w:val="a3"/>
        <w:spacing w:before="7"/>
        <w:rPr>
          <w:sz w:val="35"/>
        </w:rPr>
      </w:pPr>
    </w:p>
    <w:p w14:paraId="49135859" w14:textId="77777777" w:rsidR="00D01E5D" w:rsidRPr="005668DD" w:rsidRDefault="0022633E">
      <w:pPr>
        <w:ind w:left="395"/>
        <w:rPr>
          <w:rFonts w:ascii="Arial" w:hAnsi="Arial"/>
          <w:sz w:val="20"/>
          <w:lang w:val="en-US"/>
        </w:rPr>
      </w:pPr>
      <w:r w:rsidRPr="005668DD">
        <w:rPr>
          <w:rFonts w:ascii="Arial" w:hAnsi="Arial"/>
          <w:color w:val="009EDA"/>
          <w:sz w:val="20"/>
          <w:lang w:val="en-US"/>
        </w:rPr>
        <w:t>Copyright © 2018 The Linux Foundation. All rights reserved.</w:t>
      </w:r>
    </w:p>
    <w:p w14:paraId="06312CF8" w14:textId="77777777" w:rsidR="00D01E5D" w:rsidRPr="005668DD" w:rsidRDefault="00D01E5D">
      <w:pPr>
        <w:pStyle w:val="a3"/>
        <w:spacing w:before="7"/>
        <w:rPr>
          <w:rFonts w:ascii="Arial"/>
          <w:sz w:val="20"/>
          <w:lang w:val="en-US"/>
        </w:rPr>
      </w:pPr>
    </w:p>
    <w:p w14:paraId="2796E962" w14:textId="77777777" w:rsidR="00D01E5D" w:rsidRDefault="0022633E">
      <w:pPr>
        <w:spacing w:before="1" w:line="261" w:lineRule="auto"/>
        <w:ind w:left="395" w:right="570"/>
        <w:jc w:val="both"/>
        <w:rPr>
          <w:sz w:val="20"/>
        </w:rPr>
      </w:pPr>
      <w:r>
        <w:rPr>
          <w:color w:val="009EDA"/>
          <w:spacing w:val="-5"/>
          <w:w w:val="105"/>
          <w:sz w:val="20"/>
        </w:rPr>
        <w:t>免責事項：本書は著者の法務専門職とは異なる経歴・知見に基づくものであり、法的アドバイスを提供する</w:t>
      </w:r>
      <w:r>
        <w:rPr>
          <w:color w:val="009EDA"/>
          <w:spacing w:val="-8"/>
          <w:w w:val="105"/>
          <w:sz w:val="20"/>
        </w:rPr>
        <w:t>ものではありません。また、本書は、著者自身の見解を示したものであり、現在もしくは過去の著者所属企業</w:t>
      </w:r>
      <w:r>
        <w:rPr>
          <w:color w:val="009EDA"/>
          <w:spacing w:val="-1"/>
          <w:w w:val="105"/>
          <w:sz w:val="20"/>
        </w:rPr>
        <w:t>の見解を反映したものではありません。</w:t>
      </w:r>
    </w:p>
    <w:p w14:paraId="63840C6C" w14:textId="77777777" w:rsidR="00D01E5D" w:rsidRDefault="00D01E5D">
      <w:pPr>
        <w:spacing w:line="261" w:lineRule="auto"/>
        <w:jc w:val="both"/>
        <w:rPr>
          <w:sz w:val="20"/>
        </w:rPr>
        <w:sectPr w:rsidR="00D01E5D">
          <w:footerReference w:type="default" r:id="rId50"/>
          <w:pgSz w:w="12240" w:h="15840"/>
          <w:pgMar w:top="1500" w:right="1240" w:bottom="840" w:left="1180" w:header="0" w:footer="640" w:gutter="0"/>
          <w:cols w:space="720"/>
        </w:sectPr>
      </w:pPr>
    </w:p>
    <w:p w14:paraId="5BDD716F" w14:textId="77777777" w:rsidR="00D01E5D" w:rsidRDefault="005668DD">
      <w:pPr>
        <w:pStyle w:val="a3"/>
        <w:rPr>
          <w:sz w:val="20"/>
        </w:rPr>
      </w:pPr>
      <w:r>
        <w:rPr>
          <w:noProof/>
        </w:rPr>
        <w:lastRenderedPageBreak/>
        <mc:AlternateContent>
          <mc:Choice Requires="wps">
            <w:drawing>
              <wp:anchor distT="0" distB="0" distL="114300" distR="114300" simplePos="0" relativeHeight="251681792" behindDoc="1" locked="0" layoutInCell="1" allowOverlap="1" wp14:anchorId="64DE3908" wp14:editId="3C3ED048">
                <wp:simplePos x="0" y="0"/>
                <wp:positionH relativeFrom="page">
                  <wp:posOffset>17145</wp:posOffset>
                </wp:positionH>
                <wp:positionV relativeFrom="page">
                  <wp:posOffset>6350</wp:posOffset>
                </wp:positionV>
                <wp:extent cx="7755255" cy="563880"/>
                <wp:effectExtent l="0" t="0" r="0" b="1270"/>
                <wp:wrapNone/>
                <wp:docPr id="403"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9CEEF" id="Rectangle 78" o:spid="_x0000_s1026" style="position:absolute;left:0;text-align:left;margin-left:1.35pt;margin-top:.5pt;width:610.65pt;height:44.4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" fillcolor="#fbfbfa" stroked="f">
                <w10:wrap anchorx="page" anchory="page"/>
              </v:rect>
            </w:pict>
          </mc:Fallback>
        </mc:AlternateContent>
      </w:r>
    </w:p>
    <w:p w14:paraId="5955A63C" w14:textId="77777777" w:rsidR="00D01E5D" w:rsidRDefault="00D01E5D">
      <w:pPr>
        <w:pStyle w:val="a3"/>
        <w:rPr>
          <w:sz w:val="20"/>
        </w:rPr>
      </w:pPr>
    </w:p>
    <w:p w14:paraId="45D72FC0" w14:textId="77777777" w:rsidR="00D01E5D" w:rsidRDefault="00D01E5D">
      <w:pPr>
        <w:pStyle w:val="a3"/>
        <w:rPr>
          <w:sz w:val="20"/>
        </w:rPr>
      </w:pPr>
    </w:p>
    <w:p w14:paraId="6B4FBE6D" w14:textId="77777777" w:rsidR="00D01E5D" w:rsidRDefault="00D01E5D">
      <w:pPr>
        <w:pStyle w:val="a3"/>
        <w:rPr>
          <w:sz w:val="20"/>
        </w:rPr>
      </w:pPr>
    </w:p>
    <w:p w14:paraId="6D494817" w14:textId="77777777" w:rsidR="00D01E5D" w:rsidRDefault="00D01E5D">
      <w:pPr>
        <w:pStyle w:val="a3"/>
        <w:rPr>
          <w:sz w:val="20"/>
        </w:rPr>
      </w:pPr>
    </w:p>
    <w:p w14:paraId="2F5F9B29" w14:textId="77777777" w:rsidR="00D01E5D" w:rsidRDefault="00D01E5D">
      <w:pPr>
        <w:pStyle w:val="a3"/>
        <w:rPr>
          <w:sz w:val="20"/>
        </w:rPr>
      </w:pPr>
    </w:p>
    <w:p w14:paraId="01D030AA" w14:textId="77777777" w:rsidR="00D01E5D" w:rsidRDefault="00D01E5D">
      <w:pPr>
        <w:pStyle w:val="a3"/>
        <w:rPr>
          <w:sz w:val="20"/>
        </w:rPr>
      </w:pPr>
    </w:p>
    <w:p w14:paraId="2AE7A926" w14:textId="77777777" w:rsidR="00D01E5D" w:rsidRDefault="00D01E5D">
      <w:pPr>
        <w:pStyle w:val="a3"/>
        <w:rPr>
          <w:sz w:val="20"/>
        </w:rPr>
      </w:pPr>
    </w:p>
    <w:p w14:paraId="1450E3E9" w14:textId="77777777" w:rsidR="00D01E5D" w:rsidRDefault="00D01E5D">
      <w:pPr>
        <w:pStyle w:val="a3"/>
        <w:rPr>
          <w:sz w:val="20"/>
        </w:rPr>
      </w:pPr>
    </w:p>
    <w:p w14:paraId="7E442899" w14:textId="77777777" w:rsidR="00D01E5D" w:rsidRDefault="00D01E5D">
      <w:pPr>
        <w:pStyle w:val="a3"/>
        <w:rPr>
          <w:sz w:val="20"/>
        </w:rPr>
      </w:pPr>
    </w:p>
    <w:p w14:paraId="17D67650" w14:textId="77777777" w:rsidR="00D01E5D" w:rsidRDefault="00D01E5D">
      <w:pPr>
        <w:pStyle w:val="a3"/>
        <w:rPr>
          <w:sz w:val="20"/>
        </w:rPr>
      </w:pPr>
    </w:p>
    <w:p w14:paraId="198590F0" w14:textId="77777777" w:rsidR="00D01E5D" w:rsidRDefault="00D01E5D">
      <w:pPr>
        <w:pStyle w:val="a3"/>
        <w:rPr>
          <w:sz w:val="20"/>
        </w:rPr>
      </w:pPr>
    </w:p>
    <w:p w14:paraId="341611AB" w14:textId="77777777" w:rsidR="00D01E5D" w:rsidRDefault="005668DD">
      <w:pPr>
        <w:pStyle w:val="2"/>
        <w:spacing w:before="180"/>
        <w:ind w:left="435"/>
        <w:rPr>
          <w:rFonts w:ascii="ＭＳ ゴシック" w:eastAsia="ＭＳ ゴシック"/>
        </w:rPr>
      </w:pPr>
      <w:r>
        <w:rPr>
          <w:rFonts w:hint="eastAsia"/>
          <w:noProof/>
        </w:rPr>
        <mc:AlternateContent>
          <mc:Choice Requires="wps">
            <w:drawing>
              <wp:anchor distT="0" distB="0" distL="114300" distR="114300" simplePos="0" relativeHeight="251636736" behindDoc="0" locked="0" layoutInCell="1" allowOverlap="1" wp14:anchorId="50C934F8" wp14:editId="5201EDA0">
                <wp:simplePos x="0" y="0"/>
                <wp:positionH relativeFrom="page">
                  <wp:posOffset>1025525</wp:posOffset>
                </wp:positionH>
                <wp:positionV relativeFrom="paragraph">
                  <wp:posOffset>552450</wp:posOffset>
                </wp:positionV>
                <wp:extent cx="5638800" cy="0"/>
                <wp:effectExtent l="6350" t="14605" r="12700" b="13970"/>
                <wp:wrapNone/>
                <wp:docPr id="402"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8800"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C770E" id="Line 77" o:spid="_x0000_s1026" style="position:absolute;left:0;text-align:lef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0.75pt,43.5pt" to="524.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" strokecolor="#aaaaad" strokeweight="1pt">
                <w10:wrap anchorx="page"/>
              </v:line>
            </w:pict>
          </mc:Fallback>
        </mc:AlternateContent>
      </w:r>
      <w:r w:rsidR="0022633E">
        <w:rPr>
          <w:rFonts w:ascii="ＭＳ ゴシック" w:eastAsia="ＭＳ ゴシック" w:hint="eastAsia"/>
          <w:color w:val="414042"/>
        </w:rPr>
        <w:t>目次</w:t>
      </w:r>
    </w:p>
    <w:p w14:paraId="4DB095BA" w14:textId="3E8DEFB8" w:rsidR="00D01E5D" w:rsidRDefault="0022633E">
      <w:pPr>
        <w:tabs>
          <w:tab w:val="left" w:pos="8677"/>
        </w:tabs>
        <w:spacing w:before="450"/>
        <w:ind w:left="92"/>
        <w:jc w:val="center"/>
        <w:rPr>
          <w:rFonts w:ascii="Arial" w:eastAsia="Arial"/>
          <w:sz w:val="24"/>
        </w:rPr>
      </w:pPr>
      <w:r>
        <w:rPr>
          <w:color w:val="414042"/>
          <w:spacing w:val="-19"/>
          <w:sz w:val="24"/>
        </w:rPr>
        <w:t>１</w:t>
      </w:r>
      <w:r>
        <w:rPr>
          <w:color w:val="414042"/>
          <w:spacing w:val="-13"/>
          <w:sz w:val="24"/>
        </w:rPr>
        <w:t>章</w:t>
      </w:r>
      <w:r>
        <w:rPr>
          <w:color w:val="414042"/>
          <w:sz w:val="24"/>
        </w:rPr>
        <w:t>：</w:t>
      </w:r>
      <w:r>
        <w:rPr>
          <w:color w:val="414042"/>
          <w:spacing w:val="15"/>
          <w:sz w:val="24"/>
        </w:rPr>
        <w:t xml:space="preserve"> </w:t>
      </w:r>
      <w:r>
        <w:rPr>
          <w:color w:val="414042"/>
          <w:spacing w:val="-3"/>
          <w:sz w:val="24"/>
        </w:rPr>
        <w:t>は</w:t>
      </w:r>
      <w:r>
        <w:rPr>
          <w:color w:val="414042"/>
          <w:spacing w:val="5"/>
          <w:sz w:val="24"/>
        </w:rPr>
        <w:t>じ</w:t>
      </w:r>
      <w:r>
        <w:rPr>
          <w:color w:val="414042"/>
          <w:sz w:val="24"/>
        </w:rPr>
        <w:t>めに</w:t>
      </w:r>
      <w:del w:id="3" w:author="Mieko Sato" w:date="2018-04-02T13:05:00Z">
        <w:r w:rsidDel="00924989">
          <w:rPr>
            <w:color w:val="414042"/>
            <w:spacing w:val="2"/>
            <w:sz w:val="24"/>
          </w:rPr>
          <w:delText xml:space="preserve"> </w:delText>
        </w:r>
      </w:del>
      <w:r w:rsidR="00BD5E4B">
        <w:fldChar w:fldCharType="begin"/>
      </w:r>
      <w:r w:rsidR="00BD5E4B">
        <w:instrText xml:space="preserve"> HYPERLINK \l "_bookmark0" </w:instrText>
      </w:r>
      <w:r w:rsidR="00BD5E4B">
        <w:fldChar w:fldCharType="separate"/>
      </w:r>
      <w:del w:id="4" w:author="Mieko Sato" w:date="2018-04-02T13:05:00Z">
        <w:r w:rsidDel="00924989">
          <w:rPr>
            <w:rFonts w:ascii="Arial" w:eastAsia="Arial"/>
            <w:color w:val="414042"/>
            <w:sz w:val="24"/>
          </w:rPr>
          <w:delText>Introduction</w:delText>
        </w:r>
      </w:del>
      <w:r>
        <w:rPr>
          <w:rFonts w:ascii="Arial" w:eastAsia="Arial"/>
          <w:color w:val="414042"/>
          <w:sz w:val="24"/>
        </w:rPr>
        <w:tab/>
        <w:t>1</w:t>
      </w:r>
      <w:r w:rsidR="00BD5E4B">
        <w:rPr>
          <w:rFonts w:ascii="Arial" w:eastAsia="Arial"/>
          <w:color w:val="414042"/>
          <w:sz w:val="24"/>
        </w:rPr>
        <w:fldChar w:fldCharType="end"/>
      </w:r>
    </w:p>
    <w:p w14:paraId="0A6CDACA" w14:textId="2D43554F" w:rsidR="00D01E5D" w:rsidRDefault="0022633E">
      <w:pPr>
        <w:tabs>
          <w:tab w:val="left" w:pos="8677"/>
        </w:tabs>
        <w:spacing w:before="412"/>
        <w:ind w:left="92"/>
        <w:jc w:val="center"/>
        <w:rPr>
          <w:rFonts w:ascii="Arial" w:eastAsia="Arial"/>
          <w:sz w:val="24"/>
        </w:rPr>
      </w:pPr>
      <w:r>
        <w:rPr>
          <w:color w:val="414042"/>
          <w:w w:val="105"/>
          <w:sz w:val="24"/>
        </w:rPr>
        <w:t>２</w:t>
      </w:r>
      <w:r>
        <w:rPr>
          <w:color w:val="414042"/>
          <w:spacing w:val="-13"/>
          <w:w w:val="105"/>
          <w:sz w:val="24"/>
        </w:rPr>
        <w:t>章</w:t>
      </w:r>
      <w:r>
        <w:rPr>
          <w:color w:val="414042"/>
          <w:w w:val="105"/>
          <w:sz w:val="24"/>
        </w:rPr>
        <w:t>：</w:t>
      </w:r>
      <w:r>
        <w:rPr>
          <w:color w:val="414042"/>
          <w:spacing w:val="23"/>
          <w:w w:val="105"/>
          <w:sz w:val="24"/>
        </w:rPr>
        <w:t xml:space="preserve"> </w:t>
      </w:r>
      <w:del w:id="5" w:author="Mieko Sato" w:date="2018-04-01T13:24:00Z">
        <w:r w:rsidDel="00112178">
          <w:rPr>
            <w:rFonts w:hint="eastAsia"/>
            <w:color w:val="414042"/>
            <w:w w:val="105"/>
            <w:sz w:val="24"/>
          </w:rPr>
          <w:delText>共通</w:delText>
        </w:r>
      </w:del>
      <w:ins w:id="6" w:author="Mieko Sato" w:date="2018-04-01T13:24:00Z">
        <w:r w:rsidR="00112178">
          <w:rPr>
            <w:rFonts w:hint="eastAsia"/>
            <w:color w:val="414042"/>
            <w:w w:val="105"/>
            <w:sz w:val="24"/>
          </w:rPr>
          <w:t>一般</w:t>
        </w:r>
      </w:ins>
      <w:r>
        <w:rPr>
          <w:color w:val="414042"/>
          <w:spacing w:val="-4"/>
          <w:w w:val="105"/>
          <w:sz w:val="24"/>
        </w:rPr>
        <w:t>的</w:t>
      </w:r>
      <w:r>
        <w:rPr>
          <w:color w:val="414042"/>
          <w:w w:val="105"/>
          <w:sz w:val="24"/>
        </w:rPr>
        <w:t>な</w:t>
      </w:r>
      <w:r>
        <w:rPr>
          <w:color w:val="414042"/>
          <w:spacing w:val="-10"/>
          <w:w w:val="105"/>
          <w:sz w:val="24"/>
        </w:rPr>
        <w:t>オ</w:t>
      </w:r>
      <w:r>
        <w:rPr>
          <w:color w:val="414042"/>
          <w:spacing w:val="-19"/>
          <w:w w:val="105"/>
          <w:sz w:val="24"/>
        </w:rPr>
        <w:t>ー</w:t>
      </w:r>
      <w:r>
        <w:rPr>
          <w:color w:val="414042"/>
          <w:spacing w:val="5"/>
          <w:w w:val="105"/>
          <w:sz w:val="24"/>
        </w:rPr>
        <w:t>プ</w:t>
      </w:r>
      <w:r>
        <w:rPr>
          <w:color w:val="414042"/>
          <w:spacing w:val="-7"/>
          <w:w w:val="105"/>
          <w:sz w:val="24"/>
        </w:rPr>
        <w:t>ン</w:t>
      </w:r>
      <w:r>
        <w:rPr>
          <w:color w:val="414042"/>
          <w:spacing w:val="-4"/>
          <w:w w:val="105"/>
          <w:sz w:val="24"/>
        </w:rPr>
        <w:t>ソ</w:t>
      </w:r>
      <w:r>
        <w:rPr>
          <w:color w:val="414042"/>
          <w:spacing w:val="-24"/>
          <w:w w:val="105"/>
          <w:sz w:val="24"/>
        </w:rPr>
        <w:t>ー</w:t>
      </w:r>
      <w:r>
        <w:rPr>
          <w:color w:val="414042"/>
          <w:spacing w:val="-14"/>
          <w:w w:val="105"/>
          <w:sz w:val="24"/>
        </w:rPr>
        <w:t>ス</w:t>
      </w:r>
      <w:r>
        <w:rPr>
          <w:color w:val="414042"/>
          <w:spacing w:val="5"/>
          <w:w w:val="105"/>
          <w:sz w:val="24"/>
        </w:rPr>
        <w:t>使</w:t>
      </w:r>
      <w:r>
        <w:rPr>
          <w:color w:val="414042"/>
          <w:spacing w:val="-6"/>
          <w:w w:val="105"/>
          <w:sz w:val="24"/>
        </w:rPr>
        <w:t>用</w:t>
      </w:r>
      <w:r>
        <w:rPr>
          <w:color w:val="414042"/>
          <w:w w:val="105"/>
          <w:sz w:val="24"/>
        </w:rPr>
        <w:t>シナリオ</w:t>
      </w:r>
      <w:hyperlink w:anchor="_bookmark1" w:history="1">
        <w:r>
          <w:rPr>
            <w:color w:val="414042"/>
            <w:w w:val="105"/>
            <w:sz w:val="24"/>
          </w:rPr>
          <w:tab/>
        </w:r>
        <w:r>
          <w:rPr>
            <w:rFonts w:ascii="Arial" w:eastAsia="Arial"/>
            <w:color w:val="414042"/>
            <w:w w:val="105"/>
            <w:sz w:val="24"/>
          </w:rPr>
          <w:t>3</w:t>
        </w:r>
      </w:hyperlink>
    </w:p>
    <w:p w14:paraId="0D121F2C" w14:textId="77777777" w:rsidR="00D01E5D" w:rsidRDefault="0022633E">
      <w:pPr>
        <w:tabs>
          <w:tab w:val="left" w:pos="8676"/>
        </w:tabs>
        <w:spacing w:before="413"/>
        <w:ind w:left="92"/>
        <w:jc w:val="center"/>
        <w:rPr>
          <w:rFonts w:ascii="Arial" w:eastAsia="Arial"/>
          <w:sz w:val="24"/>
        </w:rPr>
      </w:pPr>
      <w:r>
        <w:rPr>
          <w:color w:val="414042"/>
          <w:w w:val="110"/>
          <w:sz w:val="24"/>
        </w:rPr>
        <w:t>３</w:t>
      </w:r>
      <w:r>
        <w:rPr>
          <w:color w:val="414042"/>
          <w:spacing w:val="-13"/>
          <w:w w:val="110"/>
          <w:sz w:val="24"/>
        </w:rPr>
        <w:t>章</w:t>
      </w:r>
      <w:r>
        <w:rPr>
          <w:color w:val="414042"/>
          <w:w w:val="110"/>
          <w:sz w:val="24"/>
        </w:rPr>
        <w:t>：</w:t>
      </w:r>
      <w:r>
        <w:rPr>
          <w:color w:val="414042"/>
          <w:spacing w:val="-20"/>
          <w:w w:val="110"/>
          <w:sz w:val="24"/>
        </w:rPr>
        <w:t xml:space="preserve"> </w:t>
      </w:r>
      <w:r>
        <w:rPr>
          <w:color w:val="414042"/>
          <w:spacing w:val="-10"/>
          <w:w w:val="110"/>
          <w:sz w:val="24"/>
        </w:rPr>
        <w:t>オ</w:t>
      </w:r>
      <w:r>
        <w:rPr>
          <w:color w:val="414042"/>
          <w:spacing w:val="-19"/>
          <w:w w:val="110"/>
          <w:sz w:val="24"/>
        </w:rPr>
        <w:t>ー</w:t>
      </w:r>
      <w:r>
        <w:rPr>
          <w:color w:val="414042"/>
          <w:spacing w:val="5"/>
          <w:w w:val="110"/>
          <w:sz w:val="24"/>
        </w:rPr>
        <w:t>プ</w:t>
      </w:r>
      <w:r>
        <w:rPr>
          <w:color w:val="414042"/>
          <w:spacing w:val="-7"/>
          <w:w w:val="110"/>
          <w:sz w:val="24"/>
        </w:rPr>
        <w:t>ン</w:t>
      </w:r>
      <w:r>
        <w:rPr>
          <w:color w:val="414042"/>
          <w:spacing w:val="-4"/>
          <w:w w:val="110"/>
          <w:sz w:val="24"/>
        </w:rPr>
        <w:t>ソ</w:t>
      </w:r>
      <w:r>
        <w:rPr>
          <w:color w:val="414042"/>
          <w:spacing w:val="-24"/>
          <w:w w:val="110"/>
          <w:sz w:val="24"/>
        </w:rPr>
        <w:t>ー</w:t>
      </w:r>
      <w:r>
        <w:rPr>
          <w:color w:val="414042"/>
          <w:spacing w:val="-15"/>
          <w:w w:val="110"/>
          <w:sz w:val="24"/>
        </w:rPr>
        <w:t>ス</w:t>
      </w:r>
      <w:r>
        <w:rPr>
          <w:color w:val="414042"/>
          <w:w w:val="110"/>
          <w:sz w:val="24"/>
        </w:rPr>
        <w:t>監査</w:t>
      </w:r>
      <w:hyperlink w:anchor="_bookmark2" w:history="1">
        <w:r>
          <w:rPr>
            <w:color w:val="414042"/>
            <w:w w:val="110"/>
            <w:sz w:val="24"/>
          </w:rPr>
          <w:tab/>
        </w:r>
        <w:r>
          <w:rPr>
            <w:rFonts w:ascii="Arial" w:eastAsia="Arial"/>
            <w:color w:val="414042"/>
            <w:w w:val="110"/>
            <w:sz w:val="24"/>
          </w:rPr>
          <w:t>8</w:t>
        </w:r>
      </w:hyperlink>
    </w:p>
    <w:p w14:paraId="0B429FC6" w14:textId="77777777" w:rsidR="00D01E5D" w:rsidRDefault="0022633E">
      <w:pPr>
        <w:tabs>
          <w:tab w:val="left" w:pos="8570"/>
        </w:tabs>
        <w:spacing w:before="412"/>
        <w:ind w:left="92"/>
        <w:jc w:val="center"/>
        <w:rPr>
          <w:rFonts w:ascii="Arial" w:eastAsia="Arial"/>
          <w:sz w:val="24"/>
        </w:rPr>
      </w:pPr>
      <w:r>
        <w:rPr>
          <w:color w:val="414042"/>
          <w:w w:val="105"/>
          <w:sz w:val="24"/>
        </w:rPr>
        <w:t>４</w:t>
      </w:r>
      <w:r>
        <w:rPr>
          <w:color w:val="414042"/>
          <w:spacing w:val="-13"/>
          <w:w w:val="105"/>
          <w:sz w:val="24"/>
        </w:rPr>
        <w:t>章</w:t>
      </w:r>
      <w:r>
        <w:rPr>
          <w:color w:val="414042"/>
          <w:w w:val="105"/>
          <w:sz w:val="24"/>
        </w:rPr>
        <w:t>：</w:t>
      </w:r>
      <w:r>
        <w:rPr>
          <w:color w:val="414042"/>
          <w:spacing w:val="3"/>
          <w:w w:val="105"/>
          <w:sz w:val="24"/>
        </w:rPr>
        <w:t xml:space="preserve"> </w:t>
      </w:r>
      <w:r>
        <w:rPr>
          <w:color w:val="414042"/>
          <w:w w:val="105"/>
          <w:sz w:val="24"/>
        </w:rPr>
        <w:t>監査</w:t>
      </w:r>
      <w:r>
        <w:rPr>
          <w:color w:val="414042"/>
          <w:spacing w:val="-3"/>
          <w:w w:val="105"/>
          <w:sz w:val="24"/>
        </w:rPr>
        <w:t>業</w:t>
      </w:r>
      <w:r>
        <w:rPr>
          <w:color w:val="414042"/>
          <w:w w:val="105"/>
          <w:sz w:val="24"/>
        </w:rPr>
        <w:t>務</w:t>
      </w:r>
      <w:r>
        <w:rPr>
          <w:color w:val="414042"/>
          <w:spacing w:val="-13"/>
          <w:w w:val="105"/>
          <w:sz w:val="24"/>
        </w:rPr>
        <w:t>の</w:t>
      </w:r>
      <w:r>
        <w:rPr>
          <w:color w:val="414042"/>
          <w:w w:val="105"/>
          <w:sz w:val="24"/>
        </w:rPr>
        <w:t>スコ</w:t>
      </w:r>
      <w:r>
        <w:rPr>
          <w:color w:val="414042"/>
          <w:spacing w:val="-19"/>
          <w:w w:val="105"/>
          <w:sz w:val="24"/>
        </w:rPr>
        <w:t>ー</w:t>
      </w:r>
      <w:r>
        <w:rPr>
          <w:color w:val="414042"/>
          <w:spacing w:val="5"/>
          <w:w w:val="105"/>
          <w:sz w:val="24"/>
        </w:rPr>
        <w:t>プ</w:t>
      </w:r>
      <w:r>
        <w:rPr>
          <w:color w:val="414042"/>
          <w:spacing w:val="-5"/>
          <w:w w:val="105"/>
          <w:sz w:val="24"/>
        </w:rPr>
        <w:t>を</w:t>
      </w:r>
      <w:r>
        <w:rPr>
          <w:color w:val="414042"/>
          <w:w w:val="105"/>
          <w:sz w:val="24"/>
        </w:rPr>
        <w:t>評</w:t>
      </w:r>
      <w:r>
        <w:rPr>
          <w:color w:val="414042"/>
          <w:spacing w:val="-4"/>
          <w:w w:val="105"/>
          <w:sz w:val="24"/>
        </w:rPr>
        <w:t>価</w:t>
      </w:r>
      <w:r>
        <w:rPr>
          <w:color w:val="414042"/>
          <w:spacing w:val="-16"/>
          <w:w w:val="105"/>
          <w:sz w:val="24"/>
        </w:rPr>
        <w:t>す</w:t>
      </w:r>
      <w:r>
        <w:rPr>
          <w:color w:val="414042"/>
          <w:w w:val="105"/>
          <w:sz w:val="24"/>
        </w:rPr>
        <w:t>る</w:t>
      </w:r>
      <w:hyperlink w:anchor="_bookmark3" w:history="1">
        <w:r>
          <w:rPr>
            <w:color w:val="414042"/>
            <w:w w:val="105"/>
            <w:sz w:val="24"/>
          </w:rPr>
          <w:tab/>
        </w:r>
        <w:r>
          <w:rPr>
            <w:rFonts w:ascii="Arial" w:eastAsia="Arial"/>
            <w:color w:val="414042"/>
            <w:spacing w:val="-14"/>
            <w:w w:val="105"/>
            <w:sz w:val="24"/>
          </w:rPr>
          <w:t>11</w:t>
        </w:r>
      </w:hyperlink>
    </w:p>
    <w:p w14:paraId="15F818AB" w14:textId="77777777" w:rsidR="00D01E5D" w:rsidRDefault="0022633E">
      <w:pPr>
        <w:tabs>
          <w:tab w:val="left" w:pos="8543"/>
        </w:tabs>
        <w:spacing w:before="413"/>
        <w:ind w:left="77"/>
        <w:jc w:val="center"/>
        <w:rPr>
          <w:rFonts w:ascii="Arial" w:eastAsia="Arial"/>
          <w:sz w:val="24"/>
        </w:rPr>
      </w:pPr>
      <w:r>
        <w:rPr>
          <w:color w:val="414042"/>
          <w:sz w:val="24"/>
        </w:rPr>
        <w:t>５</w:t>
      </w:r>
      <w:r>
        <w:rPr>
          <w:color w:val="414042"/>
          <w:spacing w:val="-13"/>
          <w:sz w:val="24"/>
        </w:rPr>
        <w:t>章</w:t>
      </w:r>
      <w:r>
        <w:rPr>
          <w:color w:val="414042"/>
          <w:sz w:val="24"/>
        </w:rPr>
        <w:t>：</w:t>
      </w:r>
      <w:r>
        <w:rPr>
          <w:color w:val="414042"/>
          <w:spacing w:val="7"/>
          <w:sz w:val="24"/>
        </w:rPr>
        <w:t xml:space="preserve"> </w:t>
      </w:r>
      <w:r>
        <w:rPr>
          <w:color w:val="414042"/>
          <w:sz w:val="24"/>
        </w:rPr>
        <w:t>監</w:t>
      </w:r>
      <w:r>
        <w:rPr>
          <w:color w:val="414042"/>
          <w:spacing w:val="-4"/>
          <w:sz w:val="24"/>
        </w:rPr>
        <w:t>査</w:t>
      </w:r>
      <w:r>
        <w:rPr>
          <w:color w:val="414042"/>
          <w:spacing w:val="-10"/>
          <w:sz w:val="24"/>
        </w:rPr>
        <w:t>手法</w:t>
      </w:r>
      <w:hyperlink w:anchor="_bookmark4" w:history="1">
        <w:r>
          <w:rPr>
            <w:color w:val="414042"/>
            <w:spacing w:val="-10"/>
            <w:sz w:val="24"/>
          </w:rPr>
          <w:tab/>
        </w:r>
        <w:r>
          <w:rPr>
            <w:rFonts w:ascii="Arial" w:eastAsia="Arial"/>
            <w:color w:val="414042"/>
            <w:spacing w:val="-15"/>
            <w:sz w:val="24"/>
          </w:rPr>
          <w:t>13</w:t>
        </w:r>
      </w:hyperlink>
    </w:p>
    <w:p w14:paraId="69D71243" w14:textId="77777777" w:rsidR="00D01E5D" w:rsidRDefault="0022633E">
      <w:pPr>
        <w:tabs>
          <w:tab w:val="left" w:pos="8515"/>
        </w:tabs>
        <w:spacing w:before="412"/>
        <w:ind w:left="73"/>
        <w:jc w:val="center"/>
        <w:rPr>
          <w:rFonts w:ascii="Cambria" w:eastAsia="Cambria"/>
          <w:sz w:val="24"/>
        </w:rPr>
      </w:pPr>
      <w:r>
        <w:rPr>
          <w:color w:val="414042"/>
          <w:sz w:val="24"/>
        </w:rPr>
        <w:t>６</w:t>
      </w:r>
      <w:r>
        <w:rPr>
          <w:color w:val="414042"/>
          <w:spacing w:val="-13"/>
          <w:sz w:val="24"/>
        </w:rPr>
        <w:t>章</w:t>
      </w:r>
      <w:r>
        <w:rPr>
          <w:color w:val="414042"/>
          <w:sz w:val="24"/>
        </w:rPr>
        <w:t>：</w:t>
      </w:r>
      <w:r>
        <w:rPr>
          <w:color w:val="414042"/>
          <w:spacing w:val="28"/>
          <w:sz w:val="24"/>
        </w:rPr>
        <w:t xml:space="preserve"> </w:t>
      </w:r>
      <w:r>
        <w:rPr>
          <w:color w:val="414042"/>
          <w:sz w:val="24"/>
        </w:rPr>
        <w:t>最終</w:t>
      </w:r>
      <w:r>
        <w:rPr>
          <w:color w:val="414042"/>
          <w:spacing w:val="-8"/>
          <w:sz w:val="24"/>
        </w:rPr>
        <w:t>レ</w:t>
      </w:r>
      <w:r>
        <w:rPr>
          <w:color w:val="414042"/>
          <w:spacing w:val="-10"/>
          <w:sz w:val="24"/>
        </w:rPr>
        <w:t>ポ</w:t>
      </w:r>
      <w:r>
        <w:rPr>
          <w:color w:val="414042"/>
          <w:sz w:val="24"/>
        </w:rPr>
        <w:t>ー</w:t>
      </w:r>
      <w:r>
        <w:rPr>
          <w:color w:val="414042"/>
          <w:spacing w:val="7"/>
          <w:sz w:val="24"/>
        </w:rPr>
        <w:t>ト</w:t>
      </w:r>
      <w:r>
        <w:rPr>
          <w:color w:val="414042"/>
          <w:sz w:val="24"/>
        </w:rPr>
        <w:t>に関</w:t>
      </w:r>
      <w:r>
        <w:rPr>
          <w:color w:val="414042"/>
          <w:spacing w:val="-16"/>
          <w:sz w:val="24"/>
        </w:rPr>
        <w:t>す</w:t>
      </w:r>
      <w:r>
        <w:rPr>
          <w:color w:val="414042"/>
          <w:spacing w:val="-7"/>
          <w:sz w:val="24"/>
        </w:rPr>
        <w:t>る</w:t>
      </w:r>
      <w:r>
        <w:rPr>
          <w:color w:val="414042"/>
          <w:spacing w:val="-5"/>
          <w:sz w:val="24"/>
        </w:rPr>
        <w:t>留</w:t>
      </w:r>
      <w:r>
        <w:rPr>
          <w:color w:val="414042"/>
          <w:spacing w:val="-9"/>
          <w:sz w:val="24"/>
        </w:rPr>
        <w:t>意</w:t>
      </w:r>
      <w:r>
        <w:rPr>
          <w:color w:val="414042"/>
          <w:sz w:val="24"/>
        </w:rPr>
        <w:t>事項</w:t>
      </w:r>
      <w:hyperlink w:anchor="_bookmark5" w:history="1">
        <w:r>
          <w:rPr>
            <w:color w:val="414042"/>
            <w:sz w:val="24"/>
          </w:rPr>
          <w:tab/>
        </w:r>
        <w:r>
          <w:rPr>
            <w:rFonts w:ascii="Cambria" w:eastAsia="Cambria"/>
            <w:color w:val="414042"/>
            <w:spacing w:val="-19"/>
            <w:sz w:val="24"/>
          </w:rPr>
          <w:t>19</w:t>
        </w:r>
      </w:hyperlink>
    </w:p>
    <w:p w14:paraId="7AE492BE" w14:textId="77777777" w:rsidR="00D01E5D" w:rsidRDefault="0022633E">
      <w:pPr>
        <w:tabs>
          <w:tab w:val="left" w:pos="8552"/>
        </w:tabs>
        <w:spacing w:before="413"/>
        <w:ind w:left="92"/>
        <w:jc w:val="center"/>
        <w:rPr>
          <w:rFonts w:ascii="Arial" w:eastAsia="Arial"/>
          <w:sz w:val="24"/>
        </w:rPr>
      </w:pPr>
      <w:r>
        <w:rPr>
          <w:color w:val="414042"/>
          <w:w w:val="110"/>
          <w:sz w:val="24"/>
        </w:rPr>
        <w:t>７</w:t>
      </w:r>
      <w:r>
        <w:rPr>
          <w:color w:val="414042"/>
          <w:spacing w:val="-13"/>
          <w:w w:val="110"/>
          <w:sz w:val="24"/>
        </w:rPr>
        <w:t>章</w:t>
      </w:r>
      <w:r>
        <w:rPr>
          <w:color w:val="414042"/>
          <w:w w:val="110"/>
          <w:sz w:val="24"/>
        </w:rPr>
        <w:t>：</w:t>
      </w:r>
      <w:r>
        <w:rPr>
          <w:color w:val="414042"/>
          <w:spacing w:val="-21"/>
          <w:w w:val="110"/>
          <w:sz w:val="24"/>
        </w:rPr>
        <w:t xml:space="preserve"> </w:t>
      </w:r>
      <w:r>
        <w:rPr>
          <w:color w:val="414042"/>
          <w:spacing w:val="-5"/>
          <w:w w:val="110"/>
          <w:sz w:val="24"/>
        </w:rPr>
        <w:t>セ</w:t>
      </w:r>
      <w:r>
        <w:rPr>
          <w:color w:val="414042"/>
          <w:spacing w:val="-14"/>
          <w:w w:val="110"/>
          <w:sz w:val="24"/>
        </w:rPr>
        <w:t>キ</w:t>
      </w:r>
      <w:r>
        <w:rPr>
          <w:color w:val="414042"/>
          <w:spacing w:val="-16"/>
          <w:w w:val="110"/>
          <w:sz w:val="24"/>
        </w:rPr>
        <w:t>ュ</w:t>
      </w:r>
      <w:r>
        <w:rPr>
          <w:color w:val="414042"/>
          <w:w w:val="110"/>
          <w:sz w:val="24"/>
        </w:rPr>
        <w:t>リ</w:t>
      </w:r>
      <w:r>
        <w:rPr>
          <w:color w:val="414042"/>
          <w:spacing w:val="-19"/>
          <w:w w:val="110"/>
          <w:sz w:val="24"/>
        </w:rPr>
        <w:t>テ</w:t>
      </w:r>
      <w:r>
        <w:rPr>
          <w:color w:val="414042"/>
          <w:spacing w:val="-20"/>
          <w:w w:val="110"/>
          <w:sz w:val="24"/>
        </w:rPr>
        <w:t>ィ</w:t>
      </w:r>
      <w:r>
        <w:rPr>
          <w:color w:val="414042"/>
          <w:w w:val="110"/>
          <w:sz w:val="24"/>
        </w:rPr>
        <w:t>と</w:t>
      </w:r>
      <w:r>
        <w:rPr>
          <w:color w:val="414042"/>
          <w:spacing w:val="-5"/>
          <w:w w:val="110"/>
          <w:sz w:val="24"/>
        </w:rPr>
        <w:t>バ</w:t>
      </w:r>
      <w:r>
        <w:rPr>
          <w:color w:val="414042"/>
          <w:spacing w:val="-3"/>
          <w:w w:val="110"/>
          <w:sz w:val="24"/>
        </w:rPr>
        <w:t>ー</w:t>
      </w:r>
      <w:r>
        <w:rPr>
          <w:color w:val="414042"/>
          <w:w w:val="110"/>
          <w:sz w:val="24"/>
        </w:rPr>
        <w:t>ジョ</w:t>
      </w:r>
      <w:r>
        <w:rPr>
          <w:color w:val="414042"/>
          <w:spacing w:val="-3"/>
          <w:w w:val="110"/>
          <w:sz w:val="24"/>
        </w:rPr>
        <w:t>ン</w:t>
      </w:r>
      <w:r>
        <w:rPr>
          <w:color w:val="414042"/>
          <w:w w:val="110"/>
          <w:sz w:val="24"/>
        </w:rPr>
        <w:t>管理</w:t>
      </w:r>
      <w:r>
        <w:rPr>
          <w:color w:val="414042"/>
          <w:w w:val="110"/>
          <w:sz w:val="24"/>
        </w:rPr>
        <w:tab/>
      </w:r>
      <w:hyperlink w:anchor="_bookmark6" w:history="1">
        <w:r>
          <w:rPr>
            <w:rFonts w:ascii="Arial" w:eastAsia="Arial"/>
            <w:color w:val="414042"/>
            <w:spacing w:val="-5"/>
            <w:w w:val="110"/>
            <w:sz w:val="24"/>
          </w:rPr>
          <w:t>21</w:t>
        </w:r>
      </w:hyperlink>
    </w:p>
    <w:p w14:paraId="2DDE6D46" w14:textId="77777777" w:rsidR="00D01E5D" w:rsidRDefault="0022633E">
      <w:pPr>
        <w:tabs>
          <w:tab w:val="left" w:pos="8546"/>
        </w:tabs>
        <w:spacing w:before="412"/>
        <w:ind w:left="92"/>
        <w:jc w:val="center"/>
        <w:rPr>
          <w:rFonts w:ascii="Arial" w:eastAsia="Arial"/>
          <w:sz w:val="24"/>
        </w:rPr>
      </w:pPr>
      <w:r>
        <w:rPr>
          <w:color w:val="414042"/>
          <w:sz w:val="24"/>
        </w:rPr>
        <w:t>８</w:t>
      </w:r>
      <w:r>
        <w:rPr>
          <w:color w:val="414042"/>
          <w:spacing w:val="-13"/>
          <w:sz w:val="24"/>
        </w:rPr>
        <w:t>章</w:t>
      </w:r>
      <w:r>
        <w:rPr>
          <w:color w:val="414042"/>
          <w:sz w:val="24"/>
        </w:rPr>
        <w:t>：</w:t>
      </w:r>
      <w:r>
        <w:rPr>
          <w:color w:val="414042"/>
          <w:spacing w:val="15"/>
          <w:sz w:val="24"/>
        </w:rPr>
        <w:t xml:space="preserve"> </w:t>
      </w:r>
      <w:r>
        <w:rPr>
          <w:color w:val="414042"/>
          <w:spacing w:val="-12"/>
          <w:sz w:val="24"/>
        </w:rPr>
        <w:t>買</w:t>
      </w:r>
      <w:r>
        <w:rPr>
          <w:color w:val="414042"/>
          <w:sz w:val="24"/>
        </w:rPr>
        <w:t>収</w:t>
      </w:r>
      <w:r>
        <w:rPr>
          <w:color w:val="414042"/>
          <w:spacing w:val="-6"/>
          <w:sz w:val="24"/>
        </w:rPr>
        <w:t>前</w:t>
      </w:r>
      <w:r>
        <w:rPr>
          <w:color w:val="414042"/>
          <w:spacing w:val="-40"/>
          <w:sz w:val="24"/>
        </w:rPr>
        <w:t>、</w:t>
      </w:r>
      <w:r>
        <w:rPr>
          <w:color w:val="414042"/>
          <w:spacing w:val="-12"/>
          <w:sz w:val="24"/>
        </w:rPr>
        <w:t>買</w:t>
      </w:r>
      <w:r>
        <w:rPr>
          <w:color w:val="414042"/>
          <w:spacing w:val="-7"/>
          <w:sz w:val="24"/>
        </w:rPr>
        <w:t>収</w:t>
      </w:r>
      <w:r>
        <w:rPr>
          <w:color w:val="414042"/>
          <w:sz w:val="24"/>
        </w:rPr>
        <w:t>後</w:t>
      </w:r>
      <w:r>
        <w:rPr>
          <w:color w:val="414042"/>
          <w:spacing w:val="-4"/>
          <w:sz w:val="24"/>
        </w:rPr>
        <w:t>の</w:t>
      </w:r>
      <w:r>
        <w:rPr>
          <w:color w:val="414042"/>
          <w:spacing w:val="-5"/>
          <w:sz w:val="24"/>
        </w:rPr>
        <w:t>改</w:t>
      </w:r>
      <w:r>
        <w:rPr>
          <w:color w:val="414042"/>
          <w:sz w:val="24"/>
        </w:rPr>
        <w:t>善</w:t>
      </w:r>
      <w:hyperlink w:anchor="_bookmark7" w:history="1">
        <w:r>
          <w:rPr>
            <w:color w:val="414042"/>
            <w:sz w:val="24"/>
          </w:rPr>
          <w:tab/>
        </w:r>
        <w:r>
          <w:rPr>
            <w:rFonts w:ascii="Arial" w:eastAsia="Arial"/>
            <w:color w:val="414042"/>
            <w:sz w:val="24"/>
          </w:rPr>
          <w:t>2</w:t>
        </w:r>
      </w:hyperlink>
      <w:r>
        <w:rPr>
          <w:rFonts w:ascii="Arial" w:eastAsia="Arial"/>
          <w:color w:val="414042"/>
          <w:sz w:val="24"/>
        </w:rPr>
        <w:t>3</w:t>
      </w:r>
    </w:p>
    <w:p w14:paraId="4912DFC9" w14:textId="77777777" w:rsidR="00D01E5D" w:rsidRDefault="0022633E">
      <w:pPr>
        <w:tabs>
          <w:tab w:val="left" w:pos="8543"/>
        </w:tabs>
        <w:spacing w:before="413"/>
        <w:ind w:left="86"/>
        <w:jc w:val="center"/>
        <w:rPr>
          <w:rFonts w:ascii="Arial" w:eastAsia="Arial"/>
          <w:sz w:val="24"/>
        </w:rPr>
      </w:pPr>
      <w:r>
        <w:rPr>
          <w:color w:val="414042"/>
          <w:sz w:val="24"/>
        </w:rPr>
        <w:t>９</w:t>
      </w:r>
      <w:r>
        <w:rPr>
          <w:color w:val="414042"/>
          <w:spacing w:val="-13"/>
          <w:sz w:val="24"/>
        </w:rPr>
        <w:t>章</w:t>
      </w:r>
      <w:r>
        <w:rPr>
          <w:color w:val="414042"/>
          <w:sz w:val="24"/>
        </w:rPr>
        <w:t>：</w:t>
      </w:r>
      <w:r>
        <w:rPr>
          <w:color w:val="414042"/>
          <w:spacing w:val="37"/>
          <w:sz w:val="24"/>
        </w:rPr>
        <w:t xml:space="preserve"> </w:t>
      </w:r>
      <w:r>
        <w:rPr>
          <w:color w:val="414042"/>
          <w:spacing w:val="-11"/>
          <w:sz w:val="24"/>
        </w:rPr>
        <w:t>買</w:t>
      </w:r>
      <w:r>
        <w:rPr>
          <w:color w:val="414042"/>
          <w:sz w:val="24"/>
        </w:rPr>
        <w:t>収</w:t>
      </w:r>
      <w:r>
        <w:rPr>
          <w:color w:val="414042"/>
          <w:spacing w:val="2"/>
          <w:sz w:val="24"/>
        </w:rPr>
        <w:t>対</w:t>
      </w:r>
      <w:r>
        <w:rPr>
          <w:color w:val="414042"/>
          <w:sz w:val="24"/>
        </w:rPr>
        <w:t>象企業と</w:t>
      </w:r>
      <w:r>
        <w:rPr>
          <w:color w:val="414042"/>
          <w:spacing w:val="-26"/>
          <w:sz w:val="24"/>
        </w:rPr>
        <w:t>し</w:t>
      </w:r>
      <w:r>
        <w:rPr>
          <w:color w:val="414042"/>
          <w:spacing w:val="-4"/>
          <w:sz w:val="24"/>
        </w:rPr>
        <w:t>て</w:t>
      </w:r>
      <w:r>
        <w:rPr>
          <w:color w:val="414042"/>
          <w:sz w:val="24"/>
        </w:rPr>
        <w:t>監査</w:t>
      </w:r>
      <w:r>
        <w:rPr>
          <w:color w:val="414042"/>
          <w:spacing w:val="-12"/>
          <w:sz w:val="24"/>
        </w:rPr>
        <w:t>に</w:t>
      </w:r>
      <w:r>
        <w:rPr>
          <w:color w:val="414042"/>
          <w:spacing w:val="-5"/>
          <w:sz w:val="24"/>
        </w:rPr>
        <w:t>備</w:t>
      </w:r>
      <w:r>
        <w:rPr>
          <w:color w:val="414042"/>
          <w:spacing w:val="-16"/>
          <w:sz w:val="24"/>
        </w:rPr>
        <w:t>え</w:t>
      </w:r>
      <w:r>
        <w:rPr>
          <w:color w:val="414042"/>
          <w:sz w:val="24"/>
        </w:rPr>
        <w:t>る</w:t>
      </w:r>
      <w:hyperlink w:anchor="_bookmark8" w:history="1">
        <w:r>
          <w:rPr>
            <w:color w:val="414042"/>
            <w:sz w:val="24"/>
          </w:rPr>
          <w:tab/>
        </w:r>
        <w:r>
          <w:rPr>
            <w:rFonts w:ascii="Arial" w:eastAsia="Arial"/>
            <w:color w:val="414042"/>
            <w:spacing w:val="-7"/>
            <w:sz w:val="24"/>
          </w:rPr>
          <w:t>25</w:t>
        </w:r>
      </w:hyperlink>
    </w:p>
    <w:p w14:paraId="741FF530" w14:textId="77777777" w:rsidR="00D01E5D" w:rsidRDefault="0022633E">
      <w:pPr>
        <w:tabs>
          <w:tab w:val="left" w:pos="8614"/>
        </w:tabs>
        <w:spacing w:before="412"/>
        <w:ind w:right="69"/>
        <w:jc w:val="center"/>
        <w:rPr>
          <w:rFonts w:ascii="Arial" w:eastAsia="Arial"/>
          <w:sz w:val="24"/>
        </w:rPr>
      </w:pPr>
      <w:r>
        <w:rPr>
          <w:color w:val="414042"/>
          <w:spacing w:val="-7"/>
          <w:sz w:val="24"/>
        </w:rPr>
        <w:t>１０</w:t>
      </w:r>
      <w:r>
        <w:rPr>
          <w:color w:val="414042"/>
          <w:spacing w:val="-13"/>
          <w:sz w:val="24"/>
        </w:rPr>
        <w:t>章</w:t>
      </w:r>
      <w:r>
        <w:rPr>
          <w:color w:val="414042"/>
          <w:sz w:val="24"/>
        </w:rPr>
        <w:t>：</w:t>
      </w:r>
      <w:r>
        <w:rPr>
          <w:color w:val="414042"/>
          <w:spacing w:val="32"/>
          <w:sz w:val="24"/>
        </w:rPr>
        <w:t xml:space="preserve"> </w:t>
      </w:r>
      <w:r>
        <w:rPr>
          <w:color w:val="414042"/>
          <w:spacing w:val="-11"/>
          <w:sz w:val="24"/>
        </w:rPr>
        <w:t>買</w:t>
      </w:r>
      <w:r>
        <w:rPr>
          <w:color w:val="414042"/>
          <w:sz w:val="24"/>
        </w:rPr>
        <w:t>収企業と</w:t>
      </w:r>
      <w:r>
        <w:rPr>
          <w:color w:val="414042"/>
          <w:spacing w:val="-26"/>
          <w:sz w:val="24"/>
        </w:rPr>
        <w:t>し</w:t>
      </w:r>
      <w:r>
        <w:rPr>
          <w:color w:val="414042"/>
          <w:spacing w:val="-4"/>
          <w:sz w:val="24"/>
        </w:rPr>
        <w:t>て</w:t>
      </w:r>
      <w:r>
        <w:rPr>
          <w:color w:val="414042"/>
          <w:sz w:val="24"/>
        </w:rPr>
        <w:t>監査</w:t>
      </w:r>
      <w:r>
        <w:rPr>
          <w:color w:val="414042"/>
          <w:spacing w:val="-12"/>
          <w:sz w:val="24"/>
        </w:rPr>
        <w:t>に</w:t>
      </w:r>
      <w:r>
        <w:rPr>
          <w:color w:val="414042"/>
          <w:spacing w:val="-5"/>
          <w:sz w:val="24"/>
        </w:rPr>
        <w:t>備</w:t>
      </w:r>
      <w:r>
        <w:rPr>
          <w:color w:val="414042"/>
          <w:spacing w:val="-16"/>
          <w:sz w:val="24"/>
        </w:rPr>
        <w:t>え</w:t>
      </w:r>
      <w:r>
        <w:rPr>
          <w:color w:val="414042"/>
          <w:sz w:val="24"/>
        </w:rPr>
        <w:t>る</w:t>
      </w:r>
      <w:hyperlink w:anchor="_bookmark9" w:history="1">
        <w:r>
          <w:rPr>
            <w:color w:val="414042"/>
            <w:sz w:val="24"/>
          </w:rPr>
          <w:tab/>
        </w:r>
        <w:r>
          <w:rPr>
            <w:rFonts w:ascii="Arial" w:eastAsia="Arial"/>
            <w:color w:val="414042"/>
            <w:sz w:val="24"/>
          </w:rPr>
          <w:t>32</w:t>
        </w:r>
      </w:hyperlink>
    </w:p>
    <w:p w14:paraId="090E241B" w14:textId="77777777" w:rsidR="00D01E5D" w:rsidRDefault="0022633E">
      <w:pPr>
        <w:tabs>
          <w:tab w:val="left" w:pos="8611"/>
        </w:tabs>
        <w:spacing w:before="413"/>
        <w:ind w:right="65"/>
        <w:jc w:val="center"/>
        <w:rPr>
          <w:rFonts w:ascii="Arial" w:eastAsia="Arial"/>
          <w:sz w:val="24"/>
        </w:rPr>
      </w:pPr>
      <w:r>
        <w:rPr>
          <w:color w:val="414042"/>
          <w:spacing w:val="-24"/>
          <w:w w:val="105"/>
          <w:sz w:val="24"/>
        </w:rPr>
        <w:t>１１</w:t>
      </w:r>
      <w:r>
        <w:rPr>
          <w:color w:val="414042"/>
          <w:spacing w:val="-13"/>
          <w:w w:val="105"/>
          <w:sz w:val="24"/>
        </w:rPr>
        <w:t>章</w:t>
      </w:r>
      <w:r>
        <w:rPr>
          <w:color w:val="414042"/>
          <w:w w:val="105"/>
          <w:sz w:val="24"/>
        </w:rPr>
        <w:t>：</w:t>
      </w:r>
      <w:r>
        <w:rPr>
          <w:color w:val="414042"/>
          <w:spacing w:val="-6"/>
          <w:w w:val="105"/>
          <w:sz w:val="24"/>
        </w:rPr>
        <w:t xml:space="preserve"> </w:t>
      </w:r>
      <w:r>
        <w:rPr>
          <w:color w:val="414042"/>
          <w:w w:val="105"/>
          <w:sz w:val="24"/>
        </w:rPr>
        <w:t>コ</w:t>
      </w:r>
      <w:r>
        <w:rPr>
          <w:color w:val="414042"/>
          <w:spacing w:val="-8"/>
          <w:w w:val="105"/>
          <w:sz w:val="24"/>
        </w:rPr>
        <w:t>ン</w:t>
      </w:r>
      <w:r>
        <w:rPr>
          <w:color w:val="414042"/>
          <w:w w:val="105"/>
          <w:sz w:val="24"/>
        </w:rPr>
        <w:t>プライア</w:t>
      </w:r>
      <w:r>
        <w:rPr>
          <w:color w:val="414042"/>
          <w:spacing w:val="-20"/>
          <w:w w:val="105"/>
          <w:sz w:val="24"/>
        </w:rPr>
        <w:t>ン</w:t>
      </w:r>
      <w:r>
        <w:rPr>
          <w:color w:val="414042"/>
          <w:w w:val="105"/>
          <w:sz w:val="24"/>
        </w:rPr>
        <w:t>スに関し推奨</w:t>
      </w:r>
      <w:r>
        <w:rPr>
          <w:color w:val="414042"/>
          <w:spacing w:val="-6"/>
          <w:w w:val="105"/>
          <w:sz w:val="24"/>
        </w:rPr>
        <w:t>さ</w:t>
      </w:r>
      <w:r>
        <w:rPr>
          <w:color w:val="414042"/>
          <w:w w:val="105"/>
          <w:sz w:val="24"/>
        </w:rPr>
        <w:t>れ</w:t>
      </w:r>
      <w:r>
        <w:rPr>
          <w:color w:val="414042"/>
          <w:spacing w:val="-3"/>
          <w:w w:val="105"/>
          <w:sz w:val="24"/>
        </w:rPr>
        <w:t>る</w:t>
      </w:r>
      <w:r>
        <w:rPr>
          <w:color w:val="414042"/>
          <w:w w:val="105"/>
          <w:sz w:val="24"/>
        </w:rPr>
        <w:t>開</w:t>
      </w:r>
      <w:r>
        <w:rPr>
          <w:color w:val="414042"/>
          <w:spacing w:val="-4"/>
          <w:w w:val="105"/>
          <w:sz w:val="24"/>
        </w:rPr>
        <w:t>発</w:t>
      </w:r>
      <w:r>
        <w:rPr>
          <w:color w:val="414042"/>
          <w:spacing w:val="-3"/>
          <w:w w:val="105"/>
          <w:sz w:val="24"/>
        </w:rPr>
        <w:t>実</w:t>
      </w:r>
      <w:r>
        <w:rPr>
          <w:color w:val="414042"/>
          <w:w w:val="105"/>
          <w:sz w:val="24"/>
        </w:rPr>
        <w:t>務</w:t>
      </w:r>
      <w:hyperlink w:anchor="_bookmark10" w:history="1">
        <w:r>
          <w:rPr>
            <w:color w:val="414042"/>
            <w:w w:val="105"/>
            <w:sz w:val="24"/>
          </w:rPr>
          <w:tab/>
        </w:r>
        <w:r>
          <w:rPr>
            <w:rFonts w:ascii="Arial" w:eastAsia="Arial"/>
            <w:color w:val="414042"/>
            <w:w w:val="105"/>
            <w:sz w:val="24"/>
          </w:rPr>
          <w:t>36</w:t>
        </w:r>
      </w:hyperlink>
    </w:p>
    <w:p w14:paraId="7E8BE869" w14:textId="77777777" w:rsidR="00D01E5D" w:rsidRDefault="0022633E">
      <w:pPr>
        <w:tabs>
          <w:tab w:val="left" w:pos="8611"/>
        </w:tabs>
        <w:spacing w:before="412"/>
        <w:ind w:right="67"/>
        <w:jc w:val="center"/>
        <w:rPr>
          <w:rFonts w:ascii="Arial" w:eastAsia="Arial"/>
          <w:sz w:val="24"/>
        </w:rPr>
      </w:pPr>
      <w:r>
        <w:rPr>
          <w:color w:val="414042"/>
          <w:spacing w:val="-11"/>
          <w:sz w:val="24"/>
        </w:rPr>
        <w:t>１２</w:t>
      </w:r>
      <w:r>
        <w:rPr>
          <w:color w:val="414042"/>
          <w:spacing w:val="-13"/>
          <w:sz w:val="24"/>
        </w:rPr>
        <w:t>章</w:t>
      </w:r>
      <w:r>
        <w:rPr>
          <w:color w:val="414042"/>
          <w:sz w:val="24"/>
        </w:rPr>
        <w:t>：</w:t>
      </w:r>
      <w:r>
        <w:rPr>
          <w:color w:val="414042"/>
          <w:spacing w:val="5"/>
          <w:sz w:val="24"/>
        </w:rPr>
        <w:t xml:space="preserve"> </w:t>
      </w:r>
      <w:r>
        <w:rPr>
          <w:color w:val="414042"/>
          <w:spacing w:val="2"/>
          <w:sz w:val="24"/>
        </w:rPr>
        <w:t>結</w:t>
      </w:r>
      <w:r>
        <w:rPr>
          <w:color w:val="414042"/>
          <w:sz w:val="24"/>
        </w:rPr>
        <w:t>論</w:t>
      </w:r>
      <w:hyperlink w:anchor="_bookmark11" w:history="1">
        <w:r>
          <w:rPr>
            <w:color w:val="414042"/>
            <w:sz w:val="24"/>
          </w:rPr>
          <w:tab/>
        </w:r>
        <w:r>
          <w:rPr>
            <w:rFonts w:ascii="Arial" w:eastAsia="Arial"/>
            <w:color w:val="414042"/>
            <w:sz w:val="24"/>
          </w:rPr>
          <w:t>39</w:t>
        </w:r>
      </w:hyperlink>
    </w:p>
    <w:p w14:paraId="586004B8" w14:textId="77777777" w:rsidR="00D01E5D" w:rsidRDefault="0022633E">
      <w:pPr>
        <w:tabs>
          <w:tab w:val="left" w:pos="8618"/>
        </w:tabs>
        <w:spacing w:before="413"/>
        <w:ind w:right="67"/>
        <w:jc w:val="center"/>
        <w:rPr>
          <w:rFonts w:ascii="Arial" w:eastAsia="Arial"/>
          <w:sz w:val="24"/>
        </w:rPr>
      </w:pPr>
      <w:r>
        <w:rPr>
          <w:color w:val="414042"/>
          <w:sz w:val="24"/>
        </w:rPr>
        <w:t>参考文献</w:t>
      </w:r>
      <w:r>
        <w:rPr>
          <w:color w:val="414042"/>
          <w:sz w:val="24"/>
        </w:rPr>
        <w:tab/>
      </w:r>
      <w:hyperlink w:anchor="_bookmark12" w:history="1">
        <w:r>
          <w:rPr>
            <w:rFonts w:ascii="Arial" w:eastAsia="Arial"/>
            <w:color w:val="414042"/>
            <w:spacing w:val="-3"/>
            <w:sz w:val="24"/>
          </w:rPr>
          <w:t>42</w:t>
        </w:r>
      </w:hyperlink>
    </w:p>
    <w:p w14:paraId="76A1FB5B" w14:textId="77777777" w:rsidR="00D01E5D" w:rsidRDefault="00D01E5D">
      <w:pPr>
        <w:jc w:val="center"/>
        <w:rPr>
          <w:rFonts w:ascii="Arial" w:eastAsia="Arial"/>
          <w:sz w:val="24"/>
        </w:rPr>
        <w:sectPr w:rsidR="00D01E5D">
          <w:pgSz w:w="12240" w:h="15840"/>
          <w:pgMar w:top="0" w:right="1240" w:bottom="840" w:left="1180" w:header="0" w:footer="640" w:gutter="0"/>
          <w:cols w:space="720"/>
        </w:sectPr>
      </w:pPr>
    </w:p>
    <w:p w14:paraId="3F34BD35" w14:textId="77777777" w:rsidR="00D01E5D" w:rsidRDefault="005668DD">
      <w:pPr>
        <w:pStyle w:val="a3"/>
        <w:rPr>
          <w:rFonts w:ascii="Arial"/>
          <w:sz w:val="358"/>
        </w:rPr>
      </w:pPr>
      <w:r>
        <w:rPr>
          <w:noProof/>
        </w:rPr>
        <w:lastRenderedPageBreak/>
        <mc:AlternateContent>
          <mc:Choice Requires="wps">
            <w:drawing>
              <wp:anchor distT="0" distB="0" distL="114300" distR="114300" simplePos="0" relativeHeight="251637760" behindDoc="0" locked="0" layoutInCell="1" allowOverlap="1" wp14:anchorId="2F0603AB" wp14:editId="14C78A38">
                <wp:simplePos x="0" y="0"/>
                <wp:positionH relativeFrom="page">
                  <wp:posOffset>607060</wp:posOffset>
                </wp:positionH>
                <wp:positionV relativeFrom="page">
                  <wp:posOffset>529590</wp:posOffset>
                </wp:positionV>
                <wp:extent cx="6583680" cy="0"/>
                <wp:effectExtent l="6985" t="15240" r="10160" b="13335"/>
                <wp:wrapNone/>
                <wp:docPr id="401"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60394" id="Line 76" o:spid="_x0000_s1026" style="position:absolute;left:0;text-align:lef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" strokecolor="#0096d6" strokeweight="1pt">
                <w10:wrap anchorx="page" anchory="page"/>
              </v:line>
            </w:pict>
          </mc:Fallback>
        </mc:AlternateContent>
      </w:r>
    </w:p>
    <w:p w14:paraId="654B6A80" w14:textId="77777777" w:rsidR="00D01E5D" w:rsidRDefault="00D01E5D">
      <w:pPr>
        <w:pStyle w:val="a3"/>
        <w:spacing w:before="8"/>
        <w:rPr>
          <w:rFonts w:ascii="Arial"/>
          <w:sz w:val="494"/>
        </w:rPr>
      </w:pPr>
    </w:p>
    <w:p w14:paraId="19419EF2" w14:textId="77777777" w:rsidR="00D01E5D" w:rsidRDefault="0022633E">
      <w:pPr>
        <w:spacing w:before="1"/>
        <w:ind w:left="179"/>
        <w:rPr>
          <w:sz w:val="68"/>
        </w:rPr>
      </w:pPr>
      <w:bookmarkStart w:id="7" w:name="_bookmark0"/>
      <w:bookmarkEnd w:id="7"/>
      <w:r>
        <w:rPr>
          <w:rFonts w:ascii="Arial" w:eastAsia="Arial"/>
          <w:b/>
          <w:color w:val="009EDA"/>
          <w:w w:val="110"/>
          <w:sz w:val="300"/>
        </w:rPr>
        <w:t>1</w:t>
      </w:r>
      <w:r>
        <w:rPr>
          <w:rFonts w:ascii="Arial" w:eastAsia="Arial"/>
          <w:b/>
          <w:color w:val="009EDA"/>
          <w:spacing w:val="-522"/>
          <w:w w:val="110"/>
          <w:sz w:val="300"/>
        </w:rPr>
        <w:t xml:space="preserve"> </w:t>
      </w:r>
      <w:r>
        <w:rPr>
          <w:color w:val="009EDA"/>
          <w:spacing w:val="-8"/>
          <w:w w:val="110"/>
          <w:sz w:val="68"/>
        </w:rPr>
        <w:t>はじめに</w:t>
      </w:r>
    </w:p>
    <w:p w14:paraId="057B79B7" w14:textId="77777777" w:rsidR="00D01E5D" w:rsidRDefault="00D01E5D">
      <w:pPr>
        <w:rPr>
          <w:sz w:val="68"/>
        </w:rPr>
        <w:sectPr w:rsidR="00D01E5D">
          <w:footerReference w:type="default" r:id="rId51"/>
          <w:pgSz w:w="12240" w:h="15840"/>
          <w:pgMar w:top="820" w:right="1240" w:bottom="760" w:left="1180" w:header="0" w:footer="560" w:gutter="0"/>
          <w:pgNumType w:start="1"/>
          <w:cols w:space="720"/>
        </w:sectPr>
      </w:pPr>
    </w:p>
    <w:p w14:paraId="6CF9261D" w14:textId="77777777" w:rsidR="00D01E5D" w:rsidRDefault="005668DD">
      <w:pPr>
        <w:pStyle w:val="a3"/>
        <w:rPr>
          <w:sz w:val="20"/>
        </w:rPr>
      </w:pPr>
      <w:r>
        <w:rPr>
          <w:noProof/>
        </w:rPr>
        <w:lastRenderedPageBreak/>
        <mc:AlternateContent>
          <mc:Choice Requires="wpg">
            <w:drawing>
              <wp:anchor distT="0" distB="0" distL="114300" distR="114300" simplePos="0" relativeHeight="251682816" behindDoc="1" locked="0" layoutInCell="1" allowOverlap="1" wp14:anchorId="460E4AAE" wp14:editId="2D53C1DD">
                <wp:simplePos x="0" y="0"/>
                <wp:positionH relativeFrom="page">
                  <wp:posOffset>17145</wp:posOffset>
                </wp:positionH>
                <wp:positionV relativeFrom="page">
                  <wp:posOffset>6350</wp:posOffset>
                </wp:positionV>
                <wp:extent cx="7755255" cy="563880"/>
                <wp:effectExtent l="0" t="0" r="0" b="1270"/>
                <wp:wrapNone/>
                <wp:docPr id="398"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99" name="Rectangle 75"/>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Text Box 74"/>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2933B" w14:textId="77777777" w:rsidR="00BD5E4B" w:rsidRDefault="00BD5E4B">
                              <w:pPr>
                                <w:rPr>
                                  <w:sz w:val="24"/>
                                </w:rPr>
                              </w:pPr>
                            </w:p>
                            <w:p w14:paraId="59A7277B" w14:textId="77777777" w:rsidR="00BD5E4B" w:rsidRDefault="00BD5E4B">
                              <w:pPr>
                                <w:spacing w:before="162"/>
                                <w:ind w:left="1548"/>
                                <w:rPr>
                                  <w:sz w:val="24"/>
                                </w:rPr>
                              </w:pPr>
                              <w:r>
                                <w:rPr>
                                  <w:color w:val="2A476B"/>
                                  <w:w w:val="120"/>
                                  <w:sz w:val="24"/>
                                </w:rPr>
                                <w:t>Ｍ＆Ａ取引におけるオープンソース監査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0E4AAE" id="Group 73" o:spid="_x0000_s1026" style="position:absolute;margin-left:1.35pt;margin-top:.5pt;width:610.65pt;height:44.4pt;z-index:-251633664;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">
                <v:rect id="Rectangle 75" o:spid="_x0000_s1027"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" fillcolor="#fbfbfa" stroked="f"/>
                <v:shapetype id="_x0000_t202" coordsize="21600,21600" o:spt="202" path="m,l,21600r21600,l21600,xe">
                  <v:stroke joinstyle="miter"/>
                  <v:path gradientshapeok="t" o:connecttype="rect"/>
                </v:shapetype>
                <v:shape id="Text Box 74" o:spid="_x0000_s1028"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JrwQAAANwAAAAPAAAAZHJzL2Rvd25yZXYueG1sRE/Pa8Iw&#10;FL4P/B/CE3abiWP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Ayw8mvBAAAA3AAAAA8AAAAA&#10;AAAAAAAAAAAABwIAAGRycy9kb3ducmV2LnhtbFBLBQYAAAAAAwADALcAAAD1AgAAAAA=&#10;" filled="f" stroked="f">
                  <v:textbox inset="0,0,0,0">
                    <w:txbxContent>
                      <w:p w14:paraId="6E12933B" w14:textId="77777777" w:rsidR="00BD5E4B" w:rsidRDefault="00BD5E4B">
                        <w:pPr>
                          <w:rPr>
                            <w:sz w:val="24"/>
                          </w:rPr>
                        </w:pPr>
                      </w:p>
                      <w:p w14:paraId="59A7277B" w14:textId="77777777" w:rsidR="00BD5E4B" w:rsidRDefault="00BD5E4B">
                        <w:pPr>
                          <w:spacing w:before="162"/>
                          <w:ind w:left="1548"/>
                          <w:rPr>
                            <w:sz w:val="24"/>
                          </w:rPr>
                        </w:pPr>
                        <w:r>
                          <w:rPr>
                            <w:color w:val="2A476B"/>
                            <w:w w:val="120"/>
                            <w:sz w:val="24"/>
                          </w:rPr>
                          <w:t>Ｍ＆Ａ取引におけるオープンソース監査</w:t>
                        </w:r>
                      </w:p>
                    </w:txbxContent>
                  </v:textbox>
                </v:shape>
                <w10:wrap anchorx="page" anchory="page"/>
              </v:group>
            </w:pict>
          </mc:Fallback>
        </mc:AlternateContent>
      </w:r>
    </w:p>
    <w:p w14:paraId="2D380F10" w14:textId="77777777" w:rsidR="00D01E5D" w:rsidRDefault="00D01E5D">
      <w:pPr>
        <w:pStyle w:val="a3"/>
        <w:rPr>
          <w:sz w:val="20"/>
        </w:rPr>
      </w:pPr>
    </w:p>
    <w:p w14:paraId="5AA69B46" w14:textId="77777777" w:rsidR="00D01E5D" w:rsidRDefault="00D01E5D">
      <w:pPr>
        <w:pStyle w:val="a3"/>
        <w:rPr>
          <w:sz w:val="20"/>
        </w:rPr>
      </w:pPr>
    </w:p>
    <w:p w14:paraId="449FAAB1" w14:textId="77777777" w:rsidR="00D01E5D" w:rsidRDefault="00D01E5D">
      <w:pPr>
        <w:pStyle w:val="a3"/>
        <w:rPr>
          <w:sz w:val="20"/>
        </w:rPr>
      </w:pPr>
    </w:p>
    <w:p w14:paraId="3C640F1C" w14:textId="77777777" w:rsidR="00D01E5D" w:rsidRDefault="00D01E5D">
      <w:pPr>
        <w:pStyle w:val="a3"/>
        <w:rPr>
          <w:sz w:val="20"/>
        </w:rPr>
      </w:pPr>
    </w:p>
    <w:p w14:paraId="65A47199" w14:textId="77777777" w:rsidR="00D01E5D" w:rsidRDefault="00D01E5D">
      <w:pPr>
        <w:pStyle w:val="a3"/>
        <w:rPr>
          <w:sz w:val="20"/>
        </w:rPr>
      </w:pPr>
    </w:p>
    <w:p w14:paraId="70A6DEE9" w14:textId="77777777" w:rsidR="00D01E5D" w:rsidRDefault="00D01E5D">
      <w:pPr>
        <w:pStyle w:val="a3"/>
        <w:rPr>
          <w:sz w:val="20"/>
        </w:rPr>
      </w:pPr>
    </w:p>
    <w:p w14:paraId="4CC272CD" w14:textId="77777777" w:rsidR="00D01E5D" w:rsidRDefault="00D01E5D">
      <w:pPr>
        <w:pStyle w:val="a3"/>
        <w:rPr>
          <w:sz w:val="20"/>
        </w:rPr>
      </w:pPr>
    </w:p>
    <w:p w14:paraId="5ABAFA83" w14:textId="77777777" w:rsidR="00D01E5D" w:rsidRDefault="00D01E5D">
      <w:pPr>
        <w:pStyle w:val="a3"/>
        <w:rPr>
          <w:sz w:val="20"/>
        </w:rPr>
      </w:pPr>
    </w:p>
    <w:p w14:paraId="52295DD6" w14:textId="77777777" w:rsidR="00D01E5D" w:rsidRDefault="00D01E5D">
      <w:pPr>
        <w:pStyle w:val="a3"/>
        <w:rPr>
          <w:sz w:val="20"/>
        </w:rPr>
      </w:pPr>
    </w:p>
    <w:p w14:paraId="1801CA50" w14:textId="77777777" w:rsidR="00D01E5D" w:rsidRDefault="00D01E5D">
      <w:pPr>
        <w:pStyle w:val="a3"/>
        <w:rPr>
          <w:sz w:val="20"/>
        </w:rPr>
      </w:pPr>
    </w:p>
    <w:p w14:paraId="17BB244D" w14:textId="77777777" w:rsidR="00D01E5D" w:rsidRDefault="00D01E5D">
      <w:pPr>
        <w:pStyle w:val="a3"/>
        <w:rPr>
          <w:sz w:val="20"/>
        </w:rPr>
      </w:pPr>
    </w:p>
    <w:p w14:paraId="016C4B29" w14:textId="77777777" w:rsidR="00D01E5D" w:rsidRDefault="00D01E5D">
      <w:pPr>
        <w:pStyle w:val="a3"/>
        <w:spacing w:before="5"/>
        <w:rPr>
          <w:sz w:val="14"/>
        </w:rPr>
      </w:pPr>
    </w:p>
    <w:p w14:paraId="328C0550" w14:textId="52F7BB68" w:rsidR="00D01E5D" w:rsidRDefault="0022633E">
      <w:pPr>
        <w:pStyle w:val="a3"/>
        <w:spacing w:before="60"/>
        <w:ind w:left="395" w:right="428"/>
      </w:pPr>
      <w:r>
        <w:rPr>
          <w:color w:val="414042"/>
          <w:spacing w:val="-9"/>
          <w:w w:val="110"/>
        </w:rPr>
        <w:t>私たちはソフトウェアによって定義された時代に生きています。私たちが</w:t>
      </w:r>
      <w:ins w:id="8" w:author="Mieko Sato" w:date="2018-03-01T17:33:00Z">
        <w:r w:rsidR="003B23BE">
          <w:rPr>
            <w:rFonts w:hint="eastAsia"/>
            <w:color w:val="414042"/>
            <w:spacing w:val="-9"/>
            <w:w w:val="110"/>
          </w:rPr>
          <w:t>行う</w:t>
        </w:r>
      </w:ins>
      <w:del w:id="9" w:author="Mieko Sato" w:date="2018-03-01T17:33:00Z">
        <w:r w:rsidDel="003B23BE">
          <w:rPr>
            <w:color w:val="414042"/>
            <w:spacing w:val="-9"/>
            <w:w w:val="110"/>
          </w:rPr>
          <w:delText>してい</w:delText>
        </w:r>
        <w:r w:rsidDel="003B23BE">
          <w:rPr>
            <w:color w:val="414042"/>
            <w:spacing w:val="-13"/>
            <w:w w:val="110"/>
          </w:rPr>
          <w:delText>る</w:delText>
        </w:r>
      </w:del>
      <w:r>
        <w:rPr>
          <w:color w:val="414042"/>
          <w:spacing w:val="-13"/>
          <w:w w:val="110"/>
        </w:rPr>
        <w:t>ことの</w:t>
      </w:r>
      <w:commentRangeStart w:id="10"/>
      <w:ins w:id="11" w:author="Mieko Sato" w:date="2018-03-01T15:36:00Z">
        <w:r w:rsidR="001B3CC4">
          <w:rPr>
            <w:rFonts w:hint="eastAsia"/>
            <w:color w:val="414042"/>
            <w:spacing w:val="-13"/>
            <w:w w:val="110"/>
          </w:rPr>
          <w:t>ほぼ</w:t>
        </w:r>
      </w:ins>
      <w:commentRangeEnd w:id="10"/>
      <w:ins w:id="12" w:author="Mieko Sato" w:date="2018-03-01T15:49:00Z">
        <w:r w:rsidR="00EA7687">
          <w:rPr>
            <w:rStyle w:val="ac"/>
          </w:rPr>
          <w:commentReference w:id="10"/>
        </w:r>
      </w:ins>
      <w:r>
        <w:rPr>
          <w:color w:val="414042"/>
          <w:spacing w:val="-13"/>
          <w:w w:val="110"/>
        </w:rPr>
        <w:t>すべては</w:t>
      </w:r>
      <w:del w:id="13" w:author="Mieko Sato" w:date="2018-03-01T15:36:00Z">
        <w:r w:rsidDel="001B3CC4">
          <w:rPr>
            <w:color w:val="414042"/>
            <w:spacing w:val="-13"/>
            <w:w w:val="110"/>
          </w:rPr>
          <w:delText>実質的に</w:delText>
        </w:r>
      </w:del>
      <w:r>
        <w:rPr>
          <w:color w:val="414042"/>
          <w:spacing w:val="-13"/>
          <w:w w:val="110"/>
        </w:rPr>
        <w:t>、何らかの方法で</w:t>
      </w:r>
      <w:del w:id="14" w:author="Mieko Sato" w:date="2018-03-01T15:36:00Z">
        <w:r w:rsidDel="001B3CC4">
          <w:rPr>
            <w:color w:val="414042"/>
            <w:spacing w:val="-13"/>
            <w:w w:val="110"/>
          </w:rPr>
          <w:delText>、</w:delText>
        </w:r>
      </w:del>
      <w:r>
        <w:rPr>
          <w:color w:val="414042"/>
          <w:spacing w:val="-13"/>
          <w:w w:val="110"/>
        </w:rPr>
        <w:t>ソフトウェアによって計画、具体</w:t>
      </w:r>
      <w:r>
        <w:rPr>
          <w:color w:val="414042"/>
          <w:spacing w:val="-17"/>
          <w:w w:val="110"/>
        </w:rPr>
        <w:t>化、分析</w:t>
      </w:r>
      <w:del w:id="15" w:author="Mieko Sato" w:date="2018-04-01T13:24:00Z">
        <w:r w:rsidDel="00112178">
          <w:rPr>
            <w:color w:val="414042"/>
            <w:spacing w:val="-17"/>
            <w:w w:val="110"/>
          </w:rPr>
          <w:delText>され</w:delText>
        </w:r>
      </w:del>
      <w:r>
        <w:rPr>
          <w:color w:val="414042"/>
          <w:spacing w:val="-17"/>
          <w:w w:val="110"/>
        </w:rPr>
        <w:t>、</w:t>
      </w:r>
      <w:ins w:id="16" w:author="Mieko Sato" w:date="2018-04-01T13:24:00Z">
        <w:r w:rsidR="00112178">
          <w:rPr>
            <w:rFonts w:hint="eastAsia"/>
            <w:color w:val="414042"/>
            <w:spacing w:val="-17"/>
            <w:w w:val="110"/>
          </w:rPr>
          <w:t>および</w:t>
        </w:r>
      </w:ins>
      <w:del w:id="17" w:author="Mieko Sato" w:date="2018-04-01T13:24:00Z">
        <w:r w:rsidDel="00112178">
          <w:rPr>
            <w:color w:val="414042"/>
            <w:spacing w:val="-17"/>
            <w:w w:val="110"/>
          </w:rPr>
          <w:delText>そして</w:delText>
        </w:r>
      </w:del>
      <w:r>
        <w:rPr>
          <w:color w:val="414042"/>
          <w:spacing w:val="-17"/>
          <w:w w:val="110"/>
        </w:rPr>
        <w:t>管理されています。その大きなソフトウェアという傘の下で</w:t>
      </w:r>
      <w:r>
        <w:rPr>
          <w:color w:val="414042"/>
          <w:spacing w:val="10"/>
          <w:w w:val="105"/>
        </w:rPr>
        <w:t>も</w:t>
      </w:r>
      <w:ins w:id="18" w:author="Mieko Sato" w:date="2018-03-01T17:17:00Z">
        <w:r w:rsidR="0067038A">
          <w:rPr>
            <w:rFonts w:hint="eastAsia"/>
            <w:color w:val="414042"/>
            <w:spacing w:val="10"/>
            <w:w w:val="105"/>
          </w:rPr>
          <w:t>、</w:t>
        </w:r>
      </w:ins>
      <w:r>
        <w:rPr>
          <w:color w:val="414042"/>
          <w:spacing w:val="-13"/>
          <w:w w:val="110"/>
        </w:rPr>
        <w:t>オープンソース ソフトウェアは</w:t>
      </w:r>
      <w:del w:id="19" w:author="Mieko Sato" w:date="2018-03-01T17:18:00Z">
        <w:r w:rsidDel="0067038A">
          <w:rPr>
            <w:color w:val="414042"/>
            <w:spacing w:val="-13"/>
            <w:w w:val="110"/>
          </w:rPr>
          <w:delText>、</w:delText>
        </w:r>
      </w:del>
      <w:r>
        <w:rPr>
          <w:color w:val="414042"/>
          <w:spacing w:val="-13"/>
          <w:w w:val="110"/>
        </w:rPr>
        <w:t>最</w:t>
      </w:r>
      <w:r>
        <w:rPr>
          <w:color w:val="414042"/>
          <w:w w:val="105"/>
        </w:rPr>
        <w:t>も</w:t>
      </w:r>
      <w:r>
        <w:rPr>
          <w:color w:val="414042"/>
          <w:w w:val="110"/>
        </w:rPr>
        <w:t>重要な</w:t>
      </w:r>
      <w:r>
        <w:rPr>
          <w:color w:val="414042"/>
          <w:spacing w:val="2"/>
          <w:w w:val="105"/>
        </w:rPr>
        <w:t>も</w:t>
      </w:r>
      <w:r>
        <w:rPr>
          <w:color w:val="414042"/>
          <w:spacing w:val="-9"/>
          <w:w w:val="110"/>
        </w:rPr>
        <w:t>のでしょう。</w:t>
      </w:r>
      <w:ins w:id="20" w:author="Mieko Sato" w:date="2018-03-01T17:24:00Z">
        <w:r w:rsidR="00C548E0">
          <w:rPr>
            <w:rFonts w:hint="eastAsia"/>
            <w:color w:val="414042"/>
            <w:spacing w:val="-9"/>
            <w:w w:val="110"/>
          </w:rPr>
          <w:t>あらゆる</w:t>
        </w:r>
      </w:ins>
      <w:del w:id="21" w:author="Mieko Sato" w:date="2018-03-01T17:24:00Z">
        <w:r w:rsidDel="00C548E0">
          <w:rPr>
            <w:color w:val="414042"/>
            <w:spacing w:val="-9"/>
            <w:w w:val="110"/>
          </w:rPr>
          <w:delText>すべての</w:delText>
        </w:r>
      </w:del>
      <w:r>
        <w:rPr>
          <w:color w:val="414042"/>
          <w:spacing w:val="-9"/>
          <w:w w:val="110"/>
        </w:rPr>
        <w:t>産業</w:t>
      </w:r>
      <w:ins w:id="22" w:author="Mieko Sato" w:date="2018-03-01T17:24:00Z">
        <w:r w:rsidR="00C548E0">
          <w:rPr>
            <w:rFonts w:hint="eastAsia"/>
            <w:color w:val="414042"/>
            <w:spacing w:val="-9"/>
            <w:w w:val="110"/>
          </w:rPr>
          <w:t>の</w:t>
        </w:r>
      </w:ins>
      <w:del w:id="23" w:author="Mieko Sato" w:date="2018-03-01T17:24:00Z">
        <w:r w:rsidDel="00C548E0">
          <w:rPr>
            <w:color w:val="414042"/>
            <w:spacing w:val="-9"/>
            <w:w w:val="110"/>
          </w:rPr>
          <w:delText>で</w:delText>
        </w:r>
      </w:del>
      <w:r>
        <w:rPr>
          <w:color w:val="414042"/>
          <w:spacing w:val="-9"/>
          <w:w w:val="110"/>
        </w:rPr>
        <w:t>企業</w:t>
      </w:r>
      <w:ins w:id="24" w:author="Mieko Sato" w:date="2018-03-01T17:24:00Z">
        <w:r w:rsidR="00C548E0">
          <w:rPr>
            <w:rFonts w:hint="eastAsia"/>
            <w:color w:val="414042"/>
            <w:spacing w:val="-9"/>
            <w:w w:val="110"/>
          </w:rPr>
          <w:t>が</w:t>
        </w:r>
      </w:ins>
      <w:del w:id="25" w:author="Mieko Sato" w:date="2018-03-01T17:24:00Z">
        <w:r w:rsidDel="00C548E0">
          <w:rPr>
            <w:color w:val="414042"/>
            <w:spacing w:val="-13"/>
            <w:w w:val="110"/>
          </w:rPr>
          <w:delText>は</w:delText>
        </w:r>
      </w:del>
      <w:ins w:id="26" w:author="Mieko Sato" w:date="2018-03-01T17:30:00Z">
        <w:r w:rsidR="00996C0E">
          <w:rPr>
            <w:rFonts w:hint="eastAsia"/>
            <w:color w:val="414042"/>
            <w:spacing w:val="-13"/>
            <w:w w:val="110"/>
          </w:rPr>
          <w:t>競って</w:t>
        </w:r>
      </w:ins>
      <w:r>
        <w:rPr>
          <w:color w:val="414042"/>
          <w:spacing w:val="-13"/>
          <w:w w:val="110"/>
        </w:rPr>
        <w:t xml:space="preserve">オープンソース </w:t>
      </w:r>
      <w:ins w:id="27" w:author="Mieko Sato" w:date="2018-03-01T15:36:00Z">
        <w:r w:rsidR="001B3CC4">
          <w:rPr>
            <w:rFonts w:hint="eastAsia"/>
            <w:color w:val="414042"/>
            <w:spacing w:val="-13"/>
            <w:w w:val="110"/>
          </w:rPr>
          <w:t>プロジェクト</w:t>
        </w:r>
      </w:ins>
      <w:del w:id="28" w:author="Mieko Sato" w:date="2018-03-01T17:30:00Z">
        <w:r w:rsidDel="00996C0E">
          <w:rPr>
            <w:color w:val="414042"/>
            <w:spacing w:val="-13"/>
            <w:w w:val="110"/>
          </w:rPr>
          <w:delText>ソフトウェアからの恩恵を求め、それ</w:delText>
        </w:r>
      </w:del>
      <w:r>
        <w:rPr>
          <w:color w:val="414042"/>
          <w:spacing w:val="-13"/>
          <w:w w:val="110"/>
        </w:rPr>
        <w:t>を使い、</w:t>
      </w:r>
      <w:del w:id="29" w:author="Mieko Sato" w:date="2018-03-01T17:30:00Z">
        <w:r w:rsidDel="00996C0E">
          <w:rPr>
            <w:color w:val="414042"/>
            <w:spacing w:val="-13"/>
            <w:w w:val="110"/>
          </w:rPr>
          <w:delText>そこに</w:delText>
        </w:r>
      </w:del>
      <w:r>
        <w:rPr>
          <w:color w:val="414042"/>
          <w:spacing w:val="-13"/>
          <w:w w:val="110"/>
        </w:rPr>
        <w:t>参加し、</w:t>
      </w:r>
      <w:del w:id="30" w:author="Mieko Sato" w:date="2018-03-01T17:30:00Z">
        <w:r w:rsidDel="00996C0E">
          <w:rPr>
            <w:color w:val="414042"/>
            <w:spacing w:val="-13"/>
            <w:w w:val="110"/>
          </w:rPr>
          <w:delText>そ</w:delText>
        </w:r>
        <w:r w:rsidDel="00996C0E">
          <w:rPr>
            <w:color w:val="414042"/>
            <w:spacing w:val="-15"/>
            <w:w w:val="110"/>
          </w:rPr>
          <w:delText>こへ</w:delText>
        </w:r>
      </w:del>
      <w:r>
        <w:rPr>
          <w:color w:val="414042"/>
          <w:spacing w:val="-15"/>
          <w:w w:val="110"/>
        </w:rPr>
        <w:t>コントリビュート</w:t>
      </w:r>
      <w:ins w:id="31" w:author="Mieko Sato" w:date="2018-03-01T17:31:00Z">
        <w:r w:rsidR="00996C0E">
          <w:rPr>
            <w:rFonts w:hint="eastAsia"/>
            <w:color w:val="414042"/>
            <w:spacing w:val="-15"/>
            <w:w w:val="110"/>
          </w:rPr>
          <w:t>して、</w:t>
        </w:r>
      </w:ins>
      <w:ins w:id="32" w:author="Mieko Sato" w:date="2018-04-01T13:36:00Z">
        <w:r w:rsidR="00C26240">
          <w:rPr>
            <w:rFonts w:hint="eastAsia"/>
            <w:color w:val="414042"/>
            <w:spacing w:val="-15"/>
            <w:w w:val="110"/>
          </w:rPr>
          <w:t>プロジェクトの</w:t>
        </w:r>
      </w:ins>
      <w:del w:id="33" w:author="Mieko Sato" w:date="2018-03-01T17:26:00Z">
        <w:r w:rsidDel="00C548E0">
          <w:rPr>
            <w:color w:val="414042"/>
            <w:spacing w:val="-15"/>
            <w:w w:val="110"/>
          </w:rPr>
          <w:delText>することを競って</w:delText>
        </w:r>
      </w:del>
      <w:del w:id="34" w:author="Mieko Sato" w:date="2018-03-01T17:27:00Z">
        <w:r w:rsidDel="00C548E0">
          <w:rPr>
            <w:color w:val="414042"/>
            <w:spacing w:val="-15"/>
            <w:w w:val="110"/>
          </w:rPr>
          <w:delText>います。その</w:delText>
        </w:r>
      </w:del>
      <w:r>
        <w:rPr>
          <w:color w:val="414042"/>
          <w:spacing w:val="-15"/>
          <w:w w:val="110"/>
        </w:rPr>
        <w:t>恩恵</w:t>
      </w:r>
      <w:ins w:id="35" w:author="Mieko Sato" w:date="2018-04-01T13:31:00Z">
        <w:r w:rsidR="00F96077">
          <w:rPr>
            <w:rFonts w:hint="eastAsia"/>
            <w:color w:val="414042"/>
            <w:spacing w:val="-15"/>
            <w:w w:val="110"/>
          </w:rPr>
          <w:t>を受けようとしています。</w:t>
        </w:r>
      </w:ins>
      <w:del w:id="36" w:author="Mieko Sato" w:date="2018-03-01T17:28:00Z">
        <w:r w:rsidDel="00C548E0">
          <w:rPr>
            <w:color w:val="414042"/>
            <w:spacing w:val="-15"/>
            <w:w w:val="110"/>
          </w:rPr>
          <w:delText>は、</w:delText>
        </w:r>
      </w:del>
      <w:ins w:id="37" w:author="Mieko Sato" w:date="2018-04-01T13:36:00Z">
        <w:r w:rsidR="00C26240">
          <w:rPr>
            <w:rFonts w:hint="eastAsia"/>
            <w:color w:val="414042"/>
            <w:spacing w:val="-15"/>
            <w:w w:val="110"/>
          </w:rPr>
          <w:t>その</w:t>
        </w:r>
      </w:ins>
      <w:ins w:id="38" w:author="Mieko Sato" w:date="2018-04-01T13:31:00Z">
        <w:r w:rsidR="00F96077">
          <w:rPr>
            <w:rFonts w:hint="eastAsia"/>
            <w:color w:val="414042"/>
            <w:spacing w:val="-15"/>
            <w:w w:val="110"/>
          </w:rPr>
          <w:t>恩恵とは、</w:t>
        </w:r>
      </w:ins>
      <w:r>
        <w:rPr>
          <w:color w:val="414042"/>
          <w:spacing w:val="-15"/>
          <w:w w:val="110"/>
        </w:rPr>
        <w:t>社外エンジニアリング</w:t>
      </w:r>
      <w:ins w:id="39" w:author="Mieko Sato" w:date="2018-03-01T15:56:00Z">
        <w:r w:rsidR="007071CB">
          <w:rPr>
            <w:rFonts w:hint="eastAsia"/>
            <w:color w:val="414042"/>
            <w:spacing w:val="-15"/>
            <w:w w:val="110"/>
          </w:rPr>
          <w:t xml:space="preserve"> </w:t>
        </w:r>
      </w:ins>
      <w:r>
        <w:rPr>
          <w:color w:val="414042"/>
          <w:spacing w:val="-4"/>
          <w:w w:val="105"/>
        </w:rPr>
        <w:t>リソース</w:t>
      </w:r>
      <w:del w:id="40" w:author="Mieko Sato" w:date="2018-03-01T17:35:00Z">
        <w:r w:rsidDel="00FC4774">
          <w:rPr>
            <w:rFonts w:hint="eastAsia"/>
            <w:color w:val="414042"/>
            <w:spacing w:val="-4"/>
            <w:w w:val="105"/>
          </w:rPr>
          <w:delText>を</w:delText>
        </w:r>
      </w:del>
      <w:ins w:id="41" w:author="Mieko Sato" w:date="2018-03-01T17:35:00Z">
        <w:r w:rsidR="00FC4774">
          <w:rPr>
            <w:rFonts w:hint="eastAsia"/>
            <w:color w:val="414042"/>
            <w:spacing w:val="-4"/>
            <w:w w:val="105"/>
          </w:rPr>
          <w:t>の</w:t>
        </w:r>
      </w:ins>
      <w:r>
        <w:rPr>
          <w:color w:val="414042"/>
          <w:spacing w:val="-4"/>
          <w:w w:val="105"/>
        </w:rPr>
        <w:t>有効活用</w:t>
      </w:r>
      <w:del w:id="42" w:author="Mieko Sato" w:date="2018-03-01T17:35:00Z">
        <w:r w:rsidDel="00FC4774">
          <w:rPr>
            <w:color w:val="414042"/>
            <w:spacing w:val="-4"/>
            <w:w w:val="105"/>
          </w:rPr>
          <w:delText>すること</w:delText>
        </w:r>
      </w:del>
      <w:r>
        <w:rPr>
          <w:color w:val="414042"/>
          <w:spacing w:val="-4"/>
          <w:w w:val="105"/>
        </w:rPr>
        <w:t>による</w:t>
      </w:r>
      <w:ins w:id="43" w:author="Mieko Sato" w:date="2018-03-01T15:56:00Z">
        <w:r w:rsidR="007071CB">
          <w:rPr>
            <w:rFonts w:hint="eastAsia"/>
            <w:color w:val="414042"/>
            <w:spacing w:val="-4"/>
            <w:w w:val="105"/>
          </w:rPr>
          <w:t>市場投入時間</w:t>
        </w:r>
      </w:ins>
      <w:del w:id="44" w:author="Mieko Sato" w:date="2018-03-01T17:28:00Z">
        <w:r w:rsidDel="00C548E0">
          <w:rPr>
            <w:color w:val="414042"/>
            <w:spacing w:val="7"/>
            <w:w w:val="105"/>
          </w:rPr>
          <w:delText>Time</w:delText>
        </w:r>
        <w:r w:rsidDel="00C548E0">
          <w:rPr>
            <w:color w:val="414042"/>
            <w:spacing w:val="6"/>
            <w:w w:val="105"/>
          </w:rPr>
          <w:delText xml:space="preserve"> </w:delText>
        </w:r>
        <w:r w:rsidDel="00C548E0">
          <w:rPr>
            <w:color w:val="414042"/>
            <w:spacing w:val="2"/>
            <w:w w:val="105"/>
          </w:rPr>
          <w:delText>to</w:delText>
        </w:r>
        <w:r w:rsidDel="00C548E0">
          <w:rPr>
            <w:color w:val="414042"/>
            <w:spacing w:val="1"/>
            <w:w w:val="105"/>
          </w:rPr>
          <w:delText xml:space="preserve"> </w:delText>
        </w:r>
        <w:r w:rsidDel="00C548E0">
          <w:rPr>
            <w:color w:val="414042"/>
            <w:spacing w:val="5"/>
            <w:w w:val="105"/>
          </w:rPr>
          <w:delText>Market</w:delText>
        </w:r>
      </w:del>
      <w:del w:id="45" w:author="Mieko Sato" w:date="2018-03-01T17:35:00Z">
        <w:r w:rsidDel="00FC4774">
          <w:rPr>
            <w:color w:val="414042"/>
            <w:spacing w:val="-6"/>
            <w:w w:val="105"/>
          </w:rPr>
          <w:delText>の</w:delText>
        </w:r>
      </w:del>
      <w:r>
        <w:rPr>
          <w:color w:val="414042"/>
          <w:spacing w:val="-6"/>
          <w:w w:val="105"/>
        </w:rPr>
        <w:t>短縮</w:t>
      </w:r>
      <w:ins w:id="46" w:author="Mieko Sato" w:date="2018-04-01T13:36:00Z">
        <w:r w:rsidR="00C26240">
          <w:rPr>
            <w:rFonts w:hint="eastAsia"/>
            <w:color w:val="414042"/>
            <w:spacing w:val="-6"/>
            <w:w w:val="105"/>
          </w:rPr>
          <w:t>や</w:t>
        </w:r>
      </w:ins>
      <w:del w:id="47" w:author="Mieko Sato" w:date="2018-04-01T13:36:00Z">
        <w:r w:rsidDel="00C26240">
          <w:rPr>
            <w:color w:val="414042"/>
            <w:spacing w:val="-6"/>
            <w:w w:val="105"/>
          </w:rPr>
          <w:delText>から</w:delText>
        </w:r>
      </w:del>
      <w:r>
        <w:rPr>
          <w:color w:val="414042"/>
          <w:spacing w:val="-6"/>
          <w:w w:val="105"/>
        </w:rPr>
        <w:t>、イノベーション</w:t>
      </w:r>
      <w:r>
        <w:rPr>
          <w:color w:val="414042"/>
          <w:spacing w:val="-5"/>
          <w:w w:val="110"/>
        </w:rPr>
        <w:t>の加速など</w:t>
      </w:r>
      <w:ins w:id="48" w:author="Mieko Sato" w:date="2018-04-01T13:37:00Z">
        <w:r w:rsidR="00C26240">
          <w:rPr>
            <w:rFonts w:hint="eastAsia"/>
            <w:color w:val="414042"/>
            <w:spacing w:val="-5"/>
            <w:w w:val="110"/>
          </w:rPr>
          <w:t>、さまざまなものがあります</w:t>
        </w:r>
      </w:ins>
      <w:del w:id="49" w:author="Mieko Sato" w:date="2018-04-01T13:37:00Z">
        <w:r w:rsidDel="00C26240">
          <w:rPr>
            <w:color w:val="414042"/>
            <w:spacing w:val="-5"/>
            <w:w w:val="110"/>
          </w:rPr>
          <w:delText>多岐にわたっているのです</w:delText>
        </w:r>
      </w:del>
      <w:r>
        <w:rPr>
          <w:color w:val="414042"/>
          <w:spacing w:val="-5"/>
          <w:w w:val="110"/>
        </w:rPr>
        <w:t>。</w:t>
      </w:r>
    </w:p>
    <w:p w14:paraId="40B4A85A" w14:textId="77777777" w:rsidR="00D01E5D" w:rsidRDefault="00D01E5D">
      <w:pPr>
        <w:pStyle w:val="a3"/>
        <w:spacing w:before="3"/>
        <w:rPr>
          <w:sz w:val="22"/>
        </w:rPr>
      </w:pPr>
    </w:p>
    <w:p w14:paraId="6DAB6550" w14:textId="737DFB96" w:rsidR="00D01E5D" w:rsidRDefault="0022633E">
      <w:pPr>
        <w:pStyle w:val="a3"/>
        <w:spacing w:before="1"/>
        <w:ind w:left="395" w:right="332"/>
        <w:jc w:val="both"/>
      </w:pPr>
      <w:r>
        <w:rPr>
          <w:color w:val="414042"/>
          <w:spacing w:val="-19"/>
          <w:w w:val="105"/>
        </w:rPr>
        <w:t>こ</w:t>
      </w:r>
      <w:del w:id="50" w:author="Mieko Sato" w:date="2018-03-01T15:58:00Z">
        <w:r w:rsidDel="007071CB">
          <w:rPr>
            <w:color w:val="414042"/>
            <w:spacing w:val="-19"/>
            <w:w w:val="105"/>
          </w:rPr>
          <w:delText>ういった</w:delText>
        </w:r>
      </w:del>
      <w:ins w:id="51" w:author="Mieko Sato" w:date="2018-03-01T15:58:00Z">
        <w:r w:rsidR="007071CB">
          <w:rPr>
            <w:color w:val="414042"/>
            <w:spacing w:val="-19"/>
            <w:w w:val="105"/>
          </w:rPr>
          <w:t>のような</w:t>
        </w:r>
      </w:ins>
      <w:r>
        <w:rPr>
          <w:color w:val="414042"/>
          <w:spacing w:val="-19"/>
          <w:w w:val="105"/>
        </w:rPr>
        <w:t>考え方は、企業の合併・買収取引に</w:t>
      </w:r>
      <w:r>
        <w:rPr>
          <w:color w:val="414042"/>
          <w:spacing w:val="-16"/>
        </w:rPr>
        <w:t>も</w:t>
      </w:r>
      <w:r>
        <w:rPr>
          <w:color w:val="414042"/>
          <w:spacing w:val="-19"/>
          <w:w w:val="105"/>
        </w:rPr>
        <w:t>当てはまります。テクノロジー企業の</w:t>
      </w:r>
      <w:r>
        <w:rPr>
          <w:color w:val="414042"/>
          <w:spacing w:val="-10"/>
          <w:w w:val="105"/>
        </w:rPr>
        <w:t>買収はどんな</w:t>
      </w:r>
      <w:r>
        <w:rPr>
          <w:color w:val="414042"/>
          <w:spacing w:val="-3"/>
        </w:rPr>
        <w:t>も</w:t>
      </w:r>
      <w:r>
        <w:rPr>
          <w:color w:val="414042"/>
          <w:spacing w:val="-13"/>
          <w:w w:val="105"/>
        </w:rPr>
        <w:t>のであれ、何らかの形でソフ</w:t>
      </w:r>
      <w:r>
        <w:rPr>
          <w:color w:val="414042"/>
          <w:spacing w:val="-6"/>
        </w:rPr>
        <w:t>ト</w:t>
      </w:r>
      <w:r>
        <w:rPr>
          <w:color w:val="414042"/>
          <w:spacing w:val="-25"/>
          <w:w w:val="105"/>
        </w:rPr>
        <w:t>ウェアに関係してくるからです。買収企</w:t>
      </w:r>
      <w:del w:id="52" w:author="Mieko Sato" w:date="2018-03-01T17:42:00Z">
        <w:r w:rsidDel="00C22B18">
          <w:rPr>
            <w:color w:val="414042"/>
            <w:spacing w:val="-25"/>
            <w:w w:val="105"/>
          </w:rPr>
          <w:delText xml:space="preserve"> </w:delText>
        </w:r>
      </w:del>
      <w:r>
        <w:rPr>
          <w:color w:val="414042"/>
          <w:spacing w:val="-14"/>
          <w:w w:val="110"/>
        </w:rPr>
        <w:t>業が買収対象企業のソフ</w:t>
      </w:r>
      <w:r>
        <w:rPr>
          <w:color w:val="414042"/>
          <w:spacing w:val="-6"/>
        </w:rPr>
        <w:t>ト</w:t>
      </w:r>
      <w:r>
        <w:rPr>
          <w:color w:val="414042"/>
          <w:spacing w:val="-21"/>
          <w:w w:val="110"/>
        </w:rPr>
        <w:t>ウ</w:t>
      </w:r>
      <w:r>
        <w:rPr>
          <w:color w:val="414042"/>
          <w:spacing w:val="-32"/>
          <w:w w:val="115"/>
        </w:rPr>
        <w:t>ェ</w:t>
      </w:r>
      <w:r>
        <w:rPr>
          <w:color w:val="414042"/>
          <w:spacing w:val="-14"/>
          <w:w w:val="110"/>
        </w:rPr>
        <w:t>アやコンプライアンス</w:t>
      </w:r>
      <w:ins w:id="53" w:author="Mieko Sato" w:date="2018-03-01T15:58:00Z">
        <w:r w:rsidR="007071CB">
          <w:rPr>
            <w:color w:val="414042"/>
            <w:spacing w:val="-14"/>
            <w:w w:val="110"/>
          </w:rPr>
          <w:t xml:space="preserve"> </w:t>
        </w:r>
      </w:ins>
      <w:r>
        <w:rPr>
          <w:color w:val="414042"/>
          <w:spacing w:val="-14"/>
          <w:w w:val="110"/>
        </w:rPr>
        <w:t>プロセスに対し</w:t>
      </w:r>
      <w:ins w:id="54" w:author="Mieko Sato" w:date="2018-03-01T15:58:00Z">
        <w:r w:rsidR="007071CB">
          <w:rPr>
            <w:color w:val="414042"/>
            <w:spacing w:val="-14"/>
            <w:w w:val="110"/>
          </w:rPr>
          <w:t>て</w:t>
        </w:r>
      </w:ins>
      <w:r>
        <w:rPr>
          <w:color w:val="414042"/>
          <w:spacing w:val="-14"/>
          <w:w w:val="110"/>
        </w:rPr>
        <w:t>包括的レビュ</w:t>
      </w:r>
      <w:r>
        <w:rPr>
          <w:color w:val="414042"/>
          <w:spacing w:val="-15"/>
          <w:w w:val="105"/>
        </w:rPr>
        <w:t>ーを行う</w:t>
      </w:r>
      <w:del w:id="55" w:author="Mieko Sato" w:date="2018-03-01T15:58:00Z">
        <w:r w:rsidDel="007071CB">
          <w:rPr>
            <w:color w:val="414042"/>
            <w:spacing w:val="-15"/>
            <w:w w:val="105"/>
          </w:rPr>
          <w:delText>、</w:delText>
        </w:r>
      </w:del>
      <w:r>
        <w:rPr>
          <w:color w:val="414042"/>
          <w:spacing w:val="-15"/>
          <w:w w:val="105"/>
        </w:rPr>
        <w:t>ソフ</w:t>
      </w:r>
      <w:r>
        <w:rPr>
          <w:color w:val="414042"/>
          <w:spacing w:val="-6"/>
        </w:rPr>
        <w:t>ト</w:t>
      </w:r>
      <w:r>
        <w:rPr>
          <w:color w:val="414042"/>
          <w:spacing w:val="-12"/>
          <w:w w:val="105"/>
        </w:rPr>
        <w:t>ウェア  デュー</w:t>
      </w:r>
      <w:ins w:id="56" w:author="Mieko Sato" w:date="2018-03-18T14:44:00Z">
        <w:r w:rsidR="00CA6F34">
          <w:rPr>
            <w:rFonts w:hint="eastAsia"/>
            <w:color w:val="414042"/>
            <w:spacing w:val="-12"/>
            <w:w w:val="105"/>
          </w:rPr>
          <w:t xml:space="preserve"> </w:t>
        </w:r>
      </w:ins>
      <w:r>
        <w:rPr>
          <w:color w:val="414042"/>
          <w:spacing w:val="-12"/>
          <w:w w:val="105"/>
        </w:rPr>
        <w:t>デリジェンス</w:t>
      </w:r>
      <w:r>
        <w:rPr>
          <w:color w:val="414042"/>
          <w:spacing w:val="-16"/>
          <w:w w:val="105"/>
        </w:rPr>
        <w:t>（</w:t>
      </w:r>
      <w:r>
        <w:rPr>
          <w:color w:val="414042"/>
          <w:spacing w:val="-15"/>
          <w:w w:val="105"/>
        </w:rPr>
        <w:t>適正評価、精査</w:t>
      </w:r>
      <w:r>
        <w:rPr>
          <w:color w:val="414042"/>
          <w:spacing w:val="-16"/>
          <w:w w:val="105"/>
        </w:rPr>
        <w:t>）</w:t>
      </w:r>
      <w:r>
        <w:rPr>
          <w:color w:val="414042"/>
          <w:spacing w:val="-19"/>
          <w:w w:val="105"/>
        </w:rPr>
        <w:t>のプロセスは、合併・買</w:t>
      </w:r>
      <w:r>
        <w:rPr>
          <w:color w:val="414042"/>
          <w:spacing w:val="-10"/>
          <w:w w:val="110"/>
        </w:rPr>
        <w:t>収において標準的な</w:t>
      </w:r>
      <w:r>
        <w:rPr>
          <w:color w:val="414042"/>
          <w:spacing w:val="-3"/>
        </w:rPr>
        <w:t>も</w:t>
      </w:r>
      <w:r>
        <w:rPr>
          <w:color w:val="414042"/>
          <w:spacing w:val="-19"/>
          <w:w w:val="110"/>
        </w:rPr>
        <w:t>のにな</w:t>
      </w:r>
      <w:ins w:id="57" w:author="Mieko Sato" w:date="2018-03-01T16:54:00Z">
        <w:r w:rsidR="006B4CBE">
          <w:rPr>
            <w:rFonts w:hint="eastAsia"/>
            <w:color w:val="414042"/>
            <w:spacing w:val="-19"/>
            <w:w w:val="110"/>
          </w:rPr>
          <w:t>りつつあり</w:t>
        </w:r>
      </w:ins>
      <w:del w:id="58" w:author="Mieko Sato" w:date="2018-03-01T16:54:00Z">
        <w:r w:rsidDel="006B4CBE">
          <w:rPr>
            <w:color w:val="414042"/>
            <w:spacing w:val="-19"/>
            <w:w w:val="110"/>
          </w:rPr>
          <w:delText>ってきて</w:delText>
        </w:r>
      </w:del>
      <w:del w:id="59" w:author="Mieko Sato" w:date="2018-03-01T16:55:00Z">
        <w:r w:rsidDel="006B4CBE">
          <w:rPr>
            <w:color w:val="414042"/>
            <w:spacing w:val="-19"/>
            <w:w w:val="110"/>
          </w:rPr>
          <w:delText>い</w:delText>
        </w:r>
      </w:del>
      <w:r>
        <w:rPr>
          <w:color w:val="414042"/>
          <w:spacing w:val="-19"/>
          <w:w w:val="110"/>
        </w:rPr>
        <w:t>ます。こ</w:t>
      </w:r>
      <w:del w:id="60" w:author="Mieko Sato" w:date="2018-03-01T16:19:00Z">
        <w:r w:rsidDel="007F6097">
          <w:rPr>
            <w:rFonts w:hint="eastAsia"/>
            <w:color w:val="414042"/>
            <w:spacing w:val="-19"/>
            <w:w w:val="110"/>
          </w:rPr>
          <w:delText>ういった</w:delText>
        </w:r>
      </w:del>
      <w:ins w:id="61" w:author="Mieko Sato" w:date="2018-03-01T16:19:00Z">
        <w:r w:rsidR="007F6097">
          <w:rPr>
            <w:rFonts w:hint="eastAsia"/>
            <w:color w:val="414042"/>
            <w:spacing w:val="-19"/>
            <w:w w:val="110"/>
          </w:rPr>
          <w:t>の</w:t>
        </w:r>
      </w:ins>
      <w:r>
        <w:rPr>
          <w:color w:val="414042"/>
          <w:spacing w:val="-19"/>
          <w:w w:val="110"/>
        </w:rPr>
        <w:t>プロセスで</w:t>
      </w:r>
      <w:del w:id="62" w:author="Mieko Sato" w:date="2018-03-01T17:49:00Z">
        <w:r w:rsidDel="00231B8B">
          <w:rPr>
            <w:color w:val="414042"/>
            <w:spacing w:val="-19"/>
            <w:w w:val="110"/>
          </w:rPr>
          <w:delText>出くわすことがご</w:delText>
        </w:r>
        <w:r w:rsidDel="00231B8B">
          <w:rPr>
            <w:color w:val="414042"/>
            <w:spacing w:val="-12"/>
            <w:w w:val="110"/>
          </w:rPr>
          <w:delText>く一般的になってきている</w:delText>
        </w:r>
      </w:del>
      <w:r>
        <w:rPr>
          <w:color w:val="414042"/>
          <w:spacing w:val="-9"/>
          <w:w w:val="115"/>
        </w:rPr>
        <w:t>オ</w:t>
      </w:r>
      <w:r>
        <w:rPr>
          <w:color w:val="414042"/>
          <w:spacing w:val="-10"/>
          <w:w w:val="110"/>
        </w:rPr>
        <w:t>ープンソース ソフ</w:t>
      </w:r>
      <w:r>
        <w:rPr>
          <w:color w:val="414042"/>
          <w:spacing w:val="-6"/>
        </w:rPr>
        <w:t>ト</w:t>
      </w:r>
      <w:r>
        <w:rPr>
          <w:color w:val="414042"/>
          <w:spacing w:val="-21"/>
          <w:w w:val="110"/>
        </w:rPr>
        <w:t>ウ</w:t>
      </w:r>
      <w:r>
        <w:rPr>
          <w:color w:val="414042"/>
          <w:spacing w:val="-32"/>
          <w:w w:val="115"/>
        </w:rPr>
        <w:t>ェ</w:t>
      </w:r>
      <w:r>
        <w:rPr>
          <w:color w:val="414042"/>
          <w:spacing w:val="-19"/>
          <w:w w:val="110"/>
        </w:rPr>
        <w:t>ア</w:t>
      </w:r>
      <w:ins w:id="63" w:author="Mieko Sato" w:date="2018-03-01T17:49:00Z">
        <w:r w:rsidR="00231B8B">
          <w:rPr>
            <w:rFonts w:hint="eastAsia"/>
            <w:color w:val="414042"/>
            <w:spacing w:val="-19"/>
            <w:w w:val="110"/>
          </w:rPr>
          <w:t>が</w:t>
        </w:r>
      </w:ins>
      <w:ins w:id="64" w:author="Mieko Sato" w:date="2018-03-01T16:53:00Z">
        <w:r w:rsidR="006B4CBE">
          <w:rPr>
            <w:rFonts w:hint="eastAsia"/>
            <w:color w:val="414042"/>
            <w:spacing w:val="-19"/>
            <w:w w:val="110"/>
          </w:rPr>
          <w:t>対象にな</w:t>
        </w:r>
      </w:ins>
      <w:ins w:id="65" w:author="Mieko Sato" w:date="2018-03-01T17:50:00Z">
        <w:r w:rsidR="00231B8B">
          <w:rPr>
            <w:rFonts w:hint="eastAsia"/>
            <w:color w:val="414042"/>
            <w:spacing w:val="-19"/>
            <w:w w:val="110"/>
          </w:rPr>
          <w:t>ることも多いのですが、</w:t>
        </w:r>
      </w:ins>
      <w:del w:id="66" w:author="Mieko Sato" w:date="2018-03-01T16:53:00Z">
        <w:r w:rsidDel="006B4CBE">
          <w:rPr>
            <w:color w:val="414042"/>
            <w:spacing w:val="-19"/>
            <w:w w:val="110"/>
          </w:rPr>
          <w:delText>には</w:delText>
        </w:r>
      </w:del>
      <w:r>
        <w:rPr>
          <w:color w:val="414042"/>
          <w:spacing w:val="-19"/>
          <w:w w:val="110"/>
        </w:rPr>
        <w:t>、</w:t>
      </w:r>
      <w:ins w:id="67" w:author="Mieko Sato" w:date="2018-03-01T17:41:00Z">
        <w:r w:rsidR="00386F6C">
          <w:rPr>
            <w:rFonts w:hint="eastAsia"/>
            <w:color w:val="414042"/>
            <w:spacing w:val="-19"/>
            <w:w w:val="110"/>
          </w:rPr>
          <w:t>これら</w:t>
        </w:r>
      </w:ins>
      <w:ins w:id="68" w:author="Mieko Sato" w:date="2018-03-01T17:42:00Z">
        <w:r w:rsidR="00386F6C">
          <w:rPr>
            <w:rFonts w:hint="eastAsia"/>
            <w:color w:val="414042"/>
            <w:spacing w:val="-19"/>
            <w:w w:val="110"/>
          </w:rPr>
          <w:t>に</w:t>
        </w:r>
      </w:ins>
      <w:ins w:id="69" w:author="Mieko Sato" w:date="2018-03-01T17:41:00Z">
        <w:r w:rsidR="00386F6C">
          <w:rPr>
            <w:rFonts w:hint="eastAsia"/>
            <w:color w:val="414042"/>
            <w:spacing w:val="-19"/>
            <w:w w:val="110"/>
          </w:rPr>
          <w:t>は</w:t>
        </w:r>
      </w:ins>
      <w:r>
        <w:rPr>
          <w:color w:val="414042"/>
          <w:spacing w:val="-19"/>
          <w:w w:val="110"/>
        </w:rPr>
        <w:t>プロプライ</w:t>
      </w:r>
      <w:r>
        <w:rPr>
          <w:color w:val="414042"/>
          <w:spacing w:val="-8"/>
          <w:w w:val="115"/>
        </w:rPr>
        <w:t>エ</w:t>
      </w:r>
      <w:r>
        <w:rPr>
          <w:color w:val="414042"/>
          <w:spacing w:val="1"/>
          <w:w w:val="110"/>
        </w:rPr>
        <w:t>タリ ソフ</w:t>
      </w:r>
      <w:r>
        <w:rPr>
          <w:color w:val="414042"/>
          <w:spacing w:val="-6"/>
        </w:rPr>
        <w:t>ト</w:t>
      </w:r>
      <w:r>
        <w:rPr>
          <w:color w:val="414042"/>
          <w:w w:val="110"/>
        </w:rPr>
        <w:t>ウ</w:t>
      </w:r>
      <w:r>
        <w:rPr>
          <w:color w:val="414042"/>
          <w:spacing w:val="-32"/>
          <w:w w:val="115"/>
        </w:rPr>
        <w:t>ェ</w:t>
      </w:r>
      <w:r>
        <w:rPr>
          <w:color w:val="414042"/>
          <w:spacing w:val="-14"/>
          <w:w w:val="110"/>
        </w:rPr>
        <w:t>アとは異なる検証課題があ</w:t>
      </w:r>
      <w:ins w:id="70" w:author="Mieko Sato" w:date="2018-03-01T17:42:00Z">
        <w:r w:rsidR="00386F6C">
          <w:rPr>
            <w:rFonts w:hint="eastAsia"/>
            <w:color w:val="414042"/>
            <w:spacing w:val="-14"/>
            <w:w w:val="110"/>
          </w:rPr>
          <w:t>ります</w:t>
        </w:r>
      </w:ins>
      <w:del w:id="71" w:author="Mieko Sato" w:date="2018-03-01T17:42:00Z">
        <w:r w:rsidDel="00386F6C">
          <w:rPr>
            <w:color w:val="414042"/>
            <w:spacing w:val="-14"/>
            <w:w w:val="110"/>
          </w:rPr>
          <w:delText>るのです</w:delText>
        </w:r>
      </w:del>
      <w:r>
        <w:rPr>
          <w:color w:val="414042"/>
          <w:spacing w:val="-14"/>
          <w:w w:val="110"/>
        </w:rPr>
        <w:t>。</w:t>
      </w:r>
    </w:p>
    <w:p w14:paraId="635AA3B3" w14:textId="77777777" w:rsidR="00D01E5D" w:rsidRDefault="00D01E5D">
      <w:pPr>
        <w:pStyle w:val="a3"/>
        <w:spacing w:before="12"/>
        <w:rPr>
          <w:sz w:val="29"/>
        </w:rPr>
      </w:pPr>
    </w:p>
    <w:p w14:paraId="2746EAC3" w14:textId="77777777" w:rsidR="00D01E5D" w:rsidRDefault="0022633E">
      <w:pPr>
        <w:pStyle w:val="a3"/>
        <w:ind w:left="395" w:right="464"/>
      </w:pPr>
      <w:r>
        <w:rPr>
          <w:color w:val="414042"/>
          <w:spacing w:val="-17"/>
          <w:w w:val="105"/>
        </w:rPr>
        <w:t>本書では、企業の合併・買収</w:t>
      </w:r>
      <w:r>
        <w:rPr>
          <w:color w:val="414042"/>
          <w:spacing w:val="-14"/>
          <w:w w:val="105"/>
        </w:rPr>
        <w:t>（M&amp;A）</w:t>
      </w:r>
      <w:r>
        <w:rPr>
          <w:color w:val="414042"/>
          <w:spacing w:val="-15"/>
          <w:w w:val="105"/>
        </w:rPr>
        <w:t>取引におけるオープンソース ソフトウェアの監</w:t>
      </w:r>
      <w:r>
        <w:rPr>
          <w:color w:val="414042"/>
          <w:spacing w:val="-18"/>
          <w:w w:val="110"/>
        </w:rPr>
        <w:t>査プロセスの全体像について触れていきます。</w:t>
      </w:r>
    </w:p>
    <w:p w14:paraId="66A9016C" w14:textId="77777777" w:rsidR="00D01E5D" w:rsidRDefault="00D01E5D">
      <w:pPr>
        <w:sectPr w:rsidR="00D01E5D">
          <w:pgSz w:w="12240" w:h="15840"/>
          <w:pgMar w:top="0" w:right="1240" w:bottom="760" w:left="1180" w:header="0" w:footer="560" w:gutter="0"/>
          <w:cols w:space="720"/>
        </w:sectPr>
      </w:pPr>
    </w:p>
    <w:p w14:paraId="7CA86A1E" w14:textId="77777777" w:rsidR="00D01E5D" w:rsidRDefault="005668DD">
      <w:pPr>
        <w:pStyle w:val="a3"/>
        <w:rPr>
          <w:sz w:val="20"/>
        </w:rPr>
      </w:pPr>
      <w:r>
        <w:rPr>
          <w:noProof/>
        </w:rPr>
        <w:lastRenderedPageBreak/>
        <mc:AlternateContent>
          <mc:Choice Requires="wps">
            <w:drawing>
              <wp:anchor distT="0" distB="0" distL="114300" distR="114300" simplePos="0" relativeHeight="251638784" behindDoc="0" locked="0" layoutInCell="1" allowOverlap="1" wp14:anchorId="01410E29" wp14:editId="37C8EA53">
                <wp:simplePos x="0" y="0"/>
                <wp:positionH relativeFrom="page">
                  <wp:posOffset>607060</wp:posOffset>
                </wp:positionH>
                <wp:positionV relativeFrom="page">
                  <wp:posOffset>529590</wp:posOffset>
                </wp:positionV>
                <wp:extent cx="6583680" cy="0"/>
                <wp:effectExtent l="6985" t="15240" r="10160" b="13335"/>
                <wp:wrapNone/>
                <wp:docPr id="397"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D463D" id="Line 72" o:spid="_x0000_s1026" style="position:absolute;left:0;text-align:lef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PrKaW4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14:paraId="63FBF197" w14:textId="77777777" w:rsidR="00D01E5D" w:rsidRDefault="00D01E5D">
      <w:pPr>
        <w:pStyle w:val="a3"/>
        <w:rPr>
          <w:sz w:val="20"/>
        </w:rPr>
      </w:pPr>
    </w:p>
    <w:p w14:paraId="53700EE3" w14:textId="77777777" w:rsidR="00D01E5D" w:rsidRDefault="00D01E5D">
      <w:pPr>
        <w:pStyle w:val="a3"/>
        <w:rPr>
          <w:sz w:val="20"/>
        </w:rPr>
      </w:pPr>
    </w:p>
    <w:p w14:paraId="0CF7FCED" w14:textId="77777777" w:rsidR="00D01E5D" w:rsidRDefault="00D01E5D">
      <w:pPr>
        <w:pStyle w:val="a3"/>
        <w:rPr>
          <w:sz w:val="20"/>
        </w:rPr>
      </w:pPr>
    </w:p>
    <w:p w14:paraId="20AEB723" w14:textId="77777777" w:rsidR="00D01E5D" w:rsidRDefault="00D01E5D">
      <w:pPr>
        <w:pStyle w:val="a3"/>
        <w:rPr>
          <w:sz w:val="20"/>
        </w:rPr>
      </w:pPr>
    </w:p>
    <w:p w14:paraId="69B4858A" w14:textId="77777777" w:rsidR="00D01E5D" w:rsidRDefault="00D01E5D">
      <w:pPr>
        <w:pStyle w:val="a3"/>
        <w:rPr>
          <w:sz w:val="20"/>
        </w:rPr>
      </w:pPr>
    </w:p>
    <w:p w14:paraId="4D73F871" w14:textId="77777777" w:rsidR="00D01E5D" w:rsidRDefault="00D01E5D">
      <w:pPr>
        <w:pStyle w:val="a3"/>
        <w:rPr>
          <w:sz w:val="20"/>
        </w:rPr>
      </w:pPr>
    </w:p>
    <w:p w14:paraId="750EE3CF" w14:textId="77777777" w:rsidR="00D01E5D" w:rsidRDefault="00D01E5D">
      <w:pPr>
        <w:pStyle w:val="a3"/>
        <w:rPr>
          <w:sz w:val="20"/>
        </w:rPr>
      </w:pPr>
    </w:p>
    <w:p w14:paraId="57467775" w14:textId="77777777" w:rsidR="00D01E5D" w:rsidRDefault="00D01E5D">
      <w:pPr>
        <w:pStyle w:val="a3"/>
        <w:rPr>
          <w:sz w:val="20"/>
        </w:rPr>
      </w:pPr>
    </w:p>
    <w:p w14:paraId="456195B3" w14:textId="77777777" w:rsidR="00D01E5D" w:rsidRDefault="00D01E5D">
      <w:pPr>
        <w:pStyle w:val="a3"/>
        <w:rPr>
          <w:sz w:val="20"/>
        </w:rPr>
      </w:pPr>
    </w:p>
    <w:p w14:paraId="4BB8D7D5" w14:textId="77777777" w:rsidR="00D01E5D" w:rsidRDefault="00D01E5D">
      <w:pPr>
        <w:pStyle w:val="a3"/>
        <w:rPr>
          <w:sz w:val="20"/>
        </w:rPr>
      </w:pPr>
    </w:p>
    <w:p w14:paraId="0D3CDE20" w14:textId="77777777" w:rsidR="00D01E5D" w:rsidRDefault="00D01E5D">
      <w:pPr>
        <w:pStyle w:val="a3"/>
        <w:rPr>
          <w:sz w:val="20"/>
        </w:rPr>
      </w:pPr>
    </w:p>
    <w:p w14:paraId="732219A2" w14:textId="77777777" w:rsidR="00D01E5D" w:rsidRDefault="00D01E5D">
      <w:pPr>
        <w:pStyle w:val="a3"/>
        <w:rPr>
          <w:sz w:val="20"/>
        </w:rPr>
      </w:pPr>
    </w:p>
    <w:p w14:paraId="7E3E5BE7" w14:textId="77777777" w:rsidR="00D01E5D" w:rsidRDefault="00D01E5D">
      <w:pPr>
        <w:pStyle w:val="a3"/>
        <w:rPr>
          <w:sz w:val="20"/>
        </w:rPr>
      </w:pPr>
    </w:p>
    <w:p w14:paraId="39589718" w14:textId="77777777" w:rsidR="00D01E5D" w:rsidRDefault="00D01E5D">
      <w:pPr>
        <w:pStyle w:val="a3"/>
        <w:rPr>
          <w:sz w:val="20"/>
        </w:rPr>
      </w:pPr>
    </w:p>
    <w:p w14:paraId="16A93608" w14:textId="77777777" w:rsidR="00D01E5D" w:rsidRDefault="00D01E5D">
      <w:pPr>
        <w:pStyle w:val="a3"/>
        <w:rPr>
          <w:sz w:val="20"/>
        </w:rPr>
      </w:pPr>
    </w:p>
    <w:p w14:paraId="748AA13A" w14:textId="77777777" w:rsidR="00D01E5D" w:rsidRDefault="00D01E5D">
      <w:pPr>
        <w:pStyle w:val="a3"/>
        <w:rPr>
          <w:sz w:val="20"/>
        </w:rPr>
      </w:pPr>
    </w:p>
    <w:p w14:paraId="0558237D" w14:textId="77777777" w:rsidR="00D01E5D" w:rsidRDefault="00D01E5D">
      <w:pPr>
        <w:pStyle w:val="a3"/>
        <w:rPr>
          <w:sz w:val="20"/>
        </w:rPr>
      </w:pPr>
    </w:p>
    <w:p w14:paraId="215617CD" w14:textId="77777777" w:rsidR="00D01E5D" w:rsidRDefault="00D01E5D">
      <w:pPr>
        <w:pStyle w:val="a3"/>
        <w:rPr>
          <w:sz w:val="20"/>
        </w:rPr>
      </w:pPr>
    </w:p>
    <w:p w14:paraId="7EDBDF72" w14:textId="77777777" w:rsidR="00D01E5D" w:rsidRDefault="00D01E5D">
      <w:pPr>
        <w:pStyle w:val="a3"/>
        <w:rPr>
          <w:sz w:val="20"/>
        </w:rPr>
      </w:pPr>
    </w:p>
    <w:p w14:paraId="54181FA9" w14:textId="77777777" w:rsidR="00D01E5D" w:rsidRDefault="00D01E5D">
      <w:pPr>
        <w:pStyle w:val="a3"/>
        <w:rPr>
          <w:sz w:val="20"/>
        </w:rPr>
      </w:pPr>
    </w:p>
    <w:p w14:paraId="3C836AFD" w14:textId="77777777" w:rsidR="00D01E5D" w:rsidRDefault="00D01E5D">
      <w:pPr>
        <w:pStyle w:val="a3"/>
        <w:rPr>
          <w:sz w:val="20"/>
        </w:rPr>
      </w:pPr>
    </w:p>
    <w:p w14:paraId="18AC4886" w14:textId="77777777" w:rsidR="00D01E5D" w:rsidRDefault="00D01E5D">
      <w:pPr>
        <w:pStyle w:val="a3"/>
        <w:rPr>
          <w:sz w:val="20"/>
        </w:rPr>
      </w:pPr>
    </w:p>
    <w:p w14:paraId="246703A4" w14:textId="77777777" w:rsidR="00D01E5D" w:rsidRDefault="00D01E5D">
      <w:pPr>
        <w:pStyle w:val="a3"/>
        <w:rPr>
          <w:sz w:val="20"/>
        </w:rPr>
      </w:pPr>
    </w:p>
    <w:p w14:paraId="1F035E95" w14:textId="77777777" w:rsidR="00D01E5D" w:rsidRDefault="00D01E5D">
      <w:pPr>
        <w:pStyle w:val="a3"/>
        <w:rPr>
          <w:sz w:val="20"/>
        </w:rPr>
      </w:pPr>
    </w:p>
    <w:p w14:paraId="5F502FDA" w14:textId="77777777" w:rsidR="00D01E5D" w:rsidRDefault="00D01E5D">
      <w:pPr>
        <w:pStyle w:val="a3"/>
        <w:rPr>
          <w:sz w:val="20"/>
        </w:rPr>
      </w:pPr>
    </w:p>
    <w:p w14:paraId="2248A11A" w14:textId="77777777" w:rsidR="00D01E5D" w:rsidRDefault="00D01E5D">
      <w:pPr>
        <w:pStyle w:val="a3"/>
        <w:rPr>
          <w:sz w:val="20"/>
        </w:rPr>
      </w:pPr>
    </w:p>
    <w:p w14:paraId="5759334B" w14:textId="77777777" w:rsidR="00D01E5D" w:rsidRDefault="00D01E5D">
      <w:pPr>
        <w:pStyle w:val="a3"/>
        <w:rPr>
          <w:sz w:val="20"/>
        </w:rPr>
      </w:pPr>
    </w:p>
    <w:p w14:paraId="14119DB7" w14:textId="77777777" w:rsidR="00D01E5D" w:rsidRDefault="00D01E5D">
      <w:pPr>
        <w:pStyle w:val="a3"/>
        <w:rPr>
          <w:sz w:val="20"/>
        </w:rPr>
      </w:pPr>
    </w:p>
    <w:p w14:paraId="02DC2451" w14:textId="77777777" w:rsidR="00D01E5D" w:rsidRDefault="00D01E5D">
      <w:pPr>
        <w:pStyle w:val="a3"/>
        <w:rPr>
          <w:sz w:val="20"/>
        </w:rPr>
      </w:pPr>
    </w:p>
    <w:p w14:paraId="5269D8B1" w14:textId="77777777" w:rsidR="00D01E5D" w:rsidRDefault="00D01E5D">
      <w:pPr>
        <w:pStyle w:val="a3"/>
        <w:rPr>
          <w:sz w:val="20"/>
        </w:rPr>
      </w:pPr>
    </w:p>
    <w:p w14:paraId="41AAF105" w14:textId="77777777" w:rsidR="00D01E5D" w:rsidRDefault="00D01E5D">
      <w:pPr>
        <w:pStyle w:val="a3"/>
        <w:rPr>
          <w:sz w:val="20"/>
        </w:rPr>
      </w:pPr>
    </w:p>
    <w:p w14:paraId="55ED1AD1" w14:textId="77777777" w:rsidR="00D01E5D" w:rsidRDefault="00D01E5D">
      <w:pPr>
        <w:pStyle w:val="a3"/>
        <w:rPr>
          <w:sz w:val="20"/>
        </w:rPr>
      </w:pPr>
    </w:p>
    <w:p w14:paraId="042AA124" w14:textId="77777777" w:rsidR="00D01E5D" w:rsidRDefault="00D01E5D">
      <w:pPr>
        <w:pStyle w:val="a3"/>
        <w:rPr>
          <w:sz w:val="20"/>
        </w:rPr>
      </w:pPr>
    </w:p>
    <w:p w14:paraId="7274940D" w14:textId="77777777" w:rsidR="00D01E5D" w:rsidRDefault="00D01E5D">
      <w:pPr>
        <w:pStyle w:val="a3"/>
        <w:rPr>
          <w:sz w:val="20"/>
        </w:rPr>
      </w:pPr>
    </w:p>
    <w:p w14:paraId="7D60BCD7" w14:textId="77777777" w:rsidR="00D01E5D" w:rsidRDefault="00D01E5D">
      <w:pPr>
        <w:pStyle w:val="a3"/>
        <w:rPr>
          <w:sz w:val="20"/>
        </w:rPr>
      </w:pPr>
    </w:p>
    <w:p w14:paraId="033989B5" w14:textId="77777777" w:rsidR="00D01E5D" w:rsidRDefault="00D01E5D">
      <w:pPr>
        <w:pStyle w:val="a3"/>
        <w:rPr>
          <w:sz w:val="20"/>
        </w:rPr>
      </w:pPr>
    </w:p>
    <w:p w14:paraId="51649322" w14:textId="77777777" w:rsidR="00D01E5D" w:rsidRDefault="00D01E5D">
      <w:pPr>
        <w:pStyle w:val="a3"/>
        <w:rPr>
          <w:sz w:val="20"/>
        </w:rPr>
      </w:pPr>
    </w:p>
    <w:p w14:paraId="1A6D69E8" w14:textId="77777777" w:rsidR="00D01E5D" w:rsidRDefault="00D01E5D">
      <w:pPr>
        <w:pStyle w:val="a3"/>
        <w:rPr>
          <w:sz w:val="20"/>
        </w:rPr>
      </w:pPr>
    </w:p>
    <w:p w14:paraId="728498A2" w14:textId="77777777" w:rsidR="00D01E5D" w:rsidRDefault="00D01E5D">
      <w:pPr>
        <w:pStyle w:val="a3"/>
        <w:rPr>
          <w:sz w:val="20"/>
        </w:rPr>
      </w:pPr>
    </w:p>
    <w:p w14:paraId="63E07742" w14:textId="5728D7B9" w:rsidR="00D01E5D" w:rsidRDefault="005668DD">
      <w:pPr>
        <w:pStyle w:val="1"/>
        <w:spacing w:before="170" w:line="816" w:lineRule="exact"/>
      </w:pPr>
      <w:r>
        <w:rPr>
          <w:noProof/>
        </w:rPr>
        <mc:AlternateContent>
          <mc:Choice Requires="wps">
            <w:drawing>
              <wp:anchor distT="0" distB="0" distL="114300" distR="114300" simplePos="0" relativeHeight="251639808" behindDoc="0" locked="0" layoutInCell="1" allowOverlap="1" wp14:anchorId="31D24B2B" wp14:editId="6B9A8DD4">
                <wp:simplePos x="0" y="0"/>
                <wp:positionH relativeFrom="page">
                  <wp:posOffset>862965</wp:posOffset>
                </wp:positionH>
                <wp:positionV relativeFrom="paragraph">
                  <wp:posOffset>-352425</wp:posOffset>
                </wp:positionV>
                <wp:extent cx="1059180" cy="2272665"/>
                <wp:effectExtent l="0" t="3175" r="1905" b="635"/>
                <wp:wrapNone/>
                <wp:docPr id="396"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80163" w14:textId="77777777" w:rsidR="00BD5E4B" w:rsidRDefault="00BD5E4B">
                            <w:pPr>
                              <w:spacing w:before="111"/>
                              <w:rPr>
                                <w:rFonts w:ascii="Arial"/>
                                <w:b/>
                                <w:sz w:val="300"/>
                              </w:rPr>
                            </w:pPr>
                            <w:r>
                              <w:rPr>
                                <w:rFonts w:ascii="Arial"/>
                                <w:b/>
                                <w:color w:val="009EDA"/>
                                <w:w w:val="99"/>
                                <w:sz w:val="30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D24B2B" id="Text Box 71" o:spid="_x0000_s1029" type="#_x0000_t202" style="position:absolute;left:0;text-align:left;margin-left:67.95pt;margin-top:-27.75pt;width:83.4pt;height:178.9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8XsgIAALQ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" filled="f" stroked="f">
                <v:textbox inset="0,0,0,0">
                  <w:txbxContent>
                    <w:p w14:paraId="03080163" w14:textId="77777777" w:rsidR="00BD5E4B" w:rsidRDefault="00BD5E4B">
                      <w:pPr>
                        <w:spacing w:before="111"/>
                        <w:rPr>
                          <w:rFonts w:ascii="Arial"/>
                          <w:b/>
                          <w:sz w:val="300"/>
                        </w:rPr>
                      </w:pPr>
                      <w:r>
                        <w:rPr>
                          <w:rFonts w:ascii="Arial"/>
                          <w:b/>
                          <w:color w:val="009EDA"/>
                          <w:w w:val="99"/>
                          <w:sz w:val="300"/>
                        </w:rPr>
                        <w:t>2</w:t>
                      </w:r>
                    </w:p>
                  </w:txbxContent>
                </v:textbox>
                <w10:wrap anchorx="page"/>
              </v:shape>
            </w:pict>
          </mc:Fallback>
        </mc:AlternateContent>
      </w:r>
      <w:bookmarkStart w:id="72" w:name="_bookmark1"/>
      <w:bookmarkEnd w:id="72"/>
      <w:del w:id="73" w:author="Mieko Sato" w:date="2018-03-18T16:38:00Z">
        <w:r w:rsidR="0022633E" w:rsidDel="002D4C14">
          <w:rPr>
            <w:color w:val="009EDA"/>
          </w:rPr>
          <w:delText>共通</w:delText>
        </w:r>
      </w:del>
      <w:ins w:id="74" w:author="Mieko Sato" w:date="2018-03-18T16:38:00Z">
        <w:r w:rsidR="002D4C14">
          <w:rPr>
            <w:rFonts w:hint="eastAsia"/>
            <w:color w:val="009EDA"/>
          </w:rPr>
          <w:t>一般</w:t>
        </w:r>
      </w:ins>
      <w:r w:rsidR="0022633E">
        <w:rPr>
          <w:color w:val="009EDA"/>
        </w:rPr>
        <w:t>的な</w:t>
      </w:r>
    </w:p>
    <w:p w14:paraId="354C1B49" w14:textId="77777777" w:rsidR="00D01E5D" w:rsidRDefault="0022633E">
      <w:pPr>
        <w:spacing w:before="32" w:line="208" w:lineRule="auto"/>
        <w:ind w:left="2660" w:right="3018"/>
        <w:rPr>
          <w:sz w:val="68"/>
        </w:rPr>
      </w:pPr>
      <w:r>
        <w:rPr>
          <w:color w:val="009EDA"/>
          <w:spacing w:val="-41"/>
          <w:w w:val="115"/>
          <w:sz w:val="68"/>
        </w:rPr>
        <w:t>オープンソース</w:t>
      </w:r>
      <w:r>
        <w:rPr>
          <w:color w:val="009EDA"/>
          <w:spacing w:val="-21"/>
          <w:w w:val="120"/>
          <w:sz w:val="68"/>
        </w:rPr>
        <w:t>使用シナリオ</w:t>
      </w:r>
    </w:p>
    <w:p w14:paraId="43BF801C" w14:textId="77777777" w:rsidR="00D01E5D" w:rsidRDefault="00D01E5D">
      <w:pPr>
        <w:spacing w:line="208" w:lineRule="auto"/>
        <w:rPr>
          <w:sz w:val="68"/>
        </w:rPr>
        <w:sectPr w:rsidR="00D01E5D">
          <w:pgSz w:w="12240" w:h="15840"/>
          <w:pgMar w:top="820" w:right="1240" w:bottom="760" w:left="1180" w:header="0" w:footer="560" w:gutter="0"/>
          <w:cols w:space="720"/>
        </w:sectPr>
      </w:pPr>
    </w:p>
    <w:p w14:paraId="24A27BAE" w14:textId="77777777" w:rsidR="00D01E5D" w:rsidRDefault="005668DD">
      <w:pPr>
        <w:pStyle w:val="a3"/>
        <w:rPr>
          <w:sz w:val="20"/>
        </w:rPr>
      </w:pPr>
      <w:r>
        <w:rPr>
          <w:noProof/>
        </w:rPr>
        <w:lastRenderedPageBreak/>
        <mc:AlternateContent>
          <mc:Choice Requires="wpg">
            <w:drawing>
              <wp:anchor distT="0" distB="0" distL="114300" distR="114300" simplePos="0" relativeHeight="251683840" behindDoc="1" locked="0" layoutInCell="1" allowOverlap="1" wp14:anchorId="233FFCB9" wp14:editId="68CEFEAD">
                <wp:simplePos x="0" y="0"/>
                <wp:positionH relativeFrom="page">
                  <wp:posOffset>17145</wp:posOffset>
                </wp:positionH>
                <wp:positionV relativeFrom="page">
                  <wp:posOffset>6350</wp:posOffset>
                </wp:positionV>
                <wp:extent cx="7755255" cy="563880"/>
                <wp:effectExtent l="0" t="0" r="0" b="1270"/>
                <wp:wrapNone/>
                <wp:docPr id="393"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94" name="Rectangle 70"/>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Text Box 69"/>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C71E8" w14:textId="77777777" w:rsidR="00BD5E4B" w:rsidRDefault="00BD5E4B">
                              <w:pPr>
                                <w:rPr>
                                  <w:sz w:val="24"/>
                                </w:rPr>
                              </w:pPr>
                            </w:p>
                            <w:p w14:paraId="2B5A7D57" w14:textId="77777777" w:rsidR="00BD5E4B" w:rsidRDefault="00BD5E4B">
                              <w:pPr>
                                <w:spacing w:before="162"/>
                                <w:ind w:left="1548"/>
                                <w:rPr>
                                  <w:sz w:val="24"/>
                                </w:rPr>
                              </w:pPr>
                              <w:r>
                                <w:rPr>
                                  <w:color w:val="2A476B"/>
                                  <w:w w:val="120"/>
                                  <w:sz w:val="24"/>
                                </w:rPr>
                                <w:t>Ｍ＆Ａ取引におけるオープンソース監査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3FFCB9" id="Group 68" o:spid="_x0000_s1030" style="position:absolute;margin-left:1.35pt;margin-top:.5pt;width:610.65pt;height:44.4pt;z-index:-251632640;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">
                <v:rect id="Rectangle 70" o:spid="_x0000_s1031"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" fillcolor="#fbfbfa" stroked="f"/>
                <v:shape id="Text Box 69" o:spid="_x0000_s1032"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14:paraId="106C71E8" w14:textId="77777777" w:rsidR="00BD5E4B" w:rsidRDefault="00BD5E4B">
                        <w:pPr>
                          <w:rPr>
                            <w:sz w:val="24"/>
                          </w:rPr>
                        </w:pPr>
                      </w:p>
                      <w:p w14:paraId="2B5A7D57" w14:textId="77777777" w:rsidR="00BD5E4B" w:rsidRDefault="00BD5E4B">
                        <w:pPr>
                          <w:spacing w:before="162"/>
                          <w:ind w:left="1548"/>
                          <w:rPr>
                            <w:sz w:val="24"/>
                          </w:rPr>
                        </w:pPr>
                        <w:r>
                          <w:rPr>
                            <w:color w:val="2A476B"/>
                            <w:w w:val="120"/>
                            <w:sz w:val="24"/>
                          </w:rPr>
                          <w:t>Ｍ＆Ａ取引におけるオープンソース監査</w:t>
                        </w:r>
                      </w:p>
                    </w:txbxContent>
                  </v:textbox>
                </v:shape>
                <w10:wrap anchorx="page" anchory="page"/>
              </v:group>
            </w:pict>
          </mc:Fallback>
        </mc:AlternateContent>
      </w:r>
    </w:p>
    <w:p w14:paraId="086F7CF5" w14:textId="77777777" w:rsidR="00D01E5D" w:rsidRDefault="00D01E5D">
      <w:pPr>
        <w:pStyle w:val="a3"/>
        <w:rPr>
          <w:sz w:val="20"/>
        </w:rPr>
      </w:pPr>
    </w:p>
    <w:p w14:paraId="38198611" w14:textId="77777777" w:rsidR="00D01E5D" w:rsidRDefault="00D01E5D">
      <w:pPr>
        <w:pStyle w:val="a3"/>
        <w:rPr>
          <w:sz w:val="20"/>
        </w:rPr>
      </w:pPr>
    </w:p>
    <w:p w14:paraId="46390375" w14:textId="77777777" w:rsidR="00D01E5D" w:rsidRDefault="00D01E5D">
      <w:pPr>
        <w:pStyle w:val="a3"/>
        <w:rPr>
          <w:sz w:val="20"/>
        </w:rPr>
      </w:pPr>
    </w:p>
    <w:p w14:paraId="14466BB5" w14:textId="77777777" w:rsidR="00D01E5D" w:rsidRDefault="00D01E5D">
      <w:pPr>
        <w:pStyle w:val="a3"/>
        <w:rPr>
          <w:sz w:val="20"/>
        </w:rPr>
      </w:pPr>
    </w:p>
    <w:p w14:paraId="6C9ECE2D" w14:textId="77777777" w:rsidR="00D01E5D" w:rsidRDefault="00D01E5D">
      <w:pPr>
        <w:pStyle w:val="a3"/>
        <w:rPr>
          <w:sz w:val="20"/>
        </w:rPr>
      </w:pPr>
    </w:p>
    <w:p w14:paraId="235882DE" w14:textId="77777777" w:rsidR="00D01E5D" w:rsidRDefault="00D01E5D">
      <w:pPr>
        <w:pStyle w:val="a3"/>
        <w:rPr>
          <w:sz w:val="20"/>
        </w:rPr>
      </w:pPr>
    </w:p>
    <w:p w14:paraId="15A1557E" w14:textId="77777777" w:rsidR="00D01E5D" w:rsidRDefault="00D01E5D">
      <w:pPr>
        <w:pStyle w:val="a3"/>
        <w:rPr>
          <w:sz w:val="20"/>
        </w:rPr>
      </w:pPr>
    </w:p>
    <w:p w14:paraId="69598A41" w14:textId="77777777" w:rsidR="00D01E5D" w:rsidRDefault="00D01E5D">
      <w:pPr>
        <w:pStyle w:val="a3"/>
        <w:rPr>
          <w:sz w:val="20"/>
        </w:rPr>
      </w:pPr>
    </w:p>
    <w:p w14:paraId="2B19C465" w14:textId="77777777" w:rsidR="00D01E5D" w:rsidRDefault="00D01E5D">
      <w:pPr>
        <w:pStyle w:val="a3"/>
        <w:rPr>
          <w:sz w:val="20"/>
        </w:rPr>
      </w:pPr>
    </w:p>
    <w:p w14:paraId="169015EF" w14:textId="77777777" w:rsidR="00D01E5D" w:rsidRDefault="00D01E5D">
      <w:pPr>
        <w:pStyle w:val="a3"/>
        <w:rPr>
          <w:sz w:val="20"/>
        </w:rPr>
      </w:pPr>
    </w:p>
    <w:p w14:paraId="30A630FD" w14:textId="77777777" w:rsidR="00D01E5D" w:rsidRDefault="00D01E5D">
      <w:pPr>
        <w:pStyle w:val="a3"/>
        <w:rPr>
          <w:sz w:val="20"/>
        </w:rPr>
      </w:pPr>
    </w:p>
    <w:p w14:paraId="72B23878" w14:textId="224F6E8B" w:rsidR="00D01E5D" w:rsidRDefault="0022633E">
      <w:pPr>
        <w:pStyle w:val="a3"/>
        <w:spacing w:before="214"/>
        <w:ind w:left="395" w:right="329"/>
      </w:pPr>
      <w:r>
        <w:rPr>
          <w:color w:val="414042"/>
          <w:spacing w:val="-8"/>
          <w:w w:val="110"/>
        </w:rPr>
        <w:t>オープンソースのデュー</w:t>
      </w:r>
      <w:ins w:id="75" w:author="Mieko Sato" w:date="2018-03-18T14:44:00Z">
        <w:r w:rsidR="00CA6F34">
          <w:rPr>
            <w:rFonts w:hint="eastAsia"/>
            <w:color w:val="414042"/>
            <w:spacing w:val="-8"/>
            <w:w w:val="110"/>
          </w:rPr>
          <w:t xml:space="preserve"> </w:t>
        </w:r>
      </w:ins>
      <w:r>
        <w:rPr>
          <w:color w:val="414042"/>
          <w:spacing w:val="-8"/>
          <w:w w:val="110"/>
        </w:rPr>
        <w:t>デリジェンスの話に入る前に、買収対象</w:t>
      </w:r>
      <w:ins w:id="76" w:author="工内隆" w:date="2018-02-15T14:27:00Z">
        <w:r>
          <w:rPr>
            <w:rFonts w:hint="eastAsia"/>
            <w:color w:val="414042"/>
            <w:spacing w:val="-8"/>
            <w:w w:val="110"/>
          </w:rPr>
          <w:t>企業</w:t>
        </w:r>
      </w:ins>
      <w:r>
        <w:rPr>
          <w:color w:val="414042"/>
          <w:spacing w:val="-8"/>
          <w:w w:val="110"/>
        </w:rPr>
        <w:t>の開発プロセス</w:t>
      </w:r>
      <w:r>
        <w:rPr>
          <w:color w:val="414042"/>
          <w:spacing w:val="-3"/>
          <w:w w:val="110"/>
        </w:rPr>
        <w:t>でオープンソース ソフ</w:t>
      </w:r>
      <w:r>
        <w:rPr>
          <w:color w:val="414042"/>
          <w:w w:val="105"/>
        </w:rPr>
        <w:t>ト</w:t>
      </w:r>
      <w:r>
        <w:rPr>
          <w:color w:val="414042"/>
          <w:spacing w:val="-4"/>
          <w:w w:val="110"/>
        </w:rPr>
        <w:t>ウェアが取り込まれ</w:t>
      </w:r>
      <w:del w:id="77" w:author="Mieko Sato" w:date="2018-03-01T17:52:00Z">
        <w:r w:rsidDel="001D195B">
          <w:rPr>
            <w:rFonts w:hint="eastAsia"/>
            <w:color w:val="414042"/>
            <w:spacing w:val="-4"/>
            <w:w w:val="110"/>
          </w:rPr>
          <w:delText>うる</w:delText>
        </w:r>
      </w:del>
      <w:ins w:id="78" w:author="Mieko Sato" w:date="2018-03-01T17:52:00Z">
        <w:r w:rsidR="001D195B">
          <w:rPr>
            <w:rFonts w:hint="eastAsia"/>
            <w:color w:val="414042"/>
            <w:spacing w:val="-4"/>
            <w:w w:val="110"/>
          </w:rPr>
          <w:t>得る</w:t>
        </w:r>
      </w:ins>
      <w:r>
        <w:rPr>
          <w:color w:val="414042"/>
          <w:spacing w:val="-4"/>
          <w:w w:val="110"/>
        </w:rPr>
        <w:t>さまざまな局面を理解すること</w:t>
      </w:r>
      <w:r>
        <w:rPr>
          <w:color w:val="414042"/>
          <w:spacing w:val="-15"/>
          <w:w w:val="105"/>
        </w:rPr>
        <w:t>が有益です。こ</w:t>
      </w:r>
      <w:del w:id="79" w:author="Mieko Sato" w:date="2018-03-01T17:52:00Z">
        <w:r w:rsidDel="001D195B">
          <w:rPr>
            <w:rFonts w:hint="eastAsia"/>
            <w:color w:val="414042"/>
            <w:spacing w:val="-15"/>
            <w:w w:val="105"/>
          </w:rPr>
          <w:delText>のこと</w:delText>
        </w:r>
      </w:del>
      <w:ins w:id="80" w:author="Mieko Sato" w:date="2018-03-01T17:52:00Z">
        <w:r w:rsidR="001D195B">
          <w:rPr>
            <w:rFonts w:hint="eastAsia"/>
            <w:color w:val="414042"/>
            <w:spacing w:val="-15"/>
            <w:w w:val="105"/>
          </w:rPr>
          <w:t>れ</w:t>
        </w:r>
      </w:ins>
      <w:r>
        <w:rPr>
          <w:color w:val="414042"/>
          <w:spacing w:val="-15"/>
          <w:w w:val="105"/>
        </w:rPr>
        <w:t>は、企業が意識的</w:t>
      </w:r>
      <w:del w:id="81" w:author="Mieko Sato" w:date="2018-03-01T17:53:00Z">
        <w:r w:rsidDel="001D195B">
          <w:rPr>
            <w:rFonts w:hint="eastAsia"/>
            <w:color w:val="414042"/>
            <w:spacing w:val="-15"/>
            <w:w w:val="105"/>
          </w:rPr>
          <w:delText>に、もしくは</w:delText>
        </w:r>
      </w:del>
      <w:ins w:id="82" w:author="Mieko Sato" w:date="2018-03-01T17:53:00Z">
        <w:r w:rsidR="001D195B">
          <w:rPr>
            <w:rFonts w:hint="eastAsia"/>
            <w:color w:val="414042"/>
            <w:spacing w:val="-15"/>
            <w:w w:val="105"/>
          </w:rPr>
          <w:t>または</w:t>
        </w:r>
      </w:ins>
      <w:r>
        <w:rPr>
          <w:color w:val="414042"/>
          <w:spacing w:val="-15"/>
          <w:w w:val="105"/>
        </w:rPr>
        <w:t>無意識に</w:t>
      </w:r>
      <w:ins w:id="83" w:author="Mieko Sato" w:date="2018-03-04T23:03:00Z">
        <w:r w:rsidR="005B0488">
          <w:rPr>
            <w:rFonts w:hint="eastAsia"/>
            <w:color w:val="414042"/>
            <w:spacing w:val="-15"/>
            <w:w w:val="105"/>
          </w:rPr>
          <w:t>、</w:t>
        </w:r>
      </w:ins>
      <w:r>
        <w:rPr>
          <w:color w:val="414042"/>
          <w:spacing w:val="-15"/>
          <w:w w:val="105"/>
        </w:rPr>
        <w:t>自社</w:t>
      </w:r>
      <w:ins w:id="84" w:author="Mieko Sato" w:date="2018-03-01T17:53:00Z">
        <w:r w:rsidR="001D195B">
          <w:rPr>
            <w:rFonts w:hint="eastAsia"/>
            <w:color w:val="414042"/>
            <w:spacing w:val="-15"/>
            <w:w w:val="105"/>
          </w:rPr>
          <w:t>の</w:t>
        </w:r>
      </w:ins>
      <w:r>
        <w:rPr>
          <w:color w:val="414042"/>
          <w:spacing w:val="-15"/>
          <w:w w:val="105"/>
        </w:rPr>
        <w:t>ソースコード ベ</w:t>
      </w:r>
      <w:r>
        <w:rPr>
          <w:color w:val="414042"/>
          <w:spacing w:val="-3"/>
          <w:w w:val="110"/>
        </w:rPr>
        <w:t>ースにオープンソース  ソフ</w:t>
      </w:r>
      <w:r>
        <w:rPr>
          <w:color w:val="414042"/>
          <w:w w:val="105"/>
        </w:rPr>
        <w:t>ト</w:t>
      </w:r>
      <w:r>
        <w:rPr>
          <w:color w:val="414042"/>
          <w:spacing w:val="-11"/>
          <w:w w:val="110"/>
        </w:rPr>
        <w:t>ウェアを組み入れる</w:t>
      </w:r>
      <w:ins w:id="85" w:author="Mieko Sato" w:date="2018-03-01T17:55:00Z">
        <w:r w:rsidR="001D195B">
          <w:rPr>
            <w:rFonts w:hint="eastAsia"/>
            <w:color w:val="414042"/>
            <w:spacing w:val="-11"/>
            <w:w w:val="110"/>
          </w:rPr>
          <w:t>場合</w:t>
        </w:r>
      </w:ins>
      <w:del w:id="86" w:author="Mieko Sato" w:date="2018-03-01T17:55:00Z">
        <w:r w:rsidDel="001D195B">
          <w:rPr>
            <w:color w:val="414042"/>
            <w:spacing w:val="-11"/>
            <w:w w:val="110"/>
          </w:rPr>
          <w:delText>シチュエーション</w:delText>
        </w:r>
      </w:del>
      <w:r>
        <w:rPr>
          <w:color w:val="414042"/>
          <w:spacing w:val="-11"/>
          <w:w w:val="110"/>
        </w:rPr>
        <w:t>にも当てはまり</w:t>
      </w:r>
      <w:r>
        <w:rPr>
          <w:color w:val="414042"/>
          <w:spacing w:val="-18"/>
          <w:w w:val="105"/>
        </w:rPr>
        <w:t>ます。交通違反キップを切られた際に、自らの義務を知らなかったとい</w:t>
      </w:r>
      <w:ins w:id="87" w:author="Mieko Sato" w:date="2018-03-01T17:56:00Z">
        <w:r w:rsidR="001D195B">
          <w:rPr>
            <w:rFonts w:hint="eastAsia"/>
            <w:color w:val="414042"/>
            <w:spacing w:val="-18"/>
            <w:w w:val="105"/>
          </w:rPr>
          <w:t>うのは</w:t>
        </w:r>
      </w:ins>
      <w:del w:id="88" w:author="Mieko Sato" w:date="2018-03-01T17:56:00Z">
        <w:r w:rsidDel="001D195B">
          <w:rPr>
            <w:color w:val="414042"/>
            <w:spacing w:val="-18"/>
            <w:w w:val="105"/>
          </w:rPr>
          <w:delText>っても</w:delText>
        </w:r>
      </w:del>
      <w:r>
        <w:rPr>
          <w:color w:val="414042"/>
          <w:spacing w:val="-18"/>
          <w:w w:val="105"/>
        </w:rPr>
        <w:t>言い</w:t>
      </w:r>
      <w:del w:id="89" w:author="工内隆" w:date="2018-02-15T14:28:00Z">
        <w:r w:rsidDel="0022633E">
          <w:rPr>
            <w:color w:val="414042"/>
            <w:spacing w:val="-18"/>
            <w:w w:val="105"/>
          </w:rPr>
          <w:delText xml:space="preserve">  </w:delText>
        </w:r>
      </w:del>
      <w:r>
        <w:rPr>
          <w:color w:val="414042"/>
          <w:spacing w:val="-16"/>
          <w:w w:val="105"/>
        </w:rPr>
        <w:t>訳に</w:t>
      </w:r>
      <w:del w:id="90" w:author="Mieko Sato" w:date="2018-03-01T17:56:00Z">
        <w:r w:rsidDel="001D195B">
          <w:rPr>
            <w:color w:val="414042"/>
            <w:spacing w:val="-16"/>
            <w:w w:val="105"/>
          </w:rPr>
          <w:delText>は</w:delText>
        </w:r>
      </w:del>
      <w:r>
        <w:rPr>
          <w:color w:val="414042"/>
          <w:spacing w:val="-16"/>
          <w:w w:val="105"/>
        </w:rPr>
        <w:t>なりません。これと同じように、複数の提供元のソフトウェアが使用される可</w:t>
      </w:r>
      <w:r>
        <w:rPr>
          <w:color w:val="414042"/>
          <w:spacing w:val="-10"/>
          <w:w w:val="105"/>
        </w:rPr>
        <w:t>能性のあるさまざまな局面を理解しておくこと</w:t>
      </w:r>
      <w:ins w:id="91" w:author="Mieko Sato" w:date="2018-03-01T17:58:00Z">
        <w:r w:rsidR="001D195B">
          <w:rPr>
            <w:rFonts w:hint="eastAsia"/>
            <w:color w:val="414042"/>
            <w:spacing w:val="-10"/>
            <w:w w:val="105"/>
          </w:rPr>
          <w:t>が</w:t>
        </w:r>
      </w:ins>
      <w:del w:id="92" w:author="Mieko Sato" w:date="2018-03-01T17:58:00Z">
        <w:r w:rsidDel="001D195B">
          <w:rPr>
            <w:color w:val="414042"/>
            <w:spacing w:val="-10"/>
            <w:w w:val="105"/>
          </w:rPr>
          <w:delText>は</w:delText>
        </w:r>
      </w:del>
      <w:r>
        <w:rPr>
          <w:color w:val="414042"/>
          <w:spacing w:val="-10"/>
          <w:w w:val="105"/>
        </w:rPr>
        <w:t>賢明</w:t>
      </w:r>
      <w:del w:id="93" w:author="Mieko Sato" w:date="2018-03-01T17:58:00Z">
        <w:r w:rsidDel="001D195B">
          <w:rPr>
            <w:color w:val="414042"/>
            <w:spacing w:val="-10"/>
            <w:w w:val="105"/>
          </w:rPr>
          <w:delText>なことなの</w:delText>
        </w:r>
      </w:del>
      <w:r>
        <w:rPr>
          <w:color w:val="414042"/>
          <w:spacing w:val="-10"/>
          <w:w w:val="105"/>
        </w:rPr>
        <w:t>です。最も</w:t>
      </w:r>
      <w:ins w:id="94" w:author="Mieko Sato" w:date="2018-03-18T15:57:00Z">
        <w:r w:rsidR="00BE60F5">
          <w:rPr>
            <w:rFonts w:hint="eastAsia"/>
            <w:color w:val="414042"/>
            <w:spacing w:val="-10"/>
            <w:w w:val="105"/>
          </w:rPr>
          <w:t>一般的</w:t>
        </w:r>
      </w:ins>
      <w:del w:id="95" w:author="Mieko Sato" w:date="2018-03-18T15:57:00Z">
        <w:r w:rsidDel="00BE60F5">
          <w:rPr>
            <w:color w:val="414042"/>
            <w:spacing w:val="-10"/>
            <w:w w:val="105"/>
          </w:rPr>
          <w:delText>ありがち</w:delText>
        </w:r>
      </w:del>
      <w:r>
        <w:rPr>
          <w:color w:val="414042"/>
          <w:spacing w:val="-14"/>
          <w:w w:val="105"/>
        </w:rPr>
        <w:t>なオープンソース ソフトウェア使用シナリオ</w:t>
      </w:r>
      <w:del w:id="96" w:author="Mieko Sato" w:date="2018-04-01T16:16:00Z">
        <w:r w:rsidDel="005E6623">
          <w:rPr>
            <w:color w:val="414042"/>
            <w:spacing w:val="-14"/>
            <w:w w:val="105"/>
          </w:rPr>
          <w:delText>と</w:delText>
        </w:r>
      </w:del>
      <w:del w:id="97" w:author="Mieko Sato" w:date="2018-03-18T15:58:00Z">
        <w:r w:rsidDel="00BE60F5">
          <w:rPr>
            <w:rFonts w:hint="eastAsia"/>
            <w:color w:val="414042"/>
            <w:spacing w:val="-14"/>
            <w:w w:val="105"/>
          </w:rPr>
          <w:delText>して</w:delText>
        </w:r>
      </w:del>
      <w:ins w:id="98" w:author="Mieko Sato" w:date="2018-03-18T15:58:00Z">
        <w:r w:rsidR="00BE60F5">
          <w:rPr>
            <w:rFonts w:hint="eastAsia"/>
            <w:color w:val="414042"/>
            <w:spacing w:val="-14"/>
            <w:w w:val="105"/>
          </w:rPr>
          <w:t>は</w:t>
        </w:r>
      </w:ins>
      <w:r>
        <w:rPr>
          <w:color w:val="414042"/>
          <w:spacing w:val="-14"/>
          <w:w w:val="105"/>
        </w:rPr>
        <w:t>、取り込み</w:t>
      </w:r>
      <w:r>
        <w:rPr>
          <w:color w:val="414042"/>
          <w:spacing w:val="-5"/>
          <w:w w:val="105"/>
        </w:rPr>
        <w:t>（Incorporation）</w:t>
      </w:r>
      <w:r>
        <w:rPr>
          <w:color w:val="414042"/>
          <w:spacing w:val="-18"/>
          <w:w w:val="105"/>
        </w:rPr>
        <w:t>、リンク</w:t>
      </w:r>
    </w:p>
    <w:p w14:paraId="3A2D3646" w14:textId="179865C5" w:rsidR="00D01E5D" w:rsidRDefault="0022633E">
      <w:pPr>
        <w:pStyle w:val="a3"/>
        <w:spacing w:before="10"/>
        <w:ind w:left="395"/>
      </w:pPr>
      <w:r>
        <w:rPr>
          <w:color w:val="414042"/>
          <w:w w:val="105"/>
        </w:rPr>
        <w:t>（Linking）、および</w:t>
      </w:r>
      <w:del w:id="99" w:author="Mieko Sato" w:date="2018-03-04T23:04:00Z">
        <w:r w:rsidDel="005B0488">
          <w:rPr>
            <w:color w:val="414042"/>
            <w:w w:val="105"/>
          </w:rPr>
          <w:delText>、</w:delText>
        </w:r>
      </w:del>
      <w:r>
        <w:rPr>
          <w:color w:val="414042"/>
          <w:w w:val="105"/>
        </w:rPr>
        <w:t>改変（Modification）</w:t>
      </w:r>
      <w:del w:id="100" w:author="Mieko Sato" w:date="2018-03-18T15:58:00Z">
        <w:r w:rsidDel="00BE60F5">
          <w:rPr>
            <w:rFonts w:hint="eastAsia"/>
            <w:color w:val="414042"/>
            <w:w w:val="105"/>
          </w:rPr>
          <w:delText>がありま</w:delText>
        </w:r>
      </w:del>
      <w:ins w:id="101" w:author="Mieko Sato" w:date="2018-03-18T15:58:00Z">
        <w:r w:rsidR="00BE60F5">
          <w:rPr>
            <w:rFonts w:hint="eastAsia"/>
            <w:color w:val="414042"/>
            <w:w w:val="105"/>
          </w:rPr>
          <w:t>で</w:t>
        </w:r>
      </w:ins>
      <w:r>
        <w:rPr>
          <w:color w:val="414042"/>
          <w:w w:val="105"/>
        </w:rPr>
        <w:t>す。</w:t>
      </w:r>
    </w:p>
    <w:p w14:paraId="7387FDCF" w14:textId="77777777" w:rsidR="00D01E5D" w:rsidRDefault="00D01E5D">
      <w:pPr>
        <w:pStyle w:val="a3"/>
        <w:rPr>
          <w:sz w:val="25"/>
        </w:rPr>
      </w:pPr>
    </w:p>
    <w:p w14:paraId="4320DAFF" w14:textId="76AA8C18" w:rsidR="00D01E5D" w:rsidRDefault="0022633E">
      <w:pPr>
        <w:pStyle w:val="a3"/>
        <w:spacing w:before="1"/>
        <w:ind w:left="395" w:right="346"/>
      </w:pPr>
      <w:r>
        <w:rPr>
          <w:color w:val="414042"/>
          <w:spacing w:val="-18"/>
          <w:w w:val="110"/>
        </w:rPr>
        <w:t>オープンソースのコンポーネントに変更を加えることや、オープンソースのコードを</w:t>
      </w:r>
      <w:r>
        <w:rPr>
          <w:color w:val="414042"/>
          <w:spacing w:val="-14"/>
          <w:w w:val="110"/>
        </w:rPr>
        <w:t xml:space="preserve">プロプライエタリ </w:t>
      </w:r>
      <w:ins w:id="102" w:author="Mieko Sato" w:date="2018-03-04T23:05:00Z">
        <w:r w:rsidR="002177A5">
          <w:rPr>
            <w:rFonts w:hint="eastAsia"/>
            <w:color w:val="414042"/>
            <w:spacing w:val="-14"/>
            <w:w w:val="110"/>
          </w:rPr>
          <w:t>コンポーネント</w:t>
        </w:r>
      </w:ins>
      <w:del w:id="103" w:author="Mieko Sato" w:date="2018-03-04T23:05:00Z">
        <w:r w:rsidDel="002177A5">
          <w:rPr>
            <w:color w:val="414042"/>
            <w:spacing w:val="-14"/>
            <w:w w:val="110"/>
          </w:rPr>
          <w:delText>コード</w:delText>
        </w:r>
      </w:del>
      <w:r>
        <w:rPr>
          <w:color w:val="414042"/>
          <w:spacing w:val="-14"/>
          <w:w w:val="110"/>
        </w:rPr>
        <w:t>や</w:t>
      </w:r>
      <w:commentRangeStart w:id="104"/>
      <w:r>
        <w:rPr>
          <w:color w:val="414042"/>
          <w:spacing w:val="-14"/>
          <w:w w:val="110"/>
        </w:rPr>
        <w:t>サード</w:t>
      </w:r>
      <w:commentRangeEnd w:id="104"/>
      <w:r w:rsidR="00E46642">
        <w:rPr>
          <w:rStyle w:val="ac"/>
        </w:rPr>
        <w:commentReference w:id="104"/>
      </w:r>
      <w:del w:id="105" w:author="Mieko Sato" w:date="2018-03-04T10:15:00Z">
        <w:r w:rsidDel="00E46642">
          <w:rPr>
            <w:color w:val="414042"/>
            <w:spacing w:val="-14"/>
            <w:w w:val="110"/>
          </w:rPr>
          <w:delText xml:space="preserve"> </w:delText>
        </w:r>
      </w:del>
      <w:r>
        <w:rPr>
          <w:color w:val="414042"/>
          <w:spacing w:val="-14"/>
          <w:w w:val="110"/>
        </w:rPr>
        <w:t xml:space="preserve">パーティ </w:t>
      </w:r>
      <w:ins w:id="106" w:author="Mieko Sato" w:date="2018-03-04T23:05:00Z">
        <w:r w:rsidR="002177A5">
          <w:rPr>
            <w:rFonts w:hint="eastAsia"/>
            <w:color w:val="414042"/>
            <w:spacing w:val="-14"/>
            <w:w w:val="110"/>
          </w:rPr>
          <w:t>コンポーネント</w:t>
        </w:r>
      </w:ins>
      <w:del w:id="107" w:author="Mieko Sato" w:date="2018-03-04T23:05:00Z">
        <w:r w:rsidDel="002177A5">
          <w:rPr>
            <w:color w:val="414042"/>
            <w:spacing w:val="-14"/>
            <w:w w:val="110"/>
          </w:rPr>
          <w:delText>コード</w:delText>
        </w:r>
      </w:del>
      <w:r>
        <w:rPr>
          <w:color w:val="414042"/>
          <w:spacing w:val="-14"/>
          <w:w w:val="110"/>
        </w:rPr>
        <w:t>に注入</w:t>
      </w:r>
      <w:r>
        <w:rPr>
          <w:color w:val="414042"/>
          <w:spacing w:val="-6"/>
          <w:w w:val="110"/>
        </w:rPr>
        <w:t>（Inject）</w:t>
      </w:r>
      <w:r>
        <w:rPr>
          <w:color w:val="414042"/>
          <w:spacing w:val="-11"/>
          <w:w w:val="110"/>
        </w:rPr>
        <w:t>することは、監査</w:t>
      </w:r>
      <w:r>
        <w:rPr>
          <w:color w:val="414042"/>
          <w:spacing w:val="-17"/>
          <w:w w:val="105"/>
        </w:rPr>
        <w:t>サービス プロバイダ</w:t>
      </w:r>
      <w:ins w:id="108" w:author="Mieko Sato" w:date="2018-03-01T17:59:00Z">
        <w:r w:rsidR="00B43CD2">
          <w:rPr>
            <w:rFonts w:hint="eastAsia"/>
            <w:color w:val="414042"/>
            <w:spacing w:val="-17"/>
            <w:w w:val="105"/>
          </w:rPr>
          <w:t>ー</w:t>
        </w:r>
      </w:ins>
      <w:r>
        <w:rPr>
          <w:color w:val="414042"/>
          <w:spacing w:val="-17"/>
          <w:w w:val="105"/>
        </w:rPr>
        <w:t>のコード発見・報告手法に影響を与える可能性があります。オ</w:t>
      </w:r>
      <w:r>
        <w:rPr>
          <w:color w:val="414042"/>
          <w:spacing w:val="-15"/>
          <w:w w:val="110"/>
        </w:rPr>
        <w:t>ープンソース監査のサービス</w:t>
      </w:r>
      <w:ins w:id="109" w:author="Mieko Sato" w:date="2018-03-04T23:08:00Z">
        <w:r w:rsidR="002177A5">
          <w:rPr>
            <w:rFonts w:hint="eastAsia"/>
            <w:color w:val="414042"/>
            <w:spacing w:val="-15"/>
            <w:w w:val="110"/>
          </w:rPr>
          <w:t xml:space="preserve"> プロバイダー</w:t>
        </w:r>
      </w:ins>
      <w:commentRangeStart w:id="110"/>
      <w:del w:id="111" w:author="Mieko Sato" w:date="2018-03-04T23:08:00Z">
        <w:r w:rsidDel="002177A5">
          <w:rPr>
            <w:color w:val="414042"/>
            <w:spacing w:val="-15"/>
            <w:w w:val="110"/>
          </w:rPr>
          <w:delText>提供者</w:delText>
        </w:r>
      </w:del>
      <w:commentRangeEnd w:id="110"/>
      <w:r w:rsidR="002177A5">
        <w:rPr>
          <w:rStyle w:val="ac"/>
        </w:rPr>
        <w:commentReference w:id="110"/>
      </w:r>
      <w:r>
        <w:rPr>
          <w:color w:val="414042"/>
          <w:spacing w:val="-15"/>
          <w:w w:val="110"/>
        </w:rPr>
        <w:t>と関わる際に</w:t>
      </w:r>
      <w:ins w:id="112" w:author="Mieko Sato" w:date="2018-03-04T23:14:00Z">
        <w:r w:rsidR="002177A5">
          <w:rPr>
            <w:rFonts w:hint="eastAsia"/>
            <w:color w:val="414042"/>
            <w:spacing w:val="-15"/>
            <w:w w:val="110"/>
          </w:rPr>
          <w:t>は</w:t>
        </w:r>
      </w:ins>
      <w:r>
        <w:rPr>
          <w:color w:val="414042"/>
          <w:spacing w:val="-15"/>
          <w:w w:val="110"/>
        </w:rPr>
        <w:t>、彼ら</w:t>
      </w:r>
      <w:ins w:id="113" w:author="Mieko Sato" w:date="2018-03-04T23:09:00Z">
        <w:r w:rsidR="002177A5">
          <w:rPr>
            <w:rFonts w:hint="eastAsia"/>
            <w:color w:val="414042"/>
            <w:spacing w:val="-15"/>
            <w:w w:val="110"/>
          </w:rPr>
          <w:t>の発見アプローチ</w:t>
        </w:r>
      </w:ins>
      <w:r>
        <w:rPr>
          <w:color w:val="414042"/>
          <w:spacing w:val="-15"/>
          <w:w w:val="110"/>
        </w:rPr>
        <w:t>が</w:t>
      </w:r>
      <w:ins w:id="114" w:author="Mieko Sato" w:date="2018-03-04T23:11:00Z">
        <w:r w:rsidR="002177A5">
          <w:rPr>
            <w:rFonts w:hint="eastAsia"/>
            <w:color w:val="414042"/>
            <w:spacing w:val="-15"/>
            <w:w w:val="110"/>
          </w:rPr>
          <w:t>どのように</w:t>
        </w:r>
      </w:ins>
      <w:del w:id="115" w:author="Mieko Sato" w:date="2018-03-04T23:10:00Z">
        <w:r w:rsidDel="002177A5">
          <w:rPr>
            <w:color w:val="414042"/>
            <w:spacing w:val="-15"/>
            <w:w w:val="110"/>
          </w:rPr>
          <w:delText>ど</w:delText>
        </w:r>
      </w:del>
      <w:del w:id="116" w:author="Mieko Sato" w:date="2018-03-01T17:59:00Z">
        <w:r w:rsidDel="00B43CD2">
          <w:rPr>
            <w:color w:val="414042"/>
            <w:spacing w:val="-15"/>
            <w:w w:val="110"/>
          </w:rPr>
          <w:delText>うやって</w:delText>
        </w:r>
      </w:del>
      <w:r>
        <w:rPr>
          <w:color w:val="414042"/>
          <w:spacing w:val="-15"/>
          <w:w w:val="110"/>
        </w:rPr>
        <w:t>オープンソー</w:t>
      </w:r>
      <w:r>
        <w:rPr>
          <w:color w:val="414042"/>
          <w:spacing w:val="-17"/>
          <w:w w:val="105"/>
        </w:rPr>
        <w:t>スのコードを</w:t>
      </w:r>
      <w:del w:id="117" w:author="Mieko Sato" w:date="2018-03-04T23:10:00Z">
        <w:r w:rsidDel="002177A5">
          <w:rPr>
            <w:color w:val="414042"/>
            <w:spacing w:val="-17"/>
            <w:w w:val="105"/>
          </w:rPr>
          <w:delText>発見し、</w:delText>
        </w:r>
      </w:del>
      <w:r>
        <w:rPr>
          <w:color w:val="414042"/>
          <w:spacing w:val="-17"/>
          <w:w w:val="105"/>
        </w:rPr>
        <w:t>捕捉する</w:t>
      </w:r>
      <w:ins w:id="118" w:author="Mieko Sato" w:date="2018-03-04T23:11:00Z">
        <w:r w:rsidR="002177A5">
          <w:rPr>
            <w:rFonts w:hint="eastAsia"/>
            <w:color w:val="414042"/>
            <w:spacing w:val="-17"/>
            <w:w w:val="105"/>
          </w:rPr>
          <w:t>の</w:t>
        </w:r>
      </w:ins>
      <w:r>
        <w:rPr>
          <w:color w:val="414042"/>
          <w:spacing w:val="-17"/>
          <w:w w:val="105"/>
        </w:rPr>
        <w:t>か</w:t>
      </w:r>
      <w:del w:id="119" w:author="Mieko Sato" w:date="2018-03-04T23:11:00Z">
        <w:r w:rsidDel="002177A5">
          <w:rPr>
            <w:color w:val="414042"/>
            <w:spacing w:val="-17"/>
            <w:w w:val="105"/>
          </w:rPr>
          <w:delText>、そのアプローチ</w:delText>
        </w:r>
      </w:del>
      <w:r>
        <w:rPr>
          <w:color w:val="414042"/>
          <w:spacing w:val="-17"/>
          <w:w w:val="105"/>
        </w:rPr>
        <w:t>を理解することがしばしば助けと</w:t>
      </w:r>
      <w:del w:id="120" w:author="Mieko Sato" w:date="2018-03-01T17:59:00Z">
        <w:r w:rsidDel="00B43CD2">
          <w:rPr>
            <w:color w:val="414042"/>
            <w:spacing w:val="-17"/>
            <w:w w:val="105"/>
          </w:rPr>
          <w:delText xml:space="preserve"> </w:delText>
        </w:r>
      </w:del>
      <w:r>
        <w:rPr>
          <w:color w:val="414042"/>
          <w:spacing w:val="-21"/>
          <w:w w:val="110"/>
        </w:rPr>
        <w:t>な</w:t>
      </w:r>
      <w:ins w:id="121" w:author="Mieko Sato" w:date="2018-03-04T23:19:00Z">
        <w:r w:rsidR="00341949">
          <w:rPr>
            <w:rFonts w:hint="eastAsia"/>
            <w:color w:val="414042"/>
            <w:spacing w:val="-21"/>
            <w:w w:val="110"/>
          </w:rPr>
          <w:t>りま</w:t>
        </w:r>
      </w:ins>
      <w:del w:id="122" w:author="Mieko Sato" w:date="2018-03-04T23:19:00Z">
        <w:r w:rsidDel="00341949">
          <w:rPr>
            <w:color w:val="414042"/>
            <w:spacing w:val="-21"/>
            <w:w w:val="110"/>
          </w:rPr>
          <w:delText>るので</w:delText>
        </w:r>
      </w:del>
      <w:r>
        <w:rPr>
          <w:color w:val="414042"/>
          <w:spacing w:val="-21"/>
          <w:w w:val="110"/>
        </w:rPr>
        <w:t>す。</w:t>
      </w:r>
    </w:p>
    <w:p w14:paraId="5E7E3895" w14:textId="77777777" w:rsidR="00D01E5D" w:rsidRDefault="00D01E5D">
      <w:pPr>
        <w:pStyle w:val="a3"/>
      </w:pPr>
    </w:p>
    <w:p w14:paraId="2B4DA511" w14:textId="25F81E48" w:rsidR="00D01E5D" w:rsidRDefault="005668DD">
      <w:pPr>
        <w:pStyle w:val="2"/>
        <w:numPr>
          <w:ilvl w:val="1"/>
          <w:numId w:val="11"/>
        </w:numPr>
        <w:tabs>
          <w:tab w:val="left" w:pos="1131"/>
        </w:tabs>
        <w:spacing w:before="208"/>
      </w:pPr>
      <w:r>
        <w:rPr>
          <w:noProof/>
        </w:rPr>
        <mc:AlternateContent>
          <mc:Choice Requires="wps">
            <w:drawing>
              <wp:anchor distT="0" distB="0" distL="0" distR="0" simplePos="0" relativeHeight="251640832" behindDoc="0" locked="0" layoutInCell="1" allowOverlap="1" wp14:anchorId="680D18E6" wp14:editId="59811887">
                <wp:simplePos x="0" y="0"/>
                <wp:positionH relativeFrom="page">
                  <wp:posOffset>1000125</wp:posOffset>
                </wp:positionH>
                <wp:positionV relativeFrom="paragraph">
                  <wp:posOffset>570230</wp:posOffset>
                </wp:positionV>
                <wp:extent cx="5779135" cy="0"/>
                <wp:effectExtent l="9525" t="10795" r="12065" b="8255"/>
                <wp:wrapTopAndBottom/>
                <wp:docPr id="392"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CCBCB" id="Line 67" o:spid="_x0000_s1026" style="position:absolute;left:0;text-align:lef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9pt" to="533.8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" strokecolor="#aaaaad" strokeweight="1pt">
                <w10:wrap type="topAndBottom" anchorx="page"/>
              </v:line>
            </w:pict>
          </mc:Fallback>
        </mc:AlternateContent>
      </w:r>
      <w:r w:rsidR="0022633E">
        <w:rPr>
          <w:color w:val="414042"/>
          <w:spacing w:val="-9"/>
          <w:w w:val="105"/>
        </w:rPr>
        <w:t>取り込</w:t>
      </w:r>
      <w:del w:id="123" w:author="Mieko Sato" w:date="2018-03-18T16:39:00Z">
        <w:r w:rsidR="0022633E" w:rsidDel="002D4C14">
          <w:rPr>
            <w:rFonts w:hint="eastAsia"/>
            <w:color w:val="414042"/>
            <w:spacing w:val="-9"/>
            <w:w w:val="105"/>
          </w:rPr>
          <w:delText>む</w:delText>
        </w:r>
      </w:del>
      <w:ins w:id="124" w:author="Mieko Sato" w:date="2018-03-18T16:39:00Z">
        <w:r w:rsidR="002D4C14">
          <w:rPr>
            <w:rFonts w:hint="eastAsia"/>
            <w:color w:val="414042"/>
            <w:spacing w:val="-9"/>
            <w:w w:val="105"/>
          </w:rPr>
          <w:t>み</w:t>
        </w:r>
      </w:ins>
      <w:r w:rsidR="0022633E">
        <w:rPr>
          <w:color w:val="414042"/>
          <w:w w:val="105"/>
        </w:rPr>
        <w:t>（Incorporation）</w:t>
      </w:r>
    </w:p>
    <w:p w14:paraId="5CC23718" w14:textId="0E24070C" w:rsidR="00D01E5D" w:rsidRDefault="0022633E">
      <w:pPr>
        <w:pStyle w:val="a3"/>
        <w:spacing w:before="191"/>
        <w:ind w:left="395" w:right="321"/>
      </w:pPr>
      <w:r>
        <w:rPr>
          <w:color w:val="414042"/>
          <w:spacing w:val="-1"/>
          <w:w w:val="105"/>
        </w:rPr>
        <w:t>開発者</w:t>
      </w:r>
      <w:ins w:id="125" w:author="Mieko Sato" w:date="2018-03-04T23:27:00Z">
        <w:r w:rsidR="00341949">
          <w:rPr>
            <w:rFonts w:hint="eastAsia"/>
            <w:color w:val="414042"/>
            <w:spacing w:val="-1"/>
            <w:w w:val="105"/>
          </w:rPr>
          <w:t>は、</w:t>
        </w:r>
      </w:ins>
      <w:del w:id="126" w:author="Mieko Sato" w:date="2018-03-04T23:27:00Z">
        <w:r w:rsidDel="00341949">
          <w:rPr>
            <w:color w:val="414042"/>
            <w:spacing w:val="-1"/>
            <w:w w:val="105"/>
          </w:rPr>
          <w:delText>が</w:delText>
        </w:r>
      </w:del>
      <w:del w:id="127" w:author="Mieko Sato" w:date="2018-03-04T23:22:00Z">
        <w:r w:rsidDel="00341949">
          <w:rPr>
            <w:color w:val="414042"/>
            <w:spacing w:val="-1"/>
            <w:w w:val="105"/>
          </w:rPr>
          <w:delText>ソフ</w:delText>
        </w:r>
        <w:r w:rsidDel="00341949">
          <w:rPr>
            <w:color w:val="414042"/>
          </w:rPr>
          <w:delText>ト</w:delText>
        </w:r>
        <w:r w:rsidDel="00341949">
          <w:rPr>
            <w:color w:val="414042"/>
            <w:spacing w:val="-10"/>
            <w:w w:val="105"/>
          </w:rPr>
          <w:delText>ウェア製品の中に</w:delText>
        </w:r>
      </w:del>
      <w:r>
        <w:rPr>
          <w:color w:val="414042"/>
          <w:spacing w:val="-10"/>
          <w:w w:val="105"/>
        </w:rPr>
        <w:t>オープンソース コンポーネン</w:t>
      </w:r>
      <w:r>
        <w:rPr>
          <w:color w:val="414042"/>
          <w:spacing w:val="5"/>
        </w:rPr>
        <w:t>ト</w:t>
      </w:r>
      <w:ins w:id="128" w:author="Mieko Sato" w:date="2018-03-05T00:16:00Z">
        <w:r w:rsidR="00476976">
          <w:rPr>
            <w:rFonts w:hint="eastAsia"/>
            <w:color w:val="414042"/>
            <w:spacing w:val="5"/>
          </w:rPr>
          <w:t>全体</w:t>
        </w:r>
      </w:ins>
      <w:ins w:id="129" w:author="Mieko Sato" w:date="2018-03-04T23:22:00Z">
        <w:r w:rsidR="00341949">
          <w:rPr>
            <w:rFonts w:hint="eastAsia"/>
            <w:color w:val="414042"/>
            <w:spacing w:val="5"/>
          </w:rPr>
          <w:t>を使う</w:t>
        </w:r>
      </w:ins>
      <w:ins w:id="130" w:author="Mieko Sato" w:date="2018-03-04T23:29:00Z">
        <w:r w:rsidR="00BB1744">
          <w:rPr>
            <w:rFonts w:hint="eastAsia"/>
            <w:color w:val="414042"/>
            <w:spacing w:val="5"/>
          </w:rPr>
          <w:t>こと</w:t>
        </w:r>
      </w:ins>
      <w:ins w:id="131" w:author="Mieko Sato" w:date="2018-03-04T23:22:00Z">
        <w:r w:rsidR="00341949">
          <w:rPr>
            <w:rFonts w:hint="eastAsia"/>
            <w:color w:val="414042"/>
            <w:spacing w:val="5"/>
          </w:rPr>
          <w:t>もあれば、</w:t>
        </w:r>
      </w:ins>
      <w:del w:id="132" w:author="Mieko Sato" w:date="2018-03-04T23:22:00Z">
        <w:r w:rsidDel="00341949">
          <w:rPr>
            <w:color w:val="414042"/>
            <w:w w:val="105"/>
          </w:rPr>
          <w:delText>全部</w:delText>
        </w:r>
      </w:del>
      <w:del w:id="133" w:author="Mieko Sato" w:date="2018-03-01T18:00:00Z">
        <w:r w:rsidDel="00B43CD2">
          <w:rPr>
            <w:color w:val="414042"/>
          </w:rPr>
          <w:delText>も</w:delText>
        </w:r>
        <w:r w:rsidDel="00B43CD2">
          <w:rPr>
            <w:color w:val="414042"/>
            <w:spacing w:val="-4"/>
            <w:w w:val="105"/>
          </w:rPr>
          <w:delText>しく</w:delText>
        </w:r>
      </w:del>
      <w:del w:id="134" w:author="Mieko Sato" w:date="2018-03-04T23:23:00Z">
        <w:r w:rsidDel="00341949">
          <w:rPr>
            <w:color w:val="414042"/>
            <w:spacing w:val="-4"/>
            <w:w w:val="105"/>
          </w:rPr>
          <w:delText>は</w:delText>
        </w:r>
      </w:del>
      <w:ins w:id="135" w:author="Mieko Sato" w:date="2018-03-05T00:17:00Z">
        <w:r w:rsidR="00476976">
          <w:rPr>
            <w:rFonts w:hint="eastAsia"/>
            <w:color w:val="414042"/>
            <w:spacing w:val="-4"/>
            <w:w w:val="105"/>
          </w:rPr>
          <w:t>コンポーネント</w:t>
        </w:r>
      </w:ins>
      <w:ins w:id="136" w:author="Mieko Sato" w:date="2018-03-04T23:24:00Z">
        <w:r w:rsidR="00341949">
          <w:rPr>
            <w:rFonts w:hint="eastAsia"/>
            <w:color w:val="414042"/>
            <w:spacing w:val="-4"/>
            <w:w w:val="105"/>
          </w:rPr>
          <w:t>の</w:t>
        </w:r>
      </w:ins>
      <w:ins w:id="137" w:author="Mieko Sato" w:date="2018-03-04T23:25:00Z">
        <w:r w:rsidR="00341949">
          <w:rPr>
            <w:rFonts w:hint="eastAsia"/>
            <w:color w:val="414042"/>
            <w:spacing w:val="-4"/>
            <w:w w:val="105"/>
          </w:rPr>
          <w:t>一部</w:t>
        </w:r>
      </w:ins>
      <w:del w:id="138" w:author="Mieko Sato" w:date="2018-03-04T23:25:00Z">
        <w:r w:rsidDel="00341949">
          <w:rPr>
            <w:color w:val="414042"/>
            <w:spacing w:val="-4"/>
            <w:w w:val="105"/>
          </w:rPr>
          <w:delText>部分</w:delText>
        </w:r>
        <w:r w:rsidDel="00341949">
          <w:rPr>
            <w:color w:val="414042"/>
            <w:spacing w:val="-7"/>
            <w:w w:val="110"/>
          </w:rPr>
          <w:delText>的なコピー</w:delText>
        </w:r>
      </w:del>
      <w:r>
        <w:rPr>
          <w:color w:val="414042"/>
          <w:spacing w:val="-20"/>
          <w:w w:val="110"/>
        </w:rPr>
        <w:t>（</w:t>
      </w:r>
      <w:del w:id="139" w:author="Mieko Sato" w:date="2018-03-04T23:28:00Z">
        <w:r w:rsidDel="00BB1744">
          <w:rPr>
            <w:color w:val="414042"/>
            <w:spacing w:val="-6"/>
            <w:w w:val="110"/>
          </w:rPr>
          <w:delText>これは</w:delText>
        </w:r>
      </w:del>
      <w:r>
        <w:rPr>
          <w:color w:val="414042"/>
          <w:spacing w:val="-6"/>
          <w:w w:val="110"/>
        </w:rPr>
        <w:t>スニペッ</w:t>
      </w:r>
      <w:r>
        <w:rPr>
          <w:color w:val="414042"/>
        </w:rPr>
        <w:t>ト</w:t>
      </w:r>
      <w:del w:id="140" w:author="Mieko Sato" w:date="2018-04-02T19:57:00Z">
        <w:r w:rsidDel="0041615A">
          <w:rPr>
            <w:color w:val="414042"/>
            <w:spacing w:val="-3"/>
            <w:w w:val="110"/>
          </w:rPr>
          <w:delText>と</w:delText>
        </w:r>
      </w:del>
      <w:del w:id="141" w:author="Mieko Sato" w:date="2018-03-04T23:29:00Z">
        <w:r w:rsidDel="00C15AAC">
          <w:rPr>
            <w:color w:val="414042"/>
            <w:spacing w:val="-3"/>
            <w:w w:val="110"/>
          </w:rPr>
          <w:delText>言われる</w:delText>
        </w:r>
      </w:del>
      <w:del w:id="142" w:author="Mieko Sato" w:date="2018-03-04T23:28:00Z">
        <w:r w:rsidDel="00BB1744">
          <w:rPr>
            <w:color w:val="414042"/>
            <w:spacing w:val="-3"/>
            <w:w w:val="110"/>
          </w:rPr>
          <w:delText>こと</w:delText>
        </w:r>
        <w:r w:rsidDel="00BB1744">
          <w:rPr>
            <w:color w:val="414042"/>
            <w:spacing w:val="2"/>
          </w:rPr>
          <w:delText>も</w:delText>
        </w:r>
        <w:r w:rsidDel="00BB1744">
          <w:rPr>
            <w:color w:val="414042"/>
            <w:w w:val="110"/>
          </w:rPr>
          <w:delText>あ</w:delText>
        </w:r>
        <w:r w:rsidDel="00BB1744">
          <w:rPr>
            <w:color w:val="414042"/>
          </w:rPr>
          <w:delText>り</w:delText>
        </w:r>
        <w:r w:rsidDel="00BB1744">
          <w:rPr>
            <w:color w:val="414042"/>
            <w:spacing w:val="-12"/>
            <w:w w:val="110"/>
          </w:rPr>
          <w:delText>ます</w:delText>
        </w:r>
      </w:del>
      <w:r>
        <w:rPr>
          <w:color w:val="414042"/>
          <w:spacing w:val="-13"/>
          <w:w w:val="110"/>
        </w:rPr>
        <w:t>）</w:t>
      </w:r>
      <w:r>
        <w:rPr>
          <w:color w:val="414042"/>
          <w:spacing w:val="-6"/>
          <w:w w:val="110"/>
        </w:rPr>
        <w:t>を</w:t>
      </w:r>
      <w:ins w:id="143" w:author="Mieko Sato" w:date="2018-03-04T23:26:00Z">
        <w:r w:rsidR="00341949">
          <w:rPr>
            <w:rFonts w:hint="eastAsia"/>
            <w:color w:val="414042"/>
            <w:spacing w:val="-6"/>
            <w:w w:val="110"/>
          </w:rPr>
          <w:t>ソフトウェア製品の中にコピー</w:t>
        </w:r>
      </w:ins>
      <w:del w:id="144" w:author="Mieko Sato" w:date="2018-03-04T23:26:00Z">
        <w:r w:rsidDel="00341949">
          <w:rPr>
            <w:color w:val="414042"/>
            <w:spacing w:val="-6"/>
            <w:w w:val="110"/>
          </w:rPr>
          <w:delText>使用</w:delText>
        </w:r>
      </w:del>
      <w:r>
        <w:rPr>
          <w:color w:val="414042"/>
          <w:spacing w:val="-6"/>
          <w:w w:val="110"/>
        </w:rPr>
        <w:t>する</w:t>
      </w:r>
      <w:ins w:id="145" w:author="Mieko Sato" w:date="2018-03-04T23:29:00Z">
        <w:r w:rsidR="00BB1744">
          <w:rPr>
            <w:rFonts w:hint="eastAsia"/>
            <w:color w:val="414042"/>
            <w:spacing w:val="-6"/>
            <w:w w:val="110"/>
          </w:rPr>
          <w:t>こと</w:t>
        </w:r>
      </w:ins>
      <w:del w:id="146" w:author="Mieko Sato" w:date="2018-03-04T23:29:00Z">
        <w:r w:rsidDel="00BB1744">
          <w:rPr>
            <w:color w:val="414042"/>
            <w:spacing w:val="-6"/>
            <w:w w:val="110"/>
          </w:rPr>
          <w:delText>場合</w:delText>
        </w:r>
      </w:del>
      <w:del w:id="147" w:author="Mieko Sato" w:date="2018-03-04T23:26:00Z">
        <w:r w:rsidDel="00341949">
          <w:rPr>
            <w:rFonts w:hint="eastAsia"/>
            <w:color w:val="414042"/>
            <w:spacing w:val="-6"/>
            <w:w w:val="110"/>
          </w:rPr>
          <w:delText>が</w:delText>
        </w:r>
      </w:del>
      <w:ins w:id="148" w:author="Mieko Sato" w:date="2018-03-04T23:26:00Z">
        <w:r w:rsidR="00341949">
          <w:rPr>
            <w:rFonts w:hint="eastAsia"/>
            <w:color w:val="414042"/>
            <w:spacing w:val="-6"/>
            <w:w w:val="110"/>
          </w:rPr>
          <w:t>も</w:t>
        </w:r>
      </w:ins>
      <w:r>
        <w:rPr>
          <w:color w:val="414042"/>
          <w:spacing w:val="-6"/>
          <w:w w:val="110"/>
        </w:rPr>
        <w:t>あ</w:t>
      </w:r>
      <w:r>
        <w:rPr>
          <w:color w:val="414042"/>
        </w:rPr>
        <w:t>り</w:t>
      </w:r>
      <w:r>
        <w:rPr>
          <w:color w:val="414042"/>
          <w:w w:val="110"/>
        </w:rPr>
        <w:t>ま</w:t>
      </w:r>
      <w:r>
        <w:rPr>
          <w:color w:val="414042"/>
          <w:spacing w:val="-12"/>
          <w:w w:val="110"/>
        </w:rPr>
        <w:t>す。そ</w:t>
      </w:r>
      <w:ins w:id="149" w:author="Mieko Sato" w:date="2018-03-04T23:32:00Z">
        <w:r w:rsidR="00C15AAC">
          <w:rPr>
            <w:rFonts w:hint="eastAsia"/>
            <w:color w:val="414042"/>
            <w:spacing w:val="-12"/>
            <w:w w:val="110"/>
          </w:rPr>
          <w:t>のような</w:t>
        </w:r>
      </w:ins>
      <w:del w:id="150" w:author="Mieko Sato" w:date="2018-03-04T23:32:00Z">
        <w:r w:rsidDel="00C15AAC">
          <w:rPr>
            <w:color w:val="414042"/>
            <w:spacing w:val="-12"/>
            <w:w w:val="110"/>
          </w:rPr>
          <w:delText>ういった</w:delText>
        </w:r>
      </w:del>
      <w:r>
        <w:rPr>
          <w:color w:val="414042"/>
          <w:spacing w:val="-12"/>
          <w:w w:val="110"/>
        </w:rPr>
        <w:t>シナリオは</w:t>
      </w:r>
      <w:ins w:id="151" w:author="Mieko Sato" w:date="2018-03-04T23:32:00Z">
        <w:r w:rsidR="00C15AAC">
          <w:rPr>
            <w:rFonts w:hint="eastAsia"/>
            <w:color w:val="414042"/>
            <w:spacing w:val="-12"/>
            <w:w w:val="110"/>
          </w:rPr>
          <w:t>、</w:t>
        </w:r>
      </w:ins>
      <w:del w:id="152" w:author="工内隆" w:date="2018-02-15T14:51:00Z">
        <w:r w:rsidDel="00D43A00">
          <w:rPr>
            <w:color w:val="414042"/>
            <w:spacing w:val="-12"/>
            <w:w w:val="110"/>
          </w:rPr>
          <w:delText>許容できる</w:delText>
        </w:r>
        <w:r w:rsidDel="00D43A00">
          <w:rPr>
            <w:color w:val="414042"/>
          </w:rPr>
          <w:delText>も</w:delText>
        </w:r>
        <w:r w:rsidDel="00D43A00">
          <w:rPr>
            <w:color w:val="414042"/>
            <w:spacing w:val="-23"/>
            <w:w w:val="110"/>
          </w:rPr>
          <w:delText>ので</w:delText>
        </w:r>
      </w:del>
      <w:r>
        <w:rPr>
          <w:color w:val="414042"/>
          <w:spacing w:val="-23"/>
          <w:w w:val="110"/>
        </w:rPr>
        <w:t>、取</w:t>
      </w:r>
      <w:r>
        <w:rPr>
          <w:color w:val="414042"/>
        </w:rPr>
        <w:t>り</w:t>
      </w:r>
      <w:r>
        <w:rPr>
          <w:color w:val="414042"/>
          <w:spacing w:val="-9"/>
          <w:w w:val="110"/>
        </w:rPr>
        <w:t>込まれ</w:t>
      </w:r>
      <w:ins w:id="153" w:author="Mieko Sato" w:date="2018-03-05T00:18:00Z">
        <w:r w:rsidR="00F750FA">
          <w:rPr>
            <w:rFonts w:hint="eastAsia"/>
            <w:color w:val="414042"/>
            <w:spacing w:val="-9"/>
            <w:w w:val="110"/>
          </w:rPr>
          <w:t>た</w:t>
        </w:r>
      </w:ins>
      <w:del w:id="154" w:author="Mieko Sato" w:date="2018-03-05T00:18:00Z">
        <w:r w:rsidDel="00F750FA">
          <w:rPr>
            <w:color w:val="414042"/>
            <w:spacing w:val="-9"/>
            <w:w w:val="110"/>
          </w:rPr>
          <w:delText>る</w:delText>
        </w:r>
      </w:del>
      <w:r>
        <w:rPr>
          <w:color w:val="414042"/>
          <w:spacing w:val="-9"/>
          <w:w w:val="110"/>
        </w:rPr>
        <w:t>オープンソースのコー</w:t>
      </w:r>
      <w:r>
        <w:rPr>
          <w:color w:val="414042"/>
        </w:rPr>
        <w:t>ド</w:t>
      </w:r>
      <w:r>
        <w:rPr>
          <w:color w:val="414042"/>
          <w:w w:val="110"/>
        </w:rPr>
        <w:t>の</w:t>
      </w:r>
      <w:r>
        <w:rPr>
          <w:color w:val="414042"/>
          <w:spacing w:val="-18"/>
          <w:w w:val="110"/>
        </w:rPr>
        <w:t>ライセンスや、</w:t>
      </w:r>
      <w:r w:rsidRPr="002444C5">
        <w:rPr>
          <w:color w:val="414042"/>
          <w:spacing w:val="-18"/>
          <w:w w:val="110"/>
        </w:rPr>
        <w:t>それを取り込む</w:t>
      </w:r>
      <w:r>
        <w:rPr>
          <w:color w:val="414042"/>
          <w:spacing w:val="-18"/>
          <w:w w:val="110"/>
        </w:rPr>
        <w:t>ソフ</w:t>
      </w:r>
      <w:r>
        <w:rPr>
          <w:color w:val="414042"/>
        </w:rPr>
        <w:t>ト</w:t>
      </w:r>
      <w:r>
        <w:rPr>
          <w:color w:val="414042"/>
          <w:spacing w:val="-3"/>
          <w:w w:val="110"/>
        </w:rPr>
        <w:t>ウェア コンポーネン</w:t>
      </w:r>
      <w:r>
        <w:rPr>
          <w:color w:val="414042"/>
          <w:spacing w:val="6"/>
        </w:rPr>
        <w:t>ト</w:t>
      </w:r>
      <w:r>
        <w:rPr>
          <w:color w:val="414042"/>
          <w:spacing w:val="-11"/>
          <w:w w:val="110"/>
        </w:rPr>
        <w:t>のライセンスに</w:t>
      </w:r>
      <w:ins w:id="155" w:author="Mieko Sato" w:date="2018-03-05T00:19:00Z">
        <w:r w:rsidR="00F750FA">
          <w:rPr>
            <w:rFonts w:hint="eastAsia"/>
            <w:color w:val="414042"/>
            <w:spacing w:val="-11"/>
            <w:w w:val="110"/>
          </w:rPr>
          <w:t>よっては、</w:t>
        </w:r>
      </w:ins>
      <w:ins w:id="156" w:author="工内隆" w:date="2018-02-15T15:16:00Z">
        <w:del w:id="157" w:author="Mieko Sato" w:date="2018-03-05T00:19:00Z">
          <w:r w:rsidR="000C1086" w:rsidDel="00F750FA">
            <w:rPr>
              <w:rFonts w:hint="eastAsia"/>
              <w:color w:val="414042"/>
              <w:spacing w:val="-11"/>
              <w:w w:val="110"/>
            </w:rPr>
            <w:delText>もよりますが、</w:delText>
          </w:r>
        </w:del>
      </w:ins>
      <w:del w:id="158" w:author="工内隆" w:date="2018-02-15T15:17:00Z">
        <w:r w:rsidDel="000C1086">
          <w:rPr>
            <w:color w:val="414042"/>
            <w:spacing w:val="-11"/>
            <w:w w:val="110"/>
          </w:rPr>
          <w:delText>依存した</w:delText>
        </w:r>
      </w:del>
      <w:ins w:id="159" w:author="工内隆" w:date="2018-02-15T14:51:00Z">
        <w:r w:rsidR="004D63A6">
          <w:rPr>
            <w:color w:val="414042"/>
            <w:spacing w:val="-12"/>
            <w:w w:val="110"/>
          </w:rPr>
          <w:t>許容</w:t>
        </w:r>
      </w:ins>
      <w:ins w:id="160" w:author="工内隆" w:date="2018-02-15T15:17:00Z">
        <w:r w:rsidR="000C1086">
          <w:rPr>
            <w:rFonts w:hint="eastAsia"/>
            <w:color w:val="414042"/>
            <w:spacing w:val="-12"/>
            <w:w w:val="110"/>
          </w:rPr>
          <w:t>するこ</w:t>
        </w:r>
      </w:ins>
      <w:ins w:id="161" w:author="工内隆" w:date="2018-02-15T15:18:00Z">
        <w:r w:rsidR="000C1086">
          <w:rPr>
            <w:rFonts w:hint="eastAsia"/>
            <w:color w:val="414042"/>
            <w:spacing w:val="-12"/>
            <w:w w:val="110"/>
          </w:rPr>
          <w:t>と</w:t>
        </w:r>
      </w:ins>
      <w:ins w:id="162" w:author="工内隆" w:date="2018-02-15T15:17:00Z">
        <w:r w:rsidR="000C1086">
          <w:rPr>
            <w:rFonts w:hint="eastAsia"/>
            <w:color w:val="414042"/>
            <w:spacing w:val="-12"/>
            <w:w w:val="110"/>
          </w:rPr>
          <w:t>ができ、</w:t>
        </w:r>
      </w:ins>
      <w:r>
        <w:rPr>
          <w:color w:val="414042"/>
          <w:spacing w:val="-11"/>
          <w:w w:val="110"/>
        </w:rPr>
        <w:t>ラ</w:t>
      </w:r>
      <w:r>
        <w:rPr>
          <w:color w:val="414042"/>
          <w:spacing w:val="-3"/>
          <w:w w:val="110"/>
        </w:rPr>
        <w:t>イセンス リスク</w:t>
      </w:r>
      <w:r>
        <w:rPr>
          <w:color w:val="414042"/>
          <w:spacing w:val="2"/>
        </w:rPr>
        <w:t>も</w:t>
      </w:r>
      <w:r>
        <w:rPr>
          <w:color w:val="414042"/>
          <w:spacing w:val="-2"/>
          <w:w w:val="110"/>
        </w:rPr>
        <w:t>ない</w:t>
      </w:r>
      <w:del w:id="163" w:author="Mieko Sato" w:date="2018-03-05T00:20:00Z">
        <w:r w:rsidDel="00F750FA">
          <w:rPr>
            <w:rFonts w:hint="eastAsia"/>
            <w:color w:val="414042"/>
          </w:rPr>
          <w:delText>も</w:delText>
        </w:r>
        <w:r w:rsidDel="00F750FA">
          <w:rPr>
            <w:rFonts w:hint="eastAsia"/>
            <w:color w:val="414042"/>
            <w:w w:val="110"/>
          </w:rPr>
          <w:delText>のか</w:delText>
        </w:r>
        <w:r w:rsidDel="00F750FA">
          <w:rPr>
            <w:rFonts w:hint="eastAsia"/>
            <w:color w:val="414042"/>
          </w:rPr>
          <w:delText>も</w:delText>
        </w:r>
        <w:r w:rsidDel="00F750FA">
          <w:rPr>
            <w:rFonts w:hint="eastAsia"/>
            <w:color w:val="414042"/>
            <w:spacing w:val="-16"/>
            <w:w w:val="110"/>
          </w:rPr>
          <w:delText>しれません</w:delText>
        </w:r>
      </w:del>
      <w:ins w:id="164" w:author="Mieko Sato" w:date="2018-03-05T00:20:00Z">
        <w:r w:rsidR="00F750FA">
          <w:rPr>
            <w:rFonts w:hint="eastAsia"/>
            <w:color w:val="414042"/>
          </w:rPr>
          <w:t>でしょう</w:t>
        </w:r>
      </w:ins>
      <w:r>
        <w:rPr>
          <w:color w:val="414042"/>
          <w:spacing w:val="-16"/>
          <w:w w:val="110"/>
        </w:rPr>
        <w:t>。しかし、コピーされたオープンソースのコ</w:t>
      </w:r>
      <w:r>
        <w:rPr>
          <w:color w:val="414042"/>
          <w:spacing w:val="-17"/>
          <w:w w:val="105"/>
        </w:rPr>
        <w:t>ードがプロプライエタリのコードベースのライセンスと相入れないような場合など、取</w:t>
      </w:r>
      <w:del w:id="165" w:author="工内隆" w:date="2018-02-15T14:31:00Z">
        <w:r w:rsidDel="00DE0A91">
          <w:rPr>
            <w:color w:val="414042"/>
            <w:spacing w:val="-17"/>
            <w:w w:val="105"/>
          </w:rPr>
          <w:delText xml:space="preserve">   </w:delText>
        </w:r>
      </w:del>
      <w:r>
        <w:rPr>
          <w:color w:val="414042"/>
          <w:spacing w:val="-17"/>
        </w:rPr>
        <w:t>り</w:t>
      </w:r>
      <w:r>
        <w:rPr>
          <w:color w:val="414042"/>
          <w:spacing w:val="-6"/>
          <w:w w:val="110"/>
        </w:rPr>
        <w:t>込みが問題を生じ</w:t>
      </w:r>
      <w:ins w:id="166" w:author="Mieko Sato" w:date="2018-04-02T19:57:00Z">
        <w:r w:rsidR="0041615A">
          <w:rPr>
            <w:rFonts w:hint="eastAsia"/>
            <w:color w:val="414042"/>
            <w:spacing w:val="-6"/>
            <w:w w:val="110"/>
          </w:rPr>
          <w:t>させ</w:t>
        </w:r>
      </w:ins>
      <w:r>
        <w:rPr>
          <w:color w:val="414042"/>
          <w:spacing w:val="-6"/>
          <w:w w:val="110"/>
        </w:rPr>
        <w:t>ることもあ</w:t>
      </w:r>
      <w:del w:id="167" w:author="Mieko Sato" w:date="2018-03-01T18:00:00Z">
        <w:r w:rsidDel="00B43CD2">
          <w:rPr>
            <w:rFonts w:hint="eastAsia"/>
            <w:color w:val="414042"/>
            <w:spacing w:val="-6"/>
            <w:w w:val="110"/>
          </w:rPr>
          <w:delText>るので</w:delText>
        </w:r>
      </w:del>
      <w:ins w:id="168" w:author="Mieko Sato" w:date="2018-03-01T18:00:00Z">
        <w:r w:rsidR="00B43CD2">
          <w:rPr>
            <w:rFonts w:hint="eastAsia"/>
            <w:color w:val="414042"/>
            <w:spacing w:val="-6"/>
            <w:w w:val="110"/>
          </w:rPr>
          <w:t>りま</w:t>
        </w:r>
      </w:ins>
      <w:r>
        <w:rPr>
          <w:color w:val="414042"/>
          <w:spacing w:val="-6"/>
          <w:w w:val="110"/>
        </w:rPr>
        <w:t>す</w:t>
      </w:r>
      <w:r>
        <w:rPr>
          <w:color w:val="414042"/>
          <w:spacing w:val="-13"/>
          <w:w w:val="110"/>
        </w:rPr>
        <w:t>（</w:t>
      </w:r>
      <w:r>
        <w:rPr>
          <w:color w:val="414042"/>
          <w:spacing w:val="-5"/>
          <w:w w:val="110"/>
        </w:rPr>
        <w:t>図</w:t>
      </w:r>
      <w:r>
        <w:rPr>
          <w:color w:val="414042"/>
          <w:spacing w:val="-23"/>
          <w:w w:val="110"/>
        </w:rPr>
        <w:t>1）</w:t>
      </w:r>
      <w:r>
        <w:rPr>
          <w:color w:val="414042"/>
          <w:w w:val="110"/>
        </w:rPr>
        <w:t>。</w:t>
      </w:r>
    </w:p>
    <w:p w14:paraId="21C87D38" w14:textId="77777777" w:rsidR="00D01E5D" w:rsidRDefault="00D01E5D">
      <w:pPr>
        <w:pStyle w:val="a3"/>
        <w:spacing w:before="8"/>
        <w:rPr>
          <w:sz w:val="25"/>
        </w:rPr>
      </w:pPr>
    </w:p>
    <w:p w14:paraId="23789D98" w14:textId="25D2B22D" w:rsidR="00D01E5D" w:rsidRDefault="0022633E">
      <w:pPr>
        <w:pStyle w:val="a3"/>
        <w:ind w:left="395" w:right="321"/>
      </w:pPr>
      <w:r>
        <w:rPr>
          <w:color w:val="414042"/>
          <w:spacing w:val="-28"/>
          <w:w w:val="125"/>
        </w:rPr>
        <w:t xml:space="preserve">オープンソース </w:t>
      </w:r>
      <w:r>
        <w:rPr>
          <w:color w:val="414042"/>
          <w:spacing w:val="-38"/>
          <w:w w:val="145"/>
        </w:rPr>
        <w:t>ラ</w:t>
      </w:r>
      <w:r>
        <w:rPr>
          <w:color w:val="414042"/>
          <w:spacing w:val="-26"/>
          <w:w w:val="125"/>
        </w:rPr>
        <w:t>イセンスは</w:t>
      </w:r>
      <w:ins w:id="169" w:author="Mieko Sato" w:date="2018-03-01T18:03:00Z">
        <w:r w:rsidR="00B43CD2">
          <w:rPr>
            <w:rFonts w:hint="eastAsia"/>
            <w:color w:val="414042"/>
            <w:spacing w:val="-26"/>
            <w:w w:val="125"/>
          </w:rPr>
          <w:t>、</w:t>
        </w:r>
      </w:ins>
      <w:r>
        <w:rPr>
          <w:color w:val="414042"/>
          <w:spacing w:val="-2"/>
          <w:w w:val="110"/>
        </w:rPr>
        <w:t>企業</w:t>
      </w:r>
      <w:r>
        <w:rPr>
          <w:color w:val="414042"/>
          <w:spacing w:val="-6"/>
          <w:w w:val="125"/>
        </w:rPr>
        <w:t>の</w:t>
      </w:r>
      <w:r>
        <w:rPr>
          <w:color w:val="414042"/>
          <w:spacing w:val="-3"/>
          <w:w w:val="110"/>
        </w:rPr>
        <w:t>法的責任</w:t>
      </w:r>
      <w:r>
        <w:rPr>
          <w:color w:val="414042"/>
          <w:spacing w:val="-26"/>
          <w:w w:val="125"/>
        </w:rPr>
        <w:t>や</w:t>
      </w:r>
      <w:r>
        <w:rPr>
          <w:color w:val="414042"/>
          <w:spacing w:val="-106"/>
          <w:w w:val="145"/>
        </w:rPr>
        <w:t>、</w:t>
      </w:r>
      <w:r>
        <w:rPr>
          <w:color w:val="414042"/>
          <w:spacing w:val="-21"/>
          <w:w w:val="110"/>
        </w:rPr>
        <w:t>自社</w:t>
      </w:r>
      <w:r>
        <w:rPr>
          <w:color w:val="414042"/>
          <w:spacing w:val="-22"/>
          <w:w w:val="145"/>
        </w:rPr>
        <w:t>コ</w:t>
      </w:r>
      <w:r>
        <w:rPr>
          <w:color w:val="414042"/>
          <w:spacing w:val="-29"/>
          <w:w w:val="125"/>
        </w:rPr>
        <w:t>ードのプロプ</w:t>
      </w:r>
      <w:r>
        <w:rPr>
          <w:color w:val="414042"/>
          <w:spacing w:val="-38"/>
          <w:w w:val="145"/>
        </w:rPr>
        <w:t>ラ</w:t>
      </w:r>
      <w:r>
        <w:rPr>
          <w:color w:val="414042"/>
          <w:spacing w:val="-31"/>
          <w:w w:val="125"/>
        </w:rPr>
        <w:t>イエ</w:t>
      </w:r>
      <w:r>
        <w:rPr>
          <w:color w:val="414042"/>
          <w:w w:val="145"/>
        </w:rPr>
        <w:lastRenderedPageBreak/>
        <w:t>タ</w:t>
      </w:r>
      <w:r>
        <w:rPr>
          <w:color w:val="414042"/>
          <w:spacing w:val="-30"/>
          <w:w w:val="150"/>
        </w:rPr>
        <w:t>リ</w:t>
      </w:r>
      <w:r>
        <w:rPr>
          <w:color w:val="414042"/>
          <w:spacing w:val="-16"/>
          <w:w w:val="110"/>
        </w:rPr>
        <w:t>性</w:t>
      </w:r>
      <w:r>
        <w:rPr>
          <w:color w:val="414042"/>
          <w:spacing w:val="-6"/>
          <w:w w:val="125"/>
        </w:rPr>
        <w:t>に</w:t>
      </w:r>
      <w:r>
        <w:rPr>
          <w:color w:val="414042"/>
          <w:spacing w:val="-10"/>
          <w:w w:val="110"/>
        </w:rPr>
        <w:t>影響</w:t>
      </w:r>
      <w:r>
        <w:rPr>
          <w:color w:val="414042"/>
          <w:spacing w:val="-43"/>
          <w:w w:val="125"/>
        </w:rPr>
        <w:t>し</w:t>
      </w:r>
      <w:del w:id="170" w:author="Mieko Sato" w:date="2018-03-01T18:03:00Z">
        <w:r w:rsidDel="00B43CD2">
          <w:rPr>
            <w:rFonts w:hint="eastAsia"/>
            <w:color w:val="414042"/>
            <w:spacing w:val="-38"/>
            <w:w w:val="150"/>
          </w:rPr>
          <w:delText>う</w:delText>
        </w:r>
      </w:del>
      <w:ins w:id="171" w:author="Mieko Sato" w:date="2018-03-01T18:03:00Z">
        <w:r w:rsidR="00B43CD2">
          <w:rPr>
            <w:rFonts w:hint="eastAsia"/>
            <w:color w:val="414042"/>
            <w:spacing w:val="-38"/>
            <w:w w:val="150"/>
          </w:rPr>
          <w:t>得</w:t>
        </w:r>
      </w:ins>
      <w:r>
        <w:rPr>
          <w:color w:val="414042"/>
          <w:spacing w:val="-33"/>
          <w:w w:val="125"/>
        </w:rPr>
        <w:t>る</w:t>
      </w:r>
      <w:r>
        <w:rPr>
          <w:color w:val="414042"/>
          <w:spacing w:val="-27"/>
          <w:w w:val="150"/>
        </w:rPr>
        <w:t>さ</w:t>
      </w:r>
      <w:r>
        <w:rPr>
          <w:color w:val="414042"/>
          <w:spacing w:val="-18"/>
          <w:w w:val="125"/>
        </w:rPr>
        <w:t>まざまな</w:t>
      </w:r>
      <w:r>
        <w:rPr>
          <w:color w:val="414042"/>
          <w:spacing w:val="-3"/>
          <w:w w:val="110"/>
        </w:rPr>
        <w:t>義務</w:t>
      </w:r>
      <w:r>
        <w:rPr>
          <w:color w:val="414042"/>
          <w:spacing w:val="-11"/>
          <w:w w:val="125"/>
        </w:rPr>
        <w:t>を</w:t>
      </w:r>
      <w:r>
        <w:rPr>
          <w:color w:val="414042"/>
          <w:spacing w:val="-10"/>
          <w:w w:val="110"/>
        </w:rPr>
        <w:t>伴</w:t>
      </w:r>
      <w:del w:id="172" w:author="Mieko Sato" w:date="2018-03-01T18:03:00Z">
        <w:r w:rsidDel="00B43CD2">
          <w:rPr>
            <w:rFonts w:hint="eastAsia"/>
            <w:color w:val="414042"/>
            <w:spacing w:val="-25"/>
            <w:w w:val="125"/>
          </w:rPr>
          <w:delText>いますので</w:delText>
        </w:r>
      </w:del>
      <w:ins w:id="173" w:author="Mieko Sato" w:date="2018-03-01T18:03:00Z">
        <w:r w:rsidR="00B43CD2">
          <w:rPr>
            <w:rFonts w:hint="eastAsia"/>
            <w:color w:val="414042"/>
            <w:spacing w:val="-25"/>
            <w:w w:val="125"/>
          </w:rPr>
          <w:t>うため</w:t>
        </w:r>
      </w:ins>
      <w:r>
        <w:rPr>
          <w:color w:val="414042"/>
          <w:spacing w:val="-74"/>
          <w:w w:val="150"/>
        </w:rPr>
        <w:t>、こう</w:t>
      </w:r>
      <w:r>
        <w:rPr>
          <w:color w:val="414042"/>
          <w:spacing w:val="-18"/>
          <w:w w:val="125"/>
        </w:rPr>
        <w:t>い</w:t>
      </w:r>
      <w:r>
        <w:rPr>
          <w:color w:val="414042"/>
          <w:spacing w:val="-34"/>
          <w:w w:val="150"/>
        </w:rPr>
        <w:t>っ</w:t>
      </w:r>
      <w:r>
        <w:rPr>
          <w:color w:val="414042"/>
          <w:spacing w:val="-11"/>
          <w:w w:val="125"/>
        </w:rPr>
        <w:t>た</w:t>
      </w:r>
      <w:r>
        <w:rPr>
          <w:color w:val="414042"/>
          <w:spacing w:val="-37"/>
          <w:w w:val="110"/>
        </w:rPr>
        <w:t>取</w:t>
      </w:r>
      <w:r>
        <w:rPr>
          <w:color w:val="414042"/>
          <w:spacing w:val="-29"/>
          <w:w w:val="150"/>
        </w:rPr>
        <w:t>り</w:t>
      </w:r>
      <w:r>
        <w:rPr>
          <w:color w:val="414042"/>
          <w:w w:val="110"/>
        </w:rPr>
        <w:t>込</w:t>
      </w:r>
      <w:r>
        <w:rPr>
          <w:color w:val="414042"/>
          <w:spacing w:val="-70"/>
          <w:w w:val="125"/>
        </w:rPr>
        <w:t>みは、サ</w:t>
      </w:r>
    </w:p>
    <w:p w14:paraId="6542984C" w14:textId="77777777" w:rsidR="00D01E5D" w:rsidRDefault="00D01E5D">
      <w:pPr>
        <w:sectPr w:rsidR="00D01E5D">
          <w:pgSz w:w="12240" w:h="15840"/>
          <w:pgMar w:top="0" w:right="1240" w:bottom="760" w:left="1180" w:header="0" w:footer="560" w:gutter="0"/>
          <w:cols w:space="720"/>
        </w:sectPr>
      </w:pPr>
    </w:p>
    <w:p w14:paraId="46D991C5" w14:textId="77777777" w:rsidR="00D01E5D" w:rsidRDefault="00D01E5D">
      <w:pPr>
        <w:pStyle w:val="a3"/>
        <w:rPr>
          <w:sz w:val="20"/>
        </w:rPr>
      </w:pPr>
    </w:p>
    <w:p w14:paraId="23BA1D91" w14:textId="77777777" w:rsidR="00D01E5D" w:rsidRDefault="00D01E5D">
      <w:pPr>
        <w:pStyle w:val="a3"/>
        <w:rPr>
          <w:sz w:val="20"/>
        </w:rPr>
      </w:pPr>
    </w:p>
    <w:p w14:paraId="360D05D7" w14:textId="77777777" w:rsidR="00D01E5D" w:rsidRDefault="00D01E5D">
      <w:pPr>
        <w:pStyle w:val="a3"/>
        <w:rPr>
          <w:sz w:val="20"/>
        </w:rPr>
      </w:pPr>
    </w:p>
    <w:p w14:paraId="2CA5CB7E" w14:textId="77777777" w:rsidR="00D01E5D" w:rsidRDefault="00D01E5D">
      <w:pPr>
        <w:pStyle w:val="a3"/>
        <w:rPr>
          <w:sz w:val="20"/>
        </w:rPr>
      </w:pPr>
    </w:p>
    <w:p w14:paraId="6F7C7810" w14:textId="77777777" w:rsidR="00D01E5D" w:rsidRDefault="00D01E5D">
      <w:pPr>
        <w:pStyle w:val="a3"/>
        <w:rPr>
          <w:sz w:val="20"/>
        </w:rPr>
      </w:pPr>
    </w:p>
    <w:p w14:paraId="1516EF1B" w14:textId="389DB286" w:rsidR="00D01E5D" w:rsidDel="005B0488" w:rsidRDefault="00D01E5D">
      <w:pPr>
        <w:pStyle w:val="a3"/>
        <w:spacing w:before="6"/>
        <w:rPr>
          <w:del w:id="174" w:author="Mieko Sato" w:date="2018-03-04T22:56:00Z"/>
          <w:sz w:val="21"/>
        </w:rPr>
      </w:pPr>
    </w:p>
    <w:p w14:paraId="2BDFAADD" w14:textId="180A1CE7" w:rsidR="00D01E5D" w:rsidRDefault="0022633E">
      <w:pPr>
        <w:pStyle w:val="a3"/>
        <w:spacing w:before="61"/>
        <w:ind w:left="395" w:right="565"/>
      </w:pPr>
      <w:r>
        <w:rPr>
          <w:color w:val="414042"/>
          <w:spacing w:val="-40"/>
          <w:w w:val="130"/>
        </w:rPr>
        <w:t>ードパーティ</w:t>
      </w:r>
      <w:ins w:id="175" w:author="Mieko Sato" w:date="2018-03-05T00:34:00Z">
        <w:r w:rsidR="00E516F1">
          <w:rPr>
            <w:rFonts w:hint="eastAsia"/>
            <w:color w:val="414042"/>
            <w:spacing w:val="-40"/>
            <w:w w:val="130"/>
          </w:rPr>
          <w:t xml:space="preserve"> ライセンス</w:t>
        </w:r>
      </w:ins>
      <w:r>
        <w:rPr>
          <w:color w:val="414042"/>
          <w:spacing w:val="-40"/>
          <w:w w:val="130"/>
        </w:rPr>
        <w:t>のソフトウェアと</w:t>
      </w:r>
      <w:r>
        <w:rPr>
          <w:color w:val="414042"/>
          <w:spacing w:val="-4"/>
          <w:w w:val="110"/>
        </w:rPr>
        <w:t>同様</w:t>
      </w:r>
      <w:r>
        <w:rPr>
          <w:color w:val="414042"/>
          <w:spacing w:val="-22"/>
          <w:w w:val="130"/>
        </w:rPr>
        <w:t>のプロセス</w:t>
      </w:r>
      <w:ins w:id="176" w:author="Mieko Sato" w:date="2018-03-05T00:34:00Z">
        <w:r w:rsidR="003B1053">
          <w:rPr>
            <w:rFonts w:hint="eastAsia"/>
            <w:color w:val="414042"/>
            <w:spacing w:val="-22"/>
            <w:w w:val="130"/>
          </w:rPr>
          <w:t>に従い、</w:t>
        </w:r>
      </w:ins>
      <w:del w:id="177" w:author="Mieko Sato" w:date="2018-03-05T00:34:00Z">
        <w:r w:rsidDel="003B1053">
          <w:rPr>
            <w:color w:val="414042"/>
            <w:spacing w:val="-14"/>
            <w:w w:val="110"/>
          </w:rPr>
          <w:delText>の下</w:delText>
        </w:r>
        <w:r w:rsidDel="003B1053">
          <w:rPr>
            <w:color w:val="414042"/>
            <w:spacing w:val="-6"/>
            <w:w w:val="130"/>
          </w:rPr>
          <w:delText>で</w:delText>
        </w:r>
      </w:del>
      <w:r>
        <w:rPr>
          <w:color w:val="414042"/>
          <w:spacing w:val="-2"/>
          <w:w w:val="110"/>
        </w:rPr>
        <w:t>追跡</w:t>
      </w:r>
      <w:del w:id="178" w:author="Mieko Sato" w:date="2018-03-05T00:34:00Z">
        <w:r w:rsidDel="003B1053">
          <w:rPr>
            <w:color w:val="414042"/>
            <w:spacing w:val="-44"/>
            <w:w w:val="130"/>
          </w:rPr>
          <w:delText>され</w:delText>
        </w:r>
      </w:del>
      <w:r>
        <w:rPr>
          <w:color w:val="414042"/>
          <w:spacing w:val="-44"/>
          <w:w w:val="130"/>
        </w:rPr>
        <w:t>、</w:t>
      </w:r>
      <w:r>
        <w:rPr>
          <w:color w:val="414042"/>
          <w:spacing w:val="-18"/>
          <w:w w:val="110"/>
        </w:rPr>
        <w:t>申告</w:t>
      </w:r>
      <w:del w:id="179" w:author="Mieko Sato" w:date="2018-03-05T00:34:00Z">
        <w:r w:rsidDel="003B1053">
          <w:rPr>
            <w:color w:val="414042"/>
            <w:spacing w:val="-43"/>
            <w:w w:val="130"/>
          </w:rPr>
          <w:delText>され</w:delText>
        </w:r>
      </w:del>
      <w:r>
        <w:rPr>
          <w:color w:val="414042"/>
          <w:spacing w:val="-43"/>
          <w:w w:val="130"/>
        </w:rPr>
        <w:t>、</w:t>
      </w:r>
      <w:ins w:id="180" w:author="Mieko Sato" w:date="2018-03-05T00:35:00Z">
        <w:r w:rsidR="003B1053">
          <w:rPr>
            <w:rFonts w:hint="eastAsia"/>
            <w:color w:val="414042"/>
            <w:spacing w:val="-43"/>
            <w:w w:val="130"/>
          </w:rPr>
          <w:t>および</w:t>
        </w:r>
      </w:ins>
      <w:r>
        <w:rPr>
          <w:color w:val="414042"/>
          <w:w w:val="110"/>
        </w:rPr>
        <w:t>社</w:t>
      </w:r>
      <w:r>
        <w:rPr>
          <w:color w:val="414042"/>
          <w:spacing w:val="-7"/>
          <w:w w:val="110"/>
        </w:rPr>
        <w:t>内</w:t>
      </w:r>
      <w:del w:id="181" w:author="Mieko Sato" w:date="2018-03-05T00:35:00Z">
        <w:r w:rsidDel="003B1053">
          <w:rPr>
            <w:color w:val="414042"/>
            <w:w w:val="130"/>
          </w:rPr>
          <w:delText>で</w:delText>
        </w:r>
      </w:del>
      <w:r>
        <w:rPr>
          <w:color w:val="414042"/>
          <w:spacing w:val="-8"/>
          <w:w w:val="110"/>
        </w:rPr>
        <w:t>承認</w:t>
      </w:r>
      <w:r>
        <w:rPr>
          <w:color w:val="414042"/>
          <w:spacing w:val="-29"/>
          <w:w w:val="155"/>
        </w:rPr>
        <w:t>さ</w:t>
      </w:r>
      <w:r>
        <w:rPr>
          <w:color w:val="414042"/>
          <w:spacing w:val="-6"/>
          <w:w w:val="110"/>
        </w:rPr>
        <w:t>れ</w:t>
      </w:r>
      <w:r>
        <w:rPr>
          <w:color w:val="414042"/>
          <w:spacing w:val="-26"/>
          <w:w w:val="130"/>
        </w:rPr>
        <w:t>るべき</w:t>
      </w:r>
      <w:del w:id="182" w:author="Mieko Sato" w:date="2018-03-01T18:03:00Z">
        <w:r w:rsidDel="00B43CD2">
          <w:rPr>
            <w:color w:val="414042"/>
            <w:spacing w:val="-26"/>
            <w:w w:val="130"/>
          </w:rPr>
          <w:delText>もの</w:delText>
        </w:r>
        <w:r w:rsidDel="00B43CD2">
          <w:rPr>
            <w:color w:val="414042"/>
            <w:spacing w:val="-33"/>
            <w:w w:val="155"/>
          </w:rPr>
          <w:delText>と</w:delText>
        </w:r>
        <w:r w:rsidDel="00B43CD2">
          <w:rPr>
            <w:color w:val="414042"/>
            <w:spacing w:val="-38"/>
            <w:w w:val="130"/>
          </w:rPr>
          <w:delText>いえる</w:delText>
        </w:r>
      </w:del>
      <w:r>
        <w:rPr>
          <w:color w:val="414042"/>
          <w:spacing w:val="-38"/>
          <w:w w:val="130"/>
        </w:rPr>
        <w:t>で</w:t>
      </w:r>
      <w:del w:id="183" w:author="Mieko Sato" w:date="2018-03-05T01:08:00Z">
        <w:r w:rsidDel="007079A4">
          <w:rPr>
            <w:rFonts w:hint="eastAsia"/>
            <w:color w:val="414042"/>
            <w:spacing w:val="-38"/>
            <w:w w:val="130"/>
          </w:rPr>
          <w:delText>し</w:delText>
        </w:r>
        <w:r w:rsidDel="007079A4">
          <w:rPr>
            <w:rFonts w:hint="eastAsia"/>
            <w:color w:val="414042"/>
            <w:spacing w:val="-43"/>
            <w:w w:val="155"/>
          </w:rPr>
          <w:delText>ょう</w:delText>
        </w:r>
      </w:del>
      <w:ins w:id="184" w:author="Mieko Sato" w:date="2018-03-05T01:08:00Z">
        <w:r w:rsidR="007079A4">
          <w:rPr>
            <w:rFonts w:hint="eastAsia"/>
            <w:color w:val="414042"/>
            <w:spacing w:val="-38"/>
            <w:w w:val="130"/>
          </w:rPr>
          <w:t>す</w:t>
        </w:r>
      </w:ins>
      <w:r>
        <w:rPr>
          <w:color w:val="414042"/>
          <w:spacing w:val="-43"/>
          <w:w w:val="155"/>
        </w:rPr>
        <w:t>。</w:t>
      </w:r>
    </w:p>
    <w:p w14:paraId="3EAAA1C6" w14:textId="77777777" w:rsidR="00D01E5D" w:rsidRDefault="00D01E5D">
      <w:pPr>
        <w:pStyle w:val="a3"/>
        <w:spacing w:before="2"/>
        <w:rPr>
          <w:sz w:val="25"/>
        </w:rPr>
      </w:pPr>
    </w:p>
    <w:p w14:paraId="330CF954" w14:textId="77777777" w:rsidR="00D01E5D" w:rsidRDefault="0022633E">
      <w:pPr>
        <w:pStyle w:val="a3"/>
        <w:ind w:left="395"/>
      </w:pPr>
      <w:r>
        <w:rPr>
          <w:color w:val="414042"/>
          <w:w w:val="110"/>
        </w:rPr>
        <w:t>ソースコー</w:t>
      </w:r>
      <w:r>
        <w:rPr>
          <w:color w:val="414042"/>
        </w:rPr>
        <w:t>ド</w:t>
      </w:r>
      <w:r>
        <w:rPr>
          <w:color w:val="414042"/>
          <w:w w:val="110"/>
        </w:rPr>
        <w:t>監査は、申告されていないオープンソースのコー</w:t>
      </w:r>
      <w:r>
        <w:rPr>
          <w:color w:val="414042"/>
        </w:rPr>
        <w:t>ド</w:t>
      </w:r>
      <w:r>
        <w:rPr>
          <w:color w:val="414042"/>
          <w:w w:val="110"/>
        </w:rPr>
        <w:t>ベースへの取</w:t>
      </w:r>
      <w:r>
        <w:rPr>
          <w:color w:val="414042"/>
        </w:rPr>
        <w:t>り</w:t>
      </w:r>
      <w:r>
        <w:rPr>
          <w:color w:val="414042"/>
          <w:w w:val="110"/>
        </w:rPr>
        <w:t>込</w:t>
      </w:r>
    </w:p>
    <w:p w14:paraId="13C5E189" w14:textId="19220B16" w:rsidR="00D01E5D" w:rsidRDefault="0022633E">
      <w:pPr>
        <w:pStyle w:val="a3"/>
        <w:spacing w:before="1"/>
        <w:ind w:left="5287" w:right="438"/>
      </w:pPr>
      <w:r>
        <w:rPr>
          <w:noProof/>
        </w:rPr>
        <w:drawing>
          <wp:anchor distT="0" distB="0" distL="0" distR="0" simplePos="0" relativeHeight="251625472" behindDoc="0" locked="0" layoutInCell="1" allowOverlap="1" wp14:anchorId="4896DF3D" wp14:editId="5EFF0C16">
            <wp:simplePos x="0" y="0"/>
            <wp:positionH relativeFrom="page">
              <wp:posOffset>1012701</wp:posOffset>
            </wp:positionH>
            <wp:positionV relativeFrom="paragraph">
              <wp:posOffset>65301</wp:posOffset>
            </wp:positionV>
            <wp:extent cx="2826835" cy="1708251"/>
            <wp:effectExtent l="0" t="0" r="0" b="0"/>
            <wp:wrapNone/>
            <wp:docPr id="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0.png"/>
                    <pic:cNvPicPr/>
                  </pic:nvPicPr>
                  <pic:blipFill>
                    <a:blip r:embed="rId55" cstate="print"/>
                    <a:stretch>
                      <a:fillRect/>
                    </a:stretch>
                  </pic:blipFill>
                  <pic:spPr>
                    <a:xfrm>
                      <a:off x="0" y="0"/>
                      <a:ext cx="2826835" cy="1708251"/>
                    </a:xfrm>
                    <a:prstGeom prst="rect">
                      <a:avLst/>
                    </a:prstGeom>
                  </pic:spPr>
                </pic:pic>
              </a:graphicData>
            </a:graphic>
          </wp:anchor>
        </w:drawing>
      </w:r>
      <w:r>
        <w:rPr>
          <w:color w:val="414042"/>
          <w:spacing w:val="-15"/>
          <w:w w:val="105"/>
        </w:rPr>
        <w:t>みを発見し、買収後の好ましくないサ</w:t>
      </w:r>
      <w:r>
        <w:rPr>
          <w:color w:val="414042"/>
          <w:spacing w:val="-11"/>
          <w:w w:val="110"/>
        </w:rPr>
        <w:t>プライズを回避するため</w:t>
      </w:r>
      <w:ins w:id="185" w:author="Mieko Sato" w:date="2018-04-01T16:23:00Z">
        <w:r w:rsidR="0055026F">
          <w:rPr>
            <w:rFonts w:hint="eastAsia"/>
            <w:color w:val="414042"/>
            <w:spacing w:val="-11"/>
            <w:w w:val="110"/>
          </w:rPr>
          <w:t>のものです</w:t>
        </w:r>
      </w:ins>
      <w:del w:id="186" w:author="Mieko Sato" w:date="2018-04-01T16:23:00Z">
        <w:r w:rsidDel="0055026F">
          <w:rPr>
            <w:color w:val="414042"/>
            <w:spacing w:val="-11"/>
            <w:w w:val="110"/>
          </w:rPr>
          <w:delText>に設計され</w:delText>
        </w:r>
        <w:r w:rsidDel="0055026F">
          <w:rPr>
            <w:color w:val="414042"/>
            <w:spacing w:val="-20"/>
            <w:w w:val="105"/>
          </w:rPr>
          <w:delText>ます</w:delText>
        </w:r>
      </w:del>
      <w:r>
        <w:rPr>
          <w:color w:val="414042"/>
          <w:spacing w:val="-20"/>
          <w:w w:val="105"/>
        </w:rPr>
        <w:t>。申告されない取</w:t>
      </w:r>
      <w:r>
        <w:rPr>
          <w:color w:val="414042"/>
        </w:rPr>
        <w:t>り</w:t>
      </w:r>
      <w:r>
        <w:rPr>
          <w:color w:val="414042"/>
          <w:spacing w:val="-18"/>
          <w:w w:val="105"/>
        </w:rPr>
        <w:t>込みは、買収</w:t>
      </w:r>
      <w:r>
        <w:rPr>
          <w:color w:val="414042"/>
          <w:spacing w:val="-10"/>
          <w:w w:val="110"/>
        </w:rPr>
        <w:t>対象が</w:t>
      </w:r>
      <w:r>
        <w:rPr>
          <w:color w:val="414042"/>
          <w:spacing w:val="-6"/>
          <w:w w:val="115"/>
        </w:rPr>
        <w:t>オ</w:t>
      </w:r>
      <w:r>
        <w:rPr>
          <w:color w:val="414042"/>
          <w:spacing w:val="-9"/>
          <w:w w:val="110"/>
        </w:rPr>
        <w:t>ープンソース コンプライア</w:t>
      </w:r>
      <w:r>
        <w:rPr>
          <w:color w:val="414042"/>
          <w:spacing w:val="-10"/>
          <w:w w:val="110"/>
        </w:rPr>
        <w:t>ンスについて開発者の</w:t>
      </w:r>
      <w:r>
        <w:rPr>
          <w:color w:val="414042"/>
          <w:spacing w:val="-6"/>
        </w:rPr>
        <w:t>ト</w:t>
      </w:r>
      <w:r>
        <w:rPr>
          <w:color w:val="414042"/>
          <w:spacing w:val="-8"/>
          <w:w w:val="110"/>
        </w:rPr>
        <w:t>レー</w:t>
      </w:r>
      <w:r>
        <w:rPr>
          <w:color w:val="414042"/>
          <w:spacing w:val="-5"/>
          <w:w w:val="115"/>
        </w:rPr>
        <w:t>ニ</w:t>
      </w:r>
      <w:r>
        <w:rPr>
          <w:color w:val="414042"/>
          <w:spacing w:val="-13"/>
          <w:w w:val="110"/>
        </w:rPr>
        <w:t>ング</w:t>
      </w:r>
      <w:r>
        <w:rPr>
          <w:color w:val="414042"/>
          <w:spacing w:val="-14"/>
          <w:w w:val="105"/>
        </w:rPr>
        <w:t>を十分に実施して</w:t>
      </w:r>
      <w:del w:id="187" w:author="Mieko Sato" w:date="2018-03-01T18:04:00Z">
        <w:r w:rsidDel="00B43CD2">
          <w:rPr>
            <w:rFonts w:hint="eastAsia"/>
            <w:color w:val="414042"/>
            <w:spacing w:val="-14"/>
            <w:w w:val="105"/>
          </w:rPr>
          <w:delText>こ</w:delText>
        </w:r>
      </w:del>
      <w:ins w:id="188" w:author="Mieko Sato" w:date="2018-03-01T18:04:00Z">
        <w:r w:rsidR="00B43CD2">
          <w:rPr>
            <w:rFonts w:hint="eastAsia"/>
            <w:color w:val="414042"/>
            <w:spacing w:val="-14"/>
            <w:w w:val="105"/>
          </w:rPr>
          <w:t>い</w:t>
        </w:r>
      </w:ins>
      <w:ins w:id="189" w:author="Mieko Sato" w:date="2018-03-01T18:08:00Z">
        <w:r w:rsidR="00B43CD2">
          <w:rPr>
            <w:rFonts w:hint="eastAsia"/>
            <w:color w:val="414042"/>
            <w:spacing w:val="-14"/>
            <w:w w:val="105"/>
          </w:rPr>
          <w:t>な</w:t>
        </w:r>
      </w:ins>
      <w:ins w:id="190" w:author="Mieko Sato" w:date="2018-03-01T18:40:00Z">
        <w:r w:rsidR="009C6F97">
          <w:rPr>
            <w:rFonts w:hint="eastAsia"/>
            <w:color w:val="414042"/>
            <w:spacing w:val="-14"/>
            <w:w w:val="105"/>
          </w:rPr>
          <w:t>かった</w:t>
        </w:r>
      </w:ins>
      <w:ins w:id="191" w:author="Mieko Sato" w:date="2018-03-01T18:08:00Z">
        <w:r w:rsidR="00B43CD2">
          <w:rPr>
            <w:rFonts w:hint="eastAsia"/>
            <w:color w:val="414042"/>
            <w:spacing w:val="-14"/>
            <w:w w:val="105"/>
          </w:rPr>
          <w:t>場合</w:t>
        </w:r>
        <w:r w:rsidR="00725C5F">
          <w:rPr>
            <w:rFonts w:hint="eastAsia"/>
            <w:color w:val="414042"/>
            <w:spacing w:val="-14"/>
            <w:w w:val="105"/>
          </w:rPr>
          <w:t>や</w:t>
        </w:r>
      </w:ins>
      <w:del w:id="192" w:author="Mieko Sato" w:date="2018-03-01T18:08:00Z">
        <w:r w:rsidDel="00725C5F">
          <w:rPr>
            <w:color w:val="414042"/>
            <w:spacing w:val="-14"/>
            <w:w w:val="105"/>
          </w:rPr>
          <w:delText>なかったり</w:delText>
        </w:r>
      </w:del>
      <w:r>
        <w:rPr>
          <w:color w:val="414042"/>
          <w:spacing w:val="-14"/>
          <w:w w:val="105"/>
        </w:rPr>
        <w:t>、コン</w:t>
      </w:r>
      <w:r>
        <w:rPr>
          <w:color w:val="414042"/>
        </w:rPr>
        <w:t>ト</w:t>
      </w:r>
      <w:r>
        <w:rPr>
          <w:color w:val="414042"/>
          <w:spacing w:val="-18"/>
          <w:w w:val="110"/>
        </w:rPr>
        <w:t>ラクタ</w:t>
      </w:r>
      <w:ins w:id="193" w:author="Mieko Sato" w:date="2018-03-01T18:04:00Z">
        <w:r w:rsidR="00B43CD2">
          <w:rPr>
            <w:rFonts w:hint="eastAsia"/>
            <w:color w:val="414042"/>
            <w:spacing w:val="-18"/>
            <w:w w:val="110"/>
          </w:rPr>
          <w:t>ー</w:t>
        </w:r>
      </w:ins>
      <w:r>
        <w:rPr>
          <w:color w:val="414042"/>
          <w:spacing w:val="-18"/>
          <w:w w:val="110"/>
        </w:rPr>
        <w:t>やインターンといった長期に</w:t>
      </w:r>
      <w:ins w:id="194" w:author="Mieko Sato" w:date="2018-03-01T18:04:00Z">
        <w:r w:rsidR="00B43CD2">
          <w:rPr>
            <w:rFonts w:hint="eastAsia"/>
            <w:color w:val="414042"/>
            <w:spacing w:val="-18"/>
            <w:w w:val="110"/>
          </w:rPr>
          <w:t>わた</w:t>
        </w:r>
      </w:ins>
      <w:del w:id="195" w:author="Mieko Sato" w:date="2018-03-01T18:04:00Z">
        <w:r w:rsidDel="00B43CD2">
          <w:rPr>
            <w:color w:val="414042"/>
            <w:spacing w:val="-18"/>
            <w:w w:val="110"/>
          </w:rPr>
          <w:delText xml:space="preserve">亘 </w:delText>
        </w:r>
      </w:del>
      <w:r>
        <w:rPr>
          <w:color w:val="414042"/>
          <w:spacing w:val="-7"/>
        </w:rPr>
        <w:t>る記録管理を行わない期間作業者</w:t>
      </w:r>
    </w:p>
    <w:p w14:paraId="296A0C54" w14:textId="77777777" w:rsidR="00D01E5D" w:rsidRDefault="00D01E5D">
      <w:pPr>
        <w:sectPr w:rsidR="00D01E5D">
          <w:pgSz w:w="12240" w:h="15840"/>
          <w:pgMar w:top="0" w:right="1240" w:bottom="760" w:left="1180" w:header="0" w:footer="560" w:gutter="0"/>
          <w:cols w:space="720"/>
        </w:sectPr>
      </w:pPr>
    </w:p>
    <w:p w14:paraId="6467B7E6" w14:textId="77777777" w:rsidR="00D01E5D" w:rsidRDefault="0022633E">
      <w:pPr>
        <w:spacing w:before="107"/>
        <w:ind w:left="395"/>
        <w:rPr>
          <w:sz w:val="20"/>
        </w:rPr>
      </w:pPr>
      <w:r>
        <w:rPr>
          <w:color w:val="00A1DA"/>
          <w:sz w:val="20"/>
        </w:rPr>
        <w:t>図1：オープンソース コード（緑色ドット）の別コード体系</w:t>
      </w:r>
    </w:p>
    <w:p w14:paraId="7A06D408" w14:textId="77777777" w:rsidR="00D01E5D" w:rsidRDefault="0022633E">
      <w:pPr>
        <w:spacing w:before="23"/>
        <w:ind w:left="395"/>
        <w:rPr>
          <w:sz w:val="20"/>
        </w:rPr>
      </w:pPr>
      <w:r>
        <w:rPr>
          <w:color w:val="00A1DA"/>
          <w:sz w:val="20"/>
        </w:rPr>
        <w:t>（青色）への取り込み（Incorporation）</w:t>
      </w:r>
    </w:p>
    <w:p w14:paraId="7301432B" w14:textId="4EFF241E" w:rsidR="00D01E5D" w:rsidRDefault="0022633E">
      <w:pPr>
        <w:pStyle w:val="a3"/>
        <w:spacing w:before="10"/>
        <w:ind w:left="395" w:right="499"/>
      </w:pPr>
      <w:r>
        <w:br w:type="column"/>
      </w:r>
      <w:r>
        <w:rPr>
          <w:color w:val="414042"/>
          <w:w w:val="105"/>
        </w:rPr>
        <w:t>に依存し続けて</w:t>
      </w:r>
      <w:ins w:id="196" w:author="Mieko Sato" w:date="2018-03-01T18:05:00Z">
        <w:r w:rsidR="00B43CD2">
          <w:rPr>
            <w:rFonts w:hint="eastAsia"/>
            <w:color w:val="414042"/>
            <w:w w:val="105"/>
          </w:rPr>
          <w:t>い</w:t>
        </w:r>
      </w:ins>
      <w:ins w:id="197" w:author="Mieko Sato" w:date="2018-03-01T18:40:00Z">
        <w:r w:rsidR="009C6F97">
          <w:rPr>
            <w:rFonts w:hint="eastAsia"/>
            <w:color w:val="414042"/>
            <w:w w:val="105"/>
          </w:rPr>
          <w:t>た</w:t>
        </w:r>
      </w:ins>
      <w:del w:id="198" w:author="Mieko Sato" w:date="2018-03-01T18:05:00Z">
        <w:r w:rsidDel="00B43CD2">
          <w:rPr>
            <w:color w:val="414042"/>
            <w:w w:val="105"/>
          </w:rPr>
          <w:delText>き</w:delText>
        </w:r>
      </w:del>
      <w:del w:id="199" w:author="Mieko Sato" w:date="2018-03-01T18:40:00Z">
        <w:r w:rsidDel="009C6F97">
          <w:rPr>
            <w:color w:val="414042"/>
            <w:w w:val="105"/>
          </w:rPr>
          <w:delText>た</w:delText>
        </w:r>
      </w:del>
      <w:del w:id="200" w:author="Mieko Sato" w:date="2018-03-01T18:39:00Z">
        <w:r w:rsidDel="009C6F97">
          <w:rPr>
            <w:color w:val="414042"/>
            <w:w w:val="105"/>
          </w:rPr>
          <w:delText>りする</w:delText>
        </w:r>
      </w:del>
      <w:r>
        <w:rPr>
          <w:color w:val="414042"/>
          <w:w w:val="105"/>
        </w:rPr>
        <w:t>場合に起こる可能性が高くなります。</w:t>
      </w:r>
    </w:p>
    <w:p w14:paraId="127ACA06" w14:textId="77777777" w:rsidR="00D01E5D" w:rsidRDefault="00D01E5D">
      <w:pPr>
        <w:sectPr w:rsidR="00D01E5D">
          <w:type w:val="continuous"/>
          <w:pgSz w:w="12240" w:h="15840"/>
          <w:pgMar w:top="1500" w:right="1240" w:bottom="280" w:left="1180" w:header="720" w:footer="720" w:gutter="0"/>
          <w:cols w:num="2" w:space="720" w:equalWidth="0">
            <w:col w:w="4699" w:space="194"/>
            <w:col w:w="4927"/>
          </w:cols>
        </w:sectPr>
      </w:pPr>
    </w:p>
    <w:p w14:paraId="0BA51655" w14:textId="77777777" w:rsidR="00D01E5D" w:rsidRDefault="00D01E5D">
      <w:pPr>
        <w:pStyle w:val="a3"/>
        <w:spacing w:before="6"/>
        <w:rPr>
          <w:sz w:val="20"/>
        </w:rPr>
      </w:pPr>
    </w:p>
    <w:p w14:paraId="57567FA9" w14:textId="72B1656B" w:rsidR="00D01E5D" w:rsidRDefault="00F872A3">
      <w:pPr>
        <w:pStyle w:val="a3"/>
        <w:spacing w:before="61"/>
        <w:ind w:left="395" w:right="495"/>
      </w:pPr>
      <w:ins w:id="201" w:author="Mieko Sato" w:date="2018-03-18T16:15:00Z">
        <w:r>
          <w:rPr>
            <w:rFonts w:hint="eastAsia"/>
            <w:color w:val="414042"/>
            <w:spacing w:val="-9"/>
            <w:w w:val="105"/>
          </w:rPr>
          <w:t>取り込み</w:t>
        </w:r>
      </w:ins>
      <w:ins w:id="202" w:author="Mieko Sato" w:date="2018-03-18T16:34:00Z">
        <w:r w:rsidR="00C21AD0">
          <w:rPr>
            <w:rFonts w:hint="eastAsia"/>
            <w:color w:val="414042"/>
            <w:spacing w:val="-9"/>
            <w:w w:val="105"/>
          </w:rPr>
          <w:t>が行われた場合</w:t>
        </w:r>
      </w:ins>
      <w:ins w:id="203" w:author="Mieko Sato" w:date="2018-03-18T16:16:00Z">
        <w:r>
          <w:rPr>
            <w:rFonts w:hint="eastAsia"/>
            <w:color w:val="414042"/>
            <w:spacing w:val="-9"/>
            <w:w w:val="105"/>
          </w:rPr>
          <w:t>、</w:t>
        </w:r>
      </w:ins>
      <w:r w:rsidR="0022633E">
        <w:rPr>
          <w:color w:val="414042"/>
          <w:spacing w:val="-9"/>
          <w:w w:val="105"/>
        </w:rPr>
        <w:t>人間の目でソースコー</w:t>
      </w:r>
      <w:r w:rsidR="0022633E">
        <w:rPr>
          <w:color w:val="414042"/>
          <w:spacing w:val="5"/>
        </w:rPr>
        <w:t>ド</w:t>
      </w:r>
      <w:r w:rsidR="0022633E">
        <w:rPr>
          <w:color w:val="414042"/>
          <w:spacing w:val="-14"/>
          <w:w w:val="105"/>
        </w:rPr>
        <w:t>を見</w:t>
      </w:r>
      <w:ins w:id="204" w:author="Mieko Sato" w:date="2018-03-18T16:16:00Z">
        <w:r>
          <w:rPr>
            <w:rFonts w:hint="eastAsia"/>
            <w:color w:val="414042"/>
            <w:spacing w:val="-14"/>
            <w:w w:val="105"/>
          </w:rPr>
          <w:t>ても</w:t>
        </w:r>
      </w:ins>
      <w:del w:id="205" w:author="Mieko Sato" w:date="2018-03-18T16:16:00Z">
        <w:r w:rsidR="0022633E" w:rsidDel="00F872A3">
          <w:rPr>
            <w:color w:val="414042"/>
            <w:spacing w:val="-14"/>
            <w:w w:val="105"/>
          </w:rPr>
          <w:delText>た場合、この取</w:delText>
        </w:r>
        <w:r w:rsidR="0022633E" w:rsidDel="00F872A3">
          <w:rPr>
            <w:color w:val="414042"/>
          </w:rPr>
          <w:delText>り</w:delText>
        </w:r>
        <w:r w:rsidR="0022633E" w:rsidDel="00F872A3">
          <w:rPr>
            <w:color w:val="414042"/>
            <w:spacing w:val="-3"/>
            <w:w w:val="105"/>
          </w:rPr>
          <w:delText>込みが</w:delText>
        </w:r>
      </w:del>
      <w:r w:rsidR="0022633E">
        <w:rPr>
          <w:color w:val="414042"/>
          <w:spacing w:val="-3"/>
          <w:w w:val="105"/>
        </w:rPr>
        <w:t>はっき</w:t>
      </w:r>
      <w:r w:rsidR="0022633E">
        <w:rPr>
          <w:color w:val="414042"/>
        </w:rPr>
        <w:t>り</w:t>
      </w:r>
      <w:r w:rsidR="0022633E">
        <w:rPr>
          <w:color w:val="414042"/>
          <w:spacing w:val="-1"/>
          <w:w w:val="105"/>
        </w:rPr>
        <w:t>とわからないことが</w:t>
      </w:r>
      <w:del w:id="206" w:author="Mieko Sato" w:date="2018-03-04T22:37:00Z">
        <w:r w:rsidR="0022633E" w:rsidDel="00AB66B1">
          <w:rPr>
            <w:color w:val="414042"/>
            <w:spacing w:val="-1"/>
            <w:w w:val="105"/>
          </w:rPr>
          <w:delText xml:space="preserve"> </w:delText>
        </w:r>
      </w:del>
      <w:r w:rsidR="0022633E">
        <w:rPr>
          <w:color w:val="414042"/>
          <w:spacing w:val="-12"/>
          <w:w w:val="105"/>
        </w:rPr>
        <w:t>多いのですが、スニペッ</w:t>
      </w:r>
      <w:r w:rsidR="0022633E">
        <w:rPr>
          <w:color w:val="414042"/>
          <w:spacing w:val="5"/>
        </w:rPr>
        <w:t>ト</w:t>
      </w:r>
      <w:r w:rsidR="0022633E">
        <w:rPr>
          <w:color w:val="414042"/>
          <w:spacing w:val="-13"/>
          <w:w w:val="105"/>
        </w:rPr>
        <w:t>を発見</w:t>
      </w:r>
      <w:ins w:id="207" w:author="Mieko Sato" w:date="2018-03-18T16:11:00Z">
        <w:r>
          <w:rPr>
            <w:rFonts w:hint="eastAsia"/>
            <w:color w:val="414042"/>
            <w:spacing w:val="-13"/>
            <w:w w:val="105"/>
          </w:rPr>
          <w:t>・</w:t>
        </w:r>
      </w:ins>
      <w:ins w:id="208" w:author="Mieko Sato" w:date="2018-03-18T16:12:00Z">
        <w:r>
          <w:rPr>
            <w:rFonts w:hint="eastAsia"/>
            <w:color w:val="414042"/>
            <w:spacing w:val="-13"/>
            <w:w w:val="105"/>
          </w:rPr>
          <w:t>照合する</w:t>
        </w:r>
      </w:ins>
      <w:del w:id="209" w:author="Mieko Sato" w:date="2018-03-18T16:12:00Z">
        <w:r w:rsidR="0022633E" w:rsidDel="00F872A3">
          <w:rPr>
            <w:color w:val="414042"/>
            <w:spacing w:val="-13"/>
            <w:w w:val="105"/>
          </w:rPr>
          <w:delText>し、突合せを行う</w:delText>
        </w:r>
      </w:del>
      <w:r w:rsidR="0022633E">
        <w:rPr>
          <w:color w:val="414042"/>
          <w:spacing w:val="-13"/>
          <w:w w:val="105"/>
        </w:rPr>
        <w:t>機能のあるソースコー</w:t>
      </w:r>
      <w:r w:rsidR="0022633E">
        <w:rPr>
          <w:color w:val="414042"/>
          <w:spacing w:val="15"/>
        </w:rPr>
        <w:t xml:space="preserve">ド </w:t>
      </w:r>
      <w:del w:id="210" w:author="Mieko Sato" w:date="2018-03-04T22:37:00Z">
        <w:r w:rsidR="0022633E" w:rsidDel="00AB66B1">
          <w:rPr>
            <w:color w:val="414042"/>
            <w:spacing w:val="15"/>
          </w:rPr>
          <w:delText xml:space="preserve"> </w:delText>
        </w:r>
      </w:del>
      <w:r w:rsidR="0022633E">
        <w:rPr>
          <w:color w:val="414042"/>
          <w:spacing w:val="-2"/>
          <w:w w:val="105"/>
        </w:rPr>
        <w:t>スキャ</w:t>
      </w:r>
      <w:r w:rsidR="0022633E">
        <w:rPr>
          <w:color w:val="414042"/>
          <w:spacing w:val="-11"/>
          <w:w w:val="110"/>
        </w:rPr>
        <w:t>ンツール</w:t>
      </w:r>
      <w:ins w:id="211" w:author="Mieko Sato" w:date="2018-03-18T16:37:00Z">
        <w:r w:rsidR="002D4C14">
          <w:rPr>
            <w:rFonts w:hint="eastAsia"/>
            <w:color w:val="414042"/>
            <w:spacing w:val="-11"/>
            <w:w w:val="110"/>
          </w:rPr>
          <w:t>であれば、</w:t>
        </w:r>
      </w:ins>
      <w:del w:id="212" w:author="Mieko Sato" w:date="2018-03-18T16:35:00Z">
        <w:r w:rsidR="0022633E" w:rsidDel="00C21AD0">
          <w:rPr>
            <w:color w:val="414042"/>
            <w:spacing w:val="-11"/>
            <w:w w:val="110"/>
          </w:rPr>
          <w:delText>によって</w:delText>
        </w:r>
      </w:del>
      <w:del w:id="213" w:author="Mieko Sato" w:date="2018-03-18T16:36:00Z">
        <w:r w:rsidR="0022633E" w:rsidDel="00C21AD0">
          <w:rPr>
            <w:color w:val="414042"/>
            <w:spacing w:val="-11"/>
            <w:w w:val="110"/>
          </w:rPr>
          <w:delText>取</w:delText>
        </w:r>
        <w:r w:rsidR="0022633E" w:rsidDel="00C21AD0">
          <w:rPr>
            <w:color w:val="414042"/>
          </w:rPr>
          <w:delText>り</w:delText>
        </w:r>
        <w:r w:rsidR="0022633E" w:rsidDel="00C21AD0">
          <w:rPr>
            <w:color w:val="414042"/>
            <w:spacing w:val="-7"/>
            <w:w w:val="110"/>
          </w:rPr>
          <w:delText>込みを</w:delText>
        </w:r>
      </w:del>
      <w:r w:rsidR="0022633E">
        <w:rPr>
          <w:color w:val="414042"/>
          <w:spacing w:val="-7"/>
          <w:w w:val="110"/>
        </w:rPr>
        <w:t>容易に発見でき</w:t>
      </w:r>
      <w:del w:id="214" w:author="Mieko Sato" w:date="2018-03-18T16:18:00Z">
        <w:r w:rsidR="0022633E" w:rsidDel="00F872A3">
          <w:rPr>
            <w:color w:val="414042"/>
            <w:spacing w:val="-7"/>
            <w:w w:val="110"/>
          </w:rPr>
          <w:delText>る場合があ</w:delText>
        </w:r>
        <w:r w:rsidR="0022633E" w:rsidDel="00F872A3">
          <w:rPr>
            <w:color w:val="414042"/>
          </w:rPr>
          <w:delText>り</w:delText>
        </w:r>
        <w:r w:rsidR="0022633E" w:rsidDel="00F872A3">
          <w:rPr>
            <w:color w:val="414042"/>
            <w:spacing w:val="-35"/>
            <w:w w:val="110"/>
          </w:rPr>
          <w:delText>ます</w:delText>
        </w:r>
      </w:del>
      <w:r w:rsidR="0022633E">
        <w:rPr>
          <w:color w:val="414042"/>
          <w:spacing w:val="-35"/>
          <w:w w:val="110"/>
        </w:rPr>
        <w:t>。</w:t>
      </w:r>
    </w:p>
    <w:p w14:paraId="2C6C6CDC" w14:textId="77777777" w:rsidR="00D01E5D" w:rsidRDefault="00D01E5D">
      <w:pPr>
        <w:pStyle w:val="a3"/>
      </w:pPr>
    </w:p>
    <w:p w14:paraId="5698EE11" w14:textId="510E3A0E" w:rsidR="00D01E5D" w:rsidRDefault="005668DD">
      <w:pPr>
        <w:pStyle w:val="2"/>
        <w:numPr>
          <w:ilvl w:val="1"/>
          <w:numId w:val="11"/>
        </w:numPr>
        <w:tabs>
          <w:tab w:val="left" w:pos="1187"/>
        </w:tabs>
        <w:spacing w:before="205"/>
        <w:ind w:left="1186" w:hanging="791"/>
      </w:pPr>
      <w:r>
        <w:rPr>
          <w:noProof/>
        </w:rPr>
        <mc:AlternateContent>
          <mc:Choice Requires="wps">
            <w:drawing>
              <wp:anchor distT="0" distB="0" distL="0" distR="0" simplePos="0" relativeHeight="251641856" behindDoc="0" locked="0" layoutInCell="1" allowOverlap="1" wp14:anchorId="797F9B87" wp14:editId="2F7E8DB1">
                <wp:simplePos x="0" y="0"/>
                <wp:positionH relativeFrom="page">
                  <wp:posOffset>1000125</wp:posOffset>
                </wp:positionH>
                <wp:positionV relativeFrom="paragraph">
                  <wp:posOffset>568325</wp:posOffset>
                </wp:positionV>
                <wp:extent cx="5705475" cy="0"/>
                <wp:effectExtent l="9525" t="14605" r="9525" b="13970"/>
                <wp:wrapTopAndBottom/>
                <wp:docPr id="391"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547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7561CA" id="Line 66" o:spid="_x0000_s1026" style="position:absolute;left:0;text-align:lef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75pt" to="528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" strokecolor="#aaaaad" strokeweight="1pt">
                <w10:wrap type="topAndBottom" anchorx="page"/>
              </v:line>
            </w:pict>
          </mc:Fallback>
        </mc:AlternateContent>
      </w:r>
      <w:r w:rsidR="0022633E">
        <w:rPr>
          <w:color w:val="414042"/>
          <w:spacing w:val="-17"/>
          <w:w w:val="115"/>
        </w:rPr>
        <w:t>リンク</w:t>
      </w:r>
      <w:del w:id="215" w:author="Mieko Sato" w:date="2018-03-18T16:39:00Z">
        <w:r w:rsidR="0022633E" w:rsidDel="002D4C14">
          <w:rPr>
            <w:color w:val="414042"/>
            <w:spacing w:val="-17"/>
            <w:w w:val="115"/>
          </w:rPr>
          <w:delText>する</w:delText>
        </w:r>
      </w:del>
      <w:r w:rsidR="0022633E">
        <w:rPr>
          <w:color w:val="414042"/>
          <w:w w:val="115"/>
        </w:rPr>
        <w:t>（Linking）</w:t>
      </w:r>
    </w:p>
    <w:p w14:paraId="43F1DA37" w14:textId="3FDD6EA6" w:rsidR="00D01E5D" w:rsidRDefault="0022633E">
      <w:pPr>
        <w:pStyle w:val="a3"/>
        <w:spacing w:before="191"/>
        <w:ind w:left="395" w:right="437"/>
        <w:jc w:val="both"/>
      </w:pPr>
      <w:r>
        <w:rPr>
          <w:color w:val="414042"/>
          <w:spacing w:val="-14"/>
          <w:w w:val="110"/>
        </w:rPr>
        <w:t>リンク</w:t>
      </w:r>
      <w:r>
        <w:rPr>
          <w:color w:val="414042"/>
          <w:spacing w:val="-4"/>
          <w:w w:val="110"/>
        </w:rPr>
        <w:t>（Linking）</w:t>
      </w:r>
      <w:r>
        <w:rPr>
          <w:color w:val="414042"/>
          <w:spacing w:val="-16"/>
          <w:w w:val="110"/>
        </w:rPr>
        <w:t>は、たとえばオープンソースのライブラリを使用する</w:t>
      </w:r>
      <w:del w:id="216" w:author="Mieko Sato" w:date="2018-02-28T17:08:00Z">
        <w:r w:rsidDel="008133B5">
          <w:rPr>
            <w:rFonts w:hint="eastAsia"/>
            <w:color w:val="414042"/>
            <w:spacing w:val="-16"/>
            <w:w w:val="110"/>
          </w:rPr>
          <w:delText>とき</w:delText>
        </w:r>
      </w:del>
      <w:ins w:id="217" w:author="Mieko Sato" w:date="2018-02-28T17:08:00Z">
        <w:r w:rsidR="008133B5">
          <w:rPr>
            <w:rFonts w:hint="eastAsia"/>
            <w:color w:val="414042"/>
            <w:spacing w:val="-16"/>
            <w:w w:val="110"/>
          </w:rPr>
          <w:t>時</w:t>
        </w:r>
      </w:ins>
      <w:r>
        <w:rPr>
          <w:color w:val="414042"/>
          <w:spacing w:val="-16"/>
          <w:w w:val="110"/>
        </w:rPr>
        <w:t>など</w:t>
      </w:r>
      <w:ins w:id="218" w:author="Mieko Sato" w:date="2018-03-18T16:41:00Z">
        <w:r w:rsidR="002D4C14">
          <w:rPr>
            <w:rFonts w:hint="eastAsia"/>
            <w:color w:val="414042"/>
            <w:spacing w:val="-16"/>
            <w:w w:val="110"/>
          </w:rPr>
          <w:t>に</w:t>
        </w:r>
      </w:ins>
      <w:del w:id="219" w:author="Mieko Sato" w:date="2018-03-18T16:41:00Z">
        <w:r w:rsidDel="002D4C14">
          <w:rPr>
            <w:color w:val="414042"/>
            <w:spacing w:val="-16"/>
            <w:w w:val="110"/>
          </w:rPr>
          <w:delText>で、</w:delText>
        </w:r>
      </w:del>
      <w:r>
        <w:rPr>
          <w:color w:val="414042"/>
          <w:spacing w:val="-16"/>
          <w:w w:val="110"/>
        </w:rPr>
        <w:t>よ</w:t>
      </w:r>
      <w:r>
        <w:rPr>
          <w:color w:val="414042"/>
          <w:spacing w:val="-17"/>
          <w:w w:val="110"/>
        </w:rPr>
        <w:t>くあるシナリオ</w:t>
      </w:r>
      <w:del w:id="220" w:author="Mieko Sato" w:date="2018-03-18T16:41:00Z">
        <w:r w:rsidDel="002D4C14">
          <w:rPr>
            <w:color w:val="414042"/>
            <w:spacing w:val="-17"/>
            <w:w w:val="110"/>
          </w:rPr>
          <w:delText>の</w:delText>
        </w:r>
      </w:del>
      <w:del w:id="221" w:author="Mieko Sato" w:date="2018-03-01T14:46:00Z">
        <w:r w:rsidDel="00CC04DD">
          <w:rPr>
            <w:color w:val="414042"/>
            <w:spacing w:val="-17"/>
            <w:w w:val="110"/>
          </w:rPr>
          <w:delText>一</w:delText>
        </w:r>
      </w:del>
      <w:del w:id="222" w:author="Mieko Sato" w:date="2018-03-18T16:42:00Z">
        <w:r w:rsidDel="002D4C14">
          <w:rPr>
            <w:color w:val="414042"/>
            <w:spacing w:val="-17"/>
            <w:w w:val="110"/>
          </w:rPr>
          <w:delText>つ</w:delText>
        </w:r>
      </w:del>
      <w:r>
        <w:rPr>
          <w:color w:val="414042"/>
          <w:spacing w:val="-17"/>
          <w:w w:val="110"/>
        </w:rPr>
        <w:t>です。このシナリオでは、開発者</w:t>
      </w:r>
      <w:del w:id="223" w:author="Mieko Sato" w:date="2018-03-18T16:43:00Z">
        <w:r w:rsidDel="006F7D53">
          <w:rPr>
            <w:rFonts w:hint="eastAsia"/>
            <w:color w:val="414042"/>
            <w:spacing w:val="-17"/>
            <w:w w:val="110"/>
          </w:rPr>
          <w:delText>は</w:delText>
        </w:r>
      </w:del>
      <w:ins w:id="224" w:author="Mieko Sato" w:date="2018-03-18T16:43:00Z">
        <w:r w:rsidR="006F7D53">
          <w:rPr>
            <w:rFonts w:hint="eastAsia"/>
            <w:color w:val="414042"/>
            <w:spacing w:val="-17"/>
            <w:w w:val="110"/>
          </w:rPr>
          <w:t>が</w:t>
        </w:r>
      </w:ins>
      <w:r>
        <w:rPr>
          <w:color w:val="414042"/>
          <w:spacing w:val="-17"/>
          <w:w w:val="110"/>
        </w:rPr>
        <w:t>オープンソース ソフトウェ</w:t>
      </w:r>
      <w:r>
        <w:rPr>
          <w:color w:val="414042"/>
          <w:spacing w:val="-15"/>
          <w:w w:val="105"/>
        </w:rPr>
        <w:t>アのコンポーネントと自社ソフトウェアコンポーネントをリンクさせます</w:t>
      </w:r>
      <w:r>
        <w:rPr>
          <w:color w:val="414042"/>
          <w:spacing w:val="-13"/>
          <w:w w:val="105"/>
        </w:rPr>
        <w:t>（</w:t>
      </w:r>
      <w:r>
        <w:rPr>
          <w:color w:val="414042"/>
          <w:w w:val="105"/>
        </w:rPr>
        <w:t>図</w:t>
      </w:r>
      <w:r>
        <w:rPr>
          <w:color w:val="414042"/>
          <w:spacing w:val="-21"/>
          <w:w w:val="105"/>
        </w:rPr>
        <w:t>2）</w:t>
      </w:r>
      <w:r>
        <w:rPr>
          <w:color w:val="414042"/>
          <w:spacing w:val="-14"/>
          <w:w w:val="105"/>
        </w:rPr>
        <w:t>。このシ</w:t>
      </w:r>
    </w:p>
    <w:p w14:paraId="304D5A3B" w14:textId="139FA444" w:rsidR="00D01E5D" w:rsidRDefault="0022633E">
      <w:pPr>
        <w:pStyle w:val="a3"/>
        <w:spacing w:before="3"/>
        <w:ind w:left="5287"/>
      </w:pPr>
      <w:r>
        <w:rPr>
          <w:noProof/>
        </w:rPr>
        <w:drawing>
          <wp:anchor distT="0" distB="0" distL="0" distR="0" simplePos="0" relativeHeight="251626496" behindDoc="0" locked="0" layoutInCell="1" allowOverlap="1" wp14:anchorId="250E9EB0" wp14:editId="2F886677">
            <wp:simplePos x="0" y="0"/>
            <wp:positionH relativeFrom="page">
              <wp:posOffset>1204595</wp:posOffset>
            </wp:positionH>
            <wp:positionV relativeFrom="paragraph">
              <wp:posOffset>52962</wp:posOffset>
            </wp:positionV>
            <wp:extent cx="2635166" cy="1597579"/>
            <wp:effectExtent l="0" t="0" r="0" b="3175"/>
            <wp:wrapNone/>
            <wp:docPr id="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1.png"/>
                    <pic:cNvPicPr/>
                  </pic:nvPicPr>
                  <pic:blipFill>
                    <a:blip r:embed="rId56" cstate="print"/>
                    <a:stretch>
                      <a:fillRect/>
                    </a:stretch>
                  </pic:blipFill>
                  <pic:spPr>
                    <a:xfrm>
                      <a:off x="0" y="0"/>
                      <a:ext cx="2644083" cy="1602985"/>
                    </a:xfrm>
                    <a:prstGeom prst="rect">
                      <a:avLst/>
                    </a:prstGeom>
                  </pic:spPr>
                </pic:pic>
              </a:graphicData>
            </a:graphic>
            <wp14:sizeRelH relativeFrom="margin">
              <wp14:pctWidth>0</wp14:pctWidth>
            </wp14:sizeRelH>
            <wp14:sizeRelV relativeFrom="margin">
              <wp14:pctHeight>0</wp14:pctHeight>
            </wp14:sizeRelV>
          </wp:anchor>
        </w:drawing>
      </w:r>
      <w:r>
        <w:rPr>
          <w:color w:val="414042"/>
          <w:w w:val="105"/>
        </w:rPr>
        <w:t>ナリ</w:t>
      </w:r>
      <w:r>
        <w:rPr>
          <w:color w:val="414042"/>
          <w:w w:val="110"/>
        </w:rPr>
        <w:t>オ</w:t>
      </w:r>
      <w:r>
        <w:rPr>
          <w:color w:val="414042"/>
          <w:w w:val="105"/>
        </w:rPr>
        <w:t>に対応する用語は</w:t>
      </w:r>
      <w:ins w:id="225" w:author="Mieko Sato" w:date="2018-03-04T10:18:00Z">
        <w:r w:rsidR="00B46DCA">
          <w:rPr>
            <w:rFonts w:hint="eastAsia"/>
            <w:color w:val="414042"/>
            <w:w w:val="105"/>
          </w:rPr>
          <w:t>、</w:t>
        </w:r>
      </w:ins>
      <w:r>
        <w:rPr>
          <w:color w:val="414042"/>
          <w:w w:val="105"/>
        </w:rPr>
        <w:t>静的リンク</w:t>
      </w:r>
    </w:p>
    <w:p w14:paraId="228B52A4" w14:textId="77777777" w:rsidR="00D01E5D" w:rsidRDefault="0022633E">
      <w:pPr>
        <w:pStyle w:val="a3"/>
        <w:spacing w:before="2"/>
        <w:ind w:left="5287"/>
      </w:pPr>
      <w:r>
        <w:rPr>
          <w:color w:val="414042"/>
          <w:w w:val="105"/>
        </w:rPr>
        <w:t>（Static link）、動的リンク（Dynamic</w:t>
      </w:r>
    </w:p>
    <w:p w14:paraId="689672F0" w14:textId="77777777" w:rsidR="00817085" w:rsidRDefault="0022633E">
      <w:pPr>
        <w:pStyle w:val="a3"/>
        <w:spacing w:line="360" w:lineRule="atLeast"/>
        <w:ind w:left="5287" w:right="497"/>
        <w:rPr>
          <w:ins w:id="226" w:author="Mieko Sato" w:date="2018-03-18T16:50:00Z"/>
          <w:color w:val="414042"/>
          <w:spacing w:val="-17"/>
          <w:w w:val="105"/>
        </w:rPr>
      </w:pPr>
      <w:r>
        <w:rPr>
          <w:color w:val="414042"/>
          <w:spacing w:val="-6"/>
          <w:w w:val="105"/>
        </w:rPr>
        <w:t>link）</w:t>
      </w:r>
      <w:r>
        <w:rPr>
          <w:color w:val="414042"/>
          <w:spacing w:val="-21"/>
          <w:w w:val="105"/>
        </w:rPr>
        <w:t>、結合</w:t>
      </w:r>
      <w:r>
        <w:rPr>
          <w:color w:val="414042"/>
          <w:spacing w:val="-6"/>
          <w:w w:val="105"/>
        </w:rPr>
        <w:t>（Combining）</w:t>
      </w:r>
      <w:r>
        <w:rPr>
          <w:color w:val="414042"/>
          <w:spacing w:val="-16"/>
          <w:w w:val="105"/>
        </w:rPr>
        <w:t xml:space="preserve">、パッケー </w:t>
      </w:r>
      <w:r>
        <w:rPr>
          <w:color w:val="414042"/>
          <w:spacing w:val="-17"/>
          <w:w w:val="105"/>
        </w:rPr>
        <w:t>ジ</w:t>
      </w:r>
    </w:p>
    <w:p w14:paraId="7CB123D4" w14:textId="77777777" w:rsidR="00817085" w:rsidRDefault="0022633E">
      <w:pPr>
        <w:pStyle w:val="a3"/>
        <w:spacing w:line="360" w:lineRule="atLeast"/>
        <w:ind w:left="5287" w:right="497"/>
        <w:rPr>
          <w:ins w:id="227" w:author="Mieko Sato" w:date="2018-03-18T16:50:00Z"/>
          <w:color w:val="414042"/>
          <w:spacing w:val="-15"/>
          <w:w w:val="105"/>
        </w:rPr>
      </w:pPr>
      <w:r>
        <w:rPr>
          <w:color w:val="414042"/>
          <w:spacing w:val="-17"/>
          <w:w w:val="105"/>
        </w:rPr>
        <w:t>ング</w:t>
      </w:r>
      <w:r>
        <w:rPr>
          <w:color w:val="414042"/>
          <w:spacing w:val="-5"/>
          <w:w w:val="105"/>
        </w:rPr>
        <w:t>（Packaging）</w:t>
      </w:r>
      <w:r>
        <w:rPr>
          <w:color w:val="414042"/>
          <w:spacing w:val="-12"/>
          <w:w w:val="105"/>
        </w:rPr>
        <w:t>、相互依存性の</w:t>
      </w:r>
      <w:r>
        <w:rPr>
          <w:color w:val="414042"/>
          <w:spacing w:val="-15"/>
          <w:w w:val="105"/>
        </w:rPr>
        <w:t>生</w:t>
      </w:r>
    </w:p>
    <w:p w14:paraId="684EDB70" w14:textId="77777777" w:rsidR="00817085" w:rsidRDefault="0022633E">
      <w:pPr>
        <w:pStyle w:val="a3"/>
        <w:spacing w:line="360" w:lineRule="atLeast"/>
        <w:ind w:left="5287" w:right="497"/>
        <w:rPr>
          <w:ins w:id="228" w:author="Mieko Sato" w:date="2018-03-18T16:50:00Z"/>
          <w:color w:val="414042"/>
          <w:spacing w:val="-7"/>
          <w:w w:val="105"/>
        </w:rPr>
      </w:pPr>
      <w:r>
        <w:rPr>
          <w:color w:val="414042"/>
          <w:spacing w:val="-15"/>
          <w:w w:val="105"/>
        </w:rPr>
        <w:t>成</w:t>
      </w:r>
      <w:r>
        <w:rPr>
          <w:color w:val="414042"/>
          <w:spacing w:val="-4"/>
          <w:w w:val="105"/>
        </w:rPr>
        <w:t xml:space="preserve">（Creating </w:t>
      </w:r>
      <w:r>
        <w:rPr>
          <w:color w:val="414042"/>
          <w:spacing w:val="-7"/>
          <w:w w:val="105"/>
        </w:rPr>
        <w:t>interdependency）</w:t>
      </w:r>
      <w:ins w:id="229" w:author="Mieko Sato" w:date="2018-03-04T10:18:00Z">
        <w:r w:rsidR="00B46DCA">
          <w:rPr>
            <w:rFonts w:hint="eastAsia"/>
            <w:color w:val="414042"/>
            <w:spacing w:val="-7"/>
            <w:w w:val="105"/>
          </w:rPr>
          <w:t>など</w:t>
        </w:r>
      </w:ins>
    </w:p>
    <w:p w14:paraId="0BC5B28F" w14:textId="0C63F9C9" w:rsidR="00817085" w:rsidRDefault="0022633E">
      <w:pPr>
        <w:pStyle w:val="a3"/>
        <w:spacing w:line="360" w:lineRule="atLeast"/>
        <w:ind w:left="5287" w:right="497"/>
        <w:rPr>
          <w:ins w:id="230" w:author="Mieko Sato" w:date="2018-03-18T16:50:00Z"/>
          <w:color w:val="414042"/>
          <w:spacing w:val="-11"/>
          <w:w w:val="105"/>
        </w:rPr>
      </w:pPr>
      <w:del w:id="231" w:author="Mieko Sato" w:date="2018-03-04T10:18:00Z">
        <w:r w:rsidDel="00B46DCA">
          <w:rPr>
            <w:color w:val="414042"/>
            <w:w w:val="105"/>
          </w:rPr>
          <w:delText>と</w:delText>
        </w:r>
        <w:r w:rsidDel="00B46DCA">
          <w:rPr>
            <w:color w:val="414042"/>
            <w:spacing w:val="-18"/>
            <w:w w:val="105"/>
          </w:rPr>
          <w:delText>いったもの</w:delText>
        </w:r>
      </w:del>
      <w:r>
        <w:rPr>
          <w:color w:val="414042"/>
          <w:spacing w:val="-18"/>
          <w:w w:val="105"/>
        </w:rPr>
        <w:t>を含め</w:t>
      </w:r>
      <w:ins w:id="232" w:author="Mieko Sato" w:date="2018-03-04T10:19:00Z">
        <w:r w:rsidR="00B46DCA">
          <w:rPr>
            <w:rFonts w:hint="eastAsia"/>
            <w:color w:val="414042"/>
            <w:spacing w:val="-18"/>
            <w:w w:val="105"/>
          </w:rPr>
          <w:t>て</w:t>
        </w:r>
      </w:ins>
      <w:r>
        <w:rPr>
          <w:color w:val="414042"/>
          <w:spacing w:val="-18"/>
          <w:w w:val="105"/>
        </w:rPr>
        <w:t>いくつかあります。</w:t>
      </w:r>
      <w:ins w:id="233" w:author="Mieko Sato" w:date="2018-03-18T17:26:00Z">
        <w:r w:rsidR="001651D1">
          <w:rPr>
            <w:rFonts w:hint="eastAsia"/>
            <w:color w:val="414042"/>
            <w:spacing w:val="-18"/>
            <w:w w:val="105"/>
          </w:rPr>
          <w:t>リンクは通常、</w:t>
        </w:r>
      </w:ins>
      <w:ins w:id="234" w:author="Mieko Sato" w:date="2018-03-18T17:27:00Z">
        <w:r w:rsidR="001651D1">
          <w:rPr>
            <w:rFonts w:hint="eastAsia"/>
            <w:color w:val="414042"/>
            <w:spacing w:val="-18"/>
            <w:w w:val="105"/>
          </w:rPr>
          <w:t>ソースコードの目視確認で簡単に検出されます。なぜなら、</w:t>
        </w:r>
      </w:ins>
      <w:r>
        <w:rPr>
          <w:color w:val="414042"/>
          <w:spacing w:val="-18"/>
          <w:w w:val="105"/>
        </w:rPr>
        <w:t>ラ</w:t>
      </w:r>
      <w:del w:id="235" w:author="工内隆" w:date="2018-02-15T15:23:00Z">
        <w:r w:rsidDel="000C1086">
          <w:rPr>
            <w:color w:val="414042"/>
            <w:spacing w:val="-18"/>
            <w:w w:val="105"/>
          </w:rPr>
          <w:delText xml:space="preserve">  </w:delText>
        </w:r>
      </w:del>
      <w:r>
        <w:rPr>
          <w:color w:val="414042"/>
          <w:spacing w:val="-11"/>
          <w:w w:val="105"/>
        </w:rPr>
        <w:t>イブラリがファイルの</w:t>
      </w:r>
      <w:ins w:id="236" w:author="Mieko Sato" w:date="2018-03-18T16:48:00Z">
        <w:r w:rsidR="003E4AB4">
          <w:rPr>
            <w:rFonts w:hint="eastAsia"/>
            <w:color w:val="414042"/>
            <w:spacing w:val="-11"/>
            <w:w w:val="105"/>
          </w:rPr>
          <w:t>先頭部分</w:t>
        </w:r>
      </w:ins>
      <w:del w:id="237" w:author="Mieko Sato" w:date="2018-03-18T16:48:00Z">
        <w:r w:rsidDel="003E4AB4">
          <w:rPr>
            <w:color w:val="414042"/>
            <w:spacing w:val="-11"/>
            <w:w w:val="105"/>
          </w:rPr>
          <w:delText>最初</w:delText>
        </w:r>
      </w:del>
    </w:p>
    <w:p w14:paraId="70864B1F" w14:textId="77777777" w:rsidR="0097156A" w:rsidRDefault="0022633E">
      <w:pPr>
        <w:pStyle w:val="a3"/>
        <w:spacing w:line="360" w:lineRule="atLeast"/>
        <w:ind w:left="5287" w:right="497"/>
        <w:rPr>
          <w:ins w:id="238" w:author="Mieko Sato" w:date="2018-03-18T16:55:00Z"/>
          <w:color w:val="414042"/>
          <w:spacing w:val="-10"/>
          <w:w w:val="105"/>
        </w:rPr>
      </w:pPr>
      <w:r>
        <w:rPr>
          <w:color w:val="414042"/>
          <w:spacing w:val="-11"/>
          <w:w w:val="105"/>
        </w:rPr>
        <w:lastRenderedPageBreak/>
        <w:t>でインクル</w:t>
      </w:r>
      <w:del w:id="239" w:author="工内隆" w:date="2018-02-15T15:23:00Z">
        <w:r w:rsidDel="000C1086">
          <w:rPr>
            <w:color w:val="414042"/>
            <w:spacing w:val="-11"/>
            <w:w w:val="105"/>
          </w:rPr>
          <w:delText xml:space="preserve">  </w:delText>
        </w:r>
      </w:del>
      <w:r>
        <w:rPr>
          <w:color w:val="414042"/>
          <w:spacing w:val="-10"/>
          <w:w w:val="105"/>
        </w:rPr>
        <w:t>ードされ</w:t>
      </w:r>
      <w:ins w:id="240" w:author="Mieko Sato" w:date="2018-03-18T16:55:00Z">
        <w:r w:rsidR="0097156A">
          <w:rPr>
            <w:rFonts w:hint="eastAsia"/>
            <w:color w:val="414042"/>
            <w:spacing w:val="-10"/>
            <w:w w:val="105"/>
          </w:rPr>
          <w:t>ていたり</w:t>
        </w:r>
      </w:ins>
      <w:del w:id="241" w:author="Mieko Sato" w:date="2018-03-18T16:55:00Z">
        <w:r w:rsidDel="0097156A">
          <w:rPr>
            <w:color w:val="414042"/>
            <w:spacing w:val="-10"/>
            <w:w w:val="105"/>
          </w:rPr>
          <w:delText>ることや</w:delText>
        </w:r>
      </w:del>
      <w:r>
        <w:rPr>
          <w:color w:val="414042"/>
          <w:spacing w:val="-10"/>
          <w:w w:val="105"/>
        </w:rPr>
        <w:t>、</w:t>
      </w:r>
    </w:p>
    <w:p w14:paraId="55EE22D0" w14:textId="0A609A4C" w:rsidR="00D01E5D" w:rsidDel="000933A2" w:rsidRDefault="0022633E">
      <w:pPr>
        <w:pStyle w:val="a3"/>
        <w:spacing w:line="360" w:lineRule="atLeast"/>
        <w:ind w:left="5287" w:right="497"/>
        <w:rPr>
          <w:del w:id="242" w:author="Mieko Sato" w:date="2018-03-04T22:47:00Z"/>
        </w:rPr>
      </w:pPr>
      <w:r>
        <w:rPr>
          <w:color w:val="414042"/>
          <w:spacing w:val="-10"/>
          <w:w w:val="105"/>
        </w:rPr>
        <w:t>リンクされるコード</w:t>
      </w:r>
      <w:r>
        <w:rPr>
          <w:color w:val="414042"/>
          <w:spacing w:val="-11"/>
          <w:w w:val="105"/>
        </w:rPr>
        <w:t>が別</w:t>
      </w:r>
      <w:ins w:id="243" w:author="Mieko Sato" w:date="2018-03-18T16:54:00Z">
        <w:r w:rsidR="0097156A">
          <w:rPr>
            <w:rFonts w:hint="eastAsia"/>
            <w:color w:val="414042"/>
            <w:spacing w:val="-11"/>
            <w:w w:val="105"/>
          </w:rPr>
          <w:t>名</w:t>
        </w:r>
      </w:ins>
      <w:r>
        <w:rPr>
          <w:color w:val="414042"/>
          <w:spacing w:val="-11"/>
          <w:w w:val="105"/>
        </w:rPr>
        <w:t>のディレクトリやファイルにあ</w:t>
      </w:r>
      <w:ins w:id="244" w:author="Mieko Sato" w:date="2018-03-18T16:56:00Z">
        <w:r w:rsidR="0097156A">
          <w:rPr>
            <w:rFonts w:hint="eastAsia"/>
            <w:color w:val="414042"/>
            <w:spacing w:val="-11"/>
            <w:w w:val="105"/>
          </w:rPr>
          <w:t>ったりす</w:t>
        </w:r>
      </w:ins>
      <w:r>
        <w:rPr>
          <w:color w:val="414042"/>
          <w:spacing w:val="-11"/>
          <w:w w:val="105"/>
        </w:rPr>
        <w:t>る</w:t>
      </w:r>
      <w:ins w:id="245" w:author="Mieko Sato" w:date="2018-03-18T16:56:00Z">
        <w:r w:rsidR="0097156A">
          <w:rPr>
            <w:rFonts w:hint="eastAsia"/>
            <w:color w:val="414042"/>
            <w:spacing w:val="-11"/>
            <w:w w:val="105"/>
          </w:rPr>
          <w:t>ため</w:t>
        </w:r>
      </w:ins>
      <w:ins w:id="246" w:author="Mieko Sato" w:date="2018-03-18T17:27:00Z">
        <w:r w:rsidR="001651D1">
          <w:rPr>
            <w:rFonts w:hint="eastAsia"/>
            <w:color w:val="414042"/>
            <w:spacing w:val="-11"/>
            <w:w w:val="105"/>
          </w:rPr>
          <w:t>です。</w:t>
        </w:r>
      </w:ins>
      <w:del w:id="247" w:author="Mieko Sato" w:date="2018-03-18T16:56:00Z">
        <w:r w:rsidDel="0097156A">
          <w:rPr>
            <w:color w:val="414042"/>
            <w:spacing w:val="-11"/>
            <w:w w:val="105"/>
          </w:rPr>
          <w:delText>こ</w:delText>
        </w:r>
      </w:del>
    </w:p>
    <w:p w14:paraId="2BBA591C" w14:textId="77777777" w:rsidR="00D01E5D" w:rsidRDefault="00D01E5D">
      <w:pPr>
        <w:pStyle w:val="a3"/>
        <w:spacing w:line="360" w:lineRule="atLeast"/>
        <w:ind w:left="5287" w:right="497"/>
        <w:sectPr w:rsidR="00D01E5D">
          <w:type w:val="continuous"/>
          <w:pgSz w:w="12240" w:h="15840"/>
          <w:pgMar w:top="1500" w:right="1240" w:bottom="280" w:left="1180" w:header="720" w:footer="720" w:gutter="0"/>
          <w:cols w:space="720"/>
        </w:sectPr>
        <w:pPrChange w:id="248" w:author="Mieko Sato" w:date="2018-03-04T22:47:00Z">
          <w:pPr>
            <w:spacing w:line="360" w:lineRule="atLeast"/>
          </w:pPr>
        </w:pPrChange>
      </w:pPr>
    </w:p>
    <w:p w14:paraId="26F94EF4" w14:textId="77777777" w:rsidR="00D01E5D" w:rsidRDefault="005668DD">
      <w:pPr>
        <w:spacing w:line="114" w:lineRule="exact"/>
        <w:ind w:left="395"/>
        <w:rPr>
          <w:sz w:val="20"/>
        </w:rPr>
      </w:pPr>
      <w:r>
        <w:rPr>
          <w:noProof/>
        </w:rPr>
        <mc:AlternateContent>
          <mc:Choice Requires="wpg">
            <w:drawing>
              <wp:anchor distT="0" distB="0" distL="114300" distR="114300" simplePos="0" relativeHeight="251684864" behindDoc="1" locked="0" layoutInCell="1" allowOverlap="1" wp14:anchorId="0B90FA0D" wp14:editId="53D5884F">
                <wp:simplePos x="0" y="0"/>
                <wp:positionH relativeFrom="page">
                  <wp:posOffset>17145</wp:posOffset>
                </wp:positionH>
                <wp:positionV relativeFrom="page">
                  <wp:posOffset>6350</wp:posOffset>
                </wp:positionV>
                <wp:extent cx="7755255" cy="563880"/>
                <wp:effectExtent l="0" t="0" r="0" b="1270"/>
                <wp:wrapNone/>
                <wp:docPr id="388"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89" name="Rectangle 65"/>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Text Box 64"/>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D1004" w14:textId="77777777" w:rsidR="00BD5E4B" w:rsidRDefault="00BD5E4B">
                              <w:pPr>
                                <w:spacing w:before="10"/>
                                <w:rPr>
                                  <w:sz w:val="37"/>
                                </w:rPr>
                              </w:pPr>
                            </w:p>
                            <w:p w14:paraId="240C5F51" w14:textId="77777777" w:rsidR="00BD5E4B" w:rsidRPr="005668DD" w:rsidRDefault="00BD5E4B">
                              <w:pPr>
                                <w:spacing w:before="1"/>
                                <w:ind w:left="1548"/>
                                <w:rPr>
                                  <w:rFonts w:ascii="Arial"/>
                                  <w:sz w:val="24"/>
                                  <w:lang w:val="en-US"/>
                                </w:rPr>
                              </w:pPr>
                              <w:r w:rsidRPr="005668DD">
                                <w:rPr>
                                  <w:rFonts w:ascii="Arial"/>
                                  <w:color w:val="2A476B"/>
                                  <w:w w:val="105"/>
                                  <w:sz w:val="24"/>
                                  <w:lang w:val="en-US"/>
                                </w:rPr>
                                <w:t>Open Source Audits in Merger and Acquisition Transactions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90FA0D" id="Group 63" o:spid="_x0000_s1033" style="position:absolute;left:0;text-align:left;margin-left:1.35pt;margin-top:.5pt;width:610.65pt;height:44.4pt;z-index:-251631616;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">
                <v:rect id="Rectangle 65" o:spid="_x0000_s1034"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" fillcolor="#fbfbfa" stroked="f"/>
                <v:shape id="_x0000_s1035"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14:paraId="656D1004" w14:textId="77777777" w:rsidR="00BD5E4B" w:rsidRDefault="00BD5E4B">
                        <w:pPr>
                          <w:spacing w:before="10"/>
                          <w:rPr>
                            <w:sz w:val="37"/>
                          </w:rPr>
                        </w:pPr>
                      </w:p>
                      <w:p w14:paraId="240C5F51" w14:textId="77777777" w:rsidR="00BD5E4B" w:rsidRPr="005668DD" w:rsidRDefault="00BD5E4B">
                        <w:pPr>
                          <w:spacing w:before="1"/>
                          <w:ind w:left="1548"/>
                          <w:rPr>
                            <w:rFonts w:ascii="Arial"/>
                            <w:sz w:val="24"/>
                            <w:lang w:val="en-US"/>
                          </w:rPr>
                        </w:pPr>
                        <w:r w:rsidRPr="005668DD">
                          <w:rPr>
                            <w:rFonts w:ascii="Arial"/>
                            <w:color w:val="2A476B"/>
                            <w:w w:val="105"/>
                            <w:sz w:val="24"/>
                            <w:lang w:val="en-US"/>
                          </w:rPr>
                          <w:t>Open Source Audits in Merger and Acquisition Transactions</w:t>
                        </w:r>
                      </w:p>
                    </w:txbxContent>
                  </v:textbox>
                </v:shape>
                <w10:wrap anchorx="page" anchory="page"/>
              </v:group>
            </w:pict>
          </mc:Fallback>
        </mc:AlternateContent>
      </w:r>
      <w:r w:rsidR="0022633E">
        <w:rPr>
          <w:color w:val="00A1DA"/>
          <w:spacing w:val="-4"/>
          <w:w w:val="105"/>
          <w:sz w:val="20"/>
        </w:rPr>
        <w:t>図</w:t>
      </w:r>
      <w:r w:rsidR="0022633E">
        <w:rPr>
          <w:color w:val="00A1DA"/>
          <w:spacing w:val="-11"/>
          <w:w w:val="105"/>
          <w:sz w:val="20"/>
        </w:rPr>
        <w:t>2</w:t>
      </w:r>
      <w:r w:rsidR="0022633E">
        <w:rPr>
          <w:color w:val="00A1DA"/>
          <w:spacing w:val="-7"/>
          <w:w w:val="105"/>
          <w:sz w:val="20"/>
        </w:rPr>
        <w:t>：オープンソース コー</w:t>
      </w:r>
      <w:r w:rsidR="0022633E">
        <w:rPr>
          <w:color w:val="00A1DA"/>
          <w:spacing w:val="-4"/>
          <w:sz w:val="20"/>
        </w:rPr>
        <w:t>ド</w:t>
      </w:r>
      <w:r w:rsidR="0022633E">
        <w:rPr>
          <w:color w:val="00A1DA"/>
          <w:spacing w:val="-4"/>
          <w:w w:val="105"/>
          <w:sz w:val="20"/>
        </w:rPr>
        <w:t>（</w:t>
      </w:r>
      <w:r w:rsidR="0022633E">
        <w:rPr>
          <w:color w:val="00A1DA"/>
          <w:w w:val="105"/>
          <w:sz w:val="20"/>
        </w:rPr>
        <w:t>緑色</w:t>
      </w:r>
      <w:r w:rsidR="0022633E">
        <w:rPr>
          <w:color w:val="00A1DA"/>
          <w:spacing w:val="-3"/>
          <w:sz w:val="20"/>
        </w:rPr>
        <w:t>ド</w:t>
      </w:r>
      <w:r w:rsidR="0022633E">
        <w:rPr>
          <w:color w:val="00A1DA"/>
          <w:spacing w:val="2"/>
          <w:w w:val="105"/>
          <w:sz w:val="20"/>
        </w:rPr>
        <w:t>ッ</w:t>
      </w:r>
      <w:r w:rsidR="0022633E">
        <w:rPr>
          <w:color w:val="00A1DA"/>
          <w:spacing w:val="-14"/>
          <w:sz w:val="20"/>
        </w:rPr>
        <w:t>ト</w:t>
      </w:r>
      <w:r w:rsidR="0022633E">
        <w:rPr>
          <w:color w:val="00A1DA"/>
          <w:spacing w:val="-5"/>
          <w:w w:val="105"/>
          <w:sz w:val="20"/>
        </w:rPr>
        <w:t>）</w:t>
      </w:r>
      <w:r w:rsidR="0022633E">
        <w:rPr>
          <w:color w:val="00A1DA"/>
          <w:spacing w:val="-1"/>
          <w:w w:val="105"/>
          <w:sz w:val="20"/>
        </w:rPr>
        <w:t>の別のコー</w:t>
      </w:r>
      <w:r w:rsidR="0022633E">
        <w:rPr>
          <w:color w:val="00A1DA"/>
          <w:sz w:val="20"/>
        </w:rPr>
        <w:t>ド</w:t>
      </w:r>
      <w:r w:rsidR="0022633E">
        <w:rPr>
          <w:color w:val="00A1DA"/>
          <w:spacing w:val="-3"/>
          <w:w w:val="105"/>
          <w:sz w:val="20"/>
        </w:rPr>
        <w:t>体系</w:t>
      </w:r>
    </w:p>
    <w:p w14:paraId="4556C0EE" w14:textId="19F9AE18" w:rsidR="00D01E5D" w:rsidRDefault="0022633E">
      <w:pPr>
        <w:spacing w:before="23"/>
        <w:ind w:left="395"/>
        <w:rPr>
          <w:ins w:id="249" w:author="Mieko Sato" w:date="2018-03-18T16:50:00Z"/>
          <w:color w:val="00A1DA"/>
          <w:w w:val="105"/>
          <w:sz w:val="20"/>
        </w:rPr>
      </w:pPr>
      <w:r>
        <w:rPr>
          <w:color w:val="00A1DA"/>
          <w:w w:val="105"/>
          <w:sz w:val="20"/>
        </w:rPr>
        <w:t>（青色）へのリンク（Linking）</w:t>
      </w:r>
    </w:p>
    <w:p w14:paraId="1A9895D4" w14:textId="77777777" w:rsidR="00817085" w:rsidRDefault="00817085">
      <w:pPr>
        <w:spacing w:before="23"/>
        <w:ind w:left="395"/>
        <w:rPr>
          <w:sz w:val="20"/>
        </w:rPr>
      </w:pPr>
    </w:p>
    <w:p w14:paraId="2C343F95" w14:textId="29FBACD6" w:rsidR="00D01E5D" w:rsidRDefault="0022633E">
      <w:pPr>
        <w:pStyle w:val="a3"/>
        <w:spacing w:before="1"/>
        <w:ind w:left="391"/>
      </w:pPr>
      <w:r>
        <w:br w:type="column"/>
      </w:r>
      <w:del w:id="250" w:author="Mieko Sato" w:date="2018-03-18T16:57:00Z">
        <w:r w:rsidDel="0097156A">
          <w:rPr>
            <w:color w:val="414042"/>
            <w:w w:val="105"/>
          </w:rPr>
          <w:delText>とから、</w:delText>
        </w:r>
      </w:del>
      <w:del w:id="251" w:author="Mieko Sato" w:date="2018-03-18T17:27:00Z">
        <w:r w:rsidDel="001651D1">
          <w:rPr>
            <w:color w:val="414042"/>
            <w:w w:val="105"/>
          </w:rPr>
          <w:delText>ソースコー</w:delText>
        </w:r>
        <w:r w:rsidDel="001651D1">
          <w:rPr>
            <w:color w:val="414042"/>
          </w:rPr>
          <w:delText>ド</w:delText>
        </w:r>
        <w:r w:rsidDel="001651D1">
          <w:rPr>
            <w:color w:val="414042"/>
            <w:w w:val="105"/>
          </w:rPr>
          <w:delText>の目視確認</w:delText>
        </w:r>
      </w:del>
      <w:del w:id="252" w:author="Mieko Sato" w:date="2018-03-18T16:57:00Z">
        <w:r w:rsidDel="0097156A">
          <w:rPr>
            <w:color w:val="414042"/>
            <w:w w:val="105"/>
          </w:rPr>
          <w:delText>など</w:delText>
        </w:r>
      </w:del>
    </w:p>
    <w:p w14:paraId="6B77F7CA" w14:textId="77777777" w:rsidR="00D01E5D" w:rsidRDefault="00D01E5D">
      <w:pPr>
        <w:sectPr w:rsidR="00D01E5D">
          <w:type w:val="continuous"/>
          <w:pgSz w:w="12240" w:h="15840"/>
          <w:pgMar w:top="1500" w:right="1240" w:bottom="280" w:left="1180" w:header="720" w:footer="720" w:gutter="0"/>
          <w:cols w:num="2" w:space="720" w:equalWidth="0">
            <w:col w:w="4857" w:space="40"/>
            <w:col w:w="4923"/>
          </w:cols>
        </w:sectPr>
      </w:pPr>
    </w:p>
    <w:p w14:paraId="7469F737" w14:textId="77777777" w:rsidR="00D01E5D" w:rsidRDefault="00D01E5D">
      <w:pPr>
        <w:pStyle w:val="a3"/>
        <w:rPr>
          <w:sz w:val="20"/>
        </w:rPr>
      </w:pPr>
    </w:p>
    <w:p w14:paraId="203DFC7B" w14:textId="77777777" w:rsidR="00D01E5D" w:rsidRDefault="00D01E5D">
      <w:pPr>
        <w:pStyle w:val="a3"/>
        <w:rPr>
          <w:sz w:val="20"/>
        </w:rPr>
      </w:pPr>
    </w:p>
    <w:p w14:paraId="050BCC22" w14:textId="13D74882" w:rsidR="00D01E5D" w:rsidDel="00AE229E" w:rsidRDefault="0022633E">
      <w:pPr>
        <w:pStyle w:val="a3"/>
        <w:spacing w:before="207"/>
        <w:ind w:left="395"/>
        <w:rPr>
          <w:del w:id="253" w:author="Mieko Sato" w:date="2018-04-02T15:06:00Z"/>
        </w:rPr>
      </w:pPr>
      <w:del w:id="254" w:author="Mieko Sato" w:date="2018-04-02T15:06:00Z">
        <w:r w:rsidDel="00AE229E">
          <w:rPr>
            <w:color w:val="414042"/>
            <w:w w:val="105"/>
          </w:rPr>
          <w:delText>で</w:delText>
        </w:r>
      </w:del>
      <w:del w:id="255" w:author="Mieko Sato" w:date="2018-03-18T17:18:00Z">
        <w:r w:rsidDel="00FE6E61">
          <w:rPr>
            <w:color w:val="414042"/>
            <w:w w:val="105"/>
          </w:rPr>
          <w:delText>リンクは</w:delText>
        </w:r>
      </w:del>
      <w:del w:id="256" w:author="Mieko Sato" w:date="2018-03-18T17:21:00Z">
        <w:r w:rsidDel="000218DC">
          <w:rPr>
            <w:color w:val="414042"/>
            <w:w w:val="105"/>
          </w:rPr>
          <w:delText>発見</w:delText>
        </w:r>
      </w:del>
      <w:del w:id="257" w:author="Mieko Sato" w:date="2018-04-02T15:06:00Z">
        <w:r w:rsidDel="00AE229E">
          <w:rPr>
            <w:color w:val="414042"/>
            <w:w w:val="105"/>
          </w:rPr>
          <w:delText>され</w:delText>
        </w:r>
      </w:del>
      <w:del w:id="258" w:author="Mieko Sato" w:date="2018-03-18T17:18:00Z">
        <w:r w:rsidDel="00C659F9">
          <w:rPr>
            <w:color w:val="414042"/>
            <w:w w:val="105"/>
          </w:rPr>
          <w:delText>、検出は</w:delText>
        </w:r>
      </w:del>
      <w:del w:id="259" w:author="Mieko Sato" w:date="2018-03-18T17:20:00Z">
        <w:r w:rsidDel="000218DC">
          <w:rPr>
            <w:color w:val="414042"/>
            <w:w w:val="105"/>
          </w:rPr>
          <w:delText>一般的</w:delText>
        </w:r>
      </w:del>
      <w:del w:id="260" w:author="Mieko Sato" w:date="2018-03-18T17:18:00Z">
        <w:r w:rsidDel="00C659F9">
          <w:rPr>
            <w:color w:val="414042"/>
            <w:w w:val="105"/>
          </w:rPr>
          <w:delText>に</w:delText>
        </w:r>
      </w:del>
      <w:del w:id="261" w:author="Mieko Sato" w:date="2018-03-04T10:19:00Z">
        <w:r w:rsidDel="00B46DCA">
          <w:rPr>
            <w:color w:val="414042"/>
            <w:w w:val="105"/>
          </w:rPr>
          <w:delText>は</w:delText>
        </w:r>
      </w:del>
      <w:del w:id="262" w:author="Mieko Sato" w:date="2018-03-18T17:18:00Z">
        <w:r w:rsidDel="00C659F9">
          <w:rPr>
            <w:color w:val="414042"/>
            <w:w w:val="105"/>
          </w:rPr>
          <w:delText>容易なものとなりま</w:delText>
        </w:r>
      </w:del>
      <w:del w:id="263" w:author="Mieko Sato" w:date="2018-03-18T17:20:00Z">
        <w:r w:rsidDel="000218DC">
          <w:rPr>
            <w:color w:val="414042"/>
            <w:w w:val="105"/>
          </w:rPr>
          <w:delText>す</w:delText>
        </w:r>
      </w:del>
      <w:del w:id="264" w:author="Mieko Sato" w:date="2018-04-02T15:06:00Z">
        <w:r w:rsidDel="00AE229E">
          <w:rPr>
            <w:color w:val="414042"/>
            <w:w w:val="105"/>
          </w:rPr>
          <w:delText>。</w:delText>
        </w:r>
      </w:del>
    </w:p>
    <w:p w14:paraId="30A2F8D6" w14:textId="77777777" w:rsidR="00D01E5D" w:rsidRDefault="00D01E5D">
      <w:pPr>
        <w:pStyle w:val="a3"/>
        <w:spacing w:before="207"/>
        <w:ind w:left="395"/>
        <w:rPr>
          <w:sz w:val="25"/>
        </w:rPr>
        <w:pPrChange w:id="265" w:author="Mieko Sato" w:date="2018-04-02T15:06:00Z">
          <w:pPr>
            <w:pStyle w:val="a3"/>
            <w:spacing w:before="1"/>
          </w:pPr>
        </w:pPrChange>
      </w:pPr>
    </w:p>
    <w:p w14:paraId="77310454" w14:textId="126C139C" w:rsidR="00D01E5D" w:rsidRDefault="0022633E">
      <w:pPr>
        <w:pStyle w:val="a3"/>
        <w:ind w:left="395" w:right="418"/>
        <w:jc w:val="both"/>
      </w:pPr>
      <w:r>
        <w:rPr>
          <w:color w:val="414042"/>
          <w:spacing w:val="-7"/>
          <w:w w:val="105"/>
        </w:rPr>
        <w:t>リンクが取り込み</w:t>
      </w:r>
      <w:r>
        <w:rPr>
          <w:color w:val="414042"/>
          <w:spacing w:val="-5"/>
          <w:w w:val="105"/>
        </w:rPr>
        <w:t>（Incorporation）</w:t>
      </w:r>
      <w:r>
        <w:rPr>
          <w:color w:val="414042"/>
          <w:spacing w:val="-12"/>
          <w:w w:val="105"/>
        </w:rPr>
        <w:t>と異なるのは、ソースコード</w:t>
      </w:r>
      <w:r>
        <w:rPr>
          <w:rFonts w:hint="eastAsia"/>
          <w:color w:val="414042"/>
          <w:spacing w:val="-12"/>
          <w:w w:val="105"/>
        </w:rPr>
        <w:t>が</w:t>
      </w:r>
      <w:del w:id="266" w:author="Mieko Sato" w:date="2018-03-18T17:29:00Z">
        <w:r w:rsidDel="00C656F4">
          <w:rPr>
            <w:color w:val="414042"/>
            <w:spacing w:val="-12"/>
            <w:w w:val="105"/>
          </w:rPr>
          <w:delText>一体化した形で</w:delText>
        </w:r>
      </w:del>
      <w:r>
        <w:rPr>
          <w:color w:val="414042"/>
          <w:spacing w:val="-12"/>
          <w:w w:val="105"/>
        </w:rPr>
        <w:t>コ</w:t>
      </w:r>
      <w:r>
        <w:rPr>
          <w:color w:val="414042"/>
          <w:spacing w:val="-19"/>
          <w:w w:val="105"/>
        </w:rPr>
        <w:t>ピーされ</w:t>
      </w:r>
      <w:ins w:id="267" w:author="Mieko Sato" w:date="2018-03-05T17:32:00Z">
        <w:r w:rsidR="00086262">
          <w:rPr>
            <w:rFonts w:hint="eastAsia"/>
            <w:color w:val="414042"/>
            <w:spacing w:val="-19"/>
            <w:w w:val="105"/>
          </w:rPr>
          <w:t>ても</w:t>
        </w:r>
      </w:ins>
      <w:ins w:id="268" w:author="Mieko Sato" w:date="2018-03-05T01:14:00Z">
        <w:r w:rsidR="0080585F">
          <w:rPr>
            <w:rFonts w:hint="eastAsia"/>
            <w:color w:val="414042"/>
            <w:spacing w:val="-19"/>
            <w:w w:val="105"/>
          </w:rPr>
          <w:t>一体化</w:t>
        </w:r>
      </w:ins>
      <w:ins w:id="269" w:author="Mieko Sato" w:date="2018-03-05T17:28:00Z">
        <w:r w:rsidR="0004300F">
          <w:rPr>
            <w:rFonts w:hint="eastAsia"/>
            <w:color w:val="414042"/>
            <w:spacing w:val="-19"/>
            <w:w w:val="105"/>
          </w:rPr>
          <w:t>せず</w:t>
        </w:r>
      </w:ins>
      <w:ins w:id="270" w:author="Mieko Sato" w:date="2018-03-18T17:29:00Z">
        <w:r w:rsidR="00004B40">
          <w:rPr>
            <w:rFonts w:hint="eastAsia"/>
            <w:color w:val="414042"/>
            <w:spacing w:val="-19"/>
            <w:w w:val="105"/>
          </w:rPr>
          <w:t>、</w:t>
        </w:r>
      </w:ins>
      <w:del w:id="271" w:author="Mieko Sato" w:date="2018-03-05T17:28:00Z">
        <w:r w:rsidDel="0004300F">
          <w:rPr>
            <w:color w:val="414042"/>
            <w:spacing w:val="-19"/>
            <w:w w:val="105"/>
          </w:rPr>
          <w:delText>る</w:delText>
        </w:r>
      </w:del>
      <w:del w:id="272" w:author="Mieko Sato" w:date="2018-03-05T01:14:00Z">
        <w:r w:rsidDel="0080585F">
          <w:rPr>
            <w:color w:val="414042"/>
            <w:spacing w:val="-19"/>
            <w:w w:val="105"/>
          </w:rPr>
          <w:delText>も</w:delText>
        </w:r>
      </w:del>
      <w:del w:id="273" w:author="Mieko Sato" w:date="2018-03-05T17:28:00Z">
        <w:r w:rsidDel="0004300F">
          <w:rPr>
            <w:color w:val="414042"/>
            <w:spacing w:val="-19"/>
            <w:w w:val="105"/>
          </w:rPr>
          <w:delText>のではなく、</w:delText>
        </w:r>
      </w:del>
      <w:del w:id="274" w:author="Mieko Sato" w:date="2018-03-05T07:57:00Z">
        <w:r w:rsidDel="0008369B">
          <w:rPr>
            <w:color w:val="414042"/>
            <w:spacing w:val="-19"/>
            <w:w w:val="105"/>
          </w:rPr>
          <w:delText>ソースコードが</w:delText>
        </w:r>
      </w:del>
      <w:r>
        <w:rPr>
          <w:color w:val="414042"/>
          <w:spacing w:val="-19"/>
          <w:w w:val="105"/>
        </w:rPr>
        <w:t>分離されている</w:t>
      </w:r>
      <w:ins w:id="275" w:author="Mieko Sato" w:date="2018-03-05T08:05:00Z">
        <w:r w:rsidR="0008369B">
          <w:rPr>
            <w:rFonts w:hint="eastAsia"/>
            <w:color w:val="414042"/>
            <w:spacing w:val="-19"/>
            <w:w w:val="105"/>
          </w:rPr>
          <w:t>ことで</w:t>
        </w:r>
      </w:ins>
      <w:del w:id="276" w:author="Mieko Sato" w:date="2018-03-05T08:05:00Z">
        <w:r w:rsidDel="0008369B">
          <w:rPr>
            <w:color w:val="414042"/>
            <w:spacing w:val="-19"/>
            <w:w w:val="105"/>
          </w:rPr>
          <w:delText>点にありま</w:delText>
        </w:r>
      </w:del>
      <w:r>
        <w:rPr>
          <w:color w:val="414042"/>
          <w:spacing w:val="-19"/>
          <w:w w:val="105"/>
        </w:rPr>
        <w:t>す。リンクの相互</w:t>
      </w:r>
      <w:r>
        <w:rPr>
          <w:color w:val="414042"/>
          <w:spacing w:val="-15"/>
          <w:w w:val="105"/>
        </w:rPr>
        <w:t>作用は、コードが</w:t>
      </w:r>
      <w:del w:id="277" w:author="Mieko Sato" w:date="2018-03-01T14:46:00Z">
        <w:r w:rsidDel="00CC04DD">
          <w:rPr>
            <w:color w:val="414042"/>
            <w:spacing w:val="-15"/>
            <w:w w:val="105"/>
          </w:rPr>
          <w:delText>一</w:delText>
        </w:r>
      </w:del>
      <w:ins w:id="278" w:author="Mieko Sato" w:date="2018-03-01T14:46:00Z">
        <w:r w:rsidR="00CC04DD">
          <w:rPr>
            <w:color w:val="414042"/>
            <w:spacing w:val="-15"/>
            <w:w w:val="105"/>
          </w:rPr>
          <w:t>1</w:t>
        </w:r>
      </w:ins>
      <w:r>
        <w:rPr>
          <w:color w:val="414042"/>
          <w:spacing w:val="-15"/>
          <w:w w:val="105"/>
        </w:rPr>
        <w:t>つの実行バイナリにコンパイルされる時</w:t>
      </w:r>
      <w:del w:id="279" w:author="Mieko Sato" w:date="2018-03-05T17:34:00Z">
        <w:r w:rsidDel="00086262">
          <w:rPr>
            <w:color w:val="414042"/>
            <w:spacing w:val="-15"/>
            <w:w w:val="105"/>
          </w:rPr>
          <w:delText>点</w:delText>
        </w:r>
      </w:del>
      <w:r>
        <w:rPr>
          <w:color w:val="414042"/>
          <w:spacing w:val="-17"/>
          <w:w w:val="105"/>
        </w:rPr>
        <w:t>（</w:t>
      </w:r>
      <w:r>
        <w:rPr>
          <w:color w:val="414042"/>
          <w:spacing w:val="-10"/>
          <w:w w:val="105"/>
        </w:rPr>
        <w:t>静的リンク</w:t>
      </w:r>
      <w:r>
        <w:rPr>
          <w:color w:val="414042"/>
          <w:spacing w:val="-16"/>
          <w:w w:val="105"/>
        </w:rPr>
        <w:t>）</w:t>
      </w:r>
      <w:r>
        <w:rPr>
          <w:color w:val="414042"/>
          <w:spacing w:val="-12"/>
          <w:w w:val="105"/>
        </w:rPr>
        <w:t>、あるい</w:t>
      </w:r>
      <w:r>
        <w:rPr>
          <w:color w:val="414042"/>
          <w:spacing w:val="-16"/>
          <w:w w:val="105"/>
        </w:rPr>
        <w:t>は主プログラムが実行され、リンクされたプログラムを呼び出す</w:t>
      </w:r>
      <w:del w:id="280" w:author="Mieko Sato" w:date="2018-02-28T17:08:00Z">
        <w:r w:rsidDel="008133B5">
          <w:rPr>
            <w:rFonts w:hint="eastAsia"/>
            <w:color w:val="414042"/>
            <w:spacing w:val="-16"/>
            <w:w w:val="105"/>
          </w:rPr>
          <w:delText>とき</w:delText>
        </w:r>
      </w:del>
      <w:ins w:id="281" w:author="Mieko Sato" w:date="2018-02-28T17:08:00Z">
        <w:r w:rsidR="008133B5">
          <w:rPr>
            <w:rFonts w:hint="eastAsia"/>
            <w:color w:val="414042"/>
            <w:spacing w:val="-16"/>
            <w:w w:val="105"/>
          </w:rPr>
          <w:t>時</w:t>
        </w:r>
      </w:ins>
      <w:r>
        <w:rPr>
          <w:color w:val="414042"/>
          <w:spacing w:val="-12"/>
          <w:w w:val="105"/>
        </w:rPr>
        <w:t>（</w:t>
      </w:r>
      <w:r>
        <w:rPr>
          <w:color w:val="414042"/>
          <w:spacing w:val="-11"/>
          <w:w w:val="105"/>
        </w:rPr>
        <w:t>動的リンク）</w:t>
      </w:r>
      <w:r>
        <w:rPr>
          <w:color w:val="414042"/>
          <w:w w:val="105"/>
        </w:rPr>
        <w:t>の</w:t>
      </w:r>
      <w:del w:id="282" w:author="工内隆" w:date="2018-02-15T15:24:00Z">
        <w:r w:rsidDel="000C1086">
          <w:rPr>
            <w:color w:val="414042"/>
            <w:w w:val="105"/>
          </w:rPr>
          <w:delText xml:space="preserve">  </w:delText>
        </w:r>
      </w:del>
      <w:r>
        <w:rPr>
          <w:color w:val="414042"/>
          <w:spacing w:val="-15"/>
          <w:w w:val="105"/>
        </w:rPr>
        <w:t>いずれかの時点で生じます。</w:t>
      </w:r>
    </w:p>
    <w:p w14:paraId="2E7FFB82" w14:textId="77777777" w:rsidR="00D01E5D" w:rsidRDefault="00D01E5D">
      <w:pPr>
        <w:pStyle w:val="a3"/>
      </w:pPr>
    </w:p>
    <w:p w14:paraId="7EE080C4" w14:textId="77777777" w:rsidR="00D01E5D" w:rsidRDefault="005668DD">
      <w:pPr>
        <w:pStyle w:val="2"/>
        <w:numPr>
          <w:ilvl w:val="1"/>
          <w:numId w:val="11"/>
        </w:numPr>
        <w:tabs>
          <w:tab w:val="left" w:pos="1183"/>
        </w:tabs>
        <w:spacing w:before="207"/>
        <w:ind w:left="1182" w:hanging="787"/>
        <w:jc w:val="both"/>
      </w:pPr>
      <w:r>
        <w:rPr>
          <w:noProof/>
        </w:rPr>
        <mc:AlternateContent>
          <mc:Choice Requires="wps">
            <w:drawing>
              <wp:anchor distT="0" distB="0" distL="0" distR="0" simplePos="0" relativeHeight="251642880" behindDoc="0" locked="0" layoutInCell="1" allowOverlap="1" wp14:anchorId="41DB1265" wp14:editId="0C5D826A">
                <wp:simplePos x="0" y="0"/>
                <wp:positionH relativeFrom="page">
                  <wp:posOffset>1000125</wp:posOffset>
                </wp:positionH>
                <wp:positionV relativeFrom="paragraph">
                  <wp:posOffset>569595</wp:posOffset>
                </wp:positionV>
                <wp:extent cx="5779135" cy="0"/>
                <wp:effectExtent l="9525" t="9525" r="12065" b="9525"/>
                <wp:wrapTopAndBottom/>
                <wp:docPr id="3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645A6" id="Line 62" o:spid="_x0000_s1026" style="position:absolute;left:0;text-align:lef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85pt" to="533.8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" strokecolor="#aaaaad" strokeweight="1pt">
                <w10:wrap type="topAndBottom" anchorx="page"/>
              </v:line>
            </w:pict>
          </mc:Fallback>
        </mc:AlternateContent>
      </w:r>
      <w:r w:rsidR="0022633E">
        <w:rPr>
          <w:color w:val="414042"/>
          <w:spacing w:val="-11"/>
        </w:rPr>
        <w:t>改変</w:t>
      </w:r>
      <w:r w:rsidR="0022633E">
        <w:rPr>
          <w:color w:val="414042"/>
          <w:spacing w:val="-3"/>
        </w:rPr>
        <w:t>（Modification）</w:t>
      </w:r>
    </w:p>
    <w:p w14:paraId="05B8D78B" w14:textId="77777777" w:rsidR="00D01E5D" w:rsidRDefault="00D01E5D">
      <w:pPr>
        <w:pStyle w:val="a3"/>
        <w:rPr>
          <w:sz w:val="20"/>
        </w:rPr>
      </w:pPr>
    </w:p>
    <w:p w14:paraId="1F31982F" w14:textId="77777777" w:rsidR="00D01E5D" w:rsidRDefault="00D01E5D">
      <w:pPr>
        <w:pStyle w:val="a3"/>
        <w:rPr>
          <w:sz w:val="20"/>
        </w:rPr>
      </w:pPr>
    </w:p>
    <w:p w14:paraId="4CA80EC0" w14:textId="77777777" w:rsidR="00D01E5D" w:rsidRDefault="00D01E5D">
      <w:pPr>
        <w:pStyle w:val="a3"/>
        <w:spacing w:before="3"/>
        <w:rPr>
          <w:sz w:val="23"/>
        </w:rPr>
      </w:pPr>
    </w:p>
    <w:p w14:paraId="664AC71F" w14:textId="7A1CBE94" w:rsidR="00D01E5D" w:rsidDel="000933A2" w:rsidRDefault="00D01E5D">
      <w:pPr>
        <w:rPr>
          <w:del w:id="283" w:author="Mieko Sato" w:date="2018-03-04T22:53:00Z"/>
          <w:sz w:val="23"/>
        </w:rPr>
        <w:sectPr w:rsidR="00D01E5D" w:rsidDel="000933A2">
          <w:headerReference w:type="default" r:id="rId57"/>
          <w:pgSz w:w="12240" w:h="15840"/>
          <w:pgMar w:top="880" w:right="1240" w:bottom="760" w:left="1180" w:header="10" w:footer="560" w:gutter="0"/>
          <w:cols w:space="720"/>
        </w:sectPr>
      </w:pPr>
    </w:p>
    <w:p w14:paraId="5DC5D543" w14:textId="77777777" w:rsidR="00D01E5D" w:rsidRDefault="00D01E5D">
      <w:pPr>
        <w:pStyle w:val="a3"/>
        <w:rPr>
          <w:sz w:val="20"/>
        </w:rPr>
      </w:pPr>
    </w:p>
    <w:p w14:paraId="099365DA" w14:textId="77777777" w:rsidR="00D01E5D" w:rsidRDefault="00D01E5D">
      <w:pPr>
        <w:pStyle w:val="a3"/>
        <w:rPr>
          <w:sz w:val="20"/>
        </w:rPr>
      </w:pPr>
    </w:p>
    <w:p w14:paraId="76B70EFE" w14:textId="77777777" w:rsidR="00D01E5D" w:rsidRDefault="00D01E5D">
      <w:pPr>
        <w:pStyle w:val="a3"/>
        <w:rPr>
          <w:sz w:val="20"/>
        </w:rPr>
      </w:pPr>
    </w:p>
    <w:p w14:paraId="67C72C51" w14:textId="77777777" w:rsidR="00D01E5D" w:rsidRDefault="00D01E5D">
      <w:pPr>
        <w:pStyle w:val="a3"/>
        <w:rPr>
          <w:sz w:val="20"/>
        </w:rPr>
      </w:pPr>
    </w:p>
    <w:p w14:paraId="5EFC1DFA" w14:textId="77777777" w:rsidR="00D01E5D" w:rsidRDefault="00D01E5D">
      <w:pPr>
        <w:pStyle w:val="a3"/>
        <w:rPr>
          <w:sz w:val="20"/>
        </w:rPr>
      </w:pPr>
    </w:p>
    <w:p w14:paraId="0916F802" w14:textId="77777777" w:rsidR="00D01E5D" w:rsidRDefault="00D01E5D">
      <w:pPr>
        <w:pStyle w:val="a3"/>
        <w:rPr>
          <w:sz w:val="20"/>
        </w:rPr>
      </w:pPr>
    </w:p>
    <w:p w14:paraId="513525B0" w14:textId="77777777" w:rsidR="00D01E5D" w:rsidRDefault="00D01E5D">
      <w:pPr>
        <w:pStyle w:val="a3"/>
        <w:rPr>
          <w:sz w:val="20"/>
        </w:rPr>
      </w:pPr>
    </w:p>
    <w:p w14:paraId="7EF3BD48" w14:textId="77777777" w:rsidR="00D01E5D" w:rsidRDefault="00D01E5D">
      <w:pPr>
        <w:pStyle w:val="a3"/>
        <w:rPr>
          <w:sz w:val="20"/>
        </w:rPr>
      </w:pPr>
    </w:p>
    <w:p w14:paraId="67B16605" w14:textId="77777777" w:rsidR="00D01E5D" w:rsidRDefault="00D01E5D">
      <w:pPr>
        <w:pStyle w:val="a3"/>
        <w:rPr>
          <w:sz w:val="20"/>
        </w:rPr>
      </w:pPr>
    </w:p>
    <w:p w14:paraId="1BA3B931" w14:textId="77777777" w:rsidR="00D01E5D" w:rsidRDefault="00D01E5D">
      <w:pPr>
        <w:pStyle w:val="a3"/>
        <w:rPr>
          <w:sz w:val="20"/>
        </w:rPr>
      </w:pPr>
    </w:p>
    <w:p w14:paraId="73044B70" w14:textId="77777777" w:rsidR="00D01E5D" w:rsidRDefault="00D01E5D">
      <w:pPr>
        <w:pStyle w:val="a3"/>
        <w:rPr>
          <w:sz w:val="20"/>
        </w:rPr>
      </w:pPr>
    </w:p>
    <w:p w14:paraId="06CF0233" w14:textId="77777777" w:rsidR="00D01E5D" w:rsidRDefault="00D01E5D">
      <w:pPr>
        <w:pStyle w:val="a3"/>
        <w:rPr>
          <w:sz w:val="20"/>
        </w:rPr>
      </w:pPr>
    </w:p>
    <w:p w14:paraId="4E941167" w14:textId="77777777" w:rsidR="00D01E5D" w:rsidRDefault="00D01E5D">
      <w:pPr>
        <w:pStyle w:val="a3"/>
        <w:spacing w:before="1"/>
        <w:rPr>
          <w:sz w:val="25"/>
        </w:rPr>
      </w:pPr>
    </w:p>
    <w:p w14:paraId="216C8312" w14:textId="4870283C" w:rsidR="00D01E5D" w:rsidRDefault="0022633E">
      <w:pPr>
        <w:spacing w:line="261" w:lineRule="auto"/>
        <w:ind w:left="395" w:right="61"/>
        <w:rPr>
          <w:sz w:val="20"/>
        </w:rPr>
      </w:pPr>
      <w:r>
        <w:rPr>
          <w:noProof/>
        </w:rPr>
        <w:drawing>
          <wp:anchor distT="0" distB="0" distL="0" distR="0" simplePos="0" relativeHeight="251627520" behindDoc="0" locked="0" layoutInCell="1" allowOverlap="1" wp14:anchorId="7A60C830" wp14:editId="6DECD5AB">
            <wp:simplePos x="0" y="0"/>
            <wp:positionH relativeFrom="page">
              <wp:posOffset>1012687</wp:posOffset>
            </wp:positionH>
            <wp:positionV relativeFrom="paragraph">
              <wp:posOffset>-2263139</wp:posOffset>
            </wp:positionV>
            <wp:extent cx="2823625" cy="2133828"/>
            <wp:effectExtent l="0" t="0" r="0" b="0"/>
            <wp:wrapNone/>
            <wp:docPr id="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2.png"/>
                    <pic:cNvPicPr/>
                  </pic:nvPicPr>
                  <pic:blipFill>
                    <a:blip r:embed="rId58" cstate="print"/>
                    <a:stretch>
                      <a:fillRect/>
                    </a:stretch>
                  </pic:blipFill>
                  <pic:spPr>
                    <a:xfrm>
                      <a:off x="0" y="0"/>
                      <a:ext cx="2823625" cy="2133828"/>
                    </a:xfrm>
                    <a:prstGeom prst="rect">
                      <a:avLst/>
                    </a:prstGeom>
                  </pic:spPr>
                </pic:pic>
              </a:graphicData>
            </a:graphic>
          </wp:anchor>
        </w:drawing>
      </w:r>
      <w:r>
        <w:rPr>
          <w:color w:val="00A1DA"/>
          <w:spacing w:val="-3"/>
          <w:w w:val="105"/>
          <w:sz w:val="20"/>
        </w:rPr>
        <w:t>図</w:t>
      </w:r>
      <w:r>
        <w:rPr>
          <w:color w:val="00A1DA"/>
          <w:spacing w:val="-11"/>
          <w:w w:val="105"/>
          <w:sz w:val="20"/>
        </w:rPr>
        <w:t>3</w:t>
      </w:r>
      <w:r>
        <w:rPr>
          <w:color w:val="00A1DA"/>
          <w:spacing w:val="-7"/>
          <w:w w:val="105"/>
          <w:sz w:val="20"/>
        </w:rPr>
        <w:t>：オープンソース</w:t>
      </w:r>
      <w:ins w:id="284" w:author="Mieko Sato" w:date="2018-03-04T22:51:00Z">
        <w:r w:rsidR="000933A2">
          <w:rPr>
            <w:rFonts w:hint="eastAsia"/>
            <w:color w:val="00A1DA"/>
            <w:spacing w:val="-7"/>
            <w:w w:val="105"/>
            <w:sz w:val="20"/>
          </w:rPr>
          <w:t xml:space="preserve"> </w:t>
        </w:r>
      </w:ins>
      <w:del w:id="285" w:author="Mieko Sato" w:date="2018-03-04T22:51:00Z">
        <w:r w:rsidDel="000933A2">
          <w:rPr>
            <w:color w:val="00A1DA"/>
            <w:spacing w:val="-7"/>
            <w:w w:val="105"/>
            <w:sz w:val="20"/>
          </w:rPr>
          <w:delText>の</w:delText>
        </w:r>
      </w:del>
      <w:r>
        <w:rPr>
          <w:color w:val="00A1DA"/>
          <w:spacing w:val="-7"/>
          <w:w w:val="105"/>
          <w:sz w:val="20"/>
        </w:rPr>
        <w:t>コー</w:t>
      </w:r>
      <w:r>
        <w:rPr>
          <w:color w:val="00A1DA"/>
          <w:spacing w:val="2"/>
          <w:sz w:val="20"/>
        </w:rPr>
        <w:t>ド</w:t>
      </w:r>
      <w:ins w:id="286" w:author="Mieko Sato" w:date="2018-03-04T22:51:00Z">
        <w:r w:rsidR="000933A2">
          <w:rPr>
            <w:rFonts w:hint="eastAsia"/>
            <w:color w:val="00A1DA"/>
            <w:spacing w:val="2"/>
            <w:sz w:val="20"/>
          </w:rPr>
          <w:t>に対して</w:t>
        </w:r>
      </w:ins>
      <w:del w:id="287" w:author="Mieko Sato" w:date="2018-03-04T22:51:00Z">
        <w:r w:rsidDel="000933A2">
          <w:rPr>
            <w:color w:val="00A1DA"/>
            <w:spacing w:val="-4"/>
            <w:w w:val="105"/>
            <w:sz w:val="20"/>
          </w:rPr>
          <w:delText>への</w:delText>
        </w:r>
      </w:del>
      <w:r>
        <w:rPr>
          <w:color w:val="00A1DA"/>
          <w:spacing w:val="-4"/>
          <w:w w:val="105"/>
          <w:sz w:val="20"/>
        </w:rPr>
        <w:t>開発者</w:t>
      </w:r>
      <w:ins w:id="288" w:author="Mieko Sato" w:date="2018-03-04T22:51:00Z">
        <w:r w:rsidR="000933A2">
          <w:rPr>
            <w:rFonts w:hint="eastAsia"/>
            <w:color w:val="00A1DA"/>
            <w:spacing w:val="-4"/>
            <w:w w:val="105"/>
            <w:sz w:val="20"/>
          </w:rPr>
          <w:t>が</w:t>
        </w:r>
      </w:ins>
      <w:del w:id="289" w:author="Mieko Sato" w:date="2018-03-04T22:51:00Z">
        <w:r w:rsidDel="000933A2">
          <w:rPr>
            <w:color w:val="00A1DA"/>
            <w:spacing w:val="-4"/>
            <w:w w:val="105"/>
            <w:sz w:val="20"/>
          </w:rPr>
          <w:delText>によって</w:delText>
        </w:r>
      </w:del>
      <w:r>
        <w:rPr>
          <w:color w:val="00A1DA"/>
          <w:spacing w:val="-4"/>
          <w:w w:val="105"/>
          <w:sz w:val="20"/>
        </w:rPr>
        <w:t>適用</w:t>
      </w:r>
      <w:ins w:id="290" w:author="Mieko Sato" w:date="2018-03-04T22:52:00Z">
        <w:r w:rsidR="000933A2">
          <w:rPr>
            <w:rFonts w:hint="eastAsia"/>
            <w:color w:val="00A1DA"/>
            <w:spacing w:val="-4"/>
            <w:w w:val="105"/>
            <w:sz w:val="20"/>
          </w:rPr>
          <w:t>した</w:t>
        </w:r>
      </w:ins>
      <w:del w:id="291" w:author="Mieko Sato" w:date="2018-03-04T22:52:00Z">
        <w:r w:rsidDel="000933A2">
          <w:rPr>
            <w:color w:val="00A1DA"/>
            <w:spacing w:val="-4"/>
            <w:w w:val="105"/>
            <w:sz w:val="20"/>
          </w:rPr>
          <w:delText>さ</w:delText>
        </w:r>
        <w:r w:rsidDel="000933A2">
          <w:rPr>
            <w:color w:val="00A1DA"/>
            <w:spacing w:val="-5"/>
            <w:w w:val="110"/>
            <w:sz w:val="20"/>
          </w:rPr>
          <w:delText>れ</w:delText>
        </w:r>
      </w:del>
      <w:r>
        <w:rPr>
          <w:color w:val="00A1DA"/>
          <w:spacing w:val="-5"/>
          <w:w w:val="110"/>
          <w:sz w:val="20"/>
        </w:rPr>
        <w:t>た改変</w:t>
      </w:r>
      <w:r>
        <w:rPr>
          <w:color w:val="00A1DA"/>
          <w:spacing w:val="-4"/>
          <w:w w:val="110"/>
          <w:sz w:val="20"/>
        </w:rPr>
        <w:t>（</w:t>
      </w:r>
      <w:r>
        <w:rPr>
          <w:color w:val="00A1DA"/>
          <w:spacing w:val="-8"/>
          <w:w w:val="110"/>
          <w:sz w:val="20"/>
        </w:rPr>
        <w:t>緑色・</w:t>
      </w:r>
      <w:r>
        <w:rPr>
          <w:color w:val="00A1DA"/>
          <w:spacing w:val="-3"/>
          <w:sz w:val="20"/>
        </w:rPr>
        <w:t>ド</w:t>
      </w:r>
      <w:r>
        <w:rPr>
          <w:color w:val="00A1DA"/>
          <w:spacing w:val="2"/>
          <w:w w:val="110"/>
          <w:sz w:val="20"/>
        </w:rPr>
        <w:t>ッ</w:t>
      </w:r>
      <w:r>
        <w:rPr>
          <w:color w:val="00A1DA"/>
          <w:spacing w:val="-14"/>
          <w:sz w:val="20"/>
        </w:rPr>
        <w:t>ト</w:t>
      </w:r>
      <w:r>
        <w:rPr>
          <w:color w:val="00A1DA"/>
          <w:w w:val="110"/>
          <w:sz w:val="20"/>
        </w:rPr>
        <w:t>）</w:t>
      </w:r>
    </w:p>
    <w:p w14:paraId="5AED1D88" w14:textId="77777777" w:rsidR="00D01E5D" w:rsidRDefault="00D01E5D">
      <w:pPr>
        <w:pStyle w:val="a3"/>
        <w:spacing w:before="9"/>
      </w:pPr>
    </w:p>
    <w:p w14:paraId="5592DBFF" w14:textId="77777777" w:rsidR="00D01E5D" w:rsidRDefault="0022633E">
      <w:pPr>
        <w:pStyle w:val="a3"/>
        <w:ind w:left="1195"/>
      </w:pPr>
      <w:del w:id="292" w:author="Mieko Sato" w:date="2018-03-18T17:33:00Z">
        <w:r w:rsidDel="00004B40">
          <w:rPr>
            <w:color w:val="414042"/>
            <w:w w:val="105"/>
          </w:rPr>
          <w:delText>を実施</w:delText>
        </w:r>
      </w:del>
      <w:r>
        <w:rPr>
          <w:color w:val="414042"/>
          <w:w w:val="105"/>
        </w:rPr>
        <w:t>する</w:t>
      </w:r>
    </w:p>
    <w:p w14:paraId="7E0EAD8F" w14:textId="6A4824D1" w:rsidR="00D01E5D" w:rsidRDefault="0022633E">
      <w:pPr>
        <w:pStyle w:val="a3"/>
        <w:spacing w:before="61"/>
        <w:ind w:left="386" w:right="329"/>
      </w:pPr>
      <w:r>
        <w:br w:type="column"/>
      </w:r>
      <w:r>
        <w:rPr>
          <w:color w:val="414042"/>
          <w:spacing w:val="-15"/>
          <w:w w:val="110"/>
        </w:rPr>
        <w:t>改変は、開発者がオープンソース ソ</w:t>
      </w:r>
      <w:r>
        <w:rPr>
          <w:color w:val="414042"/>
          <w:spacing w:val="-12"/>
          <w:w w:val="105"/>
        </w:rPr>
        <w:t>フトウェアのコンポーネン</w:t>
      </w:r>
      <w:r>
        <w:rPr>
          <w:color w:val="414042"/>
        </w:rPr>
        <w:t>ト</w:t>
      </w:r>
      <w:r>
        <w:rPr>
          <w:color w:val="414042"/>
          <w:spacing w:val="-5"/>
          <w:w w:val="105"/>
        </w:rPr>
        <w:t>に変更を加</w:t>
      </w:r>
      <w:r>
        <w:rPr>
          <w:color w:val="414042"/>
          <w:spacing w:val="-7"/>
          <w:w w:val="105"/>
        </w:rPr>
        <w:t>える一般的なシナリオで</w:t>
      </w:r>
      <w:r>
        <w:rPr>
          <w:color w:val="414042"/>
          <w:spacing w:val="-15"/>
          <w:w w:val="105"/>
        </w:rPr>
        <w:t>（</w:t>
      </w:r>
      <w:r>
        <w:rPr>
          <w:color w:val="414042"/>
          <w:w w:val="105"/>
        </w:rPr>
        <w:t>図</w:t>
      </w:r>
      <w:r>
        <w:rPr>
          <w:color w:val="414042"/>
          <w:spacing w:val="-21"/>
          <w:w w:val="105"/>
        </w:rPr>
        <w:t>3）</w:t>
      </w:r>
      <w:del w:id="293" w:author="Mieko Sato" w:date="2018-03-04T22:54:00Z">
        <w:r w:rsidDel="000933A2">
          <w:rPr>
            <w:color w:val="414042"/>
            <w:w w:val="105"/>
          </w:rPr>
          <w:delText>あ</w:delText>
        </w:r>
        <w:r w:rsidDel="000933A2">
          <w:rPr>
            <w:color w:val="414042"/>
            <w:spacing w:val="-3"/>
          </w:rPr>
          <w:delText>り</w:delText>
        </w:r>
      </w:del>
      <w:r>
        <w:rPr>
          <w:color w:val="414042"/>
          <w:spacing w:val="-52"/>
          <w:w w:val="105"/>
        </w:rPr>
        <w:t>、以</w:t>
      </w:r>
      <w:r>
        <w:rPr>
          <w:color w:val="414042"/>
          <w:spacing w:val="-6"/>
          <w:w w:val="110"/>
        </w:rPr>
        <w:t>下のようなものがあ</w:t>
      </w:r>
      <w:r>
        <w:rPr>
          <w:color w:val="414042"/>
        </w:rPr>
        <w:t>り</w:t>
      </w:r>
      <w:r>
        <w:rPr>
          <w:color w:val="414042"/>
          <w:spacing w:val="-18"/>
          <w:w w:val="110"/>
        </w:rPr>
        <w:t>ます。</w:t>
      </w:r>
    </w:p>
    <w:p w14:paraId="142544AF" w14:textId="296B6758" w:rsidR="00D01E5D" w:rsidRDefault="0022633E">
      <w:pPr>
        <w:pStyle w:val="a4"/>
        <w:numPr>
          <w:ilvl w:val="0"/>
          <w:numId w:val="1"/>
        </w:numPr>
        <w:tabs>
          <w:tab w:val="left" w:pos="534"/>
        </w:tabs>
        <w:spacing w:before="187"/>
        <w:ind w:right="791" w:firstLine="0"/>
        <w:rPr>
          <w:sz w:val="28"/>
        </w:rPr>
      </w:pPr>
      <w:r>
        <w:rPr>
          <w:color w:val="414042"/>
          <w:spacing w:val="-6"/>
          <w:w w:val="115"/>
          <w:sz w:val="28"/>
        </w:rPr>
        <w:t>オ</w:t>
      </w:r>
      <w:r>
        <w:rPr>
          <w:color w:val="414042"/>
          <w:spacing w:val="-5"/>
          <w:w w:val="110"/>
          <w:sz w:val="28"/>
        </w:rPr>
        <w:t>ープンソース ソ</w:t>
      </w:r>
      <w:r>
        <w:rPr>
          <w:color w:val="414042"/>
          <w:spacing w:val="-6"/>
          <w:w w:val="115"/>
          <w:sz w:val="28"/>
        </w:rPr>
        <w:t>フ</w:t>
      </w:r>
      <w:r>
        <w:rPr>
          <w:color w:val="414042"/>
          <w:spacing w:val="-3"/>
          <w:sz w:val="28"/>
        </w:rPr>
        <w:t>ト</w:t>
      </w:r>
      <w:r>
        <w:rPr>
          <w:color w:val="414042"/>
          <w:spacing w:val="-19"/>
          <w:w w:val="110"/>
          <w:sz w:val="28"/>
        </w:rPr>
        <w:t>ウ</w:t>
      </w:r>
      <w:r>
        <w:rPr>
          <w:color w:val="414042"/>
          <w:spacing w:val="-29"/>
          <w:w w:val="115"/>
          <w:sz w:val="28"/>
        </w:rPr>
        <w:t>ェ</w:t>
      </w:r>
      <w:r>
        <w:rPr>
          <w:color w:val="414042"/>
          <w:spacing w:val="10"/>
          <w:w w:val="110"/>
          <w:sz w:val="28"/>
        </w:rPr>
        <w:t>ア コン</w:t>
      </w:r>
      <w:r>
        <w:rPr>
          <w:color w:val="414042"/>
          <w:spacing w:val="-11"/>
          <w:w w:val="110"/>
          <w:sz w:val="28"/>
        </w:rPr>
        <w:t>ポーネン</w:t>
      </w:r>
      <w:r>
        <w:rPr>
          <w:color w:val="414042"/>
          <w:sz w:val="28"/>
        </w:rPr>
        <w:t>ト</w:t>
      </w:r>
      <w:del w:id="294" w:author="Mieko Sato" w:date="2018-03-18T17:33:00Z">
        <w:r w:rsidDel="00004B40">
          <w:rPr>
            <w:rFonts w:hint="eastAsia"/>
            <w:color w:val="414042"/>
            <w:spacing w:val="-5"/>
            <w:w w:val="110"/>
            <w:sz w:val="28"/>
          </w:rPr>
          <w:delText>へ</w:delText>
        </w:r>
      </w:del>
      <w:ins w:id="295" w:author="Mieko Sato" w:date="2018-03-18T17:33:00Z">
        <w:r w:rsidR="00004B40">
          <w:rPr>
            <w:rFonts w:hint="eastAsia"/>
            <w:color w:val="414042"/>
            <w:spacing w:val="-5"/>
            <w:w w:val="110"/>
            <w:sz w:val="28"/>
          </w:rPr>
          <w:t>に</w:t>
        </w:r>
      </w:ins>
      <w:r>
        <w:rPr>
          <w:color w:val="414042"/>
          <w:spacing w:val="-5"/>
          <w:w w:val="110"/>
          <w:sz w:val="28"/>
        </w:rPr>
        <w:t>新しいコー</w:t>
      </w:r>
      <w:r>
        <w:rPr>
          <w:color w:val="414042"/>
          <w:sz w:val="28"/>
        </w:rPr>
        <w:t>ド</w:t>
      </w:r>
      <w:r>
        <w:rPr>
          <w:color w:val="414042"/>
          <w:spacing w:val="-3"/>
          <w:w w:val="110"/>
          <w:sz w:val="28"/>
        </w:rPr>
        <w:t>を追加</w:t>
      </w:r>
    </w:p>
    <w:p w14:paraId="74C89941" w14:textId="77777777" w:rsidR="00D01E5D" w:rsidRDefault="0022633E">
      <w:pPr>
        <w:pStyle w:val="a3"/>
        <w:spacing w:before="2"/>
        <w:ind w:left="386"/>
      </w:pPr>
      <w:r>
        <w:rPr>
          <w:color w:val="414042"/>
          <w:w w:val="110"/>
        </w:rPr>
        <w:t>（Adding）/注入（Injecting）する</w:t>
      </w:r>
    </w:p>
    <w:p w14:paraId="4EAC4ED8" w14:textId="77777777" w:rsidR="00D01E5D" w:rsidRDefault="0022633E">
      <w:pPr>
        <w:pStyle w:val="a4"/>
        <w:numPr>
          <w:ilvl w:val="0"/>
          <w:numId w:val="1"/>
        </w:numPr>
        <w:tabs>
          <w:tab w:val="left" w:pos="534"/>
        </w:tabs>
        <w:spacing w:before="122"/>
        <w:ind w:right="986" w:firstLine="0"/>
        <w:rPr>
          <w:sz w:val="28"/>
        </w:rPr>
      </w:pPr>
      <w:r>
        <w:rPr>
          <w:color w:val="414042"/>
          <w:spacing w:val="-4"/>
          <w:w w:val="120"/>
          <w:sz w:val="28"/>
        </w:rPr>
        <w:t>オ</w:t>
      </w:r>
      <w:r>
        <w:rPr>
          <w:color w:val="414042"/>
          <w:spacing w:val="-3"/>
          <w:w w:val="110"/>
          <w:sz w:val="28"/>
        </w:rPr>
        <w:t>ープンソース ソフ</w:t>
      </w:r>
      <w:r>
        <w:rPr>
          <w:color w:val="414042"/>
          <w:sz w:val="28"/>
        </w:rPr>
        <w:t>ト</w:t>
      </w:r>
      <w:r>
        <w:rPr>
          <w:color w:val="414042"/>
          <w:spacing w:val="-16"/>
          <w:w w:val="110"/>
          <w:sz w:val="28"/>
        </w:rPr>
        <w:t>ウ</w:t>
      </w:r>
      <w:r>
        <w:rPr>
          <w:color w:val="414042"/>
          <w:spacing w:val="-27"/>
          <w:w w:val="120"/>
          <w:sz w:val="28"/>
        </w:rPr>
        <w:t>ェ</w:t>
      </w:r>
      <w:r>
        <w:rPr>
          <w:color w:val="414042"/>
          <w:spacing w:val="15"/>
          <w:w w:val="110"/>
          <w:sz w:val="28"/>
        </w:rPr>
        <w:t>ア コ</w:t>
      </w:r>
      <w:r>
        <w:rPr>
          <w:color w:val="414042"/>
          <w:w w:val="110"/>
          <w:sz w:val="28"/>
        </w:rPr>
        <w:t>ンポーネン</w:t>
      </w:r>
      <w:r>
        <w:rPr>
          <w:color w:val="414042"/>
          <w:sz w:val="28"/>
        </w:rPr>
        <w:t>ト</w:t>
      </w:r>
      <w:r>
        <w:rPr>
          <w:color w:val="414042"/>
          <w:spacing w:val="-5"/>
          <w:w w:val="110"/>
          <w:sz w:val="28"/>
        </w:rPr>
        <w:t>に対しバグ修正</w:t>
      </w:r>
    </w:p>
    <w:p w14:paraId="4359949A" w14:textId="57CABEB8" w:rsidR="00D01E5D" w:rsidRDefault="0022633E">
      <w:pPr>
        <w:pStyle w:val="a3"/>
        <w:spacing w:before="2"/>
        <w:ind w:left="386" w:right="782"/>
      </w:pPr>
      <w:r>
        <w:rPr>
          <w:color w:val="414042"/>
          <w:spacing w:val="-5"/>
          <w:w w:val="105"/>
        </w:rPr>
        <w:t>（Fixing）</w:t>
      </w:r>
      <w:r>
        <w:rPr>
          <w:color w:val="414042"/>
          <w:spacing w:val="-17"/>
          <w:w w:val="105"/>
        </w:rPr>
        <w:t>、最適化</w:t>
      </w:r>
      <w:r>
        <w:rPr>
          <w:color w:val="414042"/>
          <w:spacing w:val="-5"/>
          <w:w w:val="105"/>
        </w:rPr>
        <w:t>（Optimizing）</w:t>
      </w:r>
      <w:r>
        <w:rPr>
          <w:color w:val="414042"/>
          <w:w w:val="105"/>
        </w:rPr>
        <w:t>、</w:t>
      </w:r>
      <w:del w:id="296" w:author="Mieko Sato" w:date="2018-03-18T17:32:00Z">
        <w:r w:rsidDel="00004B40">
          <w:rPr>
            <w:rFonts w:hint="eastAsia"/>
            <w:color w:val="414042"/>
            <w:spacing w:val="-5"/>
            <w:w w:val="105"/>
          </w:rPr>
          <w:delText>あるい</w:delText>
        </w:r>
      </w:del>
      <w:ins w:id="297" w:author="Mieko Sato" w:date="2018-03-18T17:32:00Z">
        <w:r w:rsidR="00004B40">
          <w:rPr>
            <w:rFonts w:hint="eastAsia"/>
            <w:color w:val="414042"/>
            <w:spacing w:val="-5"/>
            <w:w w:val="105"/>
          </w:rPr>
          <w:t>また</w:t>
        </w:r>
      </w:ins>
      <w:r>
        <w:rPr>
          <w:color w:val="414042"/>
          <w:spacing w:val="-5"/>
          <w:w w:val="105"/>
        </w:rPr>
        <w:t>は変更</w:t>
      </w:r>
      <w:r>
        <w:rPr>
          <w:color w:val="414042"/>
          <w:w w:val="105"/>
        </w:rPr>
        <w:t xml:space="preserve">（Making </w:t>
      </w:r>
      <w:r>
        <w:rPr>
          <w:color w:val="414042"/>
          <w:spacing w:val="-5"/>
          <w:w w:val="105"/>
        </w:rPr>
        <w:t>change）</w:t>
      </w:r>
    </w:p>
    <w:p w14:paraId="5EA6B382" w14:textId="77777777" w:rsidR="00D01E5D" w:rsidRDefault="00D01E5D">
      <w:pPr>
        <w:sectPr w:rsidR="00D01E5D">
          <w:type w:val="continuous"/>
          <w:pgSz w:w="12240" w:h="15840"/>
          <w:pgMar w:top="1500" w:right="1240" w:bottom="280" w:left="1180" w:header="720" w:footer="720" w:gutter="0"/>
          <w:cols w:num="2" w:space="720" w:equalWidth="0">
            <w:col w:w="4862" w:space="40"/>
            <w:col w:w="4918"/>
          </w:cols>
        </w:sectPr>
      </w:pPr>
    </w:p>
    <w:p w14:paraId="3C415AB8" w14:textId="65A84F49" w:rsidR="00D01E5D" w:rsidRDefault="0022633E">
      <w:pPr>
        <w:pStyle w:val="a4"/>
        <w:numPr>
          <w:ilvl w:val="1"/>
          <w:numId w:val="1"/>
        </w:numPr>
        <w:tabs>
          <w:tab w:val="left" w:pos="1196"/>
        </w:tabs>
        <w:rPr>
          <w:sz w:val="28"/>
        </w:rPr>
      </w:pPr>
      <w:r>
        <w:rPr>
          <w:color w:val="414042"/>
          <w:spacing w:val="-5"/>
          <w:w w:val="105"/>
          <w:sz w:val="28"/>
        </w:rPr>
        <w:t>コード</w:t>
      </w:r>
      <w:ins w:id="298" w:author="Mieko Sato" w:date="2018-03-18T17:32:00Z">
        <w:r w:rsidR="00004B40">
          <w:rPr>
            <w:rFonts w:hint="eastAsia"/>
            <w:color w:val="414042"/>
            <w:spacing w:val="-5"/>
            <w:w w:val="105"/>
            <w:sz w:val="28"/>
          </w:rPr>
          <w:t>を</w:t>
        </w:r>
      </w:ins>
      <w:del w:id="299" w:author="Mieko Sato" w:date="2018-03-18T17:32:00Z">
        <w:r w:rsidDel="00004B40">
          <w:rPr>
            <w:color w:val="414042"/>
            <w:spacing w:val="-5"/>
            <w:w w:val="105"/>
            <w:sz w:val="28"/>
          </w:rPr>
          <w:delText>の</w:delText>
        </w:r>
      </w:del>
      <w:r>
        <w:rPr>
          <w:color w:val="414042"/>
          <w:spacing w:val="-5"/>
          <w:w w:val="105"/>
          <w:sz w:val="28"/>
        </w:rPr>
        <w:t>削除</w:t>
      </w:r>
      <w:r>
        <w:rPr>
          <w:color w:val="414042"/>
          <w:spacing w:val="-6"/>
          <w:w w:val="105"/>
          <w:sz w:val="28"/>
        </w:rPr>
        <w:t>（Deleting）</w:t>
      </w:r>
      <w:r>
        <w:rPr>
          <w:color w:val="414042"/>
          <w:spacing w:val="-3"/>
          <w:w w:val="105"/>
          <w:sz w:val="28"/>
        </w:rPr>
        <w:t>または除去</w:t>
      </w:r>
      <w:r>
        <w:rPr>
          <w:color w:val="414042"/>
          <w:spacing w:val="-7"/>
          <w:w w:val="105"/>
          <w:sz w:val="28"/>
        </w:rPr>
        <w:t>（Removing）</w:t>
      </w:r>
      <w:ins w:id="300" w:author="Mieko Sato" w:date="2018-03-18T17:32:00Z">
        <w:r w:rsidR="00004B40">
          <w:rPr>
            <w:rFonts w:hint="eastAsia"/>
            <w:color w:val="414042"/>
            <w:spacing w:val="-7"/>
            <w:w w:val="105"/>
            <w:sz w:val="28"/>
          </w:rPr>
          <w:t>する</w:t>
        </w:r>
      </w:ins>
    </w:p>
    <w:p w14:paraId="32420C2D" w14:textId="77777777" w:rsidR="00D01E5D" w:rsidRDefault="00D01E5D">
      <w:pPr>
        <w:pStyle w:val="a3"/>
        <w:spacing w:before="9"/>
        <w:rPr>
          <w:sz w:val="40"/>
        </w:rPr>
      </w:pPr>
    </w:p>
    <w:p w14:paraId="2AD9F131" w14:textId="77777777" w:rsidR="00D01E5D" w:rsidRDefault="005668DD">
      <w:pPr>
        <w:pStyle w:val="2"/>
        <w:numPr>
          <w:ilvl w:val="1"/>
          <w:numId w:val="11"/>
        </w:numPr>
        <w:tabs>
          <w:tab w:val="left" w:pos="1175"/>
        </w:tabs>
        <w:ind w:left="1174" w:hanging="779"/>
      </w:pPr>
      <w:r>
        <w:rPr>
          <w:noProof/>
        </w:rPr>
        <mc:AlternateContent>
          <mc:Choice Requires="wps">
            <w:drawing>
              <wp:anchor distT="0" distB="0" distL="0" distR="0" simplePos="0" relativeHeight="251643904" behindDoc="0" locked="0" layoutInCell="1" allowOverlap="1" wp14:anchorId="31CDE141" wp14:editId="42475640">
                <wp:simplePos x="0" y="0"/>
                <wp:positionH relativeFrom="page">
                  <wp:posOffset>1000125</wp:posOffset>
                </wp:positionH>
                <wp:positionV relativeFrom="paragraph">
                  <wp:posOffset>438150</wp:posOffset>
                </wp:positionV>
                <wp:extent cx="5779135" cy="0"/>
                <wp:effectExtent l="9525" t="10795" r="12065" b="8255"/>
                <wp:wrapTopAndBottom/>
                <wp:docPr id="386"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651EA" id="Line 61" o:spid="_x0000_s1026" style="position:absolute;left:0;text-align:lef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" strokecolor="#aaaaad" strokeweight="1pt">
                <w10:wrap type="topAndBottom" anchorx="page"/>
              </v:line>
            </w:pict>
          </mc:Fallback>
        </mc:AlternateContent>
      </w:r>
      <w:r w:rsidR="0022633E">
        <w:rPr>
          <w:color w:val="414042"/>
          <w:spacing w:val="-13"/>
          <w:w w:val="110"/>
        </w:rPr>
        <w:t>開発ツールに関する留意事項</w:t>
      </w:r>
    </w:p>
    <w:p w14:paraId="0606AC49" w14:textId="3D0B583B" w:rsidR="00D01E5D" w:rsidDel="00461C31" w:rsidRDefault="0022633E">
      <w:pPr>
        <w:pStyle w:val="a3"/>
        <w:spacing w:before="191"/>
        <w:ind w:left="395" w:right="333"/>
        <w:rPr>
          <w:del w:id="301" w:author="工内隆" w:date="2018-02-15T15:27:00Z"/>
        </w:rPr>
      </w:pPr>
      <w:del w:id="302" w:author="Mieko Sato" w:date="2018-04-02T10:41:00Z">
        <w:r w:rsidDel="00BD5E4B">
          <w:rPr>
            <w:color w:val="414042"/>
            <w:spacing w:val="-15"/>
            <w:w w:val="105"/>
          </w:rPr>
          <w:delText>開発ツールの中には</w:delText>
        </w:r>
      </w:del>
      <w:ins w:id="303" w:author="Mieko Sato" w:date="2018-03-04T10:22:00Z">
        <w:r w:rsidR="00B46DCA">
          <w:rPr>
            <w:rFonts w:hint="eastAsia"/>
            <w:color w:val="414042"/>
            <w:spacing w:val="-15"/>
            <w:w w:val="105"/>
          </w:rPr>
          <w:t>このような</w:t>
        </w:r>
      </w:ins>
      <w:del w:id="304" w:author="Mieko Sato" w:date="2018-03-04T10:22:00Z">
        <w:r w:rsidDel="00B46DCA">
          <w:rPr>
            <w:color w:val="414042"/>
            <w:spacing w:val="-15"/>
            <w:w w:val="105"/>
          </w:rPr>
          <w:delText>こういった</w:delText>
        </w:r>
      </w:del>
      <w:r>
        <w:rPr>
          <w:color w:val="414042"/>
          <w:spacing w:val="-15"/>
          <w:w w:val="105"/>
        </w:rPr>
        <w:t>作業を開発者に気づかれず</w:t>
      </w:r>
      <w:ins w:id="305" w:author="工内隆" w:date="2018-02-15T15:26:00Z">
        <w:r w:rsidR="00461C31">
          <w:rPr>
            <w:rFonts w:hint="eastAsia"/>
            <w:color w:val="414042"/>
            <w:spacing w:val="-15"/>
            <w:w w:val="105"/>
          </w:rPr>
          <w:t>に</w:t>
        </w:r>
      </w:ins>
      <w:r>
        <w:rPr>
          <w:color w:val="414042"/>
          <w:spacing w:val="-15"/>
          <w:w w:val="105"/>
        </w:rPr>
        <w:t>実施</w:t>
      </w:r>
      <w:r>
        <w:rPr>
          <w:rFonts w:hint="eastAsia"/>
          <w:color w:val="414042"/>
          <w:spacing w:val="-15"/>
          <w:w w:val="105"/>
        </w:rPr>
        <w:t>してしまう</w:t>
      </w:r>
      <w:ins w:id="306" w:author="Mieko Sato" w:date="2018-04-02T13:19:00Z">
        <w:r w:rsidR="002444C5">
          <w:rPr>
            <w:rFonts w:hint="eastAsia"/>
            <w:color w:val="414042"/>
            <w:spacing w:val="-15"/>
            <w:w w:val="105"/>
          </w:rPr>
          <w:t>開発ツール</w:t>
        </w:r>
      </w:ins>
      <w:del w:id="307" w:author="Mieko Sato" w:date="2018-04-02T13:19:00Z">
        <w:r w:rsidDel="002444C5">
          <w:rPr>
            <w:rFonts w:hint="eastAsia"/>
            <w:color w:val="414042"/>
            <w:spacing w:val="-15"/>
            <w:w w:val="105"/>
          </w:rPr>
          <w:delText>も</w:delText>
        </w:r>
        <w:r w:rsidDel="002444C5">
          <w:rPr>
            <w:color w:val="414042"/>
            <w:spacing w:val="-15"/>
            <w:w w:val="105"/>
          </w:rPr>
          <w:delText>の</w:delText>
        </w:r>
      </w:del>
      <w:r>
        <w:rPr>
          <w:color w:val="414042"/>
          <w:spacing w:val="-15"/>
          <w:w w:val="105"/>
        </w:rPr>
        <w:t>が</w:t>
      </w:r>
      <w:del w:id="308" w:author="工内隆" w:date="2018-02-15T15:26:00Z">
        <w:r w:rsidDel="00461C31">
          <w:rPr>
            <w:color w:val="414042"/>
            <w:spacing w:val="-15"/>
            <w:w w:val="105"/>
          </w:rPr>
          <w:delText xml:space="preserve">  </w:delText>
        </w:r>
      </w:del>
      <w:r>
        <w:rPr>
          <w:color w:val="414042"/>
          <w:spacing w:val="-14"/>
          <w:w w:val="105"/>
        </w:rPr>
        <w:t>あることを</w:t>
      </w:r>
      <w:ins w:id="309" w:author="Mieko Sato" w:date="2018-04-02T10:42:00Z">
        <w:r w:rsidR="00BD5E4B">
          <w:rPr>
            <w:rFonts w:hint="eastAsia"/>
            <w:color w:val="414042"/>
            <w:spacing w:val="-14"/>
            <w:w w:val="105"/>
          </w:rPr>
          <w:t>認識して</w:t>
        </w:r>
      </w:ins>
      <w:del w:id="310" w:author="Mieko Sato" w:date="2018-04-02T10:42:00Z">
        <w:r w:rsidDel="00BD5E4B">
          <w:rPr>
            <w:color w:val="414042"/>
            <w:spacing w:val="-14"/>
            <w:w w:val="105"/>
          </w:rPr>
          <w:delText>知って</w:delText>
        </w:r>
      </w:del>
      <w:r>
        <w:rPr>
          <w:color w:val="414042"/>
          <w:spacing w:val="-14"/>
          <w:w w:val="105"/>
        </w:rPr>
        <w:t>おくことが重要です。たとえば開発者は、開発プロセスの一部を</w:t>
      </w:r>
      <w:del w:id="311" w:author="工内隆" w:date="2018-02-15T15:26:00Z">
        <w:r w:rsidDel="00461C31">
          <w:rPr>
            <w:color w:val="414042"/>
            <w:spacing w:val="-14"/>
            <w:w w:val="105"/>
          </w:rPr>
          <w:delText xml:space="preserve">   </w:delText>
        </w:r>
      </w:del>
      <w:r>
        <w:rPr>
          <w:color w:val="414042"/>
          <w:spacing w:val="-3"/>
          <w:w w:val="110"/>
        </w:rPr>
        <w:t>自動的に行</w:t>
      </w:r>
      <w:r>
        <w:rPr>
          <w:color w:val="414042"/>
          <w:spacing w:val="-24"/>
          <w:w w:val="115"/>
        </w:rPr>
        <w:t>っ</w:t>
      </w:r>
      <w:r>
        <w:rPr>
          <w:color w:val="414042"/>
          <w:spacing w:val="-15"/>
          <w:w w:val="110"/>
        </w:rPr>
        <w:t>てくれるツールを使うことがあります。</w:t>
      </w:r>
      <w:del w:id="312" w:author="Mieko Sato" w:date="2018-04-02T10:45:00Z">
        <w:r w:rsidDel="00FB3AF5">
          <w:rPr>
            <w:rFonts w:hint="eastAsia"/>
            <w:color w:val="414042"/>
            <w:spacing w:val="-15"/>
            <w:w w:val="110"/>
          </w:rPr>
          <w:delText>こうい</w:delText>
        </w:r>
        <w:r w:rsidDel="00FB3AF5">
          <w:rPr>
            <w:rFonts w:hint="eastAsia"/>
            <w:color w:val="414042"/>
            <w:spacing w:val="-10"/>
            <w:w w:val="115"/>
          </w:rPr>
          <w:delText>っ</w:delText>
        </w:r>
        <w:r w:rsidDel="00FB3AF5">
          <w:rPr>
            <w:rFonts w:hint="eastAsia"/>
            <w:color w:val="414042"/>
            <w:spacing w:val="-13"/>
            <w:w w:val="110"/>
          </w:rPr>
          <w:delText>た</w:delText>
        </w:r>
        <w:r w:rsidDel="00FB3AF5">
          <w:rPr>
            <w:rFonts w:hint="eastAsia"/>
            <w:color w:val="414042"/>
          </w:rPr>
          <w:delText>も</w:delText>
        </w:r>
        <w:r w:rsidDel="00FB3AF5">
          <w:rPr>
            <w:rFonts w:hint="eastAsia"/>
            <w:color w:val="414042"/>
            <w:spacing w:val="-15"/>
            <w:w w:val="110"/>
          </w:rPr>
          <w:delText>のには</w:delText>
        </w:r>
        <w:r w:rsidDel="00FB3AF5">
          <w:rPr>
            <w:color w:val="414042"/>
            <w:spacing w:val="-15"/>
            <w:w w:val="110"/>
          </w:rPr>
          <w:delText>、</w:delText>
        </w:r>
      </w:del>
      <w:ins w:id="313" w:author="Mieko Sato" w:date="2018-04-02T10:50:00Z">
        <w:r w:rsidR="00121D8D">
          <w:rPr>
            <w:rFonts w:hint="eastAsia"/>
            <w:color w:val="414042"/>
            <w:spacing w:val="-15"/>
            <w:w w:val="110"/>
          </w:rPr>
          <w:t>例を挙げるなら、</w:t>
        </w:r>
      </w:ins>
      <w:r>
        <w:rPr>
          <w:color w:val="414042"/>
          <w:spacing w:val="-15"/>
          <w:w w:val="110"/>
        </w:rPr>
        <w:t>ユーザー イ</w:t>
      </w:r>
      <w:r>
        <w:rPr>
          <w:color w:val="414042"/>
          <w:spacing w:val="-21"/>
          <w:w w:val="110"/>
        </w:rPr>
        <w:t>ンター</w:t>
      </w:r>
      <w:r>
        <w:rPr>
          <w:color w:val="414042"/>
          <w:spacing w:val="-16"/>
          <w:w w:val="115"/>
        </w:rPr>
        <w:t>フェ</w:t>
      </w:r>
      <w:del w:id="314" w:author="Mieko Sato" w:date="2018-03-06T17:53:00Z">
        <w:r w:rsidDel="00573D33">
          <w:rPr>
            <w:rFonts w:hint="eastAsia"/>
            <w:color w:val="414042"/>
            <w:spacing w:val="-11"/>
            <w:w w:val="110"/>
          </w:rPr>
          <w:delText>ー</w:delText>
        </w:r>
      </w:del>
      <w:ins w:id="315" w:author="Mieko Sato" w:date="2018-03-06T17:53:00Z">
        <w:r w:rsidR="00573D33">
          <w:rPr>
            <w:rFonts w:hint="eastAsia"/>
            <w:color w:val="414042"/>
            <w:spacing w:val="-11"/>
            <w:w w:val="110"/>
          </w:rPr>
          <w:t>イ</w:t>
        </w:r>
      </w:ins>
      <w:r>
        <w:rPr>
          <w:color w:val="414042"/>
          <w:spacing w:val="-11"/>
          <w:w w:val="110"/>
        </w:rPr>
        <w:t>スの</w:t>
      </w:r>
      <w:r>
        <w:rPr>
          <w:color w:val="414042"/>
          <w:spacing w:val="-19"/>
          <w:w w:val="115"/>
        </w:rPr>
        <w:t>テ</w:t>
      </w:r>
      <w:r>
        <w:rPr>
          <w:color w:val="414042"/>
          <w:spacing w:val="1"/>
          <w:w w:val="110"/>
        </w:rPr>
        <w:t>ンプレー</w:t>
      </w:r>
      <w:r>
        <w:rPr>
          <w:color w:val="414042"/>
          <w:spacing w:val="5"/>
        </w:rPr>
        <w:t>ト</w:t>
      </w:r>
      <w:r>
        <w:rPr>
          <w:color w:val="414042"/>
          <w:spacing w:val="-6"/>
          <w:w w:val="110"/>
        </w:rPr>
        <w:t>を提供する</w:t>
      </w:r>
      <w:r>
        <w:rPr>
          <w:color w:val="414042"/>
          <w:spacing w:val="-6"/>
          <w:w w:val="110"/>
        </w:rPr>
        <w:lastRenderedPageBreak/>
        <w:t>グラ</w:t>
      </w:r>
      <w:r>
        <w:rPr>
          <w:color w:val="414042"/>
          <w:spacing w:val="-42"/>
          <w:w w:val="115"/>
        </w:rPr>
        <w:t>フ</w:t>
      </w:r>
      <w:r>
        <w:rPr>
          <w:color w:val="414042"/>
          <w:w w:val="110"/>
        </w:rPr>
        <w:t>ィ</w:t>
      </w:r>
      <w:r>
        <w:rPr>
          <w:color w:val="414042"/>
          <w:spacing w:val="-7"/>
          <w:w w:val="115"/>
        </w:rPr>
        <w:t>ッ</w:t>
      </w:r>
      <w:r>
        <w:rPr>
          <w:color w:val="414042"/>
          <w:spacing w:val="-7"/>
          <w:w w:val="110"/>
        </w:rPr>
        <w:t>クスの</w:t>
      </w:r>
      <w:r>
        <w:rPr>
          <w:color w:val="414042"/>
          <w:w w:val="115"/>
        </w:rPr>
        <w:t>フ</w:t>
      </w:r>
      <w:r>
        <w:rPr>
          <w:color w:val="414042"/>
          <w:spacing w:val="-15"/>
          <w:w w:val="110"/>
        </w:rPr>
        <w:t>レームワークや、物理エ</w:t>
      </w:r>
    </w:p>
    <w:p w14:paraId="490C2AEF" w14:textId="77777777" w:rsidR="00D01E5D" w:rsidRDefault="00D01E5D">
      <w:pPr>
        <w:pStyle w:val="a3"/>
        <w:spacing w:before="191"/>
        <w:ind w:left="395" w:right="333"/>
        <w:sectPr w:rsidR="00D01E5D">
          <w:type w:val="continuous"/>
          <w:pgSz w:w="12240" w:h="15840"/>
          <w:pgMar w:top="1500" w:right="1240" w:bottom="280" w:left="1180" w:header="720" w:footer="720" w:gutter="0"/>
          <w:cols w:space="720"/>
        </w:sectPr>
        <w:pPrChange w:id="316" w:author="工内隆" w:date="2018-02-15T15:27:00Z">
          <w:pPr/>
        </w:pPrChange>
      </w:pPr>
    </w:p>
    <w:p w14:paraId="72D7F86D" w14:textId="77777777" w:rsidR="00D01E5D" w:rsidRDefault="00D01E5D">
      <w:pPr>
        <w:pStyle w:val="a3"/>
        <w:rPr>
          <w:sz w:val="20"/>
        </w:rPr>
      </w:pPr>
    </w:p>
    <w:p w14:paraId="62625320" w14:textId="77777777" w:rsidR="00D01E5D" w:rsidRDefault="00D01E5D">
      <w:pPr>
        <w:pStyle w:val="a3"/>
        <w:rPr>
          <w:sz w:val="20"/>
        </w:rPr>
      </w:pPr>
    </w:p>
    <w:p w14:paraId="711BD142" w14:textId="3ADA91D7" w:rsidR="00D01E5D" w:rsidRDefault="0022633E">
      <w:pPr>
        <w:pStyle w:val="a3"/>
        <w:spacing w:before="207"/>
        <w:ind w:left="395" w:right="403"/>
      </w:pPr>
      <w:r>
        <w:rPr>
          <w:color w:val="414042"/>
          <w:spacing w:val="-15"/>
          <w:w w:val="105"/>
        </w:rPr>
        <w:t>ンジンを提供するゲーム開発用のプラットフォーム、</w:t>
      </w:r>
      <w:del w:id="317" w:author="Mieko Sato" w:date="2018-03-04T10:22:00Z">
        <w:r w:rsidDel="00B46DCA">
          <w:rPr>
            <w:color w:val="414042"/>
            <w:spacing w:val="-15"/>
            <w:w w:val="105"/>
          </w:rPr>
          <w:delText>もしくは</w:delText>
        </w:r>
      </w:del>
      <w:r>
        <w:rPr>
          <w:color w:val="414042"/>
          <w:spacing w:val="-15"/>
          <w:w w:val="105"/>
        </w:rPr>
        <w:t>クラウド</w:t>
      </w:r>
      <w:del w:id="318" w:author="工内隆" w:date="2018-02-15T15:27:00Z">
        <w:r w:rsidDel="00461C31">
          <w:rPr>
            <w:color w:val="414042"/>
            <w:spacing w:val="-15"/>
            <w:w w:val="105"/>
          </w:rPr>
          <w:delText xml:space="preserve">   </w:delText>
        </w:r>
      </w:del>
      <w:r>
        <w:rPr>
          <w:color w:val="414042"/>
          <w:spacing w:val="-15"/>
          <w:w w:val="105"/>
        </w:rPr>
        <w:t xml:space="preserve"> サービスへの</w:t>
      </w:r>
      <w:r>
        <w:rPr>
          <w:color w:val="414042"/>
          <w:spacing w:val="-14"/>
          <w:w w:val="105"/>
        </w:rPr>
        <w:t>コネクタを提供するソフトウェア開発キット</w:t>
      </w:r>
      <w:r>
        <w:rPr>
          <w:color w:val="414042"/>
          <w:spacing w:val="-3"/>
          <w:w w:val="105"/>
        </w:rPr>
        <w:t>（SDKs</w:t>
      </w:r>
      <w:r>
        <w:rPr>
          <w:color w:val="414042"/>
          <w:spacing w:val="8"/>
          <w:w w:val="105"/>
        </w:rPr>
        <w:t xml:space="preserve">: </w:t>
      </w:r>
      <w:r>
        <w:rPr>
          <w:color w:val="414042"/>
          <w:w w:val="105"/>
        </w:rPr>
        <w:t xml:space="preserve">Software </w:t>
      </w:r>
      <w:r>
        <w:rPr>
          <w:color w:val="414042"/>
          <w:spacing w:val="-6"/>
          <w:w w:val="105"/>
        </w:rPr>
        <w:t xml:space="preserve">Development </w:t>
      </w:r>
      <w:r>
        <w:rPr>
          <w:color w:val="414042"/>
          <w:spacing w:val="-11"/>
          <w:w w:val="105"/>
        </w:rPr>
        <w:t>Kit）</w:t>
      </w:r>
      <w:r>
        <w:rPr>
          <w:color w:val="414042"/>
          <w:w w:val="105"/>
        </w:rPr>
        <w:t>な</w:t>
      </w:r>
      <w:r>
        <w:rPr>
          <w:color w:val="414042"/>
          <w:spacing w:val="-19"/>
          <w:w w:val="105"/>
        </w:rPr>
        <w:t>ど</w:t>
      </w:r>
      <w:del w:id="319" w:author="Mieko Sato" w:date="2018-04-02T10:50:00Z">
        <w:r w:rsidDel="00121D8D">
          <w:rPr>
            <w:color w:val="414042"/>
            <w:spacing w:val="-19"/>
            <w:w w:val="105"/>
          </w:rPr>
          <w:delText>が</w:delText>
        </w:r>
      </w:del>
      <w:ins w:id="320" w:author="Mieko Sato" w:date="2018-04-02T10:47:00Z">
        <w:r w:rsidR="00FB3AF5">
          <w:rPr>
            <w:rFonts w:hint="eastAsia"/>
            <w:color w:val="414042"/>
            <w:spacing w:val="-19"/>
            <w:w w:val="105"/>
          </w:rPr>
          <w:t>です。</w:t>
        </w:r>
      </w:ins>
      <w:del w:id="321" w:author="Mieko Sato" w:date="2018-04-02T10:47:00Z">
        <w:r w:rsidDel="00FB3AF5">
          <w:rPr>
            <w:color w:val="414042"/>
            <w:spacing w:val="-19"/>
            <w:w w:val="105"/>
          </w:rPr>
          <w:delText>あります</w:delText>
        </w:r>
      </w:del>
      <w:r>
        <w:rPr>
          <w:color w:val="414042"/>
          <w:spacing w:val="-19"/>
          <w:w w:val="105"/>
        </w:rPr>
        <w:t>。こ</w:t>
      </w:r>
      <w:ins w:id="322" w:author="Mieko Sato" w:date="2018-03-04T10:24:00Z">
        <w:r w:rsidR="00B46DCA">
          <w:rPr>
            <w:rFonts w:hint="eastAsia"/>
            <w:color w:val="414042"/>
            <w:spacing w:val="-19"/>
            <w:w w:val="105"/>
          </w:rPr>
          <w:t>れらの</w:t>
        </w:r>
      </w:ins>
      <w:del w:id="323" w:author="Mieko Sato" w:date="2018-03-04T10:24:00Z">
        <w:r w:rsidDel="00B46DCA">
          <w:rPr>
            <w:color w:val="414042"/>
            <w:spacing w:val="-19"/>
            <w:w w:val="105"/>
          </w:rPr>
          <w:delText>ういった</w:delText>
        </w:r>
      </w:del>
      <w:commentRangeStart w:id="324"/>
      <w:r>
        <w:rPr>
          <w:color w:val="414042"/>
          <w:spacing w:val="-19"/>
          <w:w w:val="105"/>
        </w:rPr>
        <w:t>ツール</w:t>
      </w:r>
      <w:commentRangeEnd w:id="324"/>
      <w:r w:rsidR="00B20C71">
        <w:rPr>
          <w:rStyle w:val="ac"/>
        </w:rPr>
        <w:commentReference w:id="324"/>
      </w:r>
      <w:r>
        <w:rPr>
          <w:color w:val="414042"/>
          <w:spacing w:val="-19"/>
          <w:w w:val="105"/>
        </w:rPr>
        <w:t>は、</w:t>
      </w:r>
      <w:ins w:id="325" w:author="工内隆" w:date="2018-02-15T15:35:00Z">
        <w:r w:rsidR="00461C31">
          <w:rPr>
            <w:color w:val="414042"/>
            <w:spacing w:val="-19"/>
            <w:w w:val="105"/>
          </w:rPr>
          <w:t>前述の処理</w:t>
        </w:r>
        <w:r w:rsidR="00461C31">
          <w:rPr>
            <w:color w:val="414042"/>
            <w:spacing w:val="-8"/>
            <w:w w:val="105"/>
          </w:rPr>
          <w:t>を提供する</w:t>
        </w:r>
        <w:r w:rsidR="00461C31">
          <w:rPr>
            <w:rFonts w:hint="eastAsia"/>
            <w:color w:val="414042"/>
            <w:spacing w:val="-8"/>
            <w:w w:val="105"/>
          </w:rPr>
          <w:t>目的の</w:t>
        </w:r>
        <w:r w:rsidR="00461C31">
          <w:rPr>
            <w:color w:val="414042"/>
            <w:spacing w:val="-8"/>
            <w:w w:val="105"/>
          </w:rPr>
          <w:t>ために</w:t>
        </w:r>
        <w:r w:rsidR="00461C31">
          <w:rPr>
            <w:rFonts w:hint="eastAsia"/>
            <w:color w:val="414042"/>
            <w:spacing w:val="-8"/>
            <w:w w:val="105"/>
          </w:rPr>
          <w:t>、</w:t>
        </w:r>
      </w:ins>
      <w:r>
        <w:rPr>
          <w:color w:val="414042"/>
          <w:spacing w:val="-19"/>
          <w:w w:val="105"/>
        </w:rPr>
        <w:t>開発者の作成物</w:t>
      </w:r>
      <w:ins w:id="326" w:author="工内隆" w:date="2018-02-15T15:35:00Z">
        <w:r w:rsidR="00461C31">
          <w:rPr>
            <w:rFonts w:hint="eastAsia"/>
            <w:color w:val="414042"/>
            <w:spacing w:val="-19"/>
            <w:w w:val="105"/>
          </w:rPr>
          <w:t>の</w:t>
        </w:r>
      </w:ins>
      <w:del w:id="327" w:author="工内隆" w:date="2018-02-15T15:35:00Z">
        <w:r w:rsidDel="00461C31">
          <w:rPr>
            <w:color w:val="414042"/>
            <w:spacing w:val="-19"/>
            <w:w w:val="105"/>
          </w:rPr>
          <w:delText>が</w:delText>
        </w:r>
      </w:del>
      <w:r>
        <w:rPr>
          <w:color w:val="414042"/>
          <w:spacing w:val="-19"/>
          <w:w w:val="105"/>
        </w:rPr>
        <w:t>ビルド</w:t>
      </w:r>
      <w:ins w:id="328" w:author="工内隆" w:date="2018-02-15T15:36:00Z">
        <w:r w:rsidR="00461C31">
          <w:rPr>
            <w:rFonts w:hint="eastAsia"/>
            <w:color w:val="414042"/>
            <w:spacing w:val="-19"/>
            <w:w w:val="105"/>
          </w:rPr>
          <w:t>時に</w:t>
        </w:r>
      </w:ins>
      <w:del w:id="329" w:author="工内隆" w:date="2018-02-15T15:36:00Z">
        <w:r w:rsidDel="00815023">
          <w:rPr>
            <w:color w:val="414042"/>
            <w:spacing w:val="-19"/>
            <w:w w:val="105"/>
          </w:rPr>
          <w:delText>される際、</w:delText>
        </w:r>
      </w:del>
      <w:del w:id="330" w:author="工内隆" w:date="2018-02-15T15:35:00Z">
        <w:r w:rsidDel="00461C31">
          <w:rPr>
            <w:color w:val="414042"/>
            <w:spacing w:val="-19"/>
            <w:w w:val="105"/>
          </w:rPr>
          <w:delText>前述の処理</w:delText>
        </w:r>
        <w:r w:rsidDel="00461C31">
          <w:rPr>
            <w:color w:val="414042"/>
            <w:spacing w:val="-8"/>
            <w:w w:val="105"/>
          </w:rPr>
          <w:delText>を提供するために</w:delText>
        </w:r>
      </w:del>
      <w:r>
        <w:rPr>
          <w:color w:val="414042"/>
          <w:spacing w:val="-8"/>
          <w:w w:val="105"/>
        </w:rPr>
        <w:t>開発ツールのコードの一部をその作成物に注入しなければな</w:t>
      </w:r>
      <w:del w:id="331" w:author="工内隆" w:date="2018-02-15T15:30:00Z">
        <w:r w:rsidDel="00461C31">
          <w:rPr>
            <w:color w:val="414042"/>
            <w:spacing w:val="-8"/>
            <w:w w:val="105"/>
          </w:rPr>
          <w:delText xml:space="preserve">  </w:delText>
        </w:r>
      </w:del>
      <w:r>
        <w:rPr>
          <w:color w:val="414042"/>
          <w:spacing w:val="-16"/>
          <w:w w:val="105"/>
        </w:rPr>
        <w:t>りません。特に、生み出された作成物がしばしば静的リンクされている</w:t>
      </w:r>
      <w:del w:id="332" w:author="Mieko Sato" w:date="2018-03-06T17:55:00Z">
        <w:r w:rsidDel="002B7DD6">
          <w:rPr>
            <w:color w:val="414042"/>
            <w:spacing w:val="-16"/>
            <w:w w:val="105"/>
          </w:rPr>
          <w:delText>という</w:delText>
        </w:r>
      </w:del>
      <w:r>
        <w:rPr>
          <w:color w:val="414042"/>
          <w:spacing w:val="-16"/>
          <w:w w:val="105"/>
        </w:rPr>
        <w:t>ことを</w:t>
      </w:r>
      <w:del w:id="333" w:author="工内隆" w:date="2018-02-15T15:30:00Z">
        <w:r w:rsidDel="00461C31">
          <w:rPr>
            <w:color w:val="414042"/>
            <w:spacing w:val="-16"/>
            <w:w w:val="105"/>
          </w:rPr>
          <w:delText xml:space="preserve"> </w:delText>
        </w:r>
      </w:del>
      <w:r>
        <w:rPr>
          <w:color w:val="414042"/>
          <w:spacing w:val="-16"/>
          <w:w w:val="105"/>
        </w:rPr>
        <w:t>考慮すると、このように開発ツールによって注入されたコードのライセンスを検証す</w:t>
      </w:r>
      <w:del w:id="334" w:author="工内隆" w:date="2018-02-15T15:31:00Z">
        <w:r w:rsidDel="00461C31">
          <w:rPr>
            <w:color w:val="414042"/>
            <w:spacing w:val="-16"/>
            <w:w w:val="105"/>
          </w:rPr>
          <w:delText xml:space="preserve">  </w:delText>
        </w:r>
      </w:del>
      <w:r>
        <w:rPr>
          <w:color w:val="414042"/>
          <w:spacing w:val="-8"/>
          <w:w w:val="105"/>
        </w:rPr>
        <w:t>る</w:t>
      </w:r>
      <w:ins w:id="335" w:author="工内隆" w:date="2018-02-15T15:31:00Z">
        <w:r w:rsidR="00461C31">
          <w:rPr>
            <w:rFonts w:hint="eastAsia"/>
            <w:color w:val="414042"/>
            <w:spacing w:val="-8"/>
            <w:w w:val="105"/>
          </w:rPr>
          <w:t>ことが</w:t>
        </w:r>
      </w:ins>
      <w:r>
        <w:rPr>
          <w:color w:val="414042"/>
          <w:spacing w:val="-8"/>
          <w:w w:val="105"/>
        </w:rPr>
        <w:t>必要</w:t>
      </w:r>
      <w:ins w:id="336" w:author="工内隆" w:date="2018-02-15T15:31:00Z">
        <w:r w:rsidR="00461C31">
          <w:rPr>
            <w:rFonts w:hint="eastAsia"/>
            <w:color w:val="414042"/>
            <w:spacing w:val="-8"/>
            <w:w w:val="105"/>
          </w:rPr>
          <w:t>で</w:t>
        </w:r>
      </w:ins>
      <w:del w:id="337" w:author="工内隆" w:date="2018-02-15T15:31:00Z">
        <w:r w:rsidDel="00461C31">
          <w:rPr>
            <w:color w:val="414042"/>
            <w:spacing w:val="-8"/>
            <w:w w:val="105"/>
          </w:rPr>
          <w:delText>がありま</w:delText>
        </w:r>
      </w:del>
      <w:r>
        <w:rPr>
          <w:color w:val="414042"/>
          <w:spacing w:val="-8"/>
          <w:w w:val="105"/>
        </w:rPr>
        <w:t>す。</w:t>
      </w:r>
    </w:p>
    <w:p w14:paraId="5337BAA0" w14:textId="77777777" w:rsidR="00D01E5D" w:rsidRDefault="00D01E5D">
      <w:pPr>
        <w:sectPr w:rsidR="00D01E5D">
          <w:pgSz w:w="12240" w:h="15840"/>
          <w:pgMar w:top="880" w:right="1240" w:bottom="760" w:left="1180" w:header="10" w:footer="560" w:gutter="0"/>
          <w:cols w:space="720"/>
        </w:sectPr>
      </w:pPr>
    </w:p>
    <w:p w14:paraId="1BFF6A76" w14:textId="77777777" w:rsidR="00D01E5D" w:rsidRDefault="005668DD">
      <w:pPr>
        <w:pStyle w:val="a3"/>
        <w:rPr>
          <w:sz w:val="20"/>
        </w:rPr>
      </w:pPr>
      <w:r>
        <w:rPr>
          <w:noProof/>
        </w:rPr>
        <w:lastRenderedPageBreak/>
        <mc:AlternateContent>
          <mc:Choice Requires="wps">
            <w:drawing>
              <wp:anchor distT="0" distB="0" distL="114300" distR="114300" simplePos="0" relativeHeight="251644928" behindDoc="0" locked="0" layoutInCell="1" allowOverlap="1" wp14:anchorId="45C4B4B5" wp14:editId="26556D54">
                <wp:simplePos x="0" y="0"/>
                <wp:positionH relativeFrom="page">
                  <wp:posOffset>607060</wp:posOffset>
                </wp:positionH>
                <wp:positionV relativeFrom="page">
                  <wp:posOffset>529590</wp:posOffset>
                </wp:positionV>
                <wp:extent cx="6583680" cy="0"/>
                <wp:effectExtent l="6985" t="15240" r="10160" b="13335"/>
                <wp:wrapNone/>
                <wp:docPr id="38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E4E53" id="Line 60" o:spid="_x0000_s1026" style="position:absolute;left:0;text-align:lef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" strokecolor="#0096d6" strokeweight="1pt">
                <w10:wrap anchorx="page" anchory="page"/>
              </v:line>
            </w:pict>
          </mc:Fallback>
        </mc:AlternateContent>
      </w:r>
    </w:p>
    <w:p w14:paraId="30A3FEA5" w14:textId="77777777" w:rsidR="00D01E5D" w:rsidRDefault="00D01E5D">
      <w:pPr>
        <w:pStyle w:val="a3"/>
        <w:rPr>
          <w:sz w:val="20"/>
        </w:rPr>
      </w:pPr>
    </w:p>
    <w:p w14:paraId="1E6CC840" w14:textId="77777777" w:rsidR="00D01E5D" w:rsidRDefault="00D01E5D">
      <w:pPr>
        <w:pStyle w:val="a3"/>
        <w:rPr>
          <w:sz w:val="20"/>
        </w:rPr>
      </w:pPr>
    </w:p>
    <w:p w14:paraId="4E4AFD97" w14:textId="77777777" w:rsidR="00D01E5D" w:rsidRDefault="00D01E5D">
      <w:pPr>
        <w:pStyle w:val="a3"/>
        <w:rPr>
          <w:sz w:val="20"/>
        </w:rPr>
      </w:pPr>
    </w:p>
    <w:p w14:paraId="2DEF687E" w14:textId="77777777" w:rsidR="00D01E5D" w:rsidRDefault="00D01E5D">
      <w:pPr>
        <w:pStyle w:val="a3"/>
        <w:rPr>
          <w:sz w:val="20"/>
        </w:rPr>
      </w:pPr>
    </w:p>
    <w:p w14:paraId="54886D0F" w14:textId="77777777" w:rsidR="00D01E5D" w:rsidRDefault="00D01E5D">
      <w:pPr>
        <w:pStyle w:val="a3"/>
        <w:rPr>
          <w:sz w:val="20"/>
        </w:rPr>
      </w:pPr>
    </w:p>
    <w:p w14:paraId="10CCB6A3" w14:textId="77777777" w:rsidR="00D01E5D" w:rsidRDefault="00D01E5D">
      <w:pPr>
        <w:pStyle w:val="a3"/>
        <w:rPr>
          <w:sz w:val="20"/>
        </w:rPr>
      </w:pPr>
    </w:p>
    <w:p w14:paraId="18874B0E" w14:textId="77777777" w:rsidR="00D01E5D" w:rsidRDefault="00D01E5D">
      <w:pPr>
        <w:pStyle w:val="a3"/>
        <w:rPr>
          <w:sz w:val="20"/>
        </w:rPr>
      </w:pPr>
    </w:p>
    <w:p w14:paraId="195728A3" w14:textId="77777777" w:rsidR="00D01E5D" w:rsidRDefault="00D01E5D">
      <w:pPr>
        <w:pStyle w:val="a3"/>
        <w:rPr>
          <w:sz w:val="20"/>
        </w:rPr>
      </w:pPr>
    </w:p>
    <w:p w14:paraId="3FBEB2CE" w14:textId="77777777" w:rsidR="00D01E5D" w:rsidRDefault="00D01E5D">
      <w:pPr>
        <w:pStyle w:val="a3"/>
        <w:rPr>
          <w:sz w:val="20"/>
        </w:rPr>
      </w:pPr>
    </w:p>
    <w:p w14:paraId="11DE6E84" w14:textId="77777777" w:rsidR="00D01E5D" w:rsidRDefault="00D01E5D">
      <w:pPr>
        <w:pStyle w:val="a3"/>
        <w:rPr>
          <w:sz w:val="20"/>
        </w:rPr>
      </w:pPr>
    </w:p>
    <w:p w14:paraId="1D428417" w14:textId="77777777" w:rsidR="00D01E5D" w:rsidRDefault="00D01E5D">
      <w:pPr>
        <w:pStyle w:val="a3"/>
        <w:rPr>
          <w:sz w:val="20"/>
        </w:rPr>
      </w:pPr>
    </w:p>
    <w:p w14:paraId="1BD21A6F" w14:textId="77777777" w:rsidR="00D01E5D" w:rsidRDefault="00D01E5D">
      <w:pPr>
        <w:pStyle w:val="a3"/>
        <w:rPr>
          <w:sz w:val="20"/>
        </w:rPr>
      </w:pPr>
    </w:p>
    <w:p w14:paraId="664CD104" w14:textId="77777777" w:rsidR="00D01E5D" w:rsidRDefault="00D01E5D">
      <w:pPr>
        <w:pStyle w:val="a3"/>
        <w:rPr>
          <w:sz w:val="20"/>
        </w:rPr>
      </w:pPr>
    </w:p>
    <w:p w14:paraId="2BFB653D" w14:textId="77777777" w:rsidR="00D01E5D" w:rsidRDefault="00D01E5D">
      <w:pPr>
        <w:pStyle w:val="a3"/>
        <w:rPr>
          <w:sz w:val="20"/>
        </w:rPr>
      </w:pPr>
    </w:p>
    <w:p w14:paraId="6667A661" w14:textId="77777777" w:rsidR="00D01E5D" w:rsidRDefault="00D01E5D">
      <w:pPr>
        <w:pStyle w:val="a3"/>
        <w:rPr>
          <w:sz w:val="20"/>
        </w:rPr>
      </w:pPr>
    </w:p>
    <w:p w14:paraId="3166D38C" w14:textId="77777777" w:rsidR="00D01E5D" w:rsidRDefault="00D01E5D">
      <w:pPr>
        <w:pStyle w:val="a3"/>
        <w:rPr>
          <w:sz w:val="20"/>
        </w:rPr>
      </w:pPr>
    </w:p>
    <w:p w14:paraId="50CE6272" w14:textId="77777777" w:rsidR="00D01E5D" w:rsidRDefault="00D01E5D">
      <w:pPr>
        <w:pStyle w:val="a3"/>
        <w:rPr>
          <w:sz w:val="20"/>
        </w:rPr>
      </w:pPr>
    </w:p>
    <w:p w14:paraId="18A39F49" w14:textId="77777777" w:rsidR="00D01E5D" w:rsidRDefault="00D01E5D">
      <w:pPr>
        <w:pStyle w:val="a3"/>
        <w:rPr>
          <w:sz w:val="20"/>
        </w:rPr>
      </w:pPr>
    </w:p>
    <w:p w14:paraId="58226E43" w14:textId="77777777" w:rsidR="00D01E5D" w:rsidRDefault="00D01E5D">
      <w:pPr>
        <w:pStyle w:val="a3"/>
        <w:rPr>
          <w:sz w:val="20"/>
        </w:rPr>
      </w:pPr>
    </w:p>
    <w:p w14:paraId="3BECE9C4" w14:textId="77777777" w:rsidR="00D01E5D" w:rsidRDefault="00D01E5D">
      <w:pPr>
        <w:pStyle w:val="a3"/>
        <w:rPr>
          <w:sz w:val="20"/>
        </w:rPr>
      </w:pPr>
    </w:p>
    <w:p w14:paraId="0AD0CD7D" w14:textId="77777777" w:rsidR="00D01E5D" w:rsidRDefault="00D01E5D">
      <w:pPr>
        <w:pStyle w:val="a3"/>
        <w:rPr>
          <w:sz w:val="20"/>
        </w:rPr>
      </w:pPr>
    </w:p>
    <w:p w14:paraId="0767DA41" w14:textId="77777777" w:rsidR="00D01E5D" w:rsidRDefault="00D01E5D">
      <w:pPr>
        <w:pStyle w:val="a3"/>
        <w:rPr>
          <w:sz w:val="20"/>
        </w:rPr>
      </w:pPr>
    </w:p>
    <w:p w14:paraId="362C98AD" w14:textId="77777777" w:rsidR="00D01E5D" w:rsidRDefault="00D01E5D">
      <w:pPr>
        <w:pStyle w:val="a3"/>
        <w:rPr>
          <w:sz w:val="20"/>
        </w:rPr>
      </w:pPr>
    </w:p>
    <w:p w14:paraId="67E9ED00" w14:textId="77777777" w:rsidR="00D01E5D" w:rsidRDefault="00D01E5D">
      <w:pPr>
        <w:pStyle w:val="a3"/>
        <w:rPr>
          <w:sz w:val="20"/>
        </w:rPr>
      </w:pPr>
    </w:p>
    <w:p w14:paraId="14361622" w14:textId="77777777" w:rsidR="00D01E5D" w:rsidRDefault="00D01E5D">
      <w:pPr>
        <w:pStyle w:val="a3"/>
        <w:rPr>
          <w:sz w:val="20"/>
        </w:rPr>
      </w:pPr>
    </w:p>
    <w:p w14:paraId="79FBD6DD" w14:textId="77777777" w:rsidR="00D01E5D" w:rsidRDefault="00D01E5D">
      <w:pPr>
        <w:pStyle w:val="a3"/>
        <w:rPr>
          <w:sz w:val="20"/>
        </w:rPr>
      </w:pPr>
    </w:p>
    <w:p w14:paraId="4D6EC52F" w14:textId="77777777" w:rsidR="00D01E5D" w:rsidRDefault="00D01E5D">
      <w:pPr>
        <w:pStyle w:val="a3"/>
        <w:rPr>
          <w:sz w:val="20"/>
        </w:rPr>
      </w:pPr>
    </w:p>
    <w:p w14:paraId="2D8F814E" w14:textId="77777777" w:rsidR="00D01E5D" w:rsidRDefault="00D01E5D">
      <w:pPr>
        <w:pStyle w:val="a3"/>
        <w:rPr>
          <w:sz w:val="20"/>
        </w:rPr>
      </w:pPr>
    </w:p>
    <w:p w14:paraId="75605005" w14:textId="77777777" w:rsidR="00D01E5D" w:rsidRDefault="00D01E5D">
      <w:pPr>
        <w:pStyle w:val="a3"/>
        <w:rPr>
          <w:sz w:val="20"/>
        </w:rPr>
      </w:pPr>
    </w:p>
    <w:p w14:paraId="0AEAC2FC" w14:textId="77777777" w:rsidR="00D01E5D" w:rsidRDefault="00D01E5D">
      <w:pPr>
        <w:pStyle w:val="a3"/>
        <w:rPr>
          <w:sz w:val="20"/>
        </w:rPr>
      </w:pPr>
    </w:p>
    <w:p w14:paraId="6B46F810" w14:textId="77777777" w:rsidR="00D01E5D" w:rsidRDefault="00D01E5D">
      <w:pPr>
        <w:pStyle w:val="a3"/>
        <w:rPr>
          <w:sz w:val="20"/>
        </w:rPr>
      </w:pPr>
    </w:p>
    <w:p w14:paraId="1CA778B3" w14:textId="77777777" w:rsidR="00D01E5D" w:rsidRDefault="00D01E5D">
      <w:pPr>
        <w:pStyle w:val="a3"/>
        <w:rPr>
          <w:sz w:val="20"/>
        </w:rPr>
      </w:pPr>
    </w:p>
    <w:p w14:paraId="5FCE1A4E" w14:textId="77777777" w:rsidR="00D01E5D" w:rsidRDefault="00D01E5D">
      <w:pPr>
        <w:pStyle w:val="a3"/>
        <w:rPr>
          <w:sz w:val="20"/>
        </w:rPr>
      </w:pPr>
    </w:p>
    <w:p w14:paraId="00D413C8" w14:textId="77777777" w:rsidR="00D01E5D" w:rsidRDefault="00D01E5D">
      <w:pPr>
        <w:pStyle w:val="a3"/>
        <w:rPr>
          <w:sz w:val="20"/>
        </w:rPr>
      </w:pPr>
    </w:p>
    <w:p w14:paraId="63079348" w14:textId="77777777" w:rsidR="00D01E5D" w:rsidRDefault="00D01E5D">
      <w:pPr>
        <w:pStyle w:val="a3"/>
        <w:rPr>
          <w:sz w:val="20"/>
        </w:rPr>
      </w:pPr>
    </w:p>
    <w:p w14:paraId="34AA10C4" w14:textId="77777777" w:rsidR="00D01E5D" w:rsidRDefault="00D01E5D">
      <w:pPr>
        <w:pStyle w:val="a3"/>
        <w:spacing w:before="11"/>
      </w:pPr>
    </w:p>
    <w:p w14:paraId="7B520BD0" w14:textId="77777777" w:rsidR="00D01E5D" w:rsidRDefault="0022633E">
      <w:pPr>
        <w:pStyle w:val="1"/>
        <w:numPr>
          <w:ilvl w:val="0"/>
          <w:numId w:val="11"/>
        </w:numPr>
        <w:tabs>
          <w:tab w:val="left" w:pos="2734"/>
        </w:tabs>
        <w:spacing w:before="211"/>
        <w:ind w:left="2733" w:hanging="2338"/>
        <w:rPr>
          <w:rFonts w:ascii="Arial" w:eastAsia="Arial"/>
          <w:color w:val="009EDA"/>
          <w:sz w:val="300"/>
        </w:rPr>
      </w:pPr>
      <w:bookmarkStart w:id="338" w:name="_bookmark2"/>
      <w:bookmarkEnd w:id="338"/>
      <w:r>
        <w:rPr>
          <w:color w:val="009EDA"/>
          <w:spacing w:val="-26"/>
          <w:w w:val="115"/>
        </w:rPr>
        <w:t>オープンソース監査</w:t>
      </w:r>
    </w:p>
    <w:p w14:paraId="159C17E3" w14:textId="77777777" w:rsidR="00D01E5D" w:rsidRDefault="00D01E5D">
      <w:pPr>
        <w:rPr>
          <w:rFonts w:ascii="Arial" w:eastAsia="Arial"/>
          <w:sz w:val="300"/>
        </w:rPr>
        <w:sectPr w:rsidR="00D01E5D">
          <w:headerReference w:type="default" r:id="rId59"/>
          <w:footerReference w:type="default" r:id="rId60"/>
          <w:pgSz w:w="12240" w:h="15840"/>
          <w:pgMar w:top="820" w:right="1240" w:bottom="760" w:left="1180" w:header="0" w:footer="560" w:gutter="0"/>
          <w:pgNumType w:start="8"/>
          <w:cols w:space="720"/>
        </w:sectPr>
      </w:pPr>
    </w:p>
    <w:p w14:paraId="204D138B" w14:textId="77777777" w:rsidR="00D01E5D" w:rsidRDefault="00D01E5D">
      <w:pPr>
        <w:pStyle w:val="a3"/>
        <w:rPr>
          <w:sz w:val="20"/>
        </w:rPr>
      </w:pPr>
    </w:p>
    <w:p w14:paraId="47F37830" w14:textId="77777777" w:rsidR="00D01E5D" w:rsidRDefault="00D01E5D">
      <w:pPr>
        <w:pStyle w:val="a3"/>
        <w:rPr>
          <w:sz w:val="20"/>
        </w:rPr>
      </w:pPr>
    </w:p>
    <w:p w14:paraId="6256A838" w14:textId="503F372E" w:rsidR="00D01E5D" w:rsidRPr="00364C58" w:rsidRDefault="0022633E" w:rsidP="001D4D8C">
      <w:pPr>
        <w:pStyle w:val="a3"/>
        <w:spacing w:before="198"/>
        <w:ind w:left="395" w:right="382"/>
        <w:rPr>
          <w:color w:val="414042"/>
          <w:spacing w:val="-9"/>
          <w:w w:val="105"/>
        </w:rPr>
      </w:pPr>
      <w:del w:id="339" w:author="Mieko Sato" w:date="2018-03-04T11:05:00Z">
        <w:r w:rsidDel="00B20C71">
          <w:rPr>
            <w:color w:val="414042"/>
            <w:spacing w:val="-6"/>
            <w:w w:val="105"/>
          </w:rPr>
          <w:delText>個々の</w:delText>
        </w:r>
      </w:del>
      <w:r>
        <w:rPr>
          <w:color w:val="414042"/>
          <w:spacing w:val="1"/>
          <w:w w:val="105"/>
        </w:rPr>
        <w:t>M&amp;A</w:t>
      </w:r>
      <w:r>
        <w:rPr>
          <w:color w:val="414042"/>
          <w:spacing w:val="-8"/>
          <w:w w:val="105"/>
        </w:rPr>
        <w:t>取引</w:t>
      </w:r>
      <w:ins w:id="340" w:author="Mieko Sato" w:date="2018-03-04T11:05:00Z">
        <w:r w:rsidR="00B20C71">
          <w:rPr>
            <w:rFonts w:hint="eastAsia"/>
            <w:color w:val="414042"/>
            <w:spacing w:val="-8"/>
            <w:w w:val="105"/>
          </w:rPr>
          <w:t>に</w:t>
        </w:r>
      </w:ins>
      <w:r>
        <w:rPr>
          <w:color w:val="414042"/>
          <w:spacing w:val="-8"/>
          <w:w w:val="105"/>
        </w:rPr>
        <w:t>は</w:t>
      </w:r>
      <w:ins w:id="341" w:author="Mieko Sato" w:date="2018-03-04T11:05:00Z">
        <w:r w:rsidR="00B20C71">
          <w:rPr>
            <w:rFonts w:hint="eastAsia"/>
            <w:color w:val="414042"/>
            <w:spacing w:val="-8"/>
            <w:w w:val="105"/>
          </w:rPr>
          <w:t>さまざまな形が</w:t>
        </w:r>
      </w:ins>
      <w:del w:id="342" w:author="Mieko Sato" w:date="2018-03-04T11:05:00Z">
        <w:r w:rsidDel="00B20C71">
          <w:rPr>
            <w:color w:val="414042"/>
            <w:spacing w:val="-8"/>
            <w:w w:val="105"/>
          </w:rPr>
          <w:delText>いずれも異なるものでは</w:delText>
        </w:r>
      </w:del>
      <w:r>
        <w:rPr>
          <w:color w:val="414042"/>
          <w:spacing w:val="-8"/>
          <w:w w:val="105"/>
        </w:rPr>
        <w:t>ありますが、買収に伴ってオープン</w:t>
      </w:r>
      <w:del w:id="343" w:author="Mieko Sato" w:date="2018-03-04T11:03:00Z">
        <w:r w:rsidDel="00B20C71">
          <w:rPr>
            <w:color w:val="414042"/>
            <w:spacing w:val="-8"/>
            <w:w w:val="105"/>
          </w:rPr>
          <w:delText xml:space="preserve">  </w:delText>
        </w:r>
      </w:del>
      <w:r>
        <w:rPr>
          <w:color w:val="414042"/>
          <w:spacing w:val="-9"/>
          <w:w w:val="105"/>
        </w:rPr>
        <w:t>ソースの義務を引き継ぐ</w:t>
      </w:r>
      <w:ins w:id="344" w:author="Mieko Sato" w:date="2018-03-04T11:06:00Z">
        <w:r w:rsidR="001D4D8C">
          <w:rPr>
            <w:rFonts w:hint="eastAsia"/>
            <w:color w:val="414042"/>
            <w:spacing w:val="-9"/>
            <w:w w:val="105"/>
          </w:rPr>
          <w:t>ことによる</w:t>
        </w:r>
      </w:ins>
      <w:del w:id="345" w:author="Mieko Sato" w:date="2018-03-04T11:06:00Z">
        <w:r w:rsidDel="001D4D8C">
          <w:rPr>
            <w:color w:val="414042"/>
            <w:spacing w:val="-9"/>
            <w:w w:val="105"/>
          </w:rPr>
          <w:delText>、その</w:delText>
        </w:r>
      </w:del>
      <w:r>
        <w:rPr>
          <w:color w:val="414042"/>
          <w:spacing w:val="-9"/>
          <w:w w:val="105"/>
        </w:rPr>
        <w:t>インパクトを検証する必要</w:t>
      </w:r>
      <w:ins w:id="346" w:author="Mieko Sato" w:date="2018-03-04T11:12:00Z">
        <w:r w:rsidR="001D4D8C">
          <w:rPr>
            <w:rFonts w:hint="eastAsia"/>
            <w:color w:val="414042"/>
            <w:spacing w:val="-9"/>
            <w:w w:val="105"/>
          </w:rPr>
          <w:t>があることは共通しています</w:t>
        </w:r>
      </w:ins>
      <w:del w:id="347" w:author="Mieko Sato" w:date="2018-03-04T11:13:00Z">
        <w:r w:rsidDel="001D4D8C">
          <w:rPr>
            <w:color w:val="414042"/>
            <w:spacing w:val="-9"/>
            <w:w w:val="105"/>
          </w:rPr>
          <w:delText>性は普遍的なものとい</w:delText>
        </w:r>
        <w:r w:rsidDel="001D4D8C">
          <w:rPr>
            <w:color w:val="414042"/>
            <w:spacing w:val="-16"/>
            <w:w w:val="105"/>
          </w:rPr>
          <w:delText>えます</w:delText>
        </w:r>
      </w:del>
      <w:r>
        <w:rPr>
          <w:color w:val="414042"/>
          <w:spacing w:val="-16"/>
          <w:w w:val="105"/>
        </w:rPr>
        <w:t>。オープンソース監査は</w:t>
      </w:r>
      <w:ins w:id="348" w:author="Mieko Sato" w:date="2018-03-04T11:13:00Z">
        <w:r w:rsidR="001D4D8C">
          <w:rPr>
            <w:rFonts w:hint="eastAsia"/>
            <w:color w:val="414042"/>
            <w:spacing w:val="-16"/>
            <w:w w:val="105"/>
          </w:rPr>
          <w:t>、</w:t>
        </w:r>
      </w:ins>
      <w:r>
        <w:rPr>
          <w:color w:val="414042"/>
          <w:spacing w:val="-16"/>
          <w:w w:val="105"/>
        </w:rPr>
        <w:t>オープンソースの使用の深さと依存度について理</w:t>
      </w:r>
      <w:del w:id="349" w:author="工内隆" w:date="2018-02-15T15:37:00Z">
        <w:r w:rsidDel="00815023">
          <w:rPr>
            <w:color w:val="414042"/>
            <w:spacing w:val="-16"/>
            <w:w w:val="105"/>
          </w:rPr>
          <w:delText xml:space="preserve">   </w:delText>
        </w:r>
      </w:del>
      <w:r>
        <w:rPr>
          <w:color w:val="414042"/>
          <w:spacing w:val="-17"/>
          <w:w w:val="105"/>
        </w:rPr>
        <w:t>解するために実行されます。</w:t>
      </w:r>
      <w:ins w:id="350" w:author="Mieko Sato" w:date="2018-03-04T11:19:00Z">
        <w:r w:rsidR="00151340">
          <w:rPr>
            <w:rFonts w:hint="eastAsia"/>
            <w:color w:val="414042"/>
            <w:spacing w:val="-17"/>
            <w:w w:val="105"/>
          </w:rPr>
          <w:t>また</w:t>
        </w:r>
      </w:ins>
      <w:del w:id="351" w:author="Mieko Sato" w:date="2018-03-04T11:19:00Z">
        <w:r w:rsidDel="00151340">
          <w:rPr>
            <w:color w:val="414042"/>
            <w:spacing w:val="-17"/>
            <w:w w:val="105"/>
          </w:rPr>
          <w:delText>さらに</w:delText>
        </w:r>
      </w:del>
      <w:del w:id="352" w:author="Mieko Sato" w:date="2018-04-02T22:11:00Z">
        <w:r w:rsidDel="0064374B">
          <w:rPr>
            <w:color w:val="414042"/>
            <w:spacing w:val="-17"/>
            <w:w w:val="105"/>
          </w:rPr>
          <w:delText>オープンソース監査は</w:delText>
        </w:r>
      </w:del>
      <w:r>
        <w:rPr>
          <w:color w:val="414042"/>
          <w:spacing w:val="-17"/>
          <w:w w:val="105"/>
        </w:rPr>
        <w:t>、コンプライアンス</w:t>
      </w:r>
      <w:ins w:id="353" w:author="Mieko Sato" w:date="2018-03-04T11:17:00Z">
        <w:r w:rsidR="00151340">
          <w:rPr>
            <w:rFonts w:hint="eastAsia"/>
            <w:color w:val="414042"/>
            <w:spacing w:val="-17"/>
            <w:w w:val="105"/>
          </w:rPr>
          <w:t>のあらゆる</w:t>
        </w:r>
      </w:ins>
      <w:r>
        <w:rPr>
          <w:color w:val="414042"/>
          <w:spacing w:val="-17"/>
          <w:w w:val="105"/>
        </w:rPr>
        <w:t>課題</w:t>
      </w:r>
      <w:del w:id="354" w:author="Mieko Sato" w:date="2018-03-04T11:29:00Z">
        <w:r w:rsidDel="00980155">
          <w:rPr>
            <w:color w:val="414042"/>
            <w:spacing w:val="-17"/>
            <w:w w:val="105"/>
          </w:rPr>
          <w:delText xml:space="preserve">    </w:delText>
        </w:r>
      </w:del>
      <w:r>
        <w:rPr>
          <w:color w:val="414042"/>
          <w:spacing w:val="-16"/>
          <w:w w:val="105"/>
        </w:rPr>
        <w:t>や</w:t>
      </w:r>
      <w:ins w:id="355" w:author="Mieko Sato" w:date="2018-03-04T11:29:00Z">
        <w:r w:rsidR="00980155">
          <w:rPr>
            <w:rFonts w:hint="eastAsia"/>
            <w:color w:val="414042"/>
            <w:spacing w:val="-16"/>
            <w:w w:val="105"/>
          </w:rPr>
          <w:t>、</w:t>
        </w:r>
      </w:ins>
      <w:r>
        <w:rPr>
          <w:color w:val="414042"/>
          <w:spacing w:val="-16"/>
          <w:w w:val="105"/>
        </w:rPr>
        <w:t>買収対象</w:t>
      </w:r>
      <w:ins w:id="356" w:author="Mieko Sato" w:date="2018-03-18T17:39:00Z">
        <w:r w:rsidR="00A61656">
          <w:rPr>
            <w:rFonts w:hint="eastAsia"/>
            <w:color w:val="414042"/>
            <w:spacing w:val="-16"/>
            <w:w w:val="105"/>
          </w:rPr>
          <w:t>企業</w:t>
        </w:r>
      </w:ins>
      <w:del w:id="357" w:author="Mieko Sato" w:date="2018-03-04T11:30:00Z">
        <w:r w:rsidDel="00980155">
          <w:rPr>
            <w:rFonts w:hint="eastAsia"/>
            <w:color w:val="414042"/>
            <w:spacing w:val="-16"/>
            <w:w w:val="105"/>
          </w:rPr>
          <w:delText>における</w:delText>
        </w:r>
      </w:del>
      <w:ins w:id="358" w:author="Mieko Sato" w:date="2018-03-04T11:30:00Z">
        <w:r w:rsidR="00980155">
          <w:rPr>
            <w:rFonts w:hint="eastAsia"/>
            <w:color w:val="414042"/>
            <w:spacing w:val="-16"/>
            <w:w w:val="105"/>
          </w:rPr>
          <w:t>の</w:t>
        </w:r>
      </w:ins>
      <w:r>
        <w:rPr>
          <w:color w:val="414042"/>
          <w:spacing w:val="-16"/>
          <w:w w:val="105"/>
        </w:rPr>
        <w:t>エンジニアリング</w:t>
      </w:r>
      <w:del w:id="359" w:author="Mieko Sato" w:date="2018-03-04T11:30:00Z">
        <w:r w:rsidDel="00980155">
          <w:rPr>
            <w:color w:val="414042"/>
            <w:spacing w:val="-16"/>
            <w:w w:val="105"/>
          </w:rPr>
          <w:delText>の</w:delText>
        </w:r>
      </w:del>
      <w:r>
        <w:rPr>
          <w:color w:val="414042"/>
          <w:spacing w:val="-16"/>
          <w:w w:val="105"/>
        </w:rPr>
        <w:t>実務について</w:t>
      </w:r>
      <w:ins w:id="360" w:author="Mieko Sato" w:date="2018-03-04T11:25:00Z">
        <w:r w:rsidR="00151340">
          <w:rPr>
            <w:rFonts w:hint="eastAsia"/>
            <w:color w:val="414042"/>
            <w:spacing w:val="-16"/>
            <w:w w:val="105"/>
          </w:rPr>
          <w:t>も</w:t>
        </w:r>
      </w:ins>
      <w:ins w:id="361" w:author="Mieko Sato" w:date="2018-03-18T17:40:00Z">
        <w:r w:rsidR="006A0F44">
          <w:rPr>
            <w:rFonts w:hint="eastAsia"/>
            <w:color w:val="414042"/>
            <w:spacing w:val="-16"/>
            <w:w w:val="105"/>
          </w:rPr>
          <w:t>、</w:t>
        </w:r>
      </w:ins>
      <w:r>
        <w:rPr>
          <w:color w:val="414042"/>
          <w:spacing w:val="-16"/>
          <w:w w:val="105"/>
        </w:rPr>
        <w:t>重要な洞察を与えてくれ</w:t>
      </w:r>
      <w:del w:id="362" w:author="Mieko Sato" w:date="2018-03-04T11:25:00Z">
        <w:r w:rsidDel="00151340">
          <w:rPr>
            <w:color w:val="414042"/>
            <w:spacing w:val="-16"/>
            <w:w w:val="105"/>
          </w:rPr>
          <w:delText>る   ものでもあり</w:delText>
        </w:r>
      </w:del>
      <w:r>
        <w:rPr>
          <w:color w:val="414042"/>
          <w:spacing w:val="-16"/>
          <w:w w:val="105"/>
        </w:rPr>
        <w:t>ます。</w:t>
      </w:r>
    </w:p>
    <w:p w14:paraId="318063EE" w14:textId="77777777" w:rsidR="00D01E5D" w:rsidRDefault="00D01E5D">
      <w:pPr>
        <w:pStyle w:val="a3"/>
      </w:pPr>
    </w:p>
    <w:p w14:paraId="25867768" w14:textId="77777777" w:rsidR="00D01E5D" w:rsidRDefault="00D01E5D">
      <w:pPr>
        <w:pStyle w:val="a3"/>
        <w:spacing w:before="1"/>
        <w:rPr>
          <w:sz w:val="24"/>
        </w:rPr>
      </w:pPr>
    </w:p>
    <w:p w14:paraId="329F915F" w14:textId="77777777" w:rsidR="00D01E5D" w:rsidRDefault="005668DD">
      <w:pPr>
        <w:pStyle w:val="2"/>
        <w:numPr>
          <w:ilvl w:val="1"/>
          <w:numId w:val="11"/>
        </w:numPr>
        <w:tabs>
          <w:tab w:val="left" w:pos="1105"/>
        </w:tabs>
        <w:ind w:left="1104" w:hanging="709"/>
      </w:pPr>
      <w:r>
        <w:rPr>
          <w:noProof/>
        </w:rPr>
        <mc:AlternateContent>
          <mc:Choice Requires="wps">
            <w:drawing>
              <wp:anchor distT="0" distB="0" distL="0" distR="0" simplePos="0" relativeHeight="251645952" behindDoc="0" locked="0" layoutInCell="1" allowOverlap="1" wp14:anchorId="365006BC" wp14:editId="371F1E42">
                <wp:simplePos x="0" y="0"/>
                <wp:positionH relativeFrom="page">
                  <wp:posOffset>1000125</wp:posOffset>
                </wp:positionH>
                <wp:positionV relativeFrom="paragraph">
                  <wp:posOffset>438150</wp:posOffset>
                </wp:positionV>
                <wp:extent cx="5772785" cy="0"/>
                <wp:effectExtent l="9525" t="14605" r="8890" b="13970"/>
                <wp:wrapTopAndBottom/>
                <wp:docPr id="384"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30763" id="Line 59" o:spid="_x0000_s1026" style="position:absolute;left:0;text-align:lef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" strokecolor="#aaaaad" strokeweight="1pt">
                <w10:wrap type="topAndBottom" anchorx="page"/>
              </v:line>
            </w:pict>
          </mc:Fallback>
        </mc:AlternateContent>
      </w:r>
      <w:r w:rsidR="0022633E">
        <w:rPr>
          <w:color w:val="414042"/>
          <w:spacing w:val="-24"/>
          <w:w w:val="115"/>
        </w:rPr>
        <w:t>なぜオープンソース監査を行うのか？</w:t>
      </w:r>
    </w:p>
    <w:p w14:paraId="2E98B305" w14:textId="582B648F" w:rsidR="00D01E5D" w:rsidRDefault="0022633E">
      <w:pPr>
        <w:pStyle w:val="a3"/>
        <w:spacing w:before="146"/>
        <w:ind w:left="395" w:right="373"/>
        <w:jc w:val="both"/>
      </w:pPr>
      <w:r>
        <w:rPr>
          <w:color w:val="414042"/>
          <w:spacing w:val="-4"/>
          <w:w w:val="120"/>
        </w:rPr>
        <w:t>オ</w:t>
      </w:r>
      <w:r>
        <w:rPr>
          <w:color w:val="414042"/>
          <w:spacing w:val="-17"/>
          <w:w w:val="110"/>
        </w:rPr>
        <w:t>ープンソース ライセンスは</w:t>
      </w:r>
      <w:ins w:id="363" w:author="Mieko Sato" w:date="2018-03-04T11:30:00Z">
        <w:r w:rsidR="006D40C5">
          <w:rPr>
            <w:rFonts w:hint="eastAsia"/>
            <w:color w:val="414042"/>
            <w:spacing w:val="-17"/>
            <w:w w:val="110"/>
          </w:rPr>
          <w:t>、</w:t>
        </w:r>
      </w:ins>
      <w:r>
        <w:rPr>
          <w:color w:val="414042"/>
          <w:spacing w:val="-17"/>
          <w:w w:val="110"/>
        </w:rPr>
        <w:t>ソフ</w:t>
      </w:r>
      <w:r>
        <w:rPr>
          <w:color w:val="414042"/>
        </w:rPr>
        <w:t>ト</w:t>
      </w:r>
      <w:r>
        <w:rPr>
          <w:color w:val="414042"/>
          <w:spacing w:val="-16"/>
          <w:w w:val="110"/>
        </w:rPr>
        <w:t>ウ</w:t>
      </w:r>
      <w:r>
        <w:rPr>
          <w:color w:val="414042"/>
          <w:spacing w:val="-27"/>
          <w:w w:val="120"/>
        </w:rPr>
        <w:t>ェ</w:t>
      </w:r>
      <w:r>
        <w:rPr>
          <w:color w:val="414042"/>
          <w:spacing w:val="-7"/>
          <w:w w:val="110"/>
        </w:rPr>
        <w:t>アの再頒布方法に制約を課すことがありま</w:t>
      </w:r>
      <w:r>
        <w:rPr>
          <w:color w:val="414042"/>
          <w:spacing w:val="-16"/>
          <w:w w:val="105"/>
        </w:rPr>
        <w:t>す。こ</w:t>
      </w:r>
      <w:ins w:id="364" w:author="Mieko Sato" w:date="2018-03-04T11:31:00Z">
        <w:r w:rsidR="006D40C5">
          <w:rPr>
            <w:rFonts w:hint="eastAsia"/>
            <w:color w:val="414042"/>
            <w:spacing w:val="-16"/>
            <w:w w:val="105"/>
          </w:rPr>
          <w:t>のような</w:t>
        </w:r>
      </w:ins>
      <w:del w:id="365" w:author="Mieko Sato" w:date="2018-03-04T11:31:00Z">
        <w:r w:rsidDel="006D40C5">
          <w:rPr>
            <w:color w:val="414042"/>
            <w:spacing w:val="-16"/>
            <w:w w:val="105"/>
          </w:rPr>
          <w:delText>ういった</w:delText>
        </w:r>
      </w:del>
      <w:r>
        <w:rPr>
          <w:color w:val="414042"/>
          <w:spacing w:val="-16"/>
          <w:w w:val="105"/>
        </w:rPr>
        <w:t>制約は買収企業のビジネスと相反するか</w:t>
      </w:r>
      <w:r>
        <w:rPr>
          <w:color w:val="414042"/>
        </w:rPr>
        <w:t>も</w:t>
      </w:r>
      <w:r>
        <w:rPr>
          <w:color w:val="414042"/>
          <w:spacing w:val="-11"/>
          <w:w w:val="105"/>
        </w:rPr>
        <w:t>しれない</w:t>
      </w:r>
      <w:ins w:id="366" w:author="Mieko Sato" w:date="2018-03-04T11:31:00Z">
        <w:r w:rsidR="006D40C5">
          <w:rPr>
            <w:rFonts w:hint="eastAsia"/>
            <w:color w:val="414042"/>
            <w:spacing w:val="-11"/>
            <w:w w:val="105"/>
          </w:rPr>
          <w:t>ため</w:t>
        </w:r>
      </w:ins>
      <w:del w:id="367" w:author="Mieko Sato" w:date="2018-03-04T11:31:00Z">
        <w:r w:rsidDel="006D40C5">
          <w:rPr>
            <w:color w:val="414042"/>
            <w:spacing w:val="-11"/>
            <w:w w:val="105"/>
          </w:rPr>
          <w:delText>ので</w:delText>
        </w:r>
      </w:del>
      <w:r>
        <w:rPr>
          <w:color w:val="414042"/>
          <w:spacing w:val="-11"/>
          <w:w w:val="105"/>
        </w:rPr>
        <w:t>、早期に発</w:t>
      </w:r>
      <w:del w:id="368" w:author="工内隆" w:date="2018-02-15T15:40:00Z">
        <w:r w:rsidDel="00815023">
          <w:rPr>
            <w:color w:val="414042"/>
            <w:spacing w:val="-11"/>
            <w:w w:val="105"/>
          </w:rPr>
          <w:delText xml:space="preserve"> </w:delText>
        </w:r>
      </w:del>
      <w:r>
        <w:rPr>
          <w:color w:val="414042"/>
          <w:spacing w:val="-11"/>
          <w:w w:val="105"/>
        </w:rPr>
        <w:t xml:space="preserve">見されるべきです。オープンソース </w:t>
      </w:r>
      <w:del w:id="369" w:author="Mieko Sato" w:date="2018-03-04T11:31:00Z">
        <w:r w:rsidDel="006D40C5">
          <w:rPr>
            <w:color w:val="414042"/>
            <w:spacing w:val="-11"/>
            <w:w w:val="105"/>
          </w:rPr>
          <w:delText xml:space="preserve"> </w:delText>
        </w:r>
      </w:del>
      <w:r>
        <w:rPr>
          <w:color w:val="414042"/>
          <w:spacing w:val="-11"/>
          <w:w w:val="105"/>
        </w:rPr>
        <w:t>ソフ</w:t>
      </w:r>
      <w:r>
        <w:rPr>
          <w:color w:val="414042"/>
        </w:rPr>
        <w:t>ト</w:t>
      </w:r>
      <w:r>
        <w:rPr>
          <w:color w:val="414042"/>
          <w:spacing w:val="-8"/>
          <w:w w:val="105"/>
        </w:rPr>
        <w:t>ウェアがあることで買収対象企業の資産</w:t>
      </w:r>
      <w:r>
        <w:rPr>
          <w:color w:val="414042"/>
          <w:spacing w:val="-13"/>
          <w:w w:val="110"/>
        </w:rPr>
        <w:t>に影響し</w:t>
      </w:r>
      <w:ins w:id="370" w:author="Mieko Sato" w:date="2018-03-04T11:31:00Z">
        <w:r w:rsidR="006D40C5">
          <w:rPr>
            <w:rFonts w:hint="eastAsia"/>
            <w:color w:val="414042"/>
            <w:spacing w:val="-13"/>
            <w:w w:val="110"/>
          </w:rPr>
          <w:t>得</w:t>
        </w:r>
      </w:ins>
      <w:del w:id="371" w:author="Mieko Sato" w:date="2018-03-04T11:31:00Z">
        <w:r w:rsidDel="006D40C5">
          <w:rPr>
            <w:color w:val="414042"/>
            <w:spacing w:val="-13"/>
            <w:w w:val="110"/>
          </w:rPr>
          <w:delText>う</w:delText>
        </w:r>
      </w:del>
      <w:r>
        <w:rPr>
          <w:color w:val="414042"/>
          <w:spacing w:val="-13"/>
          <w:w w:val="110"/>
        </w:rPr>
        <w:t>る例として、次のような</w:t>
      </w:r>
      <w:r>
        <w:rPr>
          <w:color w:val="414042"/>
        </w:rPr>
        <w:t>も</w:t>
      </w:r>
      <w:r>
        <w:rPr>
          <w:color w:val="414042"/>
          <w:spacing w:val="-8"/>
          <w:w w:val="110"/>
        </w:rPr>
        <w:t>のがあります。</w:t>
      </w:r>
    </w:p>
    <w:p w14:paraId="33188190" w14:textId="77777777" w:rsidR="00D01E5D" w:rsidRDefault="00D01E5D">
      <w:pPr>
        <w:pStyle w:val="a3"/>
        <w:spacing w:before="11"/>
        <w:rPr>
          <w:sz w:val="32"/>
        </w:rPr>
      </w:pPr>
    </w:p>
    <w:p w14:paraId="4E2F345F" w14:textId="5EA77075" w:rsidR="00D01E5D" w:rsidRDefault="0022633E">
      <w:pPr>
        <w:pStyle w:val="a4"/>
        <w:numPr>
          <w:ilvl w:val="2"/>
          <w:numId w:val="11"/>
        </w:numPr>
        <w:tabs>
          <w:tab w:val="left" w:pos="1196"/>
        </w:tabs>
        <w:spacing w:before="0"/>
        <w:ind w:right="853"/>
        <w:rPr>
          <w:sz w:val="28"/>
        </w:rPr>
      </w:pPr>
      <w:r>
        <w:rPr>
          <w:color w:val="414042"/>
          <w:spacing w:val="-19"/>
          <w:w w:val="105"/>
          <w:sz w:val="28"/>
        </w:rPr>
        <w:t xml:space="preserve">オープンソース </w:t>
      </w:r>
      <w:del w:id="372" w:author="Mieko Sato" w:date="2018-03-04T11:35:00Z">
        <w:r w:rsidDel="006D40C5">
          <w:rPr>
            <w:color w:val="414042"/>
            <w:spacing w:val="-19"/>
            <w:w w:val="105"/>
            <w:sz w:val="28"/>
          </w:rPr>
          <w:delText xml:space="preserve"> </w:delText>
        </w:r>
      </w:del>
      <w:r>
        <w:rPr>
          <w:color w:val="414042"/>
          <w:spacing w:val="-19"/>
          <w:w w:val="105"/>
          <w:sz w:val="28"/>
        </w:rPr>
        <w:t>ライセンスは</w:t>
      </w:r>
      <w:ins w:id="373" w:author="Mieko Sato" w:date="2018-03-19T15:07:00Z">
        <w:r w:rsidR="003453A2">
          <w:rPr>
            <w:rFonts w:hint="eastAsia"/>
            <w:color w:val="414042"/>
            <w:spacing w:val="-19"/>
            <w:w w:val="105"/>
            <w:sz w:val="28"/>
          </w:rPr>
          <w:t>、</w:t>
        </w:r>
      </w:ins>
      <w:r>
        <w:rPr>
          <w:color w:val="414042"/>
          <w:spacing w:val="-19"/>
          <w:w w:val="105"/>
          <w:sz w:val="28"/>
        </w:rPr>
        <w:t>一般的に</w:t>
      </w:r>
      <w:del w:id="374" w:author="Mieko Sato" w:date="2018-03-19T15:07:00Z">
        <w:r w:rsidDel="003453A2">
          <w:rPr>
            <w:color w:val="414042"/>
            <w:spacing w:val="-19"/>
            <w:w w:val="105"/>
            <w:sz w:val="28"/>
          </w:rPr>
          <w:delText>、</w:delText>
        </w:r>
      </w:del>
      <w:r>
        <w:rPr>
          <w:color w:val="414042"/>
          <w:spacing w:val="-19"/>
          <w:w w:val="105"/>
          <w:sz w:val="28"/>
        </w:rPr>
        <w:t>コード頒布の際に何らかの義務を課します。</w:t>
      </w:r>
      <w:ins w:id="375" w:author="Mieko Sato" w:date="2018-03-19T16:35:00Z">
        <w:r w:rsidR="00740CC4">
          <w:rPr>
            <w:rFonts w:hint="eastAsia"/>
            <w:color w:val="414042"/>
            <w:spacing w:val="-19"/>
            <w:w w:val="105"/>
            <w:sz w:val="28"/>
          </w:rPr>
          <w:t>その</w:t>
        </w:r>
      </w:ins>
      <w:r>
        <w:rPr>
          <w:color w:val="414042"/>
          <w:spacing w:val="-19"/>
          <w:w w:val="105"/>
          <w:sz w:val="28"/>
        </w:rPr>
        <w:t>一</w:t>
      </w:r>
      <w:del w:id="376" w:author="Mieko Sato" w:date="2018-03-04T11:32:00Z">
        <w:r w:rsidDel="006D40C5">
          <w:rPr>
            <w:color w:val="414042"/>
            <w:spacing w:val="-19"/>
            <w:w w:val="105"/>
            <w:sz w:val="28"/>
          </w:rPr>
          <w:delText>つの</w:delText>
        </w:r>
      </w:del>
      <w:r>
        <w:rPr>
          <w:color w:val="414042"/>
          <w:spacing w:val="-19"/>
          <w:w w:val="105"/>
          <w:sz w:val="28"/>
        </w:rPr>
        <w:t>例が</w:t>
      </w:r>
      <w:r>
        <w:rPr>
          <w:color w:val="414042"/>
          <w:spacing w:val="-5"/>
          <w:w w:val="105"/>
          <w:sz w:val="28"/>
        </w:rPr>
        <w:t>GNU</w:t>
      </w:r>
      <w:r>
        <w:rPr>
          <w:color w:val="414042"/>
          <w:spacing w:val="-4"/>
          <w:w w:val="105"/>
          <w:sz w:val="28"/>
        </w:rPr>
        <w:t xml:space="preserve"> </w:t>
      </w:r>
      <w:r>
        <w:rPr>
          <w:color w:val="414042"/>
          <w:spacing w:val="-7"/>
          <w:w w:val="105"/>
          <w:sz w:val="28"/>
        </w:rPr>
        <w:t>General</w:t>
      </w:r>
      <w:r>
        <w:rPr>
          <w:color w:val="414042"/>
          <w:spacing w:val="-5"/>
          <w:w w:val="105"/>
          <w:sz w:val="28"/>
        </w:rPr>
        <w:t xml:space="preserve"> </w:t>
      </w:r>
      <w:r>
        <w:rPr>
          <w:color w:val="414042"/>
          <w:spacing w:val="-7"/>
          <w:w w:val="105"/>
          <w:sz w:val="28"/>
        </w:rPr>
        <w:t>Public</w:t>
      </w:r>
      <w:r>
        <w:rPr>
          <w:color w:val="414042"/>
          <w:spacing w:val="-5"/>
          <w:w w:val="105"/>
          <w:sz w:val="28"/>
        </w:rPr>
        <w:t xml:space="preserve"> License</w:t>
      </w:r>
      <w:r>
        <w:rPr>
          <w:color w:val="414042"/>
          <w:spacing w:val="-6"/>
          <w:w w:val="105"/>
          <w:sz w:val="28"/>
        </w:rPr>
        <w:t xml:space="preserve"> (GNU</w:t>
      </w:r>
      <w:r>
        <w:rPr>
          <w:color w:val="414042"/>
          <w:spacing w:val="-4"/>
          <w:w w:val="105"/>
          <w:sz w:val="28"/>
        </w:rPr>
        <w:t xml:space="preserve"> </w:t>
      </w:r>
      <w:r>
        <w:rPr>
          <w:color w:val="414042"/>
          <w:spacing w:val="-9"/>
          <w:w w:val="105"/>
          <w:sz w:val="28"/>
        </w:rPr>
        <w:t>GPL</w:t>
      </w:r>
      <w:r>
        <w:rPr>
          <w:color w:val="414042"/>
          <w:spacing w:val="-14"/>
          <w:w w:val="105"/>
          <w:sz w:val="28"/>
        </w:rPr>
        <w:t>)で、</w:t>
      </w:r>
      <w:r>
        <w:rPr>
          <w:color w:val="414042"/>
          <w:spacing w:val="-18"/>
          <w:w w:val="105"/>
          <w:sz w:val="28"/>
        </w:rPr>
        <w:t>派生物もしくは結合物を同じライセンスの下で利用できるようにすること</w:t>
      </w:r>
      <w:r>
        <w:rPr>
          <w:color w:val="414042"/>
          <w:spacing w:val="-21"/>
          <w:w w:val="105"/>
          <w:sz w:val="28"/>
        </w:rPr>
        <w:t>を要求します。</w:t>
      </w:r>
      <w:ins w:id="377" w:author="Mieko Sato" w:date="2018-03-04T11:36:00Z">
        <w:r w:rsidR="006D40C5">
          <w:rPr>
            <w:rFonts w:hint="eastAsia"/>
            <w:color w:val="414042"/>
            <w:spacing w:val="-21"/>
            <w:w w:val="105"/>
            <w:sz w:val="28"/>
          </w:rPr>
          <w:t>また、</w:t>
        </w:r>
      </w:ins>
      <w:del w:id="378" w:author="Mieko Sato" w:date="2018-03-04T11:36:00Z">
        <w:r w:rsidDel="006D40C5">
          <w:rPr>
            <w:color w:val="414042"/>
            <w:spacing w:val="-21"/>
            <w:w w:val="105"/>
            <w:sz w:val="28"/>
          </w:rPr>
          <w:delText>その他にも</w:delText>
        </w:r>
      </w:del>
      <w:r>
        <w:rPr>
          <w:color w:val="414042"/>
          <w:spacing w:val="-21"/>
          <w:w w:val="105"/>
          <w:sz w:val="28"/>
        </w:rPr>
        <w:t>ドキュメント内での通知</w:t>
      </w:r>
      <w:ins w:id="379" w:author="Mieko Sato" w:date="2018-03-04T11:34:00Z">
        <w:r w:rsidR="006D40C5">
          <w:rPr>
            <w:rFonts w:hint="eastAsia"/>
            <w:color w:val="414042"/>
            <w:spacing w:val="-21"/>
            <w:w w:val="105"/>
            <w:sz w:val="28"/>
          </w:rPr>
          <w:t>や</w:t>
        </w:r>
      </w:ins>
      <w:del w:id="380" w:author="Mieko Sato" w:date="2018-03-04T11:33:00Z">
        <w:r w:rsidDel="006D40C5">
          <w:rPr>
            <w:color w:val="414042"/>
            <w:spacing w:val="-21"/>
            <w:w w:val="105"/>
            <w:sz w:val="28"/>
          </w:rPr>
          <w:delText>、</w:delText>
        </w:r>
      </w:del>
      <w:r>
        <w:rPr>
          <w:color w:val="414042"/>
          <w:spacing w:val="-21"/>
          <w:w w:val="105"/>
          <w:sz w:val="28"/>
        </w:rPr>
        <w:t>告知</w:t>
      </w:r>
      <w:del w:id="381" w:author="Mieko Sato" w:date="2018-03-04T11:36:00Z">
        <w:r w:rsidDel="004679BE">
          <w:rPr>
            <w:color w:val="414042"/>
            <w:spacing w:val="-21"/>
            <w:w w:val="105"/>
            <w:sz w:val="28"/>
          </w:rPr>
          <w:delText>など</w:delText>
        </w:r>
      </w:del>
      <w:r>
        <w:rPr>
          <w:color w:val="414042"/>
          <w:spacing w:val="-21"/>
          <w:w w:val="105"/>
          <w:sz w:val="28"/>
        </w:rPr>
        <w:t>を求めたり、</w:t>
      </w:r>
      <w:r>
        <w:rPr>
          <w:color w:val="414042"/>
          <w:spacing w:val="-11"/>
          <w:w w:val="105"/>
          <w:sz w:val="28"/>
        </w:rPr>
        <w:t>製品の販売促進のやり方に制約を課したりする</w:t>
      </w:r>
      <w:ins w:id="382" w:author="Mieko Sato" w:date="2018-03-04T11:36:00Z">
        <w:r w:rsidR="004679BE">
          <w:rPr>
            <w:rFonts w:hint="eastAsia"/>
            <w:color w:val="414042"/>
            <w:spacing w:val="-11"/>
            <w:w w:val="105"/>
            <w:sz w:val="28"/>
          </w:rPr>
          <w:t>ライセンス</w:t>
        </w:r>
      </w:ins>
      <w:del w:id="383" w:author="Mieko Sato" w:date="2018-03-04T11:36:00Z">
        <w:r w:rsidDel="004679BE">
          <w:rPr>
            <w:color w:val="414042"/>
            <w:spacing w:val="-11"/>
            <w:w w:val="105"/>
            <w:sz w:val="28"/>
          </w:rPr>
          <w:delText>もの</w:delText>
        </w:r>
      </w:del>
      <w:r>
        <w:rPr>
          <w:color w:val="414042"/>
          <w:spacing w:val="-11"/>
          <w:w w:val="105"/>
          <w:sz w:val="28"/>
        </w:rPr>
        <w:t>もあります</w:t>
      </w:r>
    </w:p>
    <w:p w14:paraId="03F91029" w14:textId="7A6767B7" w:rsidR="00D01E5D" w:rsidRPr="003453A2" w:rsidRDefault="0022633E">
      <w:pPr>
        <w:pStyle w:val="a4"/>
        <w:numPr>
          <w:ilvl w:val="2"/>
          <w:numId w:val="11"/>
        </w:numPr>
        <w:tabs>
          <w:tab w:val="left" w:pos="1196"/>
        </w:tabs>
        <w:spacing w:before="126"/>
        <w:ind w:right="855"/>
        <w:rPr>
          <w:sz w:val="28"/>
        </w:rPr>
      </w:pPr>
      <w:r>
        <w:rPr>
          <w:color w:val="414042"/>
          <w:spacing w:val="-13"/>
          <w:w w:val="105"/>
          <w:sz w:val="28"/>
        </w:rPr>
        <w:t>オープンソース ライセンスの義務の不履行が、訴訟、費用のかさむ再</w:t>
      </w:r>
      <w:r>
        <w:rPr>
          <w:color w:val="414042"/>
          <w:spacing w:val="-12"/>
          <w:w w:val="110"/>
          <w:sz w:val="28"/>
        </w:rPr>
        <w:t>設計、製品リコール</w:t>
      </w:r>
      <w:ins w:id="384" w:author="Mieko Sato" w:date="2018-03-04T11:38:00Z">
        <w:r w:rsidR="00452A1D">
          <w:rPr>
            <w:rFonts w:hint="eastAsia"/>
            <w:color w:val="414042"/>
            <w:spacing w:val="-12"/>
            <w:w w:val="110"/>
            <w:sz w:val="28"/>
          </w:rPr>
          <w:t>、</w:t>
        </w:r>
      </w:ins>
      <w:del w:id="385" w:author="Mieko Sato" w:date="2018-03-04T11:38:00Z">
        <w:r w:rsidDel="00452A1D">
          <w:rPr>
            <w:color w:val="414042"/>
            <w:spacing w:val="-12"/>
            <w:w w:val="110"/>
            <w:sz w:val="28"/>
          </w:rPr>
          <w:delText>や</w:delText>
        </w:r>
      </w:del>
      <w:r>
        <w:rPr>
          <w:color w:val="414042"/>
          <w:spacing w:val="-12"/>
          <w:w w:val="110"/>
          <w:sz w:val="28"/>
        </w:rPr>
        <w:t>悪評などにつながる可能性もあります</w:t>
      </w:r>
    </w:p>
    <w:p w14:paraId="04ED9ABD" w14:textId="77777777" w:rsidR="00D01E5D" w:rsidRDefault="00D01E5D">
      <w:pPr>
        <w:pStyle w:val="a3"/>
        <w:spacing w:before="10"/>
        <w:rPr>
          <w:sz w:val="40"/>
        </w:rPr>
      </w:pPr>
    </w:p>
    <w:p w14:paraId="2A55EDB9" w14:textId="77777777" w:rsidR="00D01E5D" w:rsidRDefault="005668DD">
      <w:pPr>
        <w:pStyle w:val="2"/>
        <w:numPr>
          <w:ilvl w:val="1"/>
          <w:numId w:val="11"/>
        </w:numPr>
        <w:tabs>
          <w:tab w:val="left" w:pos="1200"/>
        </w:tabs>
        <w:ind w:left="1199" w:hanging="804"/>
      </w:pPr>
      <w:r>
        <w:rPr>
          <w:noProof/>
        </w:rPr>
        <mc:AlternateContent>
          <mc:Choice Requires="wps">
            <w:drawing>
              <wp:anchor distT="0" distB="0" distL="0" distR="0" simplePos="0" relativeHeight="251646976" behindDoc="0" locked="0" layoutInCell="1" allowOverlap="1" wp14:anchorId="3FD89A26" wp14:editId="739E8B47">
                <wp:simplePos x="0" y="0"/>
                <wp:positionH relativeFrom="page">
                  <wp:posOffset>1000125</wp:posOffset>
                </wp:positionH>
                <wp:positionV relativeFrom="paragraph">
                  <wp:posOffset>438150</wp:posOffset>
                </wp:positionV>
                <wp:extent cx="5772785" cy="0"/>
                <wp:effectExtent l="9525" t="15240" r="8890" b="13335"/>
                <wp:wrapTopAndBottom/>
                <wp:docPr id="383"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65258" id="Line 58" o:spid="_x0000_s1026" style="position:absolute;left:0;text-align:lef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" strokecolor="#aaaaad" strokeweight="1pt">
                <w10:wrap type="topAndBottom" anchorx="page"/>
              </v:line>
            </w:pict>
          </mc:Fallback>
        </mc:AlternateContent>
      </w:r>
      <w:r w:rsidR="0022633E">
        <w:rPr>
          <w:color w:val="414042"/>
          <w:spacing w:val="-22"/>
          <w:w w:val="115"/>
        </w:rPr>
        <w:t>オープンソース監査を委託すべきか？</w:t>
      </w:r>
    </w:p>
    <w:p w14:paraId="3D8D9A5D" w14:textId="00323C5D" w:rsidR="00D01E5D" w:rsidDel="00815023" w:rsidRDefault="00D757B1">
      <w:pPr>
        <w:pStyle w:val="a3"/>
        <w:spacing w:before="146"/>
        <w:ind w:left="395" w:right="379"/>
        <w:rPr>
          <w:del w:id="386" w:author="工内隆" w:date="2018-02-15T15:42:00Z"/>
        </w:rPr>
      </w:pPr>
      <w:ins w:id="387" w:author="Mieko Sato" w:date="2018-03-04T11:40:00Z">
        <w:r>
          <w:rPr>
            <w:rFonts w:hint="eastAsia"/>
            <w:color w:val="414042"/>
            <w:spacing w:val="-17"/>
            <w:w w:val="105"/>
          </w:rPr>
          <w:t>よくある質問</w:t>
        </w:r>
      </w:ins>
      <w:ins w:id="388" w:author="Mieko Sato" w:date="2018-03-04T11:42:00Z">
        <w:r>
          <w:rPr>
            <w:rFonts w:hint="eastAsia"/>
            <w:color w:val="414042"/>
            <w:spacing w:val="-17"/>
            <w:w w:val="105"/>
          </w:rPr>
          <w:t>が</w:t>
        </w:r>
      </w:ins>
      <w:del w:id="389" w:author="Mieko Sato" w:date="2018-03-01T14:47:00Z">
        <w:r w:rsidR="0022633E" w:rsidDel="00CC04DD">
          <w:rPr>
            <w:color w:val="414042"/>
            <w:spacing w:val="-17"/>
            <w:w w:val="105"/>
          </w:rPr>
          <w:delText>一</w:delText>
        </w:r>
      </w:del>
      <w:del w:id="390" w:author="Mieko Sato" w:date="2018-03-04T11:40:00Z">
        <w:r w:rsidR="0022633E" w:rsidDel="00D757B1">
          <w:rPr>
            <w:color w:val="414042"/>
            <w:spacing w:val="-17"/>
            <w:w w:val="105"/>
          </w:rPr>
          <w:delText>つの共通的な疑問として</w:delText>
        </w:r>
      </w:del>
      <w:r w:rsidR="0022633E">
        <w:rPr>
          <w:color w:val="414042"/>
          <w:spacing w:val="-17"/>
          <w:w w:val="105"/>
        </w:rPr>
        <w:t>、そもそもオープンソース監査が必要なのか、という</w:t>
      </w:r>
      <w:ins w:id="391" w:author="Mieko Sato" w:date="2018-03-04T11:41:00Z">
        <w:r>
          <w:rPr>
            <w:rFonts w:hint="eastAsia"/>
            <w:color w:val="414042"/>
            <w:spacing w:val="-17"/>
            <w:w w:val="105"/>
          </w:rPr>
          <w:t>もの</w:t>
        </w:r>
      </w:ins>
      <w:del w:id="392" w:author="Mieko Sato" w:date="2018-03-04T11:42:00Z">
        <w:r w:rsidR="0022633E" w:rsidDel="00D757B1">
          <w:rPr>
            <w:color w:val="414042"/>
            <w:spacing w:val="-17"/>
            <w:w w:val="105"/>
          </w:rPr>
          <w:delText xml:space="preserve">話  </w:delText>
        </w:r>
      </w:del>
      <w:del w:id="393" w:author="Mieko Sato" w:date="2018-03-04T11:43:00Z">
        <w:r w:rsidR="0022633E" w:rsidDel="00D757B1">
          <w:rPr>
            <w:color w:val="414042"/>
            <w:spacing w:val="-23"/>
            <w:w w:val="105"/>
          </w:rPr>
          <w:delText>がありま</w:delText>
        </w:r>
      </w:del>
      <w:ins w:id="394" w:author="Mieko Sato" w:date="2018-03-04T11:43:00Z">
        <w:r>
          <w:rPr>
            <w:rFonts w:hint="eastAsia"/>
            <w:color w:val="414042"/>
            <w:spacing w:val="-23"/>
            <w:w w:val="105"/>
          </w:rPr>
          <w:t>で</w:t>
        </w:r>
      </w:ins>
      <w:r w:rsidR="0022633E">
        <w:rPr>
          <w:color w:val="414042"/>
          <w:spacing w:val="-23"/>
          <w:w w:val="105"/>
        </w:rPr>
        <w:t>す。その</w:t>
      </w:r>
      <w:ins w:id="395" w:author="Mieko Sato" w:date="2018-03-04T11:41:00Z">
        <w:r>
          <w:rPr>
            <w:rFonts w:hint="eastAsia"/>
            <w:color w:val="414042"/>
            <w:spacing w:val="-23"/>
            <w:w w:val="105"/>
          </w:rPr>
          <w:t>質問に対する</w:t>
        </w:r>
      </w:ins>
      <w:del w:id="396" w:author="Mieko Sato" w:date="2018-03-04T11:41:00Z">
        <w:r w:rsidR="0022633E" w:rsidDel="00D757B1">
          <w:rPr>
            <w:color w:val="414042"/>
            <w:spacing w:val="-23"/>
            <w:w w:val="105"/>
          </w:rPr>
          <w:delText>疑問への</w:delText>
        </w:r>
      </w:del>
      <w:r w:rsidR="0022633E">
        <w:rPr>
          <w:color w:val="414042"/>
          <w:spacing w:val="-23"/>
          <w:w w:val="105"/>
        </w:rPr>
        <w:t>答えは</w:t>
      </w:r>
      <w:ins w:id="397" w:author="Mieko Sato" w:date="2018-03-04T11:41:00Z">
        <w:r>
          <w:rPr>
            <w:rFonts w:hint="eastAsia"/>
            <w:color w:val="414042"/>
            <w:spacing w:val="-23"/>
            <w:w w:val="105"/>
          </w:rPr>
          <w:t>、</w:t>
        </w:r>
      </w:ins>
      <w:r w:rsidR="0022633E">
        <w:rPr>
          <w:color w:val="414042"/>
          <w:spacing w:val="-23"/>
          <w:w w:val="105"/>
        </w:rPr>
        <w:t>企業によって、買収の目的によって、またソースコ</w:t>
      </w:r>
      <w:del w:id="398" w:author="工内隆" w:date="2018-02-15T15:41:00Z">
        <w:r w:rsidR="0022633E" w:rsidDel="00815023">
          <w:rPr>
            <w:color w:val="414042"/>
            <w:spacing w:val="-23"/>
            <w:w w:val="105"/>
          </w:rPr>
          <w:delText xml:space="preserve">  </w:delText>
        </w:r>
      </w:del>
      <w:r w:rsidR="0022633E">
        <w:rPr>
          <w:color w:val="414042"/>
          <w:spacing w:val="-20"/>
          <w:w w:val="105"/>
        </w:rPr>
        <w:t>ードのサイズによって異なります。たとえば、小規模な買収の場合、買収対象企業</w:t>
      </w:r>
      <w:r w:rsidR="0022633E">
        <w:rPr>
          <w:color w:val="414042"/>
          <w:spacing w:val="-10"/>
          <w:w w:val="105"/>
        </w:rPr>
        <w:t>からオープンソースの部品表</w:t>
      </w:r>
      <w:r w:rsidR="0022633E">
        <w:rPr>
          <w:color w:val="414042"/>
          <w:w w:val="105"/>
        </w:rPr>
        <w:t xml:space="preserve">（Bill </w:t>
      </w:r>
      <w:r w:rsidR="0022633E">
        <w:rPr>
          <w:color w:val="414042"/>
          <w:spacing w:val="-3"/>
          <w:w w:val="105"/>
        </w:rPr>
        <w:t xml:space="preserve">of </w:t>
      </w:r>
      <w:r w:rsidR="0022633E">
        <w:rPr>
          <w:color w:val="414042"/>
          <w:w w:val="105"/>
        </w:rPr>
        <w:t xml:space="preserve">Material,  </w:t>
      </w:r>
      <w:r w:rsidR="0022633E">
        <w:rPr>
          <w:color w:val="414042"/>
          <w:spacing w:val="-6"/>
          <w:w w:val="105"/>
        </w:rPr>
        <w:t>BoM）</w:t>
      </w:r>
      <w:r w:rsidR="0022633E">
        <w:rPr>
          <w:color w:val="414042"/>
          <w:spacing w:val="-3"/>
          <w:w w:val="105"/>
        </w:rPr>
        <w:t>の提供を受けることができ</w:t>
      </w:r>
      <w:r w:rsidR="0022633E">
        <w:rPr>
          <w:color w:val="414042"/>
          <w:spacing w:val="-14"/>
          <w:w w:val="105"/>
        </w:rPr>
        <w:t>れば、それをレビューし、エンジニアリング</w:t>
      </w:r>
      <w:del w:id="399" w:author="工内隆" w:date="2018-02-15T15:41:00Z">
        <w:r w:rsidR="0022633E" w:rsidDel="00815023">
          <w:rPr>
            <w:color w:val="414042"/>
            <w:spacing w:val="-14"/>
            <w:w w:val="105"/>
          </w:rPr>
          <w:delText xml:space="preserve">     </w:delText>
        </w:r>
      </w:del>
      <w:r w:rsidR="0022633E">
        <w:rPr>
          <w:color w:val="414042"/>
          <w:spacing w:val="-14"/>
          <w:w w:val="105"/>
        </w:rPr>
        <w:t xml:space="preserve"> リーダーと共にオープンソース実務について議論を実施するだけでよしとする企業もあります。買収の目的がたとえ人材の獲得にあったとしても、監査をすることは</w:t>
      </w:r>
      <w:ins w:id="400" w:author="Mieko Sato" w:date="2018-03-04T12:24:00Z">
        <w:r w:rsidR="00A65052">
          <w:rPr>
            <w:rFonts w:hint="eastAsia"/>
            <w:color w:val="414042"/>
            <w:spacing w:val="-14"/>
            <w:w w:val="105"/>
          </w:rPr>
          <w:t>、</w:t>
        </w:r>
      </w:ins>
      <w:r w:rsidR="0022633E">
        <w:rPr>
          <w:color w:val="414042"/>
          <w:spacing w:val="-14"/>
          <w:w w:val="105"/>
        </w:rPr>
        <w:t>出荷済み製品</w:t>
      </w:r>
      <w:del w:id="401" w:author="Mieko Sato" w:date="2018-03-04T12:19:00Z">
        <w:r w:rsidR="0022633E" w:rsidDel="00A65052">
          <w:rPr>
            <w:rFonts w:hint="eastAsia"/>
            <w:color w:val="414042"/>
            <w:spacing w:val="-14"/>
            <w:w w:val="105"/>
          </w:rPr>
          <w:delText>の過去の経緯として</w:delText>
        </w:r>
      </w:del>
      <w:del w:id="402" w:author="Mieko Sato" w:date="2018-03-04T12:39:00Z">
        <w:r w:rsidR="005B5787" w:rsidDel="005B5787">
          <w:rPr>
            <w:rFonts w:hint="eastAsia"/>
            <w:color w:val="414042"/>
            <w:spacing w:val="-14"/>
            <w:w w:val="105"/>
          </w:rPr>
          <w:delText>引き</w:delText>
        </w:r>
      </w:del>
    </w:p>
    <w:p w14:paraId="7C67B88C" w14:textId="77777777" w:rsidR="00D01E5D" w:rsidRDefault="00D01E5D">
      <w:pPr>
        <w:pStyle w:val="a3"/>
        <w:spacing w:before="146"/>
        <w:ind w:left="395" w:right="379"/>
        <w:sectPr w:rsidR="00D01E5D">
          <w:headerReference w:type="default" r:id="rId61"/>
          <w:pgSz w:w="12240" w:h="15840"/>
          <w:pgMar w:top="880" w:right="1240" w:bottom="760" w:left="1180" w:header="10" w:footer="560" w:gutter="0"/>
          <w:cols w:space="720"/>
        </w:sectPr>
        <w:pPrChange w:id="403" w:author="工内隆" w:date="2018-02-15T15:42:00Z">
          <w:pPr/>
        </w:pPrChange>
      </w:pPr>
    </w:p>
    <w:p w14:paraId="321FE01A" w14:textId="77777777" w:rsidR="00D01E5D" w:rsidRDefault="00D01E5D">
      <w:pPr>
        <w:pStyle w:val="a3"/>
        <w:rPr>
          <w:sz w:val="20"/>
        </w:rPr>
      </w:pPr>
    </w:p>
    <w:p w14:paraId="0BE5080F" w14:textId="77777777" w:rsidR="00D01E5D" w:rsidRDefault="00D01E5D">
      <w:pPr>
        <w:pStyle w:val="a3"/>
        <w:rPr>
          <w:sz w:val="20"/>
        </w:rPr>
      </w:pPr>
    </w:p>
    <w:p w14:paraId="6C72ED48" w14:textId="0A1F9195" w:rsidR="00D01E5D" w:rsidRDefault="0022633E">
      <w:pPr>
        <w:pStyle w:val="a3"/>
        <w:spacing w:before="207"/>
        <w:ind w:left="395" w:right="514"/>
      </w:pPr>
      <w:del w:id="404" w:author="Mieko Sato" w:date="2018-03-04T12:40:00Z">
        <w:r w:rsidDel="005B5787">
          <w:rPr>
            <w:color w:val="414042"/>
            <w:spacing w:val="-13"/>
            <w:w w:val="105"/>
          </w:rPr>
          <w:delText>継ぐ</w:delText>
        </w:r>
      </w:del>
      <w:ins w:id="405" w:author="Mieko Sato" w:date="2018-03-19T16:38:00Z">
        <w:r w:rsidR="002C0F41">
          <w:rPr>
            <w:rFonts w:hint="eastAsia"/>
            <w:color w:val="414042"/>
            <w:spacing w:val="-13"/>
            <w:w w:val="105"/>
          </w:rPr>
          <w:t>の</w:t>
        </w:r>
      </w:ins>
      <w:r>
        <w:rPr>
          <w:color w:val="414042"/>
          <w:spacing w:val="-13"/>
          <w:w w:val="105"/>
        </w:rPr>
        <w:t>ライセンス義務</w:t>
      </w:r>
      <w:ins w:id="406" w:author="Mieko Sato" w:date="2018-03-04T12:25:00Z">
        <w:r w:rsidR="00A65052">
          <w:rPr>
            <w:rFonts w:hint="eastAsia"/>
            <w:color w:val="414042"/>
            <w:spacing w:val="-13"/>
            <w:w w:val="105"/>
          </w:rPr>
          <w:t>に</w:t>
        </w:r>
      </w:ins>
      <w:del w:id="407" w:author="Mieko Sato" w:date="2018-03-04T12:27:00Z">
        <w:r w:rsidDel="00BE17FB">
          <w:rPr>
            <w:rFonts w:hint="eastAsia"/>
            <w:color w:val="414042"/>
            <w:spacing w:val="-13"/>
            <w:w w:val="105"/>
          </w:rPr>
          <w:delText>からくる</w:delText>
        </w:r>
      </w:del>
      <w:ins w:id="408" w:author="Mieko Sato" w:date="2018-03-04T12:34:00Z">
        <w:r w:rsidR="00BE17FB">
          <w:rPr>
            <w:rFonts w:hint="eastAsia"/>
            <w:color w:val="414042"/>
            <w:spacing w:val="-13"/>
            <w:w w:val="105"/>
          </w:rPr>
          <w:t>起因する非開示の</w:t>
        </w:r>
      </w:ins>
      <w:del w:id="409" w:author="Mieko Sato" w:date="2018-03-04T12:35:00Z">
        <w:r w:rsidDel="00BE17FB">
          <w:rPr>
            <w:color w:val="414042"/>
            <w:spacing w:val="-13"/>
            <w:w w:val="105"/>
          </w:rPr>
          <w:delText>、明確にされていない</w:delText>
        </w:r>
      </w:del>
      <w:r>
        <w:rPr>
          <w:color w:val="414042"/>
          <w:spacing w:val="-13"/>
          <w:w w:val="105"/>
        </w:rPr>
        <w:t>責任</w:t>
      </w:r>
      <w:ins w:id="410" w:author="Mieko Sato" w:date="2018-03-19T16:41:00Z">
        <w:r w:rsidR="000E688A">
          <w:rPr>
            <w:rFonts w:hint="eastAsia"/>
            <w:color w:val="414042"/>
            <w:spacing w:val="-13"/>
            <w:w w:val="105"/>
          </w:rPr>
          <w:t>の</w:t>
        </w:r>
      </w:ins>
      <w:ins w:id="411" w:author="Mieko Sato" w:date="2018-03-19T16:42:00Z">
        <w:r w:rsidR="000E688A">
          <w:rPr>
            <w:rFonts w:hint="eastAsia"/>
            <w:color w:val="414042"/>
            <w:spacing w:val="-13"/>
            <w:w w:val="105"/>
          </w:rPr>
          <w:t>有無</w:t>
        </w:r>
      </w:ins>
      <w:del w:id="412" w:author="Mieko Sato" w:date="2018-03-19T16:42:00Z">
        <w:r w:rsidDel="000E688A">
          <w:rPr>
            <w:color w:val="414042"/>
            <w:spacing w:val="-13"/>
            <w:w w:val="105"/>
          </w:rPr>
          <w:delText>がある</w:delText>
        </w:r>
      </w:del>
      <w:del w:id="413" w:author="Mieko Sato" w:date="2018-03-04T12:36:00Z">
        <w:r w:rsidDel="005F1B0C">
          <w:rPr>
            <w:color w:val="414042"/>
            <w:spacing w:val="-13"/>
            <w:w w:val="105"/>
          </w:rPr>
          <w:delText>の</w:delText>
        </w:r>
      </w:del>
      <w:del w:id="414" w:author="Mieko Sato" w:date="2018-03-19T16:42:00Z">
        <w:r w:rsidDel="000E688A">
          <w:rPr>
            <w:color w:val="414042"/>
            <w:spacing w:val="-13"/>
            <w:w w:val="105"/>
          </w:rPr>
          <w:delText>かどうか</w:delText>
        </w:r>
      </w:del>
      <w:r>
        <w:rPr>
          <w:color w:val="414042"/>
          <w:spacing w:val="-13"/>
          <w:w w:val="105"/>
        </w:rPr>
        <w:t>を明らか</w:t>
      </w:r>
      <w:del w:id="415" w:author="Mieko Sato" w:date="2018-03-04T12:35:00Z">
        <w:r w:rsidDel="00BE17FB">
          <w:rPr>
            <w:color w:val="414042"/>
            <w:spacing w:val="-13"/>
            <w:w w:val="105"/>
          </w:rPr>
          <w:delText xml:space="preserve"> </w:delText>
        </w:r>
      </w:del>
      <w:r>
        <w:rPr>
          <w:color w:val="414042"/>
          <w:spacing w:val="-10"/>
          <w:w w:val="110"/>
        </w:rPr>
        <w:t>にするのに有益</w:t>
      </w:r>
      <w:del w:id="416" w:author="Mieko Sato" w:date="2018-03-04T12:36:00Z">
        <w:r w:rsidDel="005F1B0C">
          <w:rPr>
            <w:color w:val="414042"/>
            <w:spacing w:val="-10"/>
            <w:w w:val="110"/>
          </w:rPr>
          <w:delText>なものとなるの</w:delText>
        </w:r>
      </w:del>
      <w:r>
        <w:rPr>
          <w:color w:val="414042"/>
          <w:spacing w:val="-10"/>
          <w:w w:val="110"/>
        </w:rPr>
        <w:t>です。</w:t>
      </w:r>
    </w:p>
    <w:p w14:paraId="1005C817" w14:textId="77777777" w:rsidR="00D01E5D" w:rsidRDefault="00D01E5D">
      <w:pPr>
        <w:pStyle w:val="a3"/>
      </w:pPr>
    </w:p>
    <w:p w14:paraId="48D9C13E" w14:textId="77777777" w:rsidR="00D01E5D" w:rsidRDefault="00D01E5D">
      <w:pPr>
        <w:pStyle w:val="a3"/>
        <w:spacing w:before="9"/>
        <w:rPr>
          <w:sz w:val="23"/>
        </w:rPr>
      </w:pPr>
    </w:p>
    <w:p w14:paraId="64D74BC7" w14:textId="77777777" w:rsidR="00D01E5D" w:rsidRDefault="005668DD">
      <w:pPr>
        <w:pStyle w:val="2"/>
        <w:numPr>
          <w:ilvl w:val="1"/>
          <w:numId w:val="11"/>
        </w:numPr>
        <w:tabs>
          <w:tab w:val="left" w:pos="1196"/>
        </w:tabs>
        <w:ind w:left="1195" w:hanging="800"/>
      </w:pPr>
      <w:r>
        <w:rPr>
          <w:noProof/>
        </w:rPr>
        <mc:AlternateContent>
          <mc:Choice Requires="wps">
            <w:drawing>
              <wp:anchor distT="0" distB="0" distL="0" distR="0" simplePos="0" relativeHeight="251648000" behindDoc="0" locked="0" layoutInCell="1" allowOverlap="1" wp14:anchorId="24521D14" wp14:editId="7D324C86">
                <wp:simplePos x="0" y="0"/>
                <wp:positionH relativeFrom="page">
                  <wp:posOffset>1000125</wp:posOffset>
                </wp:positionH>
                <wp:positionV relativeFrom="paragraph">
                  <wp:posOffset>438150</wp:posOffset>
                </wp:positionV>
                <wp:extent cx="5772785" cy="0"/>
                <wp:effectExtent l="9525" t="10795" r="8890" b="8255"/>
                <wp:wrapTopAndBottom/>
                <wp:docPr id="38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E72610" id="Line 57" o:spid="_x0000_s1026" style="position:absolute;left:0;text-align:lef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" strokecolor="#aaaaad" strokeweight="1pt">
                <w10:wrap type="topAndBottom" anchorx="page"/>
              </v:line>
            </w:pict>
          </mc:Fallback>
        </mc:AlternateContent>
      </w:r>
      <w:r w:rsidR="0022633E">
        <w:rPr>
          <w:color w:val="414042"/>
          <w:spacing w:val="-19"/>
          <w:w w:val="115"/>
        </w:rPr>
        <w:t>インプッ</w:t>
      </w:r>
      <w:r w:rsidR="0022633E">
        <w:rPr>
          <w:color w:val="414042"/>
          <w:spacing w:val="-18"/>
          <w:w w:val="110"/>
        </w:rPr>
        <w:t>ト</w:t>
      </w:r>
      <w:r w:rsidR="0022633E">
        <w:rPr>
          <w:color w:val="414042"/>
          <w:spacing w:val="-17"/>
          <w:w w:val="115"/>
        </w:rPr>
        <w:t>とアウ</w:t>
      </w:r>
      <w:r w:rsidR="0022633E">
        <w:rPr>
          <w:color w:val="414042"/>
          <w:spacing w:val="-39"/>
          <w:w w:val="110"/>
        </w:rPr>
        <w:t>ト</w:t>
      </w:r>
      <w:r w:rsidR="0022633E">
        <w:rPr>
          <w:color w:val="414042"/>
          <w:spacing w:val="-24"/>
          <w:w w:val="115"/>
        </w:rPr>
        <w:t>プッ</w:t>
      </w:r>
      <w:r w:rsidR="0022633E">
        <w:rPr>
          <w:color w:val="414042"/>
          <w:w w:val="110"/>
        </w:rPr>
        <w:t>ト</w:t>
      </w:r>
    </w:p>
    <w:p w14:paraId="3282EC7B" w14:textId="69C4E519" w:rsidR="00D01E5D" w:rsidRDefault="0022633E">
      <w:pPr>
        <w:pStyle w:val="a3"/>
        <w:spacing w:before="146"/>
        <w:ind w:left="395"/>
      </w:pPr>
      <w:r>
        <w:rPr>
          <w:color w:val="414042"/>
          <w:w w:val="110"/>
        </w:rPr>
        <w:t>監査プロセスでは</w:t>
      </w:r>
      <w:ins w:id="417" w:author="Mieko Sato" w:date="2018-04-02T10:54:00Z">
        <w:r w:rsidR="000B6221">
          <w:rPr>
            <w:rFonts w:hint="eastAsia"/>
            <w:color w:val="414042"/>
            <w:w w:val="110"/>
          </w:rPr>
          <w:t>、</w:t>
        </w:r>
      </w:ins>
      <w:r>
        <w:rPr>
          <w:color w:val="414042"/>
          <w:w w:val="110"/>
        </w:rPr>
        <w:t>主となるインプッ</w:t>
      </w:r>
      <w:r>
        <w:rPr>
          <w:color w:val="414042"/>
        </w:rPr>
        <w:t>ト</w:t>
      </w:r>
      <w:r>
        <w:rPr>
          <w:color w:val="414042"/>
          <w:w w:val="110"/>
        </w:rPr>
        <w:t>が</w:t>
      </w:r>
      <w:del w:id="418" w:author="Mieko Sato" w:date="2018-03-01T14:47:00Z">
        <w:r w:rsidDel="00CC04DD">
          <w:rPr>
            <w:color w:val="414042"/>
            <w:w w:val="110"/>
          </w:rPr>
          <w:delText>一</w:delText>
        </w:r>
      </w:del>
      <w:ins w:id="419" w:author="Mieko Sato" w:date="2018-03-01T14:47:00Z">
        <w:r w:rsidR="00CC04DD">
          <w:rPr>
            <w:color w:val="414042"/>
            <w:w w:val="110"/>
          </w:rPr>
          <w:t>1</w:t>
        </w:r>
      </w:ins>
      <w:r>
        <w:rPr>
          <w:color w:val="414042"/>
          <w:w w:val="110"/>
        </w:rPr>
        <w:t>つ、主となるアウ</w:t>
      </w:r>
      <w:r>
        <w:rPr>
          <w:color w:val="414042"/>
        </w:rPr>
        <w:t>ト</w:t>
      </w:r>
      <w:r>
        <w:rPr>
          <w:color w:val="414042"/>
          <w:w w:val="110"/>
        </w:rPr>
        <w:t>プッ</w:t>
      </w:r>
      <w:r>
        <w:rPr>
          <w:color w:val="414042"/>
        </w:rPr>
        <w:t>ト</w:t>
      </w:r>
      <w:ins w:id="420" w:author="Mieko Sato" w:date="2018-03-04T12:41:00Z">
        <w:r w:rsidR="000731D0">
          <w:rPr>
            <w:rFonts w:hint="eastAsia"/>
            <w:color w:val="414042"/>
          </w:rPr>
          <w:t>が</w:t>
        </w:r>
      </w:ins>
      <w:del w:id="421" w:author="Mieko Sato" w:date="2018-03-01T14:47:00Z">
        <w:r w:rsidDel="00CC04DD">
          <w:rPr>
            <w:color w:val="414042"/>
            <w:w w:val="110"/>
          </w:rPr>
          <w:delText>一</w:delText>
        </w:r>
      </w:del>
      <w:ins w:id="422" w:author="Mieko Sato" w:date="2018-03-01T14:47:00Z">
        <w:r w:rsidR="00CC04DD">
          <w:rPr>
            <w:color w:val="414042"/>
            <w:w w:val="110"/>
          </w:rPr>
          <w:t>1</w:t>
        </w:r>
      </w:ins>
      <w:r>
        <w:rPr>
          <w:color w:val="414042"/>
          <w:w w:val="110"/>
        </w:rPr>
        <w:t>つあります（図</w:t>
      </w:r>
    </w:p>
    <w:p w14:paraId="63B706B2" w14:textId="23068685" w:rsidR="00D01E5D" w:rsidRDefault="0022633E">
      <w:pPr>
        <w:pStyle w:val="a3"/>
        <w:spacing w:before="1"/>
        <w:ind w:left="395" w:right="405"/>
        <w:jc w:val="both"/>
      </w:pPr>
      <w:r>
        <w:rPr>
          <w:color w:val="414042"/>
          <w:spacing w:val="-20"/>
          <w:w w:val="105"/>
        </w:rPr>
        <w:t>4）</w:t>
      </w:r>
      <w:r>
        <w:rPr>
          <w:color w:val="414042"/>
          <w:spacing w:val="-9"/>
          <w:w w:val="105"/>
        </w:rPr>
        <w:t>。プロセスのインプッ</w:t>
      </w:r>
      <w:r>
        <w:rPr>
          <w:color w:val="414042"/>
          <w:spacing w:val="5"/>
        </w:rPr>
        <w:t>ト</w:t>
      </w:r>
      <w:r>
        <w:rPr>
          <w:color w:val="414042"/>
          <w:spacing w:val="-15"/>
          <w:w w:val="105"/>
        </w:rPr>
        <w:t>は、買収取引に関係するソフ</w:t>
      </w:r>
      <w:r>
        <w:rPr>
          <w:color w:val="414042"/>
        </w:rPr>
        <w:t>ト</w:t>
      </w:r>
      <w:r>
        <w:rPr>
          <w:color w:val="414042"/>
          <w:spacing w:val="-8"/>
          <w:w w:val="105"/>
        </w:rPr>
        <w:t>ウェア</w:t>
      </w:r>
      <w:ins w:id="423" w:author="Mieko Sato" w:date="2018-03-04T10:15:00Z">
        <w:r w:rsidR="00E46642">
          <w:rPr>
            <w:rFonts w:hint="eastAsia"/>
            <w:color w:val="414042"/>
            <w:spacing w:val="-8"/>
            <w:w w:val="105"/>
          </w:rPr>
          <w:t xml:space="preserve"> </w:t>
        </w:r>
      </w:ins>
      <w:del w:id="424" w:author="Mieko Sato" w:date="2018-03-04T10:15:00Z">
        <w:r w:rsidDel="00E46642">
          <w:rPr>
            <w:color w:val="414042"/>
            <w:spacing w:val="-8"/>
            <w:w w:val="105"/>
          </w:rPr>
          <w:delText xml:space="preserve">  </w:delText>
        </w:r>
      </w:del>
      <w:r>
        <w:rPr>
          <w:color w:val="414042"/>
          <w:spacing w:val="-8"/>
          <w:w w:val="105"/>
        </w:rPr>
        <w:t>スタック全体</w:t>
      </w:r>
      <w:del w:id="425" w:author="Mieko Sato" w:date="2018-04-02T10:54:00Z">
        <w:r w:rsidDel="00D70B33">
          <w:rPr>
            <w:rFonts w:hint="eastAsia"/>
            <w:color w:val="414042"/>
            <w:spacing w:val="-8"/>
            <w:w w:val="105"/>
          </w:rPr>
          <w:delText>とな</w:delText>
        </w:r>
        <w:r w:rsidDel="00D70B33">
          <w:rPr>
            <w:rFonts w:hint="eastAsia"/>
            <w:color w:val="414042"/>
          </w:rPr>
          <w:delText>り</w:delText>
        </w:r>
        <w:r w:rsidDel="00D70B33">
          <w:rPr>
            <w:rFonts w:hint="eastAsia"/>
            <w:color w:val="414042"/>
            <w:w w:val="105"/>
          </w:rPr>
          <w:delText>ま</w:delText>
        </w:r>
      </w:del>
      <w:ins w:id="426" w:author="Mieko Sato" w:date="2018-04-02T10:54:00Z">
        <w:r w:rsidR="00D70B33">
          <w:rPr>
            <w:rFonts w:hint="eastAsia"/>
            <w:color w:val="414042"/>
            <w:spacing w:val="-8"/>
            <w:w w:val="105"/>
          </w:rPr>
          <w:t>で</w:t>
        </w:r>
      </w:ins>
      <w:r>
        <w:rPr>
          <w:color w:val="414042"/>
          <w:spacing w:val="-21"/>
          <w:w w:val="110"/>
        </w:rPr>
        <w:t>す。ここにはプロプライエタリ、オープンソース、そしてサー</w:t>
      </w:r>
      <w:r>
        <w:rPr>
          <w:color w:val="414042"/>
          <w:spacing w:val="16"/>
        </w:rPr>
        <w:t>ド</w:t>
      </w:r>
      <w:del w:id="427" w:author="Mieko Sato" w:date="2018-03-04T10:15:00Z">
        <w:r w:rsidDel="00E46642">
          <w:rPr>
            <w:color w:val="414042"/>
            <w:spacing w:val="16"/>
          </w:rPr>
          <w:delText xml:space="preserve">  </w:delText>
        </w:r>
      </w:del>
      <w:r>
        <w:rPr>
          <w:color w:val="414042"/>
          <w:spacing w:val="-9"/>
          <w:w w:val="110"/>
        </w:rPr>
        <w:t>パーティ</w:t>
      </w:r>
      <w:ins w:id="428" w:author="Mieko Sato" w:date="2018-03-04T10:15:00Z">
        <w:r w:rsidR="00E46642">
          <w:rPr>
            <w:rFonts w:hint="eastAsia"/>
            <w:color w:val="414042"/>
            <w:spacing w:val="-9"/>
            <w:w w:val="110"/>
          </w:rPr>
          <w:t xml:space="preserve"> </w:t>
        </w:r>
      </w:ins>
      <w:r>
        <w:rPr>
          <w:color w:val="414042"/>
          <w:spacing w:val="-9"/>
          <w:w w:val="110"/>
        </w:rPr>
        <w:t>ソフ</w:t>
      </w:r>
      <w:r>
        <w:rPr>
          <w:color w:val="414042"/>
        </w:rPr>
        <w:t>ト</w:t>
      </w:r>
      <w:r>
        <w:rPr>
          <w:color w:val="414042"/>
          <w:spacing w:val="-12"/>
          <w:w w:val="110"/>
        </w:rPr>
        <w:t>ウェアが</w:t>
      </w:r>
      <w:r>
        <w:rPr>
          <w:color w:val="414042"/>
          <w:spacing w:val="-12"/>
          <w:w w:val="105"/>
        </w:rPr>
        <w:t>あ</w:t>
      </w:r>
      <w:r>
        <w:rPr>
          <w:color w:val="414042"/>
          <w:spacing w:val="-12"/>
        </w:rPr>
        <w:t>り</w:t>
      </w:r>
      <w:r>
        <w:rPr>
          <w:color w:val="414042"/>
          <w:spacing w:val="-20"/>
          <w:w w:val="105"/>
        </w:rPr>
        <w:t>ます。プロセスの出力側、つま</w:t>
      </w:r>
      <w:r>
        <w:rPr>
          <w:color w:val="414042"/>
          <w:spacing w:val="-4"/>
        </w:rPr>
        <w:t>り</w:t>
      </w:r>
      <w:r>
        <w:rPr>
          <w:color w:val="414042"/>
          <w:spacing w:val="-7"/>
          <w:w w:val="105"/>
        </w:rPr>
        <w:t>主となるアウ</w:t>
      </w:r>
      <w:r>
        <w:rPr>
          <w:color w:val="414042"/>
          <w:spacing w:val="-29"/>
        </w:rPr>
        <w:t>ト</w:t>
      </w:r>
      <w:r>
        <w:rPr>
          <w:color w:val="414042"/>
          <w:spacing w:val="-8"/>
          <w:w w:val="105"/>
        </w:rPr>
        <w:t>プッ</w:t>
      </w:r>
      <w:r>
        <w:rPr>
          <w:color w:val="414042"/>
          <w:spacing w:val="5"/>
        </w:rPr>
        <w:t>ト</w:t>
      </w:r>
      <w:r>
        <w:rPr>
          <w:color w:val="414042"/>
          <w:spacing w:val="-9"/>
          <w:w w:val="105"/>
        </w:rPr>
        <w:t>は</w:t>
      </w:r>
      <w:ins w:id="429" w:author="Mieko Sato" w:date="2018-03-04T12:43:00Z">
        <w:r w:rsidR="000731D0">
          <w:rPr>
            <w:rFonts w:hint="eastAsia"/>
            <w:color w:val="414042"/>
            <w:spacing w:val="-9"/>
            <w:w w:val="105"/>
          </w:rPr>
          <w:t>、以下のものを列挙した</w:t>
        </w:r>
      </w:ins>
      <w:r>
        <w:rPr>
          <w:color w:val="414042"/>
          <w:spacing w:val="-9"/>
          <w:w w:val="105"/>
        </w:rPr>
        <w:t>詳細</w:t>
      </w:r>
      <w:ins w:id="430" w:author="Mieko Sato" w:date="2018-03-04T12:42:00Z">
        <w:r w:rsidR="000731D0">
          <w:rPr>
            <w:rFonts w:hint="eastAsia"/>
            <w:color w:val="414042"/>
            <w:spacing w:val="-9"/>
            <w:w w:val="105"/>
          </w:rPr>
          <w:t>な</w:t>
        </w:r>
      </w:ins>
      <w:del w:id="431" w:author="Mieko Sato" w:date="2018-03-04T12:42:00Z">
        <w:r w:rsidDel="000731D0">
          <w:rPr>
            <w:color w:val="414042"/>
            <w:spacing w:val="-9"/>
            <w:w w:val="105"/>
          </w:rPr>
          <w:delText>に亘る</w:delText>
        </w:r>
      </w:del>
      <w:r>
        <w:rPr>
          <w:color w:val="414042"/>
          <w:spacing w:val="-9"/>
          <w:w w:val="105"/>
        </w:rPr>
        <w:t>オープンソー</w:t>
      </w:r>
      <w:del w:id="432" w:author="工内隆" w:date="2018-02-15T15:44:00Z">
        <w:r w:rsidDel="00815023">
          <w:rPr>
            <w:color w:val="414042"/>
            <w:spacing w:val="-9"/>
            <w:w w:val="105"/>
          </w:rPr>
          <w:delText xml:space="preserve"> </w:delText>
        </w:r>
      </w:del>
      <w:r>
        <w:rPr>
          <w:color w:val="414042"/>
          <w:spacing w:val="-5"/>
          <w:w w:val="110"/>
        </w:rPr>
        <w:t>スの部品表で</w:t>
      </w:r>
      <w:ins w:id="433" w:author="Mieko Sato" w:date="2018-03-04T12:43:00Z">
        <w:r w:rsidR="000731D0">
          <w:rPr>
            <w:rFonts w:hint="eastAsia"/>
            <w:color w:val="414042"/>
            <w:spacing w:val="-5"/>
            <w:w w:val="110"/>
          </w:rPr>
          <w:t>す</w:t>
        </w:r>
      </w:ins>
      <w:del w:id="434" w:author="Mieko Sato" w:date="2018-03-04T12:44:00Z">
        <w:r w:rsidDel="000731D0">
          <w:rPr>
            <w:color w:val="414042"/>
            <w:spacing w:val="-5"/>
            <w:w w:val="110"/>
          </w:rPr>
          <w:delText>あ</w:delText>
        </w:r>
        <w:r w:rsidDel="000731D0">
          <w:rPr>
            <w:color w:val="414042"/>
          </w:rPr>
          <w:delText>り</w:delText>
        </w:r>
        <w:r w:rsidDel="000731D0">
          <w:rPr>
            <w:color w:val="414042"/>
            <w:spacing w:val="-17"/>
            <w:w w:val="110"/>
          </w:rPr>
          <w:delText>、以下がリス</w:delText>
        </w:r>
        <w:r w:rsidDel="000731D0">
          <w:rPr>
            <w:color w:val="414042"/>
            <w:spacing w:val="-5"/>
          </w:rPr>
          <w:delText>ト</w:delText>
        </w:r>
        <w:r w:rsidDel="000731D0">
          <w:rPr>
            <w:color w:val="414042"/>
            <w:spacing w:val="-10"/>
            <w:w w:val="110"/>
          </w:rPr>
          <w:delText>された</w:delText>
        </w:r>
        <w:r w:rsidDel="000731D0">
          <w:rPr>
            <w:color w:val="414042"/>
          </w:rPr>
          <w:delText>も</w:delText>
        </w:r>
        <w:r w:rsidDel="000731D0">
          <w:rPr>
            <w:color w:val="414042"/>
            <w:spacing w:val="-10"/>
            <w:w w:val="110"/>
          </w:rPr>
          <w:delText>のとなります</w:delText>
        </w:r>
      </w:del>
      <w:r>
        <w:rPr>
          <w:color w:val="414042"/>
          <w:spacing w:val="-10"/>
          <w:w w:val="110"/>
        </w:rPr>
        <w:t>。</w:t>
      </w:r>
    </w:p>
    <w:p w14:paraId="7F88B699" w14:textId="77777777" w:rsidR="00D01E5D" w:rsidRDefault="00D01E5D">
      <w:pPr>
        <w:pStyle w:val="a3"/>
        <w:spacing w:before="10"/>
        <w:rPr>
          <w:sz w:val="22"/>
        </w:rPr>
      </w:pPr>
    </w:p>
    <w:p w14:paraId="3AD206EA" w14:textId="77777777" w:rsidR="00D01E5D" w:rsidRDefault="0022633E">
      <w:pPr>
        <w:pStyle w:val="a4"/>
        <w:numPr>
          <w:ilvl w:val="0"/>
          <w:numId w:val="10"/>
        </w:numPr>
        <w:tabs>
          <w:tab w:val="left" w:pos="1196"/>
        </w:tabs>
        <w:spacing w:before="0"/>
        <w:ind w:right="861"/>
        <w:rPr>
          <w:sz w:val="28"/>
        </w:rPr>
      </w:pPr>
      <w:r>
        <w:rPr>
          <w:color w:val="414042"/>
          <w:spacing w:val="-7"/>
          <w:w w:val="110"/>
          <w:sz w:val="28"/>
        </w:rPr>
        <w:t>コンポーネン</w:t>
      </w:r>
      <w:r>
        <w:rPr>
          <w:color w:val="414042"/>
          <w:sz w:val="28"/>
        </w:rPr>
        <w:t>ト</w:t>
      </w:r>
      <w:r>
        <w:rPr>
          <w:color w:val="414042"/>
          <w:spacing w:val="-17"/>
          <w:w w:val="110"/>
          <w:sz w:val="28"/>
        </w:rPr>
        <w:t>として使用されているすべての</w:t>
      </w:r>
      <w:r>
        <w:rPr>
          <w:color w:val="414042"/>
          <w:spacing w:val="-4"/>
          <w:w w:val="120"/>
          <w:sz w:val="28"/>
        </w:rPr>
        <w:t>オ</w:t>
      </w:r>
      <w:r>
        <w:rPr>
          <w:color w:val="414042"/>
          <w:spacing w:val="-3"/>
          <w:w w:val="110"/>
          <w:sz w:val="28"/>
        </w:rPr>
        <w:t>ープンソース ソフ</w:t>
      </w:r>
      <w:r>
        <w:rPr>
          <w:color w:val="414042"/>
          <w:sz w:val="28"/>
        </w:rPr>
        <w:t>ト</w:t>
      </w:r>
      <w:r>
        <w:rPr>
          <w:color w:val="414042"/>
          <w:spacing w:val="-16"/>
          <w:w w:val="110"/>
          <w:sz w:val="28"/>
        </w:rPr>
        <w:t>ウ</w:t>
      </w:r>
      <w:r>
        <w:rPr>
          <w:color w:val="414042"/>
          <w:w w:val="120"/>
          <w:sz w:val="28"/>
        </w:rPr>
        <w:t>ェ</w:t>
      </w:r>
      <w:r>
        <w:rPr>
          <w:color w:val="414042"/>
          <w:spacing w:val="-16"/>
          <w:w w:val="110"/>
          <w:sz w:val="28"/>
        </w:rPr>
        <w:t>ア、それらの起源およびライセンス</w:t>
      </w:r>
    </w:p>
    <w:p w14:paraId="26601840" w14:textId="6820F6A9" w:rsidR="00D01E5D" w:rsidRDefault="0022633E">
      <w:pPr>
        <w:pStyle w:val="a4"/>
        <w:numPr>
          <w:ilvl w:val="0"/>
          <w:numId w:val="10"/>
        </w:numPr>
        <w:tabs>
          <w:tab w:val="left" w:pos="1196"/>
        </w:tabs>
        <w:spacing w:before="243"/>
        <w:ind w:right="731"/>
        <w:rPr>
          <w:sz w:val="28"/>
        </w:rPr>
      </w:pPr>
      <w:r>
        <w:rPr>
          <w:color w:val="414042"/>
          <w:spacing w:val="-10"/>
          <w:w w:val="110"/>
          <w:sz w:val="28"/>
        </w:rPr>
        <w:t>プロプライ</w:t>
      </w:r>
      <w:r>
        <w:rPr>
          <w:color w:val="414042"/>
          <w:w w:val="120"/>
          <w:sz w:val="28"/>
        </w:rPr>
        <w:t>エ</w:t>
      </w:r>
      <w:r>
        <w:rPr>
          <w:color w:val="414042"/>
          <w:w w:val="110"/>
          <w:sz w:val="28"/>
        </w:rPr>
        <w:t>タリ</w:t>
      </w:r>
      <w:ins w:id="435" w:author="Mieko Sato" w:date="2018-03-08T18:23:00Z">
        <w:r w:rsidR="005F02BD">
          <w:rPr>
            <w:rFonts w:hint="eastAsia"/>
            <w:color w:val="414042"/>
            <w:w w:val="110"/>
            <w:sz w:val="28"/>
          </w:rPr>
          <w:t xml:space="preserve"> ソフトウェアや</w:t>
        </w:r>
      </w:ins>
      <w:del w:id="436" w:author="Mieko Sato" w:date="2018-03-08T18:23:00Z">
        <w:r w:rsidDel="005F02BD">
          <w:rPr>
            <w:color w:val="414042"/>
            <w:sz w:val="28"/>
          </w:rPr>
          <w:delText>も</w:delText>
        </w:r>
        <w:r w:rsidDel="005F02BD">
          <w:rPr>
            <w:color w:val="414042"/>
            <w:spacing w:val="-2"/>
            <w:w w:val="110"/>
            <w:sz w:val="28"/>
          </w:rPr>
          <w:delText>しくは</w:delText>
        </w:r>
      </w:del>
      <w:r>
        <w:rPr>
          <w:color w:val="414042"/>
          <w:spacing w:val="-2"/>
          <w:w w:val="110"/>
          <w:sz w:val="28"/>
        </w:rPr>
        <w:t>サー</w:t>
      </w:r>
      <w:r>
        <w:rPr>
          <w:color w:val="414042"/>
          <w:spacing w:val="-17"/>
          <w:sz w:val="28"/>
        </w:rPr>
        <w:t>ド</w:t>
      </w:r>
      <w:r>
        <w:rPr>
          <w:color w:val="414042"/>
          <w:spacing w:val="-3"/>
          <w:w w:val="110"/>
          <w:sz w:val="28"/>
        </w:rPr>
        <w:t>パー</w:t>
      </w:r>
      <w:r>
        <w:rPr>
          <w:color w:val="414042"/>
          <w:spacing w:val="-31"/>
          <w:w w:val="120"/>
          <w:sz w:val="28"/>
        </w:rPr>
        <w:t>テ</w:t>
      </w:r>
      <w:r>
        <w:rPr>
          <w:color w:val="414042"/>
          <w:spacing w:val="5"/>
          <w:w w:val="110"/>
          <w:sz w:val="28"/>
        </w:rPr>
        <w:t>ィ ソ</w:t>
      </w:r>
      <w:r>
        <w:rPr>
          <w:color w:val="414042"/>
          <w:spacing w:val="-3"/>
          <w:w w:val="120"/>
          <w:sz w:val="28"/>
        </w:rPr>
        <w:t>フ</w:t>
      </w:r>
      <w:r>
        <w:rPr>
          <w:color w:val="414042"/>
          <w:sz w:val="28"/>
        </w:rPr>
        <w:t>ト</w:t>
      </w:r>
      <w:r>
        <w:rPr>
          <w:color w:val="414042"/>
          <w:spacing w:val="-16"/>
          <w:w w:val="110"/>
          <w:sz w:val="28"/>
        </w:rPr>
        <w:t>ウ</w:t>
      </w:r>
      <w:r>
        <w:rPr>
          <w:color w:val="414042"/>
          <w:spacing w:val="-11"/>
          <w:w w:val="120"/>
          <w:sz w:val="28"/>
        </w:rPr>
        <w:t>ェア</w:t>
      </w:r>
      <w:r>
        <w:rPr>
          <w:color w:val="414042"/>
          <w:spacing w:val="-9"/>
          <w:w w:val="110"/>
          <w:sz w:val="28"/>
        </w:rPr>
        <w:t>で使用されたすべて</w:t>
      </w:r>
      <w:r>
        <w:rPr>
          <w:color w:val="414042"/>
          <w:spacing w:val="-8"/>
          <w:w w:val="110"/>
          <w:sz w:val="28"/>
        </w:rPr>
        <w:t>の</w:t>
      </w:r>
      <w:r>
        <w:rPr>
          <w:color w:val="414042"/>
          <w:spacing w:val="-4"/>
          <w:w w:val="120"/>
          <w:sz w:val="28"/>
        </w:rPr>
        <w:t>オ</w:t>
      </w:r>
      <w:r>
        <w:rPr>
          <w:color w:val="414042"/>
          <w:spacing w:val="-13"/>
          <w:w w:val="110"/>
          <w:sz w:val="28"/>
        </w:rPr>
        <w:t>ープンソースのス</w:t>
      </w:r>
      <w:r>
        <w:rPr>
          <w:color w:val="414042"/>
          <w:spacing w:val="-14"/>
          <w:w w:val="120"/>
          <w:sz w:val="28"/>
        </w:rPr>
        <w:t>ニ</w:t>
      </w:r>
      <w:r>
        <w:rPr>
          <w:color w:val="414042"/>
          <w:spacing w:val="-13"/>
          <w:w w:val="110"/>
          <w:sz w:val="28"/>
        </w:rPr>
        <w:t>ペット、その起源となるコンポーネントおよび確認されたライセンス</w:t>
      </w:r>
    </w:p>
    <w:p w14:paraId="4F8F0F8A" w14:textId="77777777" w:rsidR="00D01E5D" w:rsidRDefault="00D01E5D">
      <w:pPr>
        <w:pStyle w:val="a3"/>
        <w:rPr>
          <w:sz w:val="20"/>
        </w:rPr>
      </w:pPr>
    </w:p>
    <w:p w14:paraId="3E53F521" w14:textId="77777777" w:rsidR="00D01E5D" w:rsidRDefault="00D01E5D">
      <w:pPr>
        <w:pStyle w:val="a3"/>
        <w:rPr>
          <w:sz w:val="20"/>
        </w:rPr>
      </w:pPr>
    </w:p>
    <w:p w14:paraId="35EFBE38" w14:textId="77777777" w:rsidR="00D01E5D" w:rsidRDefault="00D01E5D">
      <w:pPr>
        <w:pStyle w:val="a3"/>
        <w:rPr>
          <w:sz w:val="20"/>
        </w:rPr>
      </w:pPr>
    </w:p>
    <w:p w14:paraId="49612BE8" w14:textId="77777777" w:rsidR="00D01E5D" w:rsidRDefault="00D01E5D">
      <w:pPr>
        <w:pStyle w:val="a3"/>
        <w:rPr>
          <w:sz w:val="20"/>
        </w:rPr>
      </w:pPr>
    </w:p>
    <w:p w14:paraId="2FDE3AA6" w14:textId="77777777" w:rsidR="00D01E5D" w:rsidRDefault="0022633E">
      <w:pPr>
        <w:pStyle w:val="a3"/>
        <w:spacing w:before="9"/>
        <w:rPr>
          <w:sz w:val="29"/>
        </w:rPr>
      </w:pPr>
      <w:r>
        <w:rPr>
          <w:noProof/>
        </w:rPr>
        <w:drawing>
          <wp:anchor distT="0" distB="0" distL="0" distR="0" simplePos="0" relativeHeight="251628544" behindDoc="0" locked="0" layoutInCell="1" allowOverlap="1" wp14:anchorId="0DAE9CBB" wp14:editId="7EBF62B5">
            <wp:simplePos x="0" y="0"/>
            <wp:positionH relativeFrom="page">
              <wp:posOffset>1019468</wp:posOffset>
            </wp:positionH>
            <wp:positionV relativeFrom="paragraph">
              <wp:posOffset>267050</wp:posOffset>
            </wp:positionV>
            <wp:extent cx="5710789" cy="1790700"/>
            <wp:effectExtent l="0" t="0" r="0" b="0"/>
            <wp:wrapTopAndBottom/>
            <wp:docPr id="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3.jpeg"/>
                    <pic:cNvPicPr/>
                  </pic:nvPicPr>
                  <pic:blipFill>
                    <a:blip r:embed="rId62" cstate="print"/>
                    <a:stretch>
                      <a:fillRect/>
                    </a:stretch>
                  </pic:blipFill>
                  <pic:spPr>
                    <a:xfrm>
                      <a:off x="0" y="0"/>
                      <a:ext cx="5710789" cy="1790700"/>
                    </a:xfrm>
                    <a:prstGeom prst="rect">
                      <a:avLst/>
                    </a:prstGeom>
                  </pic:spPr>
                </pic:pic>
              </a:graphicData>
            </a:graphic>
          </wp:anchor>
        </w:drawing>
      </w:r>
    </w:p>
    <w:p w14:paraId="7B7CC433" w14:textId="77777777" w:rsidR="00D01E5D" w:rsidRDefault="00D01E5D">
      <w:pPr>
        <w:pStyle w:val="a3"/>
        <w:spacing w:before="1"/>
        <w:rPr>
          <w:sz w:val="7"/>
        </w:rPr>
      </w:pPr>
    </w:p>
    <w:p w14:paraId="7C7FC6D2" w14:textId="49CA4DF5" w:rsidR="00D01E5D" w:rsidRDefault="0022633E">
      <w:pPr>
        <w:spacing w:before="72"/>
        <w:ind w:left="395"/>
        <w:rPr>
          <w:sz w:val="20"/>
        </w:rPr>
      </w:pPr>
      <w:r>
        <w:rPr>
          <w:color w:val="009EDA"/>
          <w:w w:val="110"/>
          <w:sz w:val="20"/>
        </w:rPr>
        <w:t>図4：デュー</w:t>
      </w:r>
      <w:ins w:id="437" w:author="Mieko Sato" w:date="2018-04-01T13:17:00Z">
        <w:r w:rsidR="003F1132">
          <w:rPr>
            <w:rFonts w:hint="eastAsia"/>
            <w:color w:val="009EDA"/>
            <w:w w:val="110"/>
            <w:sz w:val="20"/>
          </w:rPr>
          <w:t xml:space="preserve"> </w:t>
        </w:r>
      </w:ins>
      <w:r>
        <w:rPr>
          <w:color w:val="009EDA"/>
          <w:w w:val="110"/>
          <w:sz w:val="20"/>
        </w:rPr>
        <w:t>デリジェンスプロセスのインプッ</w:t>
      </w:r>
      <w:r>
        <w:rPr>
          <w:color w:val="009EDA"/>
          <w:sz w:val="20"/>
        </w:rPr>
        <w:t>ト</w:t>
      </w:r>
      <w:r>
        <w:rPr>
          <w:color w:val="009EDA"/>
          <w:w w:val="110"/>
          <w:sz w:val="20"/>
        </w:rPr>
        <w:t>とアウトプッ</w:t>
      </w:r>
      <w:r>
        <w:rPr>
          <w:color w:val="009EDA"/>
          <w:sz w:val="20"/>
        </w:rPr>
        <w:t>ト</w:t>
      </w:r>
    </w:p>
    <w:p w14:paraId="4CFB4E84" w14:textId="77777777" w:rsidR="00D01E5D" w:rsidRDefault="00D01E5D">
      <w:pPr>
        <w:rPr>
          <w:sz w:val="20"/>
        </w:rPr>
        <w:sectPr w:rsidR="00D01E5D">
          <w:pgSz w:w="12240" w:h="15840"/>
          <w:pgMar w:top="880" w:right="1240" w:bottom="760" w:left="1180" w:header="10" w:footer="560" w:gutter="0"/>
          <w:cols w:space="720"/>
        </w:sectPr>
      </w:pPr>
    </w:p>
    <w:p w14:paraId="5FFFEAE7" w14:textId="77777777" w:rsidR="00D01E5D" w:rsidRDefault="005668DD">
      <w:pPr>
        <w:pStyle w:val="a3"/>
        <w:rPr>
          <w:sz w:val="20"/>
        </w:rPr>
      </w:pPr>
      <w:r>
        <w:rPr>
          <w:noProof/>
        </w:rPr>
        <w:lastRenderedPageBreak/>
        <mc:AlternateContent>
          <mc:Choice Requires="wps">
            <w:drawing>
              <wp:anchor distT="0" distB="0" distL="114300" distR="114300" simplePos="0" relativeHeight="251649024" behindDoc="0" locked="0" layoutInCell="1" allowOverlap="1" wp14:anchorId="0F3AC37A" wp14:editId="5C69CD66">
                <wp:simplePos x="0" y="0"/>
                <wp:positionH relativeFrom="page">
                  <wp:posOffset>607060</wp:posOffset>
                </wp:positionH>
                <wp:positionV relativeFrom="page">
                  <wp:posOffset>529590</wp:posOffset>
                </wp:positionV>
                <wp:extent cx="6583680" cy="0"/>
                <wp:effectExtent l="6985" t="15240" r="10160" b="13335"/>
                <wp:wrapNone/>
                <wp:docPr id="38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25BE4" id="Line 56"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" strokecolor="#0096d6" strokeweight="1pt">
                <w10:wrap anchorx="page" anchory="page"/>
              </v:line>
            </w:pict>
          </mc:Fallback>
        </mc:AlternateContent>
      </w:r>
    </w:p>
    <w:p w14:paraId="77E38EA9" w14:textId="77777777" w:rsidR="00D01E5D" w:rsidRDefault="00D01E5D">
      <w:pPr>
        <w:pStyle w:val="a3"/>
        <w:rPr>
          <w:sz w:val="20"/>
        </w:rPr>
      </w:pPr>
    </w:p>
    <w:p w14:paraId="6FE4D510" w14:textId="77777777" w:rsidR="00D01E5D" w:rsidRDefault="00D01E5D">
      <w:pPr>
        <w:pStyle w:val="a3"/>
        <w:rPr>
          <w:sz w:val="20"/>
        </w:rPr>
      </w:pPr>
    </w:p>
    <w:p w14:paraId="38CEC7C4" w14:textId="77777777" w:rsidR="00D01E5D" w:rsidRDefault="00D01E5D">
      <w:pPr>
        <w:pStyle w:val="a3"/>
        <w:rPr>
          <w:sz w:val="20"/>
        </w:rPr>
      </w:pPr>
    </w:p>
    <w:p w14:paraId="6FD274E7" w14:textId="77777777" w:rsidR="00D01E5D" w:rsidRDefault="00D01E5D">
      <w:pPr>
        <w:pStyle w:val="a3"/>
        <w:rPr>
          <w:sz w:val="20"/>
        </w:rPr>
      </w:pPr>
    </w:p>
    <w:p w14:paraId="77DBC5CA" w14:textId="77777777" w:rsidR="00D01E5D" w:rsidRDefault="00D01E5D">
      <w:pPr>
        <w:pStyle w:val="a3"/>
        <w:rPr>
          <w:sz w:val="20"/>
        </w:rPr>
      </w:pPr>
    </w:p>
    <w:p w14:paraId="453FCA99" w14:textId="77777777" w:rsidR="00D01E5D" w:rsidRDefault="00D01E5D">
      <w:pPr>
        <w:pStyle w:val="a3"/>
        <w:rPr>
          <w:sz w:val="20"/>
        </w:rPr>
      </w:pPr>
    </w:p>
    <w:p w14:paraId="3B4C1EEF" w14:textId="77777777" w:rsidR="00D01E5D" w:rsidRDefault="00D01E5D">
      <w:pPr>
        <w:pStyle w:val="a3"/>
        <w:rPr>
          <w:sz w:val="20"/>
        </w:rPr>
      </w:pPr>
    </w:p>
    <w:p w14:paraId="724B7802" w14:textId="77777777" w:rsidR="00D01E5D" w:rsidRDefault="00D01E5D">
      <w:pPr>
        <w:pStyle w:val="a3"/>
        <w:rPr>
          <w:sz w:val="20"/>
        </w:rPr>
      </w:pPr>
    </w:p>
    <w:p w14:paraId="5447E5FA" w14:textId="77777777" w:rsidR="00D01E5D" w:rsidRDefault="00D01E5D">
      <w:pPr>
        <w:pStyle w:val="a3"/>
        <w:rPr>
          <w:sz w:val="20"/>
        </w:rPr>
      </w:pPr>
    </w:p>
    <w:p w14:paraId="654E8E65" w14:textId="77777777" w:rsidR="00D01E5D" w:rsidRDefault="00D01E5D">
      <w:pPr>
        <w:pStyle w:val="a3"/>
        <w:rPr>
          <w:sz w:val="20"/>
        </w:rPr>
      </w:pPr>
    </w:p>
    <w:p w14:paraId="11B9AC16" w14:textId="77777777" w:rsidR="00D01E5D" w:rsidRDefault="00D01E5D">
      <w:pPr>
        <w:pStyle w:val="a3"/>
        <w:rPr>
          <w:sz w:val="20"/>
        </w:rPr>
      </w:pPr>
    </w:p>
    <w:p w14:paraId="1B0B70FB" w14:textId="77777777" w:rsidR="00D01E5D" w:rsidRDefault="00D01E5D">
      <w:pPr>
        <w:pStyle w:val="a3"/>
        <w:rPr>
          <w:sz w:val="20"/>
        </w:rPr>
      </w:pPr>
    </w:p>
    <w:p w14:paraId="20FA0E60" w14:textId="77777777" w:rsidR="00D01E5D" w:rsidRDefault="00D01E5D">
      <w:pPr>
        <w:pStyle w:val="a3"/>
        <w:rPr>
          <w:sz w:val="20"/>
        </w:rPr>
      </w:pPr>
    </w:p>
    <w:p w14:paraId="34062D67" w14:textId="77777777" w:rsidR="00D01E5D" w:rsidRDefault="00D01E5D">
      <w:pPr>
        <w:pStyle w:val="a3"/>
        <w:rPr>
          <w:sz w:val="20"/>
        </w:rPr>
      </w:pPr>
    </w:p>
    <w:p w14:paraId="6C08888E" w14:textId="77777777" w:rsidR="00D01E5D" w:rsidRDefault="00D01E5D">
      <w:pPr>
        <w:pStyle w:val="a3"/>
        <w:rPr>
          <w:sz w:val="20"/>
        </w:rPr>
      </w:pPr>
    </w:p>
    <w:p w14:paraId="1E6B9C02" w14:textId="77777777" w:rsidR="00D01E5D" w:rsidRDefault="00D01E5D">
      <w:pPr>
        <w:pStyle w:val="a3"/>
        <w:rPr>
          <w:sz w:val="20"/>
        </w:rPr>
      </w:pPr>
    </w:p>
    <w:p w14:paraId="214CCC46" w14:textId="77777777" w:rsidR="00D01E5D" w:rsidRDefault="00D01E5D">
      <w:pPr>
        <w:pStyle w:val="a3"/>
        <w:rPr>
          <w:sz w:val="20"/>
        </w:rPr>
      </w:pPr>
    </w:p>
    <w:p w14:paraId="1A456137" w14:textId="77777777" w:rsidR="00D01E5D" w:rsidRDefault="00D01E5D">
      <w:pPr>
        <w:pStyle w:val="a3"/>
        <w:rPr>
          <w:sz w:val="20"/>
        </w:rPr>
      </w:pPr>
    </w:p>
    <w:p w14:paraId="72AF2EE7" w14:textId="77777777" w:rsidR="00D01E5D" w:rsidRDefault="00D01E5D">
      <w:pPr>
        <w:pStyle w:val="a3"/>
        <w:rPr>
          <w:sz w:val="20"/>
        </w:rPr>
      </w:pPr>
    </w:p>
    <w:p w14:paraId="45A74F66" w14:textId="77777777" w:rsidR="00D01E5D" w:rsidRDefault="00D01E5D">
      <w:pPr>
        <w:pStyle w:val="a3"/>
        <w:rPr>
          <w:sz w:val="20"/>
        </w:rPr>
      </w:pPr>
    </w:p>
    <w:p w14:paraId="3E9DE315" w14:textId="77777777" w:rsidR="00D01E5D" w:rsidRDefault="00D01E5D">
      <w:pPr>
        <w:pStyle w:val="a3"/>
        <w:rPr>
          <w:sz w:val="20"/>
        </w:rPr>
      </w:pPr>
    </w:p>
    <w:p w14:paraId="4A1D6D1A" w14:textId="77777777" w:rsidR="00D01E5D" w:rsidRDefault="00D01E5D">
      <w:pPr>
        <w:pStyle w:val="a3"/>
        <w:rPr>
          <w:sz w:val="20"/>
        </w:rPr>
      </w:pPr>
    </w:p>
    <w:p w14:paraId="65EF5B6E" w14:textId="77777777" w:rsidR="00D01E5D" w:rsidRDefault="00D01E5D">
      <w:pPr>
        <w:pStyle w:val="a3"/>
        <w:rPr>
          <w:sz w:val="20"/>
        </w:rPr>
      </w:pPr>
    </w:p>
    <w:p w14:paraId="2A9374C3" w14:textId="77777777" w:rsidR="00D01E5D" w:rsidRDefault="00D01E5D">
      <w:pPr>
        <w:pStyle w:val="a3"/>
        <w:rPr>
          <w:sz w:val="20"/>
        </w:rPr>
      </w:pPr>
    </w:p>
    <w:p w14:paraId="75F32298" w14:textId="77777777" w:rsidR="00D01E5D" w:rsidRDefault="00D01E5D">
      <w:pPr>
        <w:pStyle w:val="a3"/>
        <w:rPr>
          <w:sz w:val="20"/>
        </w:rPr>
      </w:pPr>
    </w:p>
    <w:p w14:paraId="0B83258C" w14:textId="77777777" w:rsidR="00D01E5D" w:rsidRDefault="00D01E5D">
      <w:pPr>
        <w:pStyle w:val="a3"/>
        <w:rPr>
          <w:sz w:val="20"/>
        </w:rPr>
      </w:pPr>
    </w:p>
    <w:p w14:paraId="414416F2" w14:textId="77777777" w:rsidR="00D01E5D" w:rsidRDefault="00D01E5D">
      <w:pPr>
        <w:pStyle w:val="a3"/>
        <w:rPr>
          <w:sz w:val="20"/>
        </w:rPr>
      </w:pPr>
    </w:p>
    <w:p w14:paraId="6C310665" w14:textId="77777777" w:rsidR="00D01E5D" w:rsidRDefault="00D01E5D">
      <w:pPr>
        <w:pStyle w:val="a3"/>
        <w:rPr>
          <w:sz w:val="20"/>
        </w:rPr>
      </w:pPr>
    </w:p>
    <w:p w14:paraId="2FCF51A5" w14:textId="77777777" w:rsidR="00D01E5D" w:rsidRDefault="00D01E5D">
      <w:pPr>
        <w:pStyle w:val="a3"/>
        <w:rPr>
          <w:sz w:val="20"/>
        </w:rPr>
      </w:pPr>
    </w:p>
    <w:p w14:paraId="3F7BF1A5" w14:textId="77777777" w:rsidR="00D01E5D" w:rsidRDefault="00D01E5D">
      <w:pPr>
        <w:pStyle w:val="a3"/>
        <w:rPr>
          <w:sz w:val="20"/>
        </w:rPr>
      </w:pPr>
    </w:p>
    <w:p w14:paraId="10F22475" w14:textId="77777777" w:rsidR="00D01E5D" w:rsidRDefault="00D01E5D">
      <w:pPr>
        <w:pStyle w:val="a3"/>
        <w:rPr>
          <w:sz w:val="20"/>
        </w:rPr>
      </w:pPr>
    </w:p>
    <w:p w14:paraId="346D43FE" w14:textId="77777777" w:rsidR="00D01E5D" w:rsidRDefault="00D01E5D">
      <w:pPr>
        <w:pStyle w:val="a3"/>
        <w:rPr>
          <w:sz w:val="20"/>
        </w:rPr>
      </w:pPr>
    </w:p>
    <w:p w14:paraId="5ED6368C" w14:textId="77777777" w:rsidR="00D01E5D" w:rsidRDefault="00D01E5D">
      <w:pPr>
        <w:pStyle w:val="a3"/>
        <w:rPr>
          <w:sz w:val="20"/>
        </w:rPr>
      </w:pPr>
    </w:p>
    <w:p w14:paraId="5AF77971" w14:textId="77777777" w:rsidR="00D01E5D" w:rsidRDefault="00D01E5D">
      <w:pPr>
        <w:pStyle w:val="a3"/>
        <w:rPr>
          <w:sz w:val="20"/>
        </w:rPr>
      </w:pPr>
    </w:p>
    <w:p w14:paraId="62FAC30F" w14:textId="77777777" w:rsidR="00D01E5D" w:rsidRDefault="00D01E5D">
      <w:pPr>
        <w:pStyle w:val="a3"/>
        <w:rPr>
          <w:sz w:val="20"/>
        </w:rPr>
      </w:pPr>
    </w:p>
    <w:p w14:paraId="4919FC94" w14:textId="77777777" w:rsidR="00D01E5D" w:rsidRDefault="00D01E5D">
      <w:pPr>
        <w:pStyle w:val="a3"/>
        <w:rPr>
          <w:sz w:val="20"/>
        </w:rPr>
      </w:pPr>
    </w:p>
    <w:p w14:paraId="04FB8359" w14:textId="77777777" w:rsidR="00D01E5D" w:rsidRDefault="00D01E5D">
      <w:pPr>
        <w:pStyle w:val="a3"/>
        <w:rPr>
          <w:sz w:val="20"/>
        </w:rPr>
      </w:pPr>
    </w:p>
    <w:p w14:paraId="3FEAAF0B" w14:textId="77777777" w:rsidR="00D01E5D" w:rsidRDefault="00D01E5D">
      <w:pPr>
        <w:pStyle w:val="a3"/>
        <w:rPr>
          <w:sz w:val="20"/>
        </w:rPr>
      </w:pPr>
    </w:p>
    <w:p w14:paraId="294A1E4D" w14:textId="77777777" w:rsidR="00D01E5D" w:rsidRDefault="00D01E5D">
      <w:pPr>
        <w:pStyle w:val="a3"/>
        <w:rPr>
          <w:sz w:val="20"/>
        </w:rPr>
      </w:pPr>
    </w:p>
    <w:p w14:paraId="1B7939A1" w14:textId="77777777" w:rsidR="00D01E5D" w:rsidRDefault="00D01E5D">
      <w:pPr>
        <w:pStyle w:val="a3"/>
        <w:rPr>
          <w:sz w:val="20"/>
        </w:rPr>
      </w:pPr>
    </w:p>
    <w:p w14:paraId="14A49E2C" w14:textId="77777777" w:rsidR="00D01E5D" w:rsidRDefault="00D01E5D">
      <w:pPr>
        <w:pStyle w:val="a3"/>
        <w:rPr>
          <w:sz w:val="20"/>
        </w:rPr>
      </w:pPr>
    </w:p>
    <w:p w14:paraId="0A54B8CF" w14:textId="77777777" w:rsidR="00D01E5D" w:rsidRDefault="00D01E5D">
      <w:pPr>
        <w:pStyle w:val="a3"/>
        <w:rPr>
          <w:sz w:val="20"/>
        </w:rPr>
      </w:pPr>
    </w:p>
    <w:p w14:paraId="6F4280DD" w14:textId="77777777" w:rsidR="00D01E5D" w:rsidRDefault="005668DD">
      <w:pPr>
        <w:pStyle w:val="1"/>
        <w:spacing w:line="208" w:lineRule="auto"/>
        <w:ind w:left="2916" w:right="617"/>
      </w:pPr>
      <w:r>
        <w:rPr>
          <w:noProof/>
        </w:rPr>
        <mc:AlternateContent>
          <mc:Choice Requires="wps">
            <w:drawing>
              <wp:anchor distT="0" distB="0" distL="114300" distR="114300" simplePos="0" relativeHeight="251650048" behindDoc="0" locked="0" layoutInCell="1" allowOverlap="1" wp14:anchorId="61F9B717" wp14:editId="43F1E2EB">
                <wp:simplePos x="0" y="0"/>
                <wp:positionH relativeFrom="page">
                  <wp:posOffset>1000125</wp:posOffset>
                </wp:positionH>
                <wp:positionV relativeFrom="paragraph">
                  <wp:posOffset>-840740</wp:posOffset>
                </wp:positionV>
                <wp:extent cx="1059180" cy="2272665"/>
                <wp:effectExtent l="0" t="0" r="0" b="4445"/>
                <wp:wrapNone/>
                <wp:docPr id="38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774DE" w14:textId="77777777" w:rsidR="00BD5E4B" w:rsidRDefault="00BD5E4B">
                            <w:pPr>
                              <w:spacing w:before="111"/>
                              <w:rPr>
                                <w:rFonts w:ascii="Arial"/>
                                <w:b/>
                                <w:sz w:val="300"/>
                              </w:rPr>
                            </w:pPr>
                            <w:r>
                              <w:rPr>
                                <w:rFonts w:ascii="Arial"/>
                                <w:b/>
                                <w:color w:val="009EDA"/>
                                <w:w w:val="99"/>
                                <w:sz w:val="300"/>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9B717" id="Text Box 55" o:spid="_x0000_s1036" type="#_x0000_t202" style="position:absolute;left:0;text-align:left;margin-left:78.75pt;margin-top:-66.2pt;width:83.4pt;height:178.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" filled="f" stroked="f">
                <v:textbox inset="0,0,0,0">
                  <w:txbxContent>
                    <w:p w14:paraId="77F774DE" w14:textId="77777777" w:rsidR="00BD5E4B" w:rsidRDefault="00BD5E4B">
                      <w:pPr>
                        <w:spacing w:before="111"/>
                        <w:rPr>
                          <w:rFonts w:ascii="Arial"/>
                          <w:b/>
                          <w:sz w:val="300"/>
                        </w:rPr>
                      </w:pPr>
                      <w:r>
                        <w:rPr>
                          <w:rFonts w:ascii="Arial"/>
                          <w:b/>
                          <w:color w:val="009EDA"/>
                          <w:w w:val="99"/>
                          <w:sz w:val="300"/>
                        </w:rPr>
                        <w:t>4</w:t>
                      </w:r>
                    </w:p>
                  </w:txbxContent>
                </v:textbox>
                <w10:wrap anchorx="page"/>
              </v:shape>
            </w:pict>
          </mc:Fallback>
        </mc:AlternateContent>
      </w:r>
      <w:bookmarkStart w:id="438" w:name="_bookmark3"/>
      <w:bookmarkEnd w:id="438"/>
      <w:r w:rsidR="0022633E">
        <w:rPr>
          <w:color w:val="009EDA"/>
          <w:spacing w:val="-19"/>
          <w:w w:val="110"/>
        </w:rPr>
        <w:t>監査業務のスコープを</w:t>
      </w:r>
      <w:r w:rsidR="0022633E">
        <w:rPr>
          <w:color w:val="009EDA"/>
          <w:spacing w:val="-40"/>
          <w:w w:val="110"/>
        </w:rPr>
        <w:t>評価する</w:t>
      </w:r>
    </w:p>
    <w:p w14:paraId="655689CE" w14:textId="77777777" w:rsidR="00D01E5D" w:rsidRDefault="00D01E5D">
      <w:pPr>
        <w:spacing w:line="208" w:lineRule="auto"/>
        <w:sectPr w:rsidR="00D01E5D">
          <w:headerReference w:type="default" r:id="rId63"/>
          <w:footerReference w:type="default" r:id="rId64"/>
          <w:pgSz w:w="12240" w:h="15840"/>
          <w:pgMar w:top="820" w:right="1240" w:bottom="760" w:left="1180" w:header="0" w:footer="560" w:gutter="0"/>
          <w:pgNumType w:start="11"/>
          <w:cols w:space="720"/>
        </w:sectPr>
      </w:pPr>
    </w:p>
    <w:p w14:paraId="43F196DA" w14:textId="77777777" w:rsidR="00D01E5D" w:rsidRDefault="005668DD">
      <w:pPr>
        <w:pStyle w:val="a3"/>
        <w:rPr>
          <w:sz w:val="20"/>
        </w:rPr>
      </w:pPr>
      <w:r>
        <w:rPr>
          <w:noProof/>
        </w:rPr>
        <w:lastRenderedPageBreak/>
        <mc:AlternateContent>
          <mc:Choice Requires="wpg">
            <w:drawing>
              <wp:anchor distT="0" distB="0" distL="114300" distR="114300" simplePos="0" relativeHeight="251685888" behindDoc="1" locked="0" layoutInCell="1" allowOverlap="1" wp14:anchorId="319B2AFD" wp14:editId="28CCE8AE">
                <wp:simplePos x="0" y="0"/>
                <wp:positionH relativeFrom="page">
                  <wp:posOffset>17145</wp:posOffset>
                </wp:positionH>
                <wp:positionV relativeFrom="page">
                  <wp:posOffset>6350</wp:posOffset>
                </wp:positionV>
                <wp:extent cx="7755255" cy="563880"/>
                <wp:effectExtent l="0" t="0" r="0" b="1270"/>
                <wp:wrapNone/>
                <wp:docPr id="377"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78" name="Rectangle 54"/>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Text Box 53"/>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51015" w14:textId="77777777" w:rsidR="00BD5E4B" w:rsidRDefault="00BD5E4B">
                              <w:pPr>
                                <w:rPr>
                                  <w:sz w:val="24"/>
                                </w:rPr>
                              </w:pPr>
                            </w:p>
                            <w:p w14:paraId="4B86D443" w14:textId="77777777" w:rsidR="00BD5E4B" w:rsidRDefault="00BD5E4B">
                              <w:pPr>
                                <w:spacing w:before="162"/>
                                <w:ind w:left="1548"/>
                                <w:rPr>
                                  <w:sz w:val="24"/>
                                </w:rPr>
                              </w:pPr>
                              <w:r>
                                <w:rPr>
                                  <w:color w:val="2A476B"/>
                                  <w:w w:val="120"/>
                                  <w:sz w:val="24"/>
                                </w:rPr>
                                <w:t>Ｍ＆Ａ取引におけるオープンソース監査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9B2AFD" id="Group 52" o:spid="_x0000_s1037" style="position:absolute;margin-left:1.35pt;margin-top:.5pt;width:610.65pt;height:44.4pt;z-index:-251630592;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">
                <v:rect id="Rectangle 54" o:spid="_x0000_s1038"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" fillcolor="#fbfbfa" stroked="f"/>
                <v:shape id="Text Box 53" o:spid="_x0000_s1039"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14:paraId="43451015" w14:textId="77777777" w:rsidR="00BD5E4B" w:rsidRDefault="00BD5E4B">
                        <w:pPr>
                          <w:rPr>
                            <w:sz w:val="24"/>
                          </w:rPr>
                        </w:pPr>
                      </w:p>
                      <w:p w14:paraId="4B86D443" w14:textId="77777777" w:rsidR="00BD5E4B" w:rsidRDefault="00BD5E4B">
                        <w:pPr>
                          <w:spacing w:before="162"/>
                          <w:ind w:left="1548"/>
                          <w:rPr>
                            <w:sz w:val="24"/>
                          </w:rPr>
                        </w:pPr>
                        <w:r>
                          <w:rPr>
                            <w:color w:val="2A476B"/>
                            <w:w w:val="120"/>
                            <w:sz w:val="24"/>
                          </w:rPr>
                          <w:t>Ｍ＆Ａ取引におけるオープンソース監査</w:t>
                        </w:r>
                      </w:p>
                    </w:txbxContent>
                  </v:textbox>
                </v:shape>
                <w10:wrap anchorx="page" anchory="page"/>
              </v:group>
            </w:pict>
          </mc:Fallback>
        </mc:AlternateContent>
      </w:r>
    </w:p>
    <w:p w14:paraId="2634FC11" w14:textId="77777777" w:rsidR="00D01E5D" w:rsidRDefault="00D01E5D">
      <w:pPr>
        <w:pStyle w:val="a3"/>
        <w:rPr>
          <w:sz w:val="20"/>
        </w:rPr>
      </w:pPr>
    </w:p>
    <w:p w14:paraId="59B6EDF8" w14:textId="77777777" w:rsidR="00D01E5D" w:rsidRDefault="00D01E5D">
      <w:pPr>
        <w:pStyle w:val="a3"/>
        <w:rPr>
          <w:sz w:val="20"/>
        </w:rPr>
      </w:pPr>
    </w:p>
    <w:p w14:paraId="59D41C1B" w14:textId="77777777" w:rsidR="00D01E5D" w:rsidRDefault="00D01E5D">
      <w:pPr>
        <w:pStyle w:val="a3"/>
        <w:rPr>
          <w:sz w:val="20"/>
        </w:rPr>
      </w:pPr>
    </w:p>
    <w:p w14:paraId="39472FEB" w14:textId="77777777" w:rsidR="00D01E5D" w:rsidRDefault="00D01E5D">
      <w:pPr>
        <w:pStyle w:val="a3"/>
        <w:rPr>
          <w:sz w:val="20"/>
        </w:rPr>
      </w:pPr>
    </w:p>
    <w:p w14:paraId="7B062ABA" w14:textId="77777777" w:rsidR="00D01E5D" w:rsidRDefault="00D01E5D">
      <w:pPr>
        <w:pStyle w:val="a3"/>
        <w:rPr>
          <w:sz w:val="20"/>
        </w:rPr>
      </w:pPr>
    </w:p>
    <w:p w14:paraId="36A2120A" w14:textId="77777777" w:rsidR="00D01E5D" w:rsidRDefault="00D01E5D">
      <w:pPr>
        <w:pStyle w:val="a3"/>
        <w:rPr>
          <w:sz w:val="20"/>
        </w:rPr>
      </w:pPr>
    </w:p>
    <w:p w14:paraId="029AD5D7" w14:textId="77777777" w:rsidR="00D01E5D" w:rsidRDefault="00D01E5D">
      <w:pPr>
        <w:pStyle w:val="a3"/>
        <w:rPr>
          <w:sz w:val="20"/>
        </w:rPr>
      </w:pPr>
    </w:p>
    <w:p w14:paraId="090A422B" w14:textId="77777777" w:rsidR="00D01E5D" w:rsidRDefault="00D01E5D">
      <w:pPr>
        <w:pStyle w:val="a3"/>
        <w:rPr>
          <w:sz w:val="20"/>
        </w:rPr>
      </w:pPr>
    </w:p>
    <w:p w14:paraId="699933C7" w14:textId="77777777" w:rsidR="00D01E5D" w:rsidRDefault="00D01E5D">
      <w:pPr>
        <w:pStyle w:val="a3"/>
        <w:rPr>
          <w:sz w:val="20"/>
        </w:rPr>
      </w:pPr>
    </w:p>
    <w:p w14:paraId="3564470E" w14:textId="77777777" w:rsidR="00D01E5D" w:rsidRDefault="00D01E5D">
      <w:pPr>
        <w:pStyle w:val="a3"/>
        <w:rPr>
          <w:sz w:val="20"/>
        </w:rPr>
      </w:pPr>
    </w:p>
    <w:p w14:paraId="6306B29C" w14:textId="77777777" w:rsidR="00D01E5D" w:rsidRDefault="00D01E5D">
      <w:pPr>
        <w:pStyle w:val="a3"/>
        <w:rPr>
          <w:sz w:val="20"/>
        </w:rPr>
      </w:pPr>
    </w:p>
    <w:p w14:paraId="12FEF24D" w14:textId="77777777" w:rsidR="00D01E5D" w:rsidRDefault="00D01E5D">
      <w:pPr>
        <w:pStyle w:val="a3"/>
        <w:spacing w:before="5"/>
        <w:rPr>
          <w:sz w:val="14"/>
        </w:rPr>
      </w:pPr>
    </w:p>
    <w:p w14:paraId="59A22F77" w14:textId="248BCAFF" w:rsidR="00D01E5D" w:rsidRDefault="0022633E">
      <w:pPr>
        <w:pStyle w:val="a3"/>
        <w:spacing w:before="60"/>
        <w:ind w:left="395" w:right="447"/>
      </w:pPr>
      <w:r>
        <w:rPr>
          <w:color w:val="414042"/>
          <w:spacing w:val="-5"/>
          <w:w w:val="105"/>
        </w:rPr>
        <w:t>監査の規模、スコープ</w:t>
      </w:r>
      <w:ins w:id="439" w:author="Mieko Sato" w:date="2018-03-19T16:45:00Z">
        <w:r w:rsidR="00E53052">
          <w:rPr>
            <w:rFonts w:hint="eastAsia"/>
            <w:color w:val="414042"/>
            <w:spacing w:val="-5"/>
            <w:w w:val="105"/>
          </w:rPr>
          <w:t>および</w:t>
        </w:r>
      </w:ins>
      <w:del w:id="440" w:author="Mieko Sato" w:date="2018-03-19T16:45:00Z">
        <w:r w:rsidDel="00E53052">
          <w:rPr>
            <w:color w:val="414042"/>
            <w:spacing w:val="-5"/>
            <w:w w:val="105"/>
          </w:rPr>
          <w:delText>そして</w:delText>
        </w:r>
      </w:del>
      <w:r>
        <w:rPr>
          <w:color w:val="414042"/>
          <w:spacing w:val="-5"/>
          <w:w w:val="105"/>
        </w:rPr>
        <w:t>コス</w:t>
      </w:r>
      <w:r>
        <w:rPr>
          <w:color w:val="414042"/>
          <w:spacing w:val="7"/>
        </w:rPr>
        <w:t>ト</w:t>
      </w:r>
      <w:r>
        <w:rPr>
          <w:color w:val="414042"/>
          <w:spacing w:val="-5"/>
          <w:w w:val="105"/>
        </w:rPr>
        <w:t>は</w:t>
      </w:r>
      <w:ins w:id="441" w:author="Mieko Sato" w:date="2018-03-19T16:45:00Z">
        <w:r w:rsidR="00E53052">
          <w:rPr>
            <w:rFonts w:hint="eastAsia"/>
            <w:color w:val="414042"/>
            <w:spacing w:val="-5"/>
            <w:w w:val="105"/>
          </w:rPr>
          <w:t>、</w:t>
        </w:r>
      </w:ins>
      <w:r>
        <w:rPr>
          <w:color w:val="414042"/>
          <w:spacing w:val="-5"/>
          <w:w w:val="105"/>
        </w:rPr>
        <w:t>合併・買収取引ごとに</w:t>
      </w:r>
      <w:ins w:id="442" w:author="Mieko Sato" w:date="2018-03-04T13:12:00Z">
        <w:r w:rsidR="00993D2F">
          <w:rPr>
            <w:rFonts w:hint="eastAsia"/>
            <w:color w:val="414042"/>
            <w:spacing w:val="-5"/>
            <w:w w:val="105"/>
          </w:rPr>
          <w:t>異なり</w:t>
        </w:r>
      </w:ins>
      <w:del w:id="443" w:author="Mieko Sato" w:date="2018-03-04T13:12:00Z">
        <w:r w:rsidDel="00993D2F">
          <w:rPr>
            <w:color w:val="414042"/>
            <w:spacing w:val="-5"/>
            <w:w w:val="105"/>
          </w:rPr>
          <w:delText>変わる</w:delText>
        </w:r>
        <w:r w:rsidDel="00993D2F">
          <w:rPr>
            <w:color w:val="414042"/>
            <w:spacing w:val="2"/>
          </w:rPr>
          <w:delText>も</w:delText>
        </w:r>
        <w:r w:rsidDel="00993D2F">
          <w:rPr>
            <w:color w:val="414042"/>
            <w:spacing w:val="-11"/>
            <w:w w:val="105"/>
          </w:rPr>
          <w:delText>ので</w:delText>
        </w:r>
      </w:del>
      <w:r>
        <w:rPr>
          <w:color w:val="414042"/>
          <w:spacing w:val="-11"/>
          <w:w w:val="105"/>
        </w:rPr>
        <w:t>、一般</w:t>
      </w:r>
      <w:r>
        <w:rPr>
          <w:color w:val="414042"/>
          <w:spacing w:val="-4"/>
          <w:w w:val="105"/>
        </w:rPr>
        <w:t>的にはソースコードのサイズ</w:t>
      </w:r>
      <w:del w:id="444" w:author="Mieko Sato" w:date="2018-03-04T13:15:00Z">
        <w:r w:rsidDel="00993D2F">
          <w:rPr>
            <w:rFonts w:hint="eastAsia"/>
            <w:color w:val="414042"/>
            <w:spacing w:val="-4"/>
            <w:w w:val="105"/>
          </w:rPr>
          <w:delText>と</w:delText>
        </w:r>
      </w:del>
      <w:ins w:id="445" w:author="Mieko Sato" w:date="2018-03-04T13:15:00Z">
        <w:r w:rsidR="00993D2F">
          <w:rPr>
            <w:rFonts w:hint="eastAsia"/>
            <w:color w:val="414042"/>
            <w:spacing w:val="-4"/>
            <w:w w:val="105"/>
          </w:rPr>
          <w:t>や</w:t>
        </w:r>
      </w:ins>
      <w:r>
        <w:rPr>
          <w:color w:val="414042"/>
          <w:spacing w:val="-4"/>
          <w:w w:val="105"/>
        </w:rPr>
        <w:t>複雑さ</w:t>
      </w:r>
      <w:ins w:id="446" w:author="Mieko Sato" w:date="2018-03-04T13:14:00Z">
        <w:r w:rsidR="00993D2F">
          <w:rPr>
            <w:rFonts w:hint="eastAsia"/>
            <w:color w:val="414042"/>
            <w:spacing w:val="-4"/>
            <w:w w:val="105"/>
          </w:rPr>
          <w:t>に比例して</w:t>
        </w:r>
      </w:ins>
      <w:del w:id="447" w:author="Mieko Sato" w:date="2018-03-04T13:14:00Z">
        <w:r w:rsidDel="00993D2F">
          <w:rPr>
            <w:color w:val="414042"/>
            <w:spacing w:val="-4"/>
            <w:w w:val="105"/>
          </w:rPr>
          <w:delText>とと</w:delText>
        </w:r>
        <w:r w:rsidDel="00993D2F">
          <w:rPr>
            <w:color w:val="414042"/>
            <w:spacing w:val="5"/>
          </w:rPr>
          <w:delText>も</w:delText>
        </w:r>
        <w:r w:rsidDel="00993D2F">
          <w:rPr>
            <w:color w:val="414042"/>
            <w:spacing w:val="-9"/>
            <w:w w:val="105"/>
          </w:rPr>
          <w:delText>に</w:delText>
        </w:r>
      </w:del>
      <w:r>
        <w:rPr>
          <w:color w:val="414042"/>
          <w:spacing w:val="-9"/>
          <w:w w:val="105"/>
        </w:rPr>
        <w:t>増加します。オープンソース監査に</w:t>
      </w:r>
      <w:del w:id="448" w:author="工内隆" w:date="2018-02-15T15:46:00Z">
        <w:r w:rsidDel="00D51C76">
          <w:rPr>
            <w:color w:val="414042"/>
            <w:spacing w:val="-9"/>
            <w:w w:val="105"/>
          </w:rPr>
          <w:delText xml:space="preserve"> </w:delText>
        </w:r>
      </w:del>
      <w:r>
        <w:rPr>
          <w:color w:val="414042"/>
          <w:spacing w:val="-6"/>
          <w:w w:val="105"/>
        </w:rPr>
        <w:t>対する</w:t>
      </w:r>
      <w:r>
        <w:rPr>
          <w:color w:val="414042"/>
          <w:spacing w:val="-9"/>
          <w:w w:val="105"/>
        </w:rPr>
        <w:t>（</w:t>
      </w:r>
      <w:r>
        <w:rPr>
          <w:color w:val="414042"/>
          <w:w w:val="105"/>
        </w:rPr>
        <w:t>コストと時間の</w:t>
      </w:r>
      <w:r>
        <w:rPr>
          <w:color w:val="414042"/>
          <w:spacing w:val="-33"/>
          <w:w w:val="105"/>
        </w:rPr>
        <w:t>）</w:t>
      </w:r>
      <w:r>
        <w:rPr>
          <w:color w:val="414042"/>
          <w:spacing w:val="-6"/>
          <w:w w:val="105"/>
        </w:rPr>
        <w:t>見積もりを出すために</w:t>
      </w:r>
      <w:del w:id="449" w:author="Mieko Sato" w:date="2018-03-10T12:17:00Z">
        <w:r w:rsidDel="00D77B10">
          <w:rPr>
            <w:color w:val="414042"/>
            <w:spacing w:val="-6"/>
            <w:w w:val="105"/>
          </w:rPr>
          <w:delText>は</w:delText>
        </w:r>
      </w:del>
      <w:r>
        <w:rPr>
          <w:color w:val="414042"/>
          <w:spacing w:val="-6"/>
          <w:w w:val="105"/>
        </w:rPr>
        <w:t>、監査人はコードベースのサイ</w:t>
      </w:r>
      <w:del w:id="450" w:author="工内隆" w:date="2018-02-15T15:46:00Z">
        <w:r w:rsidDel="00D51C76">
          <w:rPr>
            <w:color w:val="414042"/>
            <w:spacing w:val="-6"/>
            <w:w w:val="105"/>
          </w:rPr>
          <w:delText xml:space="preserve"> </w:delText>
        </w:r>
      </w:del>
      <w:r>
        <w:rPr>
          <w:color w:val="414042"/>
          <w:spacing w:val="-7"/>
          <w:w w:val="105"/>
        </w:rPr>
        <w:t>ズとその特徴、</w:t>
      </w:r>
      <w:ins w:id="451" w:author="Mieko Sato" w:date="2018-04-02T10:57:00Z">
        <w:r w:rsidR="00D70B33">
          <w:rPr>
            <w:rFonts w:hint="eastAsia"/>
            <w:color w:val="414042"/>
            <w:spacing w:val="-7"/>
            <w:w w:val="105"/>
          </w:rPr>
          <w:t>および</w:t>
        </w:r>
      </w:ins>
      <w:del w:id="452" w:author="Mieko Sato" w:date="2018-04-02T10:57:00Z">
        <w:r w:rsidDel="00D70B33">
          <w:rPr>
            <w:color w:val="414042"/>
            <w:spacing w:val="-7"/>
            <w:w w:val="105"/>
          </w:rPr>
          <w:delText>そして</w:delText>
        </w:r>
      </w:del>
      <w:r>
        <w:rPr>
          <w:color w:val="414042"/>
          <w:spacing w:val="-7"/>
          <w:w w:val="105"/>
        </w:rPr>
        <w:t>プロジェクトの緊急性について</w:t>
      </w:r>
      <w:ins w:id="453" w:author="Mieko Sato" w:date="2018-04-02T10:57:00Z">
        <w:r w:rsidR="00C02E41">
          <w:rPr>
            <w:rFonts w:hint="eastAsia"/>
            <w:color w:val="414042"/>
            <w:spacing w:val="-7"/>
            <w:w w:val="105"/>
          </w:rPr>
          <w:t>、</w:t>
        </w:r>
      </w:ins>
      <w:r>
        <w:rPr>
          <w:color w:val="414042"/>
          <w:spacing w:val="-7"/>
          <w:w w:val="105"/>
        </w:rPr>
        <w:t>基本的</w:t>
      </w:r>
      <w:ins w:id="454" w:author="Mieko Sato" w:date="2018-02-28T18:31:00Z">
        <w:r w:rsidR="00A43544">
          <w:rPr>
            <w:rFonts w:hint="eastAsia"/>
            <w:color w:val="414042"/>
            <w:spacing w:val="-7"/>
            <w:w w:val="105"/>
          </w:rPr>
          <w:t>に</w:t>
        </w:r>
      </w:ins>
      <w:del w:id="455" w:author="Mieko Sato" w:date="2018-02-28T18:31:00Z">
        <w:r w:rsidDel="00A43544">
          <w:rPr>
            <w:color w:val="414042"/>
            <w:spacing w:val="-7"/>
            <w:w w:val="105"/>
          </w:rPr>
          <w:delText>な</w:delText>
        </w:r>
      </w:del>
      <w:r>
        <w:rPr>
          <w:color w:val="414042"/>
          <w:spacing w:val="-7"/>
          <w:w w:val="105"/>
        </w:rPr>
        <w:t>理解</w:t>
      </w:r>
      <w:ins w:id="456" w:author="Mieko Sato" w:date="2018-02-28T18:31:00Z">
        <w:r w:rsidR="00A43544">
          <w:rPr>
            <w:rFonts w:hint="eastAsia"/>
            <w:color w:val="414042"/>
            <w:spacing w:val="-7"/>
            <w:w w:val="105"/>
          </w:rPr>
          <w:t>する</w:t>
        </w:r>
      </w:ins>
      <w:del w:id="457" w:author="Mieko Sato" w:date="2018-02-28T18:31:00Z">
        <w:r w:rsidDel="00A43544">
          <w:rPr>
            <w:color w:val="414042"/>
            <w:spacing w:val="-7"/>
            <w:w w:val="105"/>
          </w:rPr>
          <w:delText>を</w:delText>
        </w:r>
        <w:r w:rsidDel="00A43544">
          <w:rPr>
            <w:color w:val="414042"/>
            <w:spacing w:val="-25"/>
          </w:rPr>
          <w:delText>も</w:delText>
        </w:r>
        <w:r w:rsidDel="00A43544">
          <w:rPr>
            <w:color w:val="414042"/>
            <w:w w:val="105"/>
          </w:rPr>
          <w:delText>つ</w:delText>
        </w:r>
      </w:del>
      <w:r>
        <w:rPr>
          <w:color w:val="414042"/>
          <w:w w:val="105"/>
        </w:rPr>
        <w:t>必要</w:t>
      </w:r>
      <w:del w:id="458" w:author="工内隆" w:date="2018-02-15T15:46:00Z">
        <w:r w:rsidDel="00D51C76">
          <w:rPr>
            <w:color w:val="414042"/>
            <w:w w:val="105"/>
          </w:rPr>
          <w:delText xml:space="preserve">  </w:delText>
        </w:r>
      </w:del>
      <w:r>
        <w:rPr>
          <w:color w:val="414042"/>
          <w:spacing w:val="-7"/>
          <w:w w:val="110"/>
        </w:rPr>
        <w:t>があります。</w:t>
      </w:r>
    </w:p>
    <w:p w14:paraId="3E03CA9D" w14:textId="77777777" w:rsidR="00D01E5D" w:rsidRDefault="00D01E5D">
      <w:pPr>
        <w:pStyle w:val="a3"/>
        <w:spacing w:before="8"/>
      </w:pPr>
    </w:p>
    <w:p w14:paraId="3280AF78" w14:textId="21F751CF" w:rsidR="00D01E5D" w:rsidRDefault="0022633E">
      <w:pPr>
        <w:pStyle w:val="a3"/>
        <w:ind w:left="395" w:right="337"/>
      </w:pPr>
      <w:r>
        <w:rPr>
          <w:color w:val="414042"/>
          <w:spacing w:val="-11"/>
          <w:w w:val="105"/>
        </w:rPr>
        <w:t>監査人が挙げる</w:t>
      </w:r>
      <w:del w:id="459" w:author="工内隆" w:date="2018-02-15T15:47:00Z">
        <w:r w:rsidDel="00D51C76">
          <w:rPr>
            <w:color w:val="414042"/>
            <w:spacing w:val="-11"/>
            <w:w w:val="105"/>
          </w:rPr>
          <w:delText>であろう</w:delText>
        </w:r>
      </w:del>
      <w:r>
        <w:rPr>
          <w:color w:val="414042"/>
          <w:spacing w:val="-11"/>
          <w:w w:val="105"/>
        </w:rPr>
        <w:t>最初の質問は、ソースコー</w:t>
      </w:r>
      <w:r>
        <w:rPr>
          <w:color w:val="414042"/>
          <w:spacing w:val="12"/>
        </w:rPr>
        <w:t xml:space="preserve">ド </w:t>
      </w:r>
      <w:del w:id="460" w:author="Mieko Sato" w:date="2018-03-04T16:13:00Z">
        <w:r w:rsidDel="00245A8A">
          <w:rPr>
            <w:color w:val="414042"/>
            <w:spacing w:val="12"/>
          </w:rPr>
          <w:delText xml:space="preserve"> </w:delText>
        </w:r>
      </w:del>
      <w:r>
        <w:rPr>
          <w:color w:val="414042"/>
          <w:spacing w:val="-14"/>
          <w:w w:val="105"/>
        </w:rPr>
        <w:t>ベースのメ</w:t>
      </w:r>
      <w:r>
        <w:rPr>
          <w:color w:val="414042"/>
        </w:rPr>
        <w:t>ト</w:t>
      </w:r>
      <w:r>
        <w:rPr>
          <w:color w:val="414042"/>
          <w:spacing w:val="-6"/>
          <w:w w:val="105"/>
        </w:rPr>
        <w:t>リクスに関する</w:t>
      </w:r>
      <w:r>
        <w:rPr>
          <w:color w:val="414042"/>
          <w:spacing w:val="-6"/>
        </w:rPr>
        <w:t>も</w:t>
      </w:r>
      <w:r>
        <w:rPr>
          <w:color w:val="414042"/>
          <w:spacing w:val="-12"/>
          <w:w w:val="105"/>
        </w:rPr>
        <w:t>のでしょう。たとえば、監査対象のコー</w:t>
      </w:r>
      <w:r>
        <w:rPr>
          <w:color w:val="414042"/>
        </w:rPr>
        <w:t>ド</w:t>
      </w:r>
      <w:r>
        <w:rPr>
          <w:color w:val="414042"/>
          <w:spacing w:val="-18"/>
          <w:w w:val="105"/>
        </w:rPr>
        <w:t>ベースのサイズ、ソースコー</w:t>
      </w:r>
      <w:r>
        <w:rPr>
          <w:color w:val="414042"/>
        </w:rPr>
        <w:t>ド</w:t>
      </w:r>
      <w:r>
        <w:rPr>
          <w:color w:val="414042"/>
          <w:spacing w:val="-6"/>
          <w:w w:val="105"/>
        </w:rPr>
        <w:t xml:space="preserve">のライン数、  </w:t>
      </w:r>
      <w:r>
        <w:rPr>
          <w:color w:val="414042"/>
          <w:spacing w:val="-19"/>
          <w:w w:val="105"/>
        </w:rPr>
        <w:t>ファイルの数などです。また</w:t>
      </w:r>
      <w:del w:id="461" w:author="Mieko Sato" w:date="2018-03-19T16:54:00Z">
        <w:r w:rsidDel="00BE0375">
          <w:rPr>
            <w:color w:val="414042"/>
            <w:spacing w:val="-19"/>
            <w:w w:val="105"/>
          </w:rPr>
          <w:delText>、</w:delText>
        </w:r>
      </w:del>
      <w:r>
        <w:rPr>
          <w:color w:val="414042"/>
          <w:spacing w:val="-19"/>
          <w:w w:val="105"/>
        </w:rPr>
        <w:t>彼ら</w:t>
      </w:r>
      <w:del w:id="462" w:author="Mieko Sato" w:date="2018-03-19T16:54:00Z">
        <w:r w:rsidDel="00BE0375">
          <w:rPr>
            <w:color w:val="414042"/>
            <w:spacing w:val="-19"/>
            <w:w w:val="105"/>
          </w:rPr>
          <w:delText>として</w:delText>
        </w:r>
      </w:del>
      <w:r>
        <w:rPr>
          <w:color w:val="414042"/>
          <w:spacing w:val="-19"/>
          <w:w w:val="105"/>
        </w:rPr>
        <w:t>は、コー</w:t>
      </w:r>
      <w:r>
        <w:rPr>
          <w:color w:val="414042"/>
        </w:rPr>
        <w:t>ド</w:t>
      </w:r>
      <w:r>
        <w:rPr>
          <w:color w:val="414042"/>
          <w:spacing w:val="-12"/>
          <w:w w:val="105"/>
        </w:rPr>
        <w:t>ベースがソースコー</w:t>
      </w:r>
      <w:r>
        <w:rPr>
          <w:color w:val="414042"/>
          <w:spacing w:val="5"/>
        </w:rPr>
        <w:t>ド</w:t>
      </w:r>
      <w:r>
        <w:rPr>
          <w:color w:val="414042"/>
          <w:spacing w:val="-1"/>
          <w:w w:val="105"/>
        </w:rPr>
        <w:t xml:space="preserve">だけなのか、  </w:t>
      </w:r>
      <w:ins w:id="463" w:author="Mieko Sato" w:date="2018-03-04T13:18:00Z">
        <w:r w:rsidR="00993D2F">
          <w:rPr>
            <w:rFonts w:hint="eastAsia"/>
            <w:color w:val="414042"/>
            <w:spacing w:val="-1"/>
            <w:w w:val="105"/>
          </w:rPr>
          <w:t>あるいは</w:t>
        </w:r>
      </w:ins>
      <w:del w:id="464" w:author="Mieko Sato" w:date="2018-03-04T13:18:00Z">
        <w:r w:rsidDel="00993D2F">
          <w:rPr>
            <w:color w:val="414042"/>
            <w:spacing w:val="-19"/>
            <w:w w:val="110"/>
          </w:rPr>
          <w:delText>一方で</w:delText>
        </w:r>
      </w:del>
      <w:r>
        <w:rPr>
          <w:color w:val="414042"/>
          <w:spacing w:val="-19"/>
          <w:w w:val="110"/>
        </w:rPr>
        <w:t>バイナリ</w:t>
      </w:r>
      <w:ins w:id="465" w:author="Mieko Sato" w:date="2018-03-10T12:16:00Z">
        <w:r w:rsidR="00696CB3">
          <w:rPr>
            <w:rFonts w:hint="eastAsia"/>
            <w:color w:val="414042"/>
            <w:spacing w:val="-19"/>
            <w:w w:val="110"/>
          </w:rPr>
          <w:t xml:space="preserve"> </w:t>
        </w:r>
      </w:ins>
      <w:r>
        <w:rPr>
          <w:color w:val="414042"/>
          <w:spacing w:val="-19"/>
          <w:w w:val="110"/>
        </w:rPr>
        <w:t>ファイルやコンフィグレーション</w:t>
      </w:r>
      <w:ins w:id="466" w:author="Mieko Sato" w:date="2018-03-04T16:13:00Z">
        <w:r w:rsidR="00245A8A">
          <w:rPr>
            <w:rFonts w:hint="eastAsia"/>
            <w:color w:val="414042"/>
            <w:spacing w:val="-19"/>
            <w:w w:val="110"/>
          </w:rPr>
          <w:t xml:space="preserve"> </w:t>
        </w:r>
      </w:ins>
      <w:r>
        <w:rPr>
          <w:color w:val="414042"/>
          <w:spacing w:val="-19"/>
          <w:w w:val="110"/>
        </w:rPr>
        <w:t>ファイル、</w:t>
      </w:r>
      <w:r>
        <w:rPr>
          <w:color w:val="414042"/>
        </w:rPr>
        <w:t>ド</w:t>
      </w:r>
      <w:r>
        <w:rPr>
          <w:color w:val="414042"/>
          <w:spacing w:val="-6"/>
          <w:w w:val="110"/>
        </w:rPr>
        <w:t>キュメン</w:t>
      </w:r>
      <w:r>
        <w:rPr>
          <w:color w:val="414042"/>
          <w:spacing w:val="-4"/>
        </w:rPr>
        <w:t>ト</w:t>
      </w:r>
      <w:r>
        <w:rPr>
          <w:color w:val="414042"/>
          <w:spacing w:val="-17"/>
          <w:w w:val="110"/>
        </w:rPr>
        <w:t>、</w:t>
      </w:r>
      <w:ins w:id="467" w:author="Mieko Sato" w:date="2018-03-19T16:56:00Z">
        <w:r w:rsidR="00BE0375">
          <w:rPr>
            <w:rFonts w:hint="eastAsia"/>
            <w:color w:val="414042"/>
            <w:spacing w:val="-17"/>
            <w:w w:val="110"/>
          </w:rPr>
          <w:t>および</w:t>
        </w:r>
      </w:ins>
      <w:r>
        <w:rPr>
          <w:color w:val="414042"/>
          <w:spacing w:val="-17"/>
          <w:w w:val="110"/>
        </w:rPr>
        <w:t>その他のファイ</w:t>
      </w:r>
      <w:r>
        <w:rPr>
          <w:color w:val="414042"/>
          <w:spacing w:val="-6"/>
          <w:w w:val="105"/>
        </w:rPr>
        <w:t>ル</w:t>
      </w:r>
      <w:ins w:id="468" w:author="Mieko Sato" w:date="2018-03-04T16:13:00Z">
        <w:r w:rsidR="00245A8A">
          <w:rPr>
            <w:rFonts w:hint="eastAsia"/>
            <w:color w:val="414042"/>
            <w:spacing w:val="-6"/>
            <w:w w:val="105"/>
          </w:rPr>
          <w:t xml:space="preserve"> </w:t>
        </w:r>
      </w:ins>
      <w:r>
        <w:rPr>
          <w:color w:val="414042"/>
          <w:spacing w:val="-6"/>
          <w:w w:val="105"/>
        </w:rPr>
        <w:t>フォーマットの</w:t>
      </w:r>
      <w:r>
        <w:rPr>
          <w:color w:val="414042"/>
        </w:rPr>
        <w:t>も</w:t>
      </w:r>
      <w:r>
        <w:rPr>
          <w:color w:val="414042"/>
          <w:spacing w:val="-10"/>
          <w:w w:val="105"/>
        </w:rPr>
        <w:t>のを含んでいるのか</w:t>
      </w:r>
      <w:del w:id="469" w:author="Mieko Sato" w:date="2018-04-02T10:58:00Z">
        <w:r w:rsidDel="00C02E41">
          <w:rPr>
            <w:color w:val="414042"/>
            <w:spacing w:val="-10"/>
            <w:w w:val="105"/>
          </w:rPr>
          <w:delText>、</w:delText>
        </w:r>
      </w:del>
      <w:del w:id="470" w:author="Mieko Sato" w:date="2018-03-19T16:57:00Z">
        <w:r w:rsidDel="00BE0375">
          <w:rPr>
            <w:color w:val="414042"/>
            <w:spacing w:val="-10"/>
            <w:w w:val="105"/>
          </w:rPr>
          <w:delText>ということ</w:delText>
        </w:r>
      </w:del>
      <w:r>
        <w:rPr>
          <w:color w:val="414042"/>
          <w:spacing w:val="-7"/>
        </w:rPr>
        <w:t>も</w:t>
      </w:r>
      <w:r>
        <w:rPr>
          <w:color w:val="414042"/>
          <w:spacing w:val="-12"/>
          <w:w w:val="105"/>
        </w:rPr>
        <w:t>質問するでしょう。監査対象の</w:t>
      </w:r>
      <w:del w:id="471" w:author="工内隆" w:date="2018-02-15T15:48:00Z">
        <w:r w:rsidDel="00D51C76">
          <w:rPr>
            <w:color w:val="414042"/>
            <w:spacing w:val="-12"/>
            <w:w w:val="105"/>
          </w:rPr>
          <w:delText xml:space="preserve">  </w:delText>
        </w:r>
      </w:del>
      <w:r>
        <w:rPr>
          <w:color w:val="414042"/>
          <w:spacing w:val="-13"/>
          <w:w w:val="110"/>
        </w:rPr>
        <w:t>ファイルの拡張子を知る</w:t>
      </w:r>
      <w:ins w:id="472" w:author="Mieko Sato" w:date="2018-03-04T13:11:00Z">
        <w:r w:rsidR="006772BC">
          <w:rPr>
            <w:rFonts w:hint="eastAsia"/>
            <w:color w:val="414042"/>
            <w:spacing w:val="-13"/>
            <w:w w:val="110"/>
          </w:rPr>
          <w:t>こと</w:t>
        </w:r>
      </w:ins>
      <w:del w:id="473" w:author="Mieko Sato" w:date="2018-03-04T13:11:00Z">
        <w:r w:rsidDel="006772BC">
          <w:rPr>
            <w:rFonts w:hint="eastAsia"/>
            <w:color w:val="414042"/>
            <w:spacing w:val="-13"/>
            <w:w w:val="110"/>
          </w:rPr>
          <w:delText>の</w:delText>
        </w:r>
      </w:del>
      <w:del w:id="474" w:author="Mieko Sato" w:date="2018-03-04T13:21:00Z">
        <w:r w:rsidR="00A123C8" w:rsidDel="00A123C8">
          <w:rPr>
            <w:rFonts w:hint="eastAsia"/>
            <w:color w:val="414042"/>
            <w:spacing w:val="-13"/>
            <w:w w:val="110"/>
          </w:rPr>
          <w:delText>は</w:delText>
        </w:r>
      </w:del>
      <w:del w:id="475" w:author="Mieko Sato" w:date="2018-02-28T17:08:00Z">
        <w:r w:rsidR="00A123C8" w:rsidDel="008133B5">
          <w:rPr>
            <w:rFonts w:hint="eastAsia"/>
            <w:color w:val="414042"/>
            <w:spacing w:val="-13"/>
            <w:w w:val="110"/>
          </w:rPr>
          <w:delText>とき</w:delText>
        </w:r>
      </w:del>
      <w:del w:id="476" w:author="Mieko Sato" w:date="2018-03-04T13:21:00Z">
        <w:r w:rsidR="00A123C8" w:rsidDel="00A123C8">
          <w:rPr>
            <w:rFonts w:hint="eastAsia"/>
            <w:color w:val="414042"/>
            <w:spacing w:val="-13"/>
            <w:w w:val="110"/>
          </w:rPr>
          <w:delText>として、</w:delText>
        </w:r>
      </w:del>
      <w:ins w:id="477" w:author="Mieko Sato" w:date="2018-03-04T13:23:00Z">
        <w:r w:rsidR="00A123C8">
          <w:rPr>
            <w:rFonts w:hint="eastAsia"/>
            <w:color w:val="414042"/>
            <w:spacing w:val="-13"/>
            <w:w w:val="110"/>
          </w:rPr>
          <w:t>が</w:t>
        </w:r>
      </w:ins>
      <w:ins w:id="478" w:author="Mieko Sato" w:date="2018-03-04T13:49:00Z">
        <w:r w:rsidR="0082601F">
          <w:rPr>
            <w:rFonts w:hint="eastAsia"/>
            <w:color w:val="414042"/>
            <w:spacing w:val="-13"/>
            <w:w w:val="110"/>
          </w:rPr>
          <w:t>、</w:t>
        </w:r>
      </w:ins>
      <w:r>
        <w:rPr>
          <w:color w:val="414042"/>
          <w:spacing w:val="-13"/>
          <w:w w:val="110"/>
        </w:rPr>
        <w:t>監査人にとって</w:t>
      </w:r>
      <w:del w:id="479" w:author="Mieko Sato" w:date="2018-03-04T13:21:00Z">
        <w:r w:rsidDel="00A123C8">
          <w:rPr>
            <w:color w:val="414042"/>
          </w:rPr>
          <w:delText>も</w:delText>
        </w:r>
      </w:del>
      <w:r>
        <w:rPr>
          <w:color w:val="414042"/>
          <w:spacing w:val="-9"/>
          <w:w w:val="110"/>
        </w:rPr>
        <w:t>有益</w:t>
      </w:r>
      <w:ins w:id="480" w:author="Mieko Sato" w:date="2018-03-04T13:23:00Z">
        <w:r w:rsidR="00A123C8">
          <w:rPr>
            <w:rFonts w:hint="eastAsia"/>
            <w:color w:val="414042"/>
            <w:spacing w:val="-9"/>
            <w:w w:val="110"/>
          </w:rPr>
          <w:t>になることもあります。</w:t>
        </w:r>
      </w:ins>
      <w:del w:id="481" w:author="Mieko Sato" w:date="2018-03-04T13:23:00Z">
        <w:r w:rsidDel="00A123C8">
          <w:rPr>
            <w:color w:val="414042"/>
            <w:spacing w:val="-9"/>
            <w:w w:val="110"/>
          </w:rPr>
          <w:delText>なことなのです。</w:delText>
        </w:r>
      </w:del>
    </w:p>
    <w:p w14:paraId="0DD85E8C" w14:textId="77777777" w:rsidR="00D01E5D" w:rsidRDefault="00D01E5D">
      <w:pPr>
        <w:pStyle w:val="a3"/>
        <w:rPr>
          <w:sz w:val="38"/>
        </w:rPr>
      </w:pPr>
    </w:p>
    <w:p w14:paraId="40AFCD11" w14:textId="17456D9E" w:rsidR="00D01E5D" w:rsidRDefault="0022633E">
      <w:pPr>
        <w:pStyle w:val="a3"/>
        <w:ind w:left="395" w:right="387"/>
        <w:jc w:val="both"/>
      </w:pPr>
      <w:r>
        <w:rPr>
          <w:color w:val="414042"/>
          <w:spacing w:val="-8"/>
          <w:w w:val="105"/>
        </w:rPr>
        <w:t>成熟した企業では</w:t>
      </w:r>
      <w:ins w:id="482" w:author="Mieko Sato" w:date="2018-03-04T13:54:00Z">
        <w:r w:rsidR="00484107">
          <w:rPr>
            <w:rFonts w:hint="eastAsia"/>
            <w:color w:val="414042"/>
            <w:spacing w:val="-8"/>
            <w:w w:val="105"/>
          </w:rPr>
          <w:t>、</w:t>
        </w:r>
      </w:ins>
      <w:del w:id="483" w:author="Mieko Sato" w:date="2018-04-02T10:59:00Z">
        <w:r w:rsidDel="00C02E41">
          <w:rPr>
            <w:color w:val="414042"/>
            <w:spacing w:val="-8"/>
            <w:w w:val="105"/>
          </w:rPr>
          <w:delText>通常</w:delText>
        </w:r>
      </w:del>
      <w:r>
        <w:rPr>
          <w:color w:val="414042"/>
          <w:spacing w:val="-8"/>
          <w:w w:val="105"/>
        </w:rPr>
        <w:t>自社</w:t>
      </w:r>
      <w:ins w:id="484" w:author="Mieko Sato" w:date="2018-03-04T13:54:00Z">
        <w:r w:rsidR="00484107">
          <w:rPr>
            <w:rFonts w:hint="eastAsia"/>
            <w:color w:val="414042"/>
            <w:spacing w:val="-8"/>
            <w:w w:val="105"/>
          </w:rPr>
          <w:t>製品</w:t>
        </w:r>
      </w:ins>
      <w:del w:id="485" w:author="Mieko Sato" w:date="2018-03-04T13:54:00Z">
        <w:r w:rsidDel="00484107">
          <w:rPr>
            <w:color w:val="414042"/>
            <w:spacing w:val="-8"/>
            <w:w w:val="105"/>
          </w:rPr>
          <w:delText>プロダク</w:delText>
        </w:r>
        <w:r w:rsidDel="00484107">
          <w:rPr>
            <w:color w:val="414042"/>
          </w:rPr>
          <w:delText>ト</w:delText>
        </w:r>
      </w:del>
      <w:r>
        <w:rPr>
          <w:color w:val="414042"/>
          <w:spacing w:val="-8"/>
          <w:w w:val="105"/>
        </w:rPr>
        <w:t>やプロジェク</w:t>
      </w:r>
      <w:r>
        <w:rPr>
          <w:color w:val="414042"/>
          <w:spacing w:val="-26"/>
        </w:rPr>
        <w:t>ト</w:t>
      </w:r>
      <w:r>
        <w:rPr>
          <w:color w:val="414042"/>
          <w:spacing w:val="-9"/>
          <w:w w:val="105"/>
        </w:rPr>
        <w:t>で使われているオープンソー</w:t>
      </w:r>
      <w:del w:id="486" w:author="工内隆" w:date="2018-02-15T15:48:00Z">
        <w:r w:rsidDel="00D51C76">
          <w:rPr>
            <w:color w:val="414042"/>
            <w:spacing w:val="-9"/>
            <w:w w:val="105"/>
          </w:rPr>
          <w:delText xml:space="preserve"> </w:delText>
        </w:r>
      </w:del>
      <w:r>
        <w:rPr>
          <w:color w:val="414042"/>
          <w:spacing w:val="-13"/>
          <w:w w:val="110"/>
        </w:rPr>
        <w:t>ス</w:t>
      </w:r>
      <w:ins w:id="487" w:author="Mieko Sato" w:date="2018-03-04T13:53:00Z">
        <w:r w:rsidR="00484107">
          <w:rPr>
            <w:rFonts w:hint="eastAsia"/>
            <w:color w:val="414042"/>
            <w:spacing w:val="-13"/>
            <w:w w:val="110"/>
          </w:rPr>
          <w:t>の</w:t>
        </w:r>
      </w:ins>
      <w:del w:id="488" w:author="Mieko Sato" w:date="2018-03-04T13:53:00Z">
        <w:r w:rsidDel="00484107">
          <w:rPr>
            <w:color w:val="414042"/>
            <w:spacing w:val="-13"/>
            <w:w w:val="110"/>
          </w:rPr>
          <w:delText xml:space="preserve"> </w:delText>
        </w:r>
      </w:del>
      <w:r>
        <w:rPr>
          <w:color w:val="414042"/>
          <w:spacing w:val="-13"/>
          <w:w w:val="110"/>
        </w:rPr>
        <w:t>コンポーネン</w:t>
      </w:r>
      <w:r>
        <w:rPr>
          <w:color w:val="414042"/>
          <w:spacing w:val="-4"/>
        </w:rPr>
        <w:t>ト</w:t>
      </w:r>
      <w:ins w:id="489" w:author="Mieko Sato" w:date="2018-03-04T13:53:00Z">
        <w:r w:rsidR="00484107">
          <w:rPr>
            <w:rFonts w:hint="eastAsia"/>
            <w:color w:val="414042"/>
            <w:spacing w:val="-4"/>
          </w:rPr>
          <w:t>や</w:t>
        </w:r>
      </w:ins>
      <w:del w:id="490" w:author="Mieko Sato" w:date="2018-03-04T13:53:00Z">
        <w:r w:rsidDel="00484107">
          <w:rPr>
            <w:color w:val="414042"/>
            <w:spacing w:val="-17"/>
            <w:w w:val="110"/>
          </w:rPr>
          <w:delText>、</w:delText>
        </w:r>
      </w:del>
      <w:r>
        <w:rPr>
          <w:color w:val="414042"/>
          <w:spacing w:val="-17"/>
          <w:w w:val="110"/>
        </w:rPr>
        <w:t>バージョンについて</w:t>
      </w:r>
      <w:ins w:id="491" w:author="Mieko Sato" w:date="2018-03-04T16:13:00Z">
        <w:r w:rsidR="001C65AE">
          <w:rPr>
            <w:rFonts w:hint="eastAsia"/>
            <w:color w:val="414042"/>
            <w:spacing w:val="-17"/>
            <w:w w:val="110"/>
          </w:rPr>
          <w:t>、</w:t>
        </w:r>
      </w:ins>
      <w:r>
        <w:rPr>
          <w:color w:val="414042"/>
          <w:spacing w:val="-17"/>
          <w:w w:val="110"/>
        </w:rPr>
        <w:t>記録を残してい</w:t>
      </w:r>
      <w:del w:id="492" w:author="Mieko Sato" w:date="2018-03-04T13:53:00Z">
        <w:r w:rsidDel="00484107">
          <w:rPr>
            <w:color w:val="414042"/>
            <w:spacing w:val="-17"/>
            <w:w w:val="110"/>
          </w:rPr>
          <w:delText>き</w:delText>
        </w:r>
      </w:del>
      <w:r>
        <w:rPr>
          <w:color w:val="414042"/>
          <w:spacing w:val="-17"/>
          <w:w w:val="110"/>
        </w:rPr>
        <w:t>ます。こうい</w:t>
      </w:r>
      <w:r>
        <w:rPr>
          <w:color w:val="414042"/>
          <w:spacing w:val="-10"/>
          <w:w w:val="115"/>
        </w:rPr>
        <w:t>っ</w:t>
      </w:r>
      <w:r>
        <w:rPr>
          <w:color w:val="414042"/>
          <w:w w:val="110"/>
        </w:rPr>
        <w:t>た情報は非</w:t>
      </w:r>
      <w:r>
        <w:rPr>
          <w:color w:val="414042"/>
          <w:spacing w:val="-10"/>
          <w:w w:val="105"/>
        </w:rPr>
        <w:t>常に有益で、</w:t>
      </w:r>
      <w:ins w:id="493" w:author="Mieko Sato" w:date="2018-03-04T16:09:00Z">
        <w:r w:rsidR="001B2613">
          <w:rPr>
            <w:rFonts w:hint="eastAsia"/>
            <w:color w:val="414042"/>
            <w:spacing w:val="-10"/>
            <w:w w:val="105"/>
          </w:rPr>
          <w:t>想定される</w:t>
        </w:r>
      </w:ins>
      <w:del w:id="494" w:author="Mieko Sato" w:date="2018-03-04T16:09:00Z">
        <w:r w:rsidDel="001B2613">
          <w:rPr>
            <w:color w:val="414042"/>
            <w:spacing w:val="-10"/>
            <w:w w:val="105"/>
          </w:rPr>
          <w:delText>監査人が見込む</w:delText>
        </w:r>
      </w:del>
      <w:r>
        <w:rPr>
          <w:color w:val="414042"/>
          <w:spacing w:val="-10"/>
          <w:w w:val="105"/>
        </w:rPr>
        <w:t>ワークロー</w:t>
      </w:r>
      <w:r>
        <w:rPr>
          <w:color w:val="414042"/>
        </w:rPr>
        <w:t>ド</w:t>
      </w:r>
      <w:r>
        <w:rPr>
          <w:color w:val="414042"/>
          <w:spacing w:val="-15"/>
          <w:w w:val="105"/>
        </w:rPr>
        <w:t>に</w:t>
      </w:r>
      <w:ins w:id="495" w:author="Mieko Sato" w:date="2018-03-04T16:10:00Z">
        <w:r w:rsidR="00E24BA8">
          <w:rPr>
            <w:rFonts w:hint="eastAsia"/>
            <w:color w:val="414042"/>
            <w:spacing w:val="-15"/>
            <w:w w:val="105"/>
          </w:rPr>
          <w:t>関する</w:t>
        </w:r>
      </w:ins>
      <w:del w:id="496" w:author="Mieko Sato" w:date="2018-03-04T16:10:00Z">
        <w:r w:rsidDel="00E24BA8">
          <w:rPr>
            <w:color w:val="414042"/>
            <w:spacing w:val="-15"/>
            <w:w w:val="105"/>
          </w:rPr>
          <w:delText>ついて</w:delText>
        </w:r>
      </w:del>
      <w:ins w:id="497" w:author="Mieko Sato" w:date="2018-03-04T16:09:00Z">
        <w:r w:rsidR="00E24BA8">
          <w:rPr>
            <w:rFonts w:hint="eastAsia"/>
            <w:color w:val="414042"/>
            <w:spacing w:val="-15"/>
            <w:w w:val="105"/>
          </w:rPr>
          <w:t>監査人</w:t>
        </w:r>
      </w:ins>
      <w:r>
        <w:rPr>
          <w:color w:val="414042"/>
          <w:spacing w:val="-15"/>
          <w:w w:val="105"/>
        </w:rPr>
        <w:t>の理解を</w:t>
      </w:r>
      <w:ins w:id="498" w:author="Mieko Sato" w:date="2018-03-04T16:11:00Z">
        <w:r w:rsidR="00E24BA8">
          <w:rPr>
            <w:rFonts w:hint="eastAsia"/>
            <w:color w:val="414042"/>
            <w:spacing w:val="-15"/>
            <w:w w:val="105"/>
          </w:rPr>
          <w:t>高め</w:t>
        </w:r>
      </w:ins>
      <w:del w:id="499" w:author="Mieko Sato" w:date="2018-03-04T16:11:00Z">
        <w:r w:rsidDel="00E24BA8">
          <w:rPr>
            <w:color w:val="414042"/>
            <w:spacing w:val="-15"/>
            <w:w w:val="105"/>
          </w:rPr>
          <w:delText>向上させてくれ</w:delText>
        </w:r>
      </w:del>
      <w:r>
        <w:rPr>
          <w:color w:val="414042"/>
          <w:spacing w:val="-15"/>
          <w:w w:val="105"/>
        </w:rPr>
        <w:t>ます。</w:t>
      </w:r>
    </w:p>
    <w:p w14:paraId="335AE576" w14:textId="77777777" w:rsidR="00D01E5D" w:rsidRDefault="00D01E5D">
      <w:pPr>
        <w:pStyle w:val="a3"/>
        <w:spacing w:before="5"/>
      </w:pPr>
    </w:p>
    <w:p w14:paraId="4121A301" w14:textId="767FACA9" w:rsidR="00D01E5D" w:rsidRDefault="0022633E">
      <w:pPr>
        <w:pStyle w:val="a3"/>
        <w:ind w:left="395" w:right="337"/>
        <w:jc w:val="both"/>
      </w:pPr>
      <w:r>
        <w:rPr>
          <w:color w:val="414042"/>
          <w:spacing w:val="-10"/>
          <w:w w:val="105"/>
        </w:rPr>
        <w:t>監査費用の議論は</w:t>
      </w:r>
      <w:ins w:id="500" w:author="Mieko Sato" w:date="2018-03-04T16:14:00Z">
        <w:r w:rsidR="001C65AE">
          <w:rPr>
            <w:rFonts w:hint="eastAsia"/>
            <w:color w:val="414042"/>
            <w:spacing w:val="-10"/>
            <w:w w:val="105"/>
          </w:rPr>
          <w:t>、</w:t>
        </w:r>
      </w:ins>
      <w:r>
        <w:rPr>
          <w:color w:val="414042"/>
          <w:spacing w:val="-10"/>
          <w:w w:val="105"/>
        </w:rPr>
        <w:t>規模やスコープに基づ</w:t>
      </w:r>
      <w:ins w:id="501" w:author="Mieko Sato" w:date="2018-03-04T16:14:00Z">
        <w:r w:rsidR="001C65AE">
          <w:rPr>
            <w:rFonts w:hint="eastAsia"/>
            <w:color w:val="414042"/>
            <w:spacing w:val="-10"/>
            <w:w w:val="105"/>
          </w:rPr>
          <w:t>いて</w:t>
        </w:r>
      </w:ins>
      <w:del w:id="502" w:author="Mieko Sato" w:date="2018-03-04T16:14:00Z">
        <w:r w:rsidDel="001C65AE">
          <w:rPr>
            <w:color w:val="414042"/>
            <w:spacing w:val="-10"/>
            <w:w w:val="105"/>
          </w:rPr>
          <w:delText>き</w:delText>
        </w:r>
      </w:del>
      <w:r>
        <w:rPr>
          <w:color w:val="414042"/>
          <w:spacing w:val="-10"/>
          <w:w w:val="105"/>
        </w:rPr>
        <w:t>監査プロセスの中で</w:t>
      </w:r>
      <w:del w:id="503" w:author="Mieko Sato" w:date="2018-03-04T16:15:00Z">
        <w:r w:rsidDel="001C65AE">
          <w:rPr>
            <w:color w:val="414042"/>
          </w:rPr>
          <w:delText>も</w:delText>
        </w:r>
      </w:del>
      <w:r>
        <w:rPr>
          <w:color w:val="414042"/>
          <w:spacing w:val="-3"/>
          <w:w w:val="105"/>
        </w:rPr>
        <w:t>早期に起こる</w:t>
      </w:r>
      <w:r>
        <w:rPr>
          <w:color w:val="414042"/>
          <w:spacing w:val="-13"/>
          <w:w w:val="105"/>
        </w:rPr>
        <w:t>ため、買収企業</w:t>
      </w:r>
      <w:ins w:id="504" w:author="Mieko Sato" w:date="2018-03-04T16:22:00Z">
        <w:r w:rsidR="00E25912">
          <w:rPr>
            <w:rFonts w:hint="eastAsia"/>
            <w:color w:val="414042"/>
            <w:spacing w:val="-13"/>
            <w:w w:val="105"/>
          </w:rPr>
          <w:t>は</w:t>
        </w:r>
      </w:ins>
      <w:del w:id="505" w:author="Mieko Sato" w:date="2018-03-04T16:22:00Z">
        <w:r w:rsidDel="00E25912">
          <w:rPr>
            <w:color w:val="414042"/>
            <w:spacing w:val="-13"/>
            <w:w w:val="105"/>
          </w:rPr>
          <w:delText>が</w:delText>
        </w:r>
      </w:del>
      <w:r>
        <w:rPr>
          <w:color w:val="414042"/>
          <w:spacing w:val="-13"/>
          <w:w w:val="105"/>
        </w:rPr>
        <w:t>前述のような情報のすべてにアクセス</w:t>
      </w:r>
      <w:del w:id="506" w:author="Mieko Sato" w:date="2018-03-04T16:22:00Z">
        <w:r w:rsidDel="00E25912">
          <w:rPr>
            <w:color w:val="414042"/>
            <w:spacing w:val="-13"/>
            <w:w w:val="105"/>
          </w:rPr>
          <w:delText>することが</w:delText>
        </w:r>
      </w:del>
      <w:r>
        <w:rPr>
          <w:color w:val="414042"/>
          <w:spacing w:val="-13"/>
          <w:w w:val="105"/>
        </w:rPr>
        <w:t>できないか</w:t>
      </w:r>
      <w:r>
        <w:rPr>
          <w:color w:val="414042"/>
        </w:rPr>
        <w:t>も</w:t>
      </w:r>
      <w:r>
        <w:rPr>
          <w:color w:val="414042"/>
          <w:w w:val="105"/>
        </w:rPr>
        <w:t>し</w:t>
      </w:r>
      <w:del w:id="507" w:author="工内隆" w:date="2018-02-15T15:49:00Z">
        <w:r w:rsidDel="00D51C76">
          <w:rPr>
            <w:color w:val="414042"/>
            <w:w w:val="105"/>
          </w:rPr>
          <w:delText xml:space="preserve">  </w:delText>
        </w:r>
      </w:del>
      <w:r>
        <w:rPr>
          <w:color w:val="414042"/>
          <w:spacing w:val="-14"/>
          <w:w w:val="105"/>
        </w:rPr>
        <w:t>れません。</w:t>
      </w:r>
      <w:ins w:id="508" w:author="Mieko Sato" w:date="2018-03-04T16:31:00Z">
        <w:r w:rsidR="00F362CF">
          <w:rPr>
            <w:rFonts w:hint="eastAsia"/>
            <w:color w:val="414042"/>
            <w:spacing w:val="-14"/>
            <w:w w:val="105"/>
          </w:rPr>
          <w:t>しかし</w:t>
        </w:r>
      </w:ins>
      <w:r>
        <w:rPr>
          <w:color w:val="414042"/>
          <w:spacing w:val="-14"/>
          <w:w w:val="105"/>
        </w:rPr>
        <w:t>少なくと</w:t>
      </w:r>
      <w:r>
        <w:rPr>
          <w:color w:val="414042"/>
          <w:spacing w:val="-5"/>
        </w:rPr>
        <w:t>も</w:t>
      </w:r>
      <w:ins w:id="509" w:author="Mieko Sato" w:date="2018-03-04T16:41:00Z">
        <w:r w:rsidR="00AD673F">
          <w:rPr>
            <w:rFonts w:hint="eastAsia"/>
            <w:color w:val="414042"/>
            <w:spacing w:val="-5"/>
          </w:rPr>
          <w:t>、</w:t>
        </w:r>
      </w:ins>
      <w:r>
        <w:rPr>
          <w:color w:val="414042"/>
          <w:spacing w:val="-10"/>
          <w:w w:val="105"/>
        </w:rPr>
        <w:t>監査人はスキャンするファイルの数を作業開始</w:t>
      </w:r>
      <w:del w:id="510" w:author="Mieko Sato" w:date="2018-03-04T16:32:00Z">
        <w:r w:rsidDel="00F362CF">
          <w:rPr>
            <w:color w:val="414042"/>
            <w:spacing w:val="-10"/>
            <w:w w:val="105"/>
          </w:rPr>
          <w:delText>の</w:delText>
        </w:r>
      </w:del>
      <w:r>
        <w:rPr>
          <w:color w:val="414042"/>
          <w:spacing w:val="-10"/>
          <w:w w:val="105"/>
        </w:rPr>
        <w:t>前に理解し</w:t>
      </w:r>
      <w:del w:id="511" w:author="工内隆" w:date="2018-02-15T15:49:00Z">
        <w:r w:rsidDel="00D51C76">
          <w:rPr>
            <w:color w:val="414042"/>
            <w:spacing w:val="-10"/>
            <w:w w:val="105"/>
          </w:rPr>
          <w:delText xml:space="preserve"> </w:delText>
        </w:r>
      </w:del>
      <w:r>
        <w:rPr>
          <w:color w:val="414042"/>
          <w:spacing w:val="-5"/>
          <w:w w:val="105"/>
        </w:rPr>
        <w:t>ておく必要があ</w:t>
      </w:r>
      <w:r>
        <w:rPr>
          <w:color w:val="414042"/>
        </w:rPr>
        <w:t>り</w:t>
      </w:r>
      <w:ins w:id="512" w:author="Mieko Sato" w:date="2018-03-10T12:21:00Z">
        <w:r w:rsidR="00D2540A">
          <w:rPr>
            <w:rFonts w:hint="eastAsia"/>
            <w:color w:val="414042"/>
          </w:rPr>
          <w:t>、</w:t>
        </w:r>
      </w:ins>
      <w:del w:id="513" w:author="Mieko Sato" w:date="2018-03-10T12:24:00Z">
        <w:r w:rsidDel="00D2540A">
          <w:rPr>
            <w:color w:val="414042"/>
            <w:spacing w:val="-12"/>
            <w:w w:val="105"/>
          </w:rPr>
          <w:delText>ます。</w:delText>
        </w:r>
      </w:del>
      <w:del w:id="514" w:author="Mieko Sato" w:date="2018-03-04T16:42:00Z">
        <w:r w:rsidDel="00BB3C35">
          <w:rPr>
            <w:color w:val="414042"/>
            <w:spacing w:val="-12"/>
            <w:w w:val="105"/>
          </w:rPr>
          <w:delText>ただし、</w:delText>
        </w:r>
      </w:del>
      <w:r>
        <w:rPr>
          <w:color w:val="414042"/>
          <w:spacing w:val="-12"/>
          <w:w w:val="105"/>
        </w:rPr>
        <w:t>追加の情報が見積</w:t>
      </w:r>
      <w:r>
        <w:rPr>
          <w:color w:val="414042"/>
        </w:rPr>
        <w:t>もり</w:t>
      </w:r>
      <w:r>
        <w:rPr>
          <w:color w:val="414042"/>
          <w:spacing w:val="-5"/>
          <w:w w:val="105"/>
        </w:rPr>
        <w:t>の精度を上げ</w:t>
      </w:r>
      <w:ins w:id="515" w:author="Mieko Sato" w:date="2018-03-04T16:38:00Z">
        <w:r w:rsidR="00F362CF">
          <w:rPr>
            <w:rFonts w:hint="eastAsia"/>
            <w:color w:val="414042"/>
            <w:spacing w:val="-5"/>
            <w:w w:val="105"/>
          </w:rPr>
          <w:t>る助けになり</w:t>
        </w:r>
      </w:ins>
      <w:del w:id="516" w:author="Mieko Sato" w:date="2018-03-04T16:37:00Z">
        <w:r w:rsidDel="00F362CF">
          <w:rPr>
            <w:color w:val="414042"/>
            <w:spacing w:val="-5"/>
            <w:w w:val="105"/>
          </w:rPr>
          <w:delText>てくれることがあ</w:delText>
        </w:r>
        <w:r w:rsidDel="00F362CF">
          <w:rPr>
            <w:color w:val="414042"/>
            <w:spacing w:val="-5"/>
          </w:rPr>
          <w:delText>り</w:delText>
        </w:r>
      </w:del>
      <w:r>
        <w:rPr>
          <w:color w:val="414042"/>
          <w:spacing w:val="-14"/>
          <w:w w:val="105"/>
        </w:rPr>
        <w:t>ます。監査人</w:t>
      </w:r>
      <w:ins w:id="517" w:author="Mieko Sato" w:date="2018-03-10T12:26:00Z">
        <w:r w:rsidR="001A4DE5">
          <w:rPr>
            <w:rFonts w:hint="eastAsia"/>
            <w:color w:val="414042"/>
            <w:spacing w:val="-14"/>
            <w:w w:val="105"/>
          </w:rPr>
          <w:t>は、</w:t>
        </w:r>
      </w:ins>
      <w:del w:id="518" w:author="Mieko Sato" w:date="2018-03-10T12:26:00Z">
        <w:r w:rsidDel="001A4DE5">
          <w:rPr>
            <w:color w:val="414042"/>
            <w:spacing w:val="-14"/>
            <w:w w:val="105"/>
          </w:rPr>
          <w:delText>が</w:delText>
        </w:r>
      </w:del>
      <w:r>
        <w:rPr>
          <w:color w:val="414042"/>
          <w:spacing w:val="-14"/>
          <w:w w:val="105"/>
        </w:rPr>
        <w:t>作業スコープを理解する上で十分な情報</w:t>
      </w:r>
      <w:ins w:id="519" w:author="Mieko Sato" w:date="2018-04-02T11:09:00Z">
        <w:r w:rsidR="002914A2">
          <w:rPr>
            <w:rFonts w:hint="eastAsia"/>
            <w:color w:val="414042"/>
            <w:spacing w:val="-14"/>
            <w:w w:val="105"/>
          </w:rPr>
          <w:t>を</w:t>
        </w:r>
      </w:ins>
      <w:del w:id="520" w:author="Mieko Sato" w:date="2018-04-02T11:09:00Z">
        <w:r w:rsidDel="002914A2">
          <w:rPr>
            <w:color w:val="414042"/>
            <w:spacing w:val="-14"/>
            <w:w w:val="105"/>
          </w:rPr>
          <w:delText>が</w:delText>
        </w:r>
      </w:del>
      <w:r>
        <w:rPr>
          <w:color w:val="414042"/>
          <w:spacing w:val="-14"/>
          <w:w w:val="105"/>
        </w:rPr>
        <w:t>得</w:t>
      </w:r>
      <w:ins w:id="521" w:author="Mieko Sato" w:date="2018-04-02T11:09:00Z">
        <w:r w:rsidR="002914A2">
          <w:rPr>
            <w:rFonts w:hint="eastAsia"/>
            <w:color w:val="414042"/>
            <w:spacing w:val="-14"/>
            <w:w w:val="105"/>
          </w:rPr>
          <w:t>たら、</w:t>
        </w:r>
      </w:ins>
      <w:del w:id="522" w:author="Mieko Sato" w:date="2018-04-02T11:09:00Z">
        <w:r w:rsidDel="002914A2">
          <w:rPr>
            <w:color w:val="414042"/>
            <w:spacing w:val="-14"/>
            <w:w w:val="105"/>
          </w:rPr>
          <w:delText>られれば、</w:delText>
        </w:r>
      </w:del>
      <w:del w:id="523" w:author="Mieko Sato" w:date="2018-03-10T12:26:00Z">
        <w:r w:rsidDel="001A4DE5">
          <w:rPr>
            <w:color w:val="414042"/>
            <w:spacing w:val="-14"/>
            <w:w w:val="105"/>
          </w:rPr>
          <w:delText>彼ら</w:delText>
        </w:r>
        <w:r w:rsidDel="001A4DE5">
          <w:rPr>
            <w:color w:val="414042"/>
            <w:spacing w:val="-13"/>
            <w:w w:val="105"/>
          </w:rPr>
          <w:delText>は</w:delText>
        </w:r>
      </w:del>
      <w:r>
        <w:rPr>
          <w:color w:val="414042"/>
          <w:spacing w:val="-13"/>
          <w:w w:val="105"/>
        </w:rPr>
        <w:t>緊急性</w:t>
      </w:r>
      <w:ins w:id="524" w:author="Mieko Sato" w:date="2018-03-10T12:26:00Z">
        <w:r w:rsidR="001A4DE5">
          <w:rPr>
            <w:rFonts w:hint="eastAsia"/>
            <w:color w:val="414042"/>
            <w:spacing w:val="-13"/>
            <w:w w:val="105"/>
          </w:rPr>
          <w:t>も</w:t>
        </w:r>
      </w:ins>
      <w:del w:id="525" w:author="Mieko Sato" w:date="2018-03-10T12:26:00Z">
        <w:r w:rsidDel="001A4DE5">
          <w:rPr>
            <w:color w:val="414042"/>
            <w:spacing w:val="-13"/>
            <w:w w:val="105"/>
          </w:rPr>
          <w:delText>の</w:delText>
        </w:r>
      </w:del>
      <w:r>
        <w:rPr>
          <w:color w:val="414042"/>
          <w:spacing w:val="-13"/>
          <w:w w:val="105"/>
        </w:rPr>
        <w:t>理解</w:t>
      </w:r>
      <w:ins w:id="526" w:author="Mieko Sato" w:date="2018-03-10T12:26:00Z">
        <w:r w:rsidR="001A4DE5">
          <w:rPr>
            <w:rFonts w:hint="eastAsia"/>
            <w:color w:val="414042"/>
            <w:spacing w:val="-13"/>
            <w:w w:val="105"/>
          </w:rPr>
          <w:t>する</w:t>
        </w:r>
      </w:ins>
      <w:del w:id="527" w:author="Mieko Sato" w:date="2018-03-10T12:26:00Z">
        <w:r w:rsidDel="001A4DE5">
          <w:rPr>
            <w:color w:val="414042"/>
            <w:spacing w:val="-13"/>
            <w:w w:val="105"/>
          </w:rPr>
          <w:delText>を</w:delText>
        </w:r>
      </w:del>
      <w:r>
        <w:rPr>
          <w:color w:val="414042"/>
          <w:spacing w:val="-13"/>
          <w:w w:val="105"/>
        </w:rPr>
        <w:t>必要</w:t>
      </w:r>
      <w:ins w:id="528" w:author="Mieko Sato" w:date="2018-03-10T12:26:00Z">
        <w:r w:rsidR="001A4DE5">
          <w:rPr>
            <w:rFonts w:hint="eastAsia"/>
            <w:color w:val="414042"/>
            <w:spacing w:val="-13"/>
            <w:w w:val="105"/>
          </w:rPr>
          <w:t>がある</w:t>
        </w:r>
      </w:ins>
      <w:del w:id="529" w:author="Mieko Sato" w:date="2018-03-10T12:26:00Z">
        <w:r w:rsidDel="001A4DE5">
          <w:rPr>
            <w:color w:val="414042"/>
            <w:spacing w:val="-13"/>
            <w:w w:val="105"/>
          </w:rPr>
          <w:delText>とする</w:delText>
        </w:r>
      </w:del>
      <w:r>
        <w:rPr>
          <w:color w:val="414042"/>
          <w:spacing w:val="-13"/>
          <w:w w:val="105"/>
        </w:rPr>
        <w:t>でしょう。それが監査のコス</w:t>
      </w:r>
      <w:r>
        <w:rPr>
          <w:color w:val="414042"/>
        </w:rPr>
        <w:t>ト</w:t>
      </w:r>
      <w:r>
        <w:rPr>
          <w:color w:val="414042"/>
          <w:spacing w:val="-5"/>
          <w:w w:val="105"/>
        </w:rPr>
        <w:t>に</w:t>
      </w:r>
      <w:ins w:id="530" w:author="Mieko Sato" w:date="2018-03-10T12:29:00Z">
        <w:r w:rsidR="00C41126">
          <w:rPr>
            <w:rFonts w:hint="eastAsia"/>
            <w:color w:val="414042"/>
            <w:spacing w:val="-5"/>
            <w:w w:val="105"/>
          </w:rPr>
          <w:t>大きく影響する</w:t>
        </w:r>
      </w:ins>
      <w:del w:id="531" w:author="Mieko Sato" w:date="2018-03-10T12:29:00Z">
        <w:r w:rsidDel="00C41126">
          <w:rPr>
            <w:color w:val="414042"/>
            <w:spacing w:val="-5"/>
            <w:w w:val="105"/>
          </w:rPr>
          <w:delText>著しいインパク</w:delText>
        </w:r>
        <w:r w:rsidDel="00C41126">
          <w:rPr>
            <w:color w:val="414042"/>
            <w:spacing w:val="5"/>
          </w:rPr>
          <w:delText>ト</w:delText>
        </w:r>
        <w:r w:rsidDel="00C41126">
          <w:rPr>
            <w:color w:val="414042"/>
            <w:spacing w:val="-6"/>
            <w:w w:val="105"/>
          </w:rPr>
          <w:delText>を与</w:delText>
        </w:r>
        <w:r w:rsidDel="00C41126">
          <w:rPr>
            <w:color w:val="414042"/>
            <w:spacing w:val="-11"/>
            <w:w w:val="110"/>
          </w:rPr>
          <w:delText>えることになる</w:delText>
        </w:r>
      </w:del>
      <w:r>
        <w:rPr>
          <w:color w:val="414042"/>
          <w:spacing w:val="-11"/>
          <w:w w:val="110"/>
        </w:rPr>
        <w:t>からです。</w:t>
      </w:r>
    </w:p>
    <w:p w14:paraId="42772D9D" w14:textId="77777777" w:rsidR="00D01E5D" w:rsidRDefault="00D01E5D">
      <w:pPr>
        <w:jc w:val="both"/>
        <w:sectPr w:rsidR="00D01E5D">
          <w:headerReference w:type="default" r:id="rId65"/>
          <w:footerReference w:type="default" r:id="rId66"/>
          <w:pgSz w:w="12240" w:h="15840"/>
          <w:pgMar w:top="0" w:right="1240" w:bottom="760" w:left="1180" w:header="0" w:footer="560" w:gutter="0"/>
          <w:pgNumType w:start="12"/>
          <w:cols w:space="720"/>
        </w:sectPr>
      </w:pPr>
    </w:p>
    <w:p w14:paraId="711DA81D" w14:textId="77777777" w:rsidR="00D01E5D" w:rsidRDefault="005668DD">
      <w:pPr>
        <w:pStyle w:val="a3"/>
        <w:rPr>
          <w:sz w:val="20"/>
        </w:rPr>
      </w:pPr>
      <w:r>
        <w:rPr>
          <w:noProof/>
        </w:rPr>
        <w:lastRenderedPageBreak/>
        <mc:AlternateContent>
          <mc:Choice Requires="wps">
            <w:drawing>
              <wp:anchor distT="0" distB="0" distL="114300" distR="114300" simplePos="0" relativeHeight="251651072" behindDoc="0" locked="0" layoutInCell="1" allowOverlap="1" wp14:anchorId="58071A99" wp14:editId="2394530C">
                <wp:simplePos x="0" y="0"/>
                <wp:positionH relativeFrom="page">
                  <wp:posOffset>607060</wp:posOffset>
                </wp:positionH>
                <wp:positionV relativeFrom="page">
                  <wp:posOffset>529590</wp:posOffset>
                </wp:positionV>
                <wp:extent cx="6583680" cy="0"/>
                <wp:effectExtent l="6985" t="15240" r="10160" b="13335"/>
                <wp:wrapNone/>
                <wp:docPr id="376"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FED26" id="Line 5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" strokecolor="#0096d6" strokeweight="1pt">
                <w10:wrap anchorx="page" anchory="page"/>
              </v:line>
            </w:pict>
          </mc:Fallback>
        </mc:AlternateContent>
      </w:r>
    </w:p>
    <w:p w14:paraId="19C756B3" w14:textId="77777777" w:rsidR="00D01E5D" w:rsidRDefault="00D01E5D">
      <w:pPr>
        <w:pStyle w:val="a3"/>
        <w:rPr>
          <w:sz w:val="20"/>
        </w:rPr>
      </w:pPr>
    </w:p>
    <w:p w14:paraId="0F55D5BD" w14:textId="77777777" w:rsidR="00D01E5D" w:rsidRDefault="00D01E5D">
      <w:pPr>
        <w:pStyle w:val="a3"/>
        <w:rPr>
          <w:sz w:val="20"/>
        </w:rPr>
      </w:pPr>
    </w:p>
    <w:p w14:paraId="6AF57CCA" w14:textId="77777777" w:rsidR="00D01E5D" w:rsidRDefault="00D01E5D">
      <w:pPr>
        <w:pStyle w:val="a3"/>
        <w:rPr>
          <w:sz w:val="20"/>
        </w:rPr>
      </w:pPr>
    </w:p>
    <w:p w14:paraId="66C13602" w14:textId="77777777" w:rsidR="00D01E5D" w:rsidRDefault="00D01E5D">
      <w:pPr>
        <w:pStyle w:val="a3"/>
        <w:rPr>
          <w:sz w:val="20"/>
        </w:rPr>
      </w:pPr>
    </w:p>
    <w:p w14:paraId="1D41E8D5" w14:textId="77777777" w:rsidR="00D01E5D" w:rsidRDefault="00D01E5D">
      <w:pPr>
        <w:pStyle w:val="a3"/>
        <w:rPr>
          <w:sz w:val="20"/>
        </w:rPr>
      </w:pPr>
    </w:p>
    <w:p w14:paraId="048E01C2" w14:textId="77777777" w:rsidR="00D01E5D" w:rsidRDefault="00D01E5D">
      <w:pPr>
        <w:pStyle w:val="a3"/>
        <w:rPr>
          <w:sz w:val="20"/>
        </w:rPr>
      </w:pPr>
    </w:p>
    <w:p w14:paraId="56E622CD" w14:textId="77777777" w:rsidR="00D01E5D" w:rsidRDefault="00D01E5D">
      <w:pPr>
        <w:pStyle w:val="a3"/>
        <w:rPr>
          <w:sz w:val="20"/>
        </w:rPr>
      </w:pPr>
    </w:p>
    <w:p w14:paraId="55D1FC92" w14:textId="77777777" w:rsidR="00D01E5D" w:rsidRDefault="00D01E5D">
      <w:pPr>
        <w:pStyle w:val="a3"/>
        <w:rPr>
          <w:sz w:val="20"/>
        </w:rPr>
      </w:pPr>
    </w:p>
    <w:p w14:paraId="73D34EAB" w14:textId="77777777" w:rsidR="00D01E5D" w:rsidRDefault="00D01E5D">
      <w:pPr>
        <w:pStyle w:val="a3"/>
        <w:rPr>
          <w:sz w:val="20"/>
        </w:rPr>
      </w:pPr>
    </w:p>
    <w:p w14:paraId="0C7DE9F7" w14:textId="77777777" w:rsidR="00D01E5D" w:rsidRDefault="00D01E5D">
      <w:pPr>
        <w:pStyle w:val="a3"/>
        <w:rPr>
          <w:sz w:val="20"/>
        </w:rPr>
      </w:pPr>
    </w:p>
    <w:p w14:paraId="55855550" w14:textId="77777777" w:rsidR="00D01E5D" w:rsidRDefault="00D01E5D">
      <w:pPr>
        <w:pStyle w:val="a3"/>
        <w:rPr>
          <w:sz w:val="20"/>
        </w:rPr>
      </w:pPr>
    </w:p>
    <w:p w14:paraId="7726BAD2" w14:textId="77777777" w:rsidR="00D01E5D" w:rsidRDefault="00D01E5D">
      <w:pPr>
        <w:pStyle w:val="a3"/>
        <w:rPr>
          <w:sz w:val="20"/>
        </w:rPr>
      </w:pPr>
    </w:p>
    <w:p w14:paraId="23DA058C" w14:textId="77777777" w:rsidR="00D01E5D" w:rsidRDefault="00D01E5D">
      <w:pPr>
        <w:pStyle w:val="a3"/>
        <w:rPr>
          <w:sz w:val="20"/>
        </w:rPr>
      </w:pPr>
    </w:p>
    <w:p w14:paraId="7E139E0D" w14:textId="77777777" w:rsidR="00D01E5D" w:rsidRDefault="00D01E5D">
      <w:pPr>
        <w:pStyle w:val="a3"/>
        <w:rPr>
          <w:sz w:val="20"/>
        </w:rPr>
      </w:pPr>
    </w:p>
    <w:p w14:paraId="51A362E4" w14:textId="77777777" w:rsidR="00D01E5D" w:rsidRDefault="00D01E5D">
      <w:pPr>
        <w:pStyle w:val="a3"/>
        <w:rPr>
          <w:sz w:val="20"/>
        </w:rPr>
      </w:pPr>
    </w:p>
    <w:p w14:paraId="04159C93" w14:textId="77777777" w:rsidR="00D01E5D" w:rsidRDefault="00D01E5D">
      <w:pPr>
        <w:pStyle w:val="a3"/>
        <w:rPr>
          <w:sz w:val="20"/>
        </w:rPr>
      </w:pPr>
    </w:p>
    <w:p w14:paraId="4C245B6A" w14:textId="77777777" w:rsidR="00D01E5D" w:rsidRDefault="00D01E5D">
      <w:pPr>
        <w:pStyle w:val="a3"/>
        <w:rPr>
          <w:sz w:val="20"/>
        </w:rPr>
      </w:pPr>
    </w:p>
    <w:p w14:paraId="29D3CB33" w14:textId="77777777" w:rsidR="00D01E5D" w:rsidRDefault="00D01E5D">
      <w:pPr>
        <w:pStyle w:val="a3"/>
        <w:rPr>
          <w:sz w:val="20"/>
        </w:rPr>
      </w:pPr>
    </w:p>
    <w:p w14:paraId="3D272743" w14:textId="77777777" w:rsidR="00D01E5D" w:rsidRDefault="00D01E5D">
      <w:pPr>
        <w:pStyle w:val="a3"/>
        <w:rPr>
          <w:sz w:val="20"/>
        </w:rPr>
      </w:pPr>
    </w:p>
    <w:p w14:paraId="221A16F9" w14:textId="77777777" w:rsidR="00D01E5D" w:rsidRDefault="00D01E5D">
      <w:pPr>
        <w:pStyle w:val="a3"/>
        <w:rPr>
          <w:sz w:val="20"/>
        </w:rPr>
      </w:pPr>
    </w:p>
    <w:p w14:paraId="5DF01BEE" w14:textId="77777777" w:rsidR="00D01E5D" w:rsidRDefault="00D01E5D">
      <w:pPr>
        <w:pStyle w:val="a3"/>
        <w:rPr>
          <w:sz w:val="20"/>
        </w:rPr>
      </w:pPr>
    </w:p>
    <w:p w14:paraId="5F6C729E" w14:textId="77777777" w:rsidR="00D01E5D" w:rsidRDefault="00D01E5D">
      <w:pPr>
        <w:pStyle w:val="a3"/>
        <w:rPr>
          <w:sz w:val="20"/>
        </w:rPr>
      </w:pPr>
    </w:p>
    <w:p w14:paraId="5E760C96" w14:textId="77777777" w:rsidR="00D01E5D" w:rsidRDefault="00D01E5D">
      <w:pPr>
        <w:pStyle w:val="a3"/>
        <w:rPr>
          <w:sz w:val="20"/>
        </w:rPr>
      </w:pPr>
    </w:p>
    <w:p w14:paraId="71CDB3A0" w14:textId="77777777" w:rsidR="00D01E5D" w:rsidRDefault="00D01E5D">
      <w:pPr>
        <w:pStyle w:val="a3"/>
        <w:rPr>
          <w:sz w:val="20"/>
        </w:rPr>
      </w:pPr>
    </w:p>
    <w:p w14:paraId="7B70F8DB" w14:textId="77777777" w:rsidR="00D01E5D" w:rsidRDefault="00D01E5D">
      <w:pPr>
        <w:pStyle w:val="a3"/>
        <w:rPr>
          <w:sz w:val="20"/>
        </w:rPr>
      </w:pPr>
    </w:p>
    <w:p w14:paraId="3807F3F4" w14:textId="77777777" w:rsidR="00D01E5D" w:rsidRDefault="00D01E5D">
      <w:pPr>
        <w:pStyle w:val="a3"/>
        <w:rPr>
          <w:sz w:val="20"/>
        </w:rPr>
      </w:pPr>
    </w:p>
    <w:p w14:paraId="24269E00" w14:textId="77777777" w:rsidR="00D01E5D" w:rsidRDefault="00D01E5D">
      <w:pPr>
        <w:pStyle w:val="a3"/>
        <w:rPr>
          <w:sz w:val="20"/>
        </w:rPr>
      </w:pPr>
    </w:p>
    <w:p w14:paraId="78882EFA" w14:textId="77777777" w:rsidR="00D01E5D" w:rsidRDefault="00D01E5D">
      <w:pPr>
        <w:pStyle w:val="a3"/>
        <w:rPr>
          <w:sz w:val="20"/>
        </w:rPr>
      </w:pPr>
    </w:p>
    <w:p w14:paraId="1B7F29E1" w14:textId="77777777" w:rsidR="00D01E5D" w:rsidRDefault="00D01E5D">
      <w:pPr>
        <w:pStyle w:val="a3"/>
        <w:rPr>
          <w:sz w:val="20"/>
        </w:rPr>
      </w:pPr>
    </w:p>
    <w:p w14:paraId="7876565B" w14:textId="77777777" w:rsidR="00D01E5D" w:rsidRDefault="00D01E5D">
      <w:pPr>
        <w:pStyle w:val="a3"/>
        <w:rPr>
          <w:sz w:val="20"/>
        </w:rPr>
      </w:pPr>
    </w:p>
    <w:p w14:paraId="6EDBD50C" w14:textId="77777777" w:rsidR="00D01E5D" w:rsidRDefault="00D01E5D">
      <w:pPr>
        <w:pStyle w:val="a3"/>
        <w:rPr>
          <w:sz w:val="20"/>
        </w:rPr>
      </w:pPr>
    </w:p>
    <w:p w14:paraId="02890E19" w14:textId="77777777" w:rsidR="00D01E5D" w:rsidRDefault="00D01E5D">
      <w:pPr>
        <w:pStyle w:val="a3"/>
        <w:rPr>
          <w:sz w:val="20"/>
        </w:rPr>
      </w:pPr>
    </w:p>
    <w:p w14:paraId="5EEE7560" w14:textId="77777777" w:rsidR="00D01E5D" w:rsidRDefault="00D01E5D">
      <w:pPr>
        <w:pStyle w:val="a3"/>
        <w:rPr>
          <w:sz w:val="20"/>
        </w:rPr>
      </w:pPr>
    </w:p>
    <w:p w14:paraId="7D19C8BA" w14:textId="77777777" w:rsidR="00D01E5D" w:rsidRDefault="00D01E5D">
      <w:pPr>
        <w:pStyle w:val="a3"/>
        <w:rPr>
          <w:sz w:val="20"/>
        </w:rPr>
      </w:pPr>
    </w:p>
    <w:p w14:paraId="61368B25" w14:textId="77777777" w:rsidR="00D01E5D" w:rsidRDefault="00D01E5D">
      <w:pPr>
        <w:pStyle w:val="a3"/>
        <w:rPr>
          <w:sz w:val="20"/>
        </w:rPr>
      </w:pPr>
    </w:p>
    <w:p w14:paraId="0484E2C9" w14:textId="77777777" w:rsidR="00D01E5D" w:rsidRDefault="00D01E5D">
      <w:pPr>
        <w:pStyle w:val="a3"/>
        <w:spacing w:before="11"/>
      </w:pPr>
    </w:p>
    <w:p w14:paraId="78FCF269" w14:textId="77777777" w:rsidR="00D01E5D" w:rsidRDefault="0022633E">
      <w:pPr>
        <w:spacing w:before="211"/>
        <w:ind w:left="395"/>
        <w:rPr>
          <w:sz w:val="68"/>
        </w:rPr>
      </w:pPr>
      <w:bookmarkStart w:id="532" w:name="_bookmark4"/>
      <w:bookmarkEnd w:id="532"/>
      <w:r>
        <w:rPr>
          <w:rFonts w:ascii="Arial" w:eastAsia="Arial"/>
          <w:b/>
          <w:color w:val="009EDA"/>
          <w:sz w:val="300"/>
        </w:rPr>
        <w:t>5</w:t>
      </w:r>
      <w:r>
        <w:rPr>
          <w:rFonts w:ascii="Arial" w:eastAsia="Arial"/>
          <w:b/>
          <w:color w:val="009EDA"/>
          <w:spacing w:val="-144"/>
          <w:sz w:val="300"/>
        </w:rPr>
        <w:t xml:space="preserve"> </w:t>
      </w:r>
      <w:r>
        <w:rPr>
          <w:color w:val="009EDA"/>
          <w:spacing w:val="-27"/>
          <w:sz w:val="68"/>
        </w:rPr>
        <w:t>監査手法</w:t>
      </w:r>
    </w:p>
    <w:p w14:paraId="1AECAB98" w14:textId="77777777" w:rsidR="00D01E5D" w:rsidRDefault="00D01E5D">
      <w:pPr>
        <w:rPr>
          <w:sz w:val="68"/>
        </w:rPr>
        <w:sectPr w:rsidR="00D01E5D">
          <w:headerReference w:type="default" r:id="rId67"/>
          <w:footerReference w:type="default" r:id="rId68"/>
          <w:pgSz w:w="12240" w:h="15840"/>
          <w:pgMar w:top="820" w:right="1240" w:bottom="760" w:left="1180" w:header="0" w:footer="560" w:gutter="0"/>
          <w:pgNumType w:start="13"/>
          <w:cols w:space="720"/>
        </w:sectPr>
      </w:pPr>
    </w:p>
    <w:p w14:paraId="047FAD08" w14:textId="77777777" w:rsidR="00D01E5D" w:rsidRDefault="00D01E5D">
      <w:pPr>
        <w:pStyle w:val="a3"/>
        <w:rPr>
          <w:sz w:val="20"/>
        </w:rPr>
      </w:pPr>
    </w:p>
    <w:p w14:paraId="311DB1F9" w14:textId="77777777" w:rsidR="00D01E5D" w:rsidRDefault="00D01E5D">
      <w:pPr>
        <w:pStyle w:val="a3"/>
        <w:rPr>
          <w:sz w:val="20"/>
        </w:rPr>
      </w:pPr>
    </w:p>
    <w:p w14:paraId="5B415B6C" w14:textId="77777777" w:rsidR="00D01E5D" w:rsidRDefault="00D01E5D">
      <w:pPr>
        <w:pStyle w:val="a3"/>
        <w:rPr>
          <w:sz w:val="20"/>
        </w:rPr>
      </w:pPr>
    </w:p>
    <w:p w14:paraId="755D2063" w14:textId="77777777" w:rsidR="00D01E5D" w:rsidRDefault="00D01E5D">
      <w:pPr>
        <w:pStyle w:val="a3"/>
        <w:rPr>
          <w:sz w:val="20"/>
        </w:rPr>
      </w:pPr>
    </w:p>
    <w:p w14:paraId="10B07439" w14:textId="77777777" w:rsidR="00D01E5D" w:rsidRDefault="00D01E5D">
      <w:pPr>
        <w:pStyle w:val="a3"/>
        <w:rPr>
          <w:sz w:val="20"/>
        </w:rPr>
      </w:pPr>
    </w:p>
    <w:p w14:paraId="5C6764BB" w14:textId="77777777" w:rsidR="00D01E5D" w:rsidRDefault="00D01E5D">
      <w:pPr>
        <w:pStyle w:val="a3"/>
        <w:rPr>
          <w:sz w:val="20"/>
        </w:rPr>
      </w:pPr>
    </w:p>
    <w:p w14:paraId="0590325A" w14:textId="77777777" w:rsidR="00D01E5D" w:rsidRDefault="00D01E5D">
      <w:pPr>
        <w:pStyle w:val="a3"/>
        <w:rPr>
          <w:sz w:val="20"/>
        </w:rPr>
      </w:pPr>
    </w:p>
    <w:p w14:paraId="07E86710" w14:textId="77777777" w:rsidR="00D01E5D" w:rsidRDefault="00D01E5D">
      <w:pPr>
        <w:pStyle w:val="a3"/>
        <w:rPr>
          <w:sz w:val="20"/>
        </w:rPr>
      </w:pPr>
    </w:p>
    <w:p w14:paraId="79C68569" w14:textId="77777777" w:rsidR="00D01E5D" w:rsidRDefault="00D01E5D">
      <w:pPr>
        <w:pStyle w:val="a3"/>
        <w:spacing w:before="3"/>
        <w:rPr>
          <w:sz w:val="24"/>
        </w:rPr>
      </w:pPr>
    </w:p>
    <w:p w14:paraId="4FF8FA9D" w14:textId="414D26C9" w:rsidR="00D01E5D" w:rsidRDefault="0022633E">
      <w:pPr>
        <w:pStyle w:val="a3"/>
        <w:spacing w:before="61"/>
        <w:ind w:left="395" w:right="373"/>
      </w:pPr>
      <w:r>
        <w:rPr>
          <w:color w:val="414042"/>
          <w:spacing w:val="2"/>
          <w:w w:val="115"/>
        </w:rPr>
        <w:t>オ</w:t>
      </w:r>
      <w:r>
        <w:rPr>
          <w:color w:val="414042"/>
          <w:spacing w:val="-15"/>
          <w:w w:val="105"/>
        </w:rPr>
        <w:t>ー</w:t>
      </w:r>
      <w:r>
        <w:rPr>
          <w:color w:val="414042"/>
          <w:spacing w:val="12"/>
          <w:w w:val="115"/>
        </w:rPr>
        <w:t>プ</w:t>
      </w:r>
      <w:r>
        <w:rPr>
          <w:color w:val="414042"/>
          <w:spacing w:val="-6"/>
          <w:w w:val="105"/>
        </w:rPr>
        <w:t>ンソース監査を実施する際</w:t>
      </w:r>
      <w:ins w:id="533" w:author="工内隆" w:date="2018-02-15T15:57:00Z">
        <w:r w:rsidR="00CC0F3F">
          <w:rPr>
            <w:rFonts w:hint="eastAsia"/>
            <w:color w:val="414042"/>
            <w:spacing w:val="-6"/>
            <w:w w:val="105"/>
          </w:rPr>
          <w:t>、</w:t>
        </w:r>
      </w:ins>
      <w:del w:id="534" w:author="工内隆" w:date="2018-02-15T15:57:00Z">
        <w:r w:rsidDel="00CC0F3F">
          <w:rPr>
            <w:color w:val="414042"/>
            <w:spacing w:val="-6"/>
            <w:w w:val="105"/>
          </w:rPr>
          <w:delText>に活用する</w:delText>
        </w:r>
      </w:del>
      <w:ins w:id="535" w:author="Mieko Sato" w:date="2018-04-02T12:11:00Z">
        <w:r w:rsidR="00616FBD">
          <w:rPr>
            <w:rFonts w:hint="eastAsia"/>
            <w:color w:val="414042"/>
            <w:spacing w:val="-6"/>
            <w:w w:val="105"/>
          </w:rPr>
          <w:t>買収企業にとって価値のある</w:t>
        </w:r>
      </w:ins>
      <w:r>
        <w:rPr>
          <w:color w:val="414042"/>
          <w:spacing w:val="-6"/>
          <w:w w:val="105"/>
        </w:rPr>
        <w:t>ツー</w:t>
      </w:r>
      <w:r>
        <w:rPr>
          <w:color w:val="414042"/>
          <w:spacing w:val="5"/>
          <w:w w:val="115"/>
        </w:rPr>
        <w:t>ル</w:t>
      </w:r>
      <w:del w:id="536" w:author="Mieko Sato" w:date="2018-04-02T12:11:00Z">
        <w:r w:rsidDel="00616FBD">
          <w:rPr>
            <w:color w:val="414042"/>
            <w:w w:val="105"/>
          </w:rPr>
          <w:delText>の</w:delText>
        </w:r>
      </w:del>
      <w:r>
        <w:rPr>
          <w:color w:val="414042"/>
          <w:w w:val="105"/>
        </w:rPr>
        <w:t>機能</w:t>
      </w:r>
      <w:ins w:id="537" w:author="工内隆" w:date="2018-02-15T15:58:00Z">
        <w:r w:rsidR="00CC0F3F">
          <w:rPr>
            <w:rFonts w:hint="eastAsia"/>
            <w:color w:val="414042"/>
            <w:w w:val="105"/>
          </w:rPr>
          <w:t>が</w:t>
        </w:r>
      </w:ins>
      <w:ins w:id="538" w:author="Mieko Sato" w:date="2018-04-02T12:11:00Z">
        <w:r w:rsidR="00616FBD">
          <w:rPr>
            <w:rFonts w:hint="eastAsia"/>
            <w:color w:val="414042"/>
            <w:w w:val="105"/>
          </w:rPr>
          <w:t>あります</w:t>
        </w:r>
      </w:ins>
      <w:del w:id="539" w:author="Mieko Sato" w:date="2018-04-02T12:11:00Z">
        <w:r w:rsidDel="00616FBD">
          <w:rPr>
            <w:color w:val="414042"/>
            <w:w w:val="105"/>
          </w:rPr>
          <w:delText>で買収企業にと</w:delText>
        </w:r>
        <w:r w:rsidDel="00616FBD">
          <w:rPr>
            <w:color w:val="414042"/>
            <w:w w:val="115"/>
          </w:rPr>
          <w:delText xml:space="preserve">っ  </w:delText>
        </w:r>
        <w:r w:rsidDel="00616FBD">
          <w:rPr>
            <w:color w:val="414042"/>
            <w:spacing w:val="7"/>
            <w:w w:val="115"/>
          </w:rPr>
          <w:delText>て</w:delText>
        </w:r>
        <w:r w:rsidDel="00616FBD">
          <w:rPr>
            <w:color w:val="414042"/>
            <w:spacing w:val="-9"/>
            <w:w w:val="105"/>
          </w:rPr>
          <w:delText>有意義な価値をもたら</w:delText>
        </w:r>
      </w:del>
      <w:ins w:id="540" w:author="工内隆" w:date="2018-02-15T15:58:00Z">
        <w:del w:id="541" w:author="Mieko Sato" w:date="2018-04-02T12:11:00Z">
          <w:r w:rsidR="00CC0F3F" w:rsidDel="00616FBD">
            <w:rPr>
              <w:rFonts w:hint="eastAsia"/>
              <w:color w:val="414042"/>
              <w:spacing w:val="-9"/>
              <w:w w:val="105"/>
            </w:rPr>
            <w:delText>し</w:delText>
          </w:r>
        </w:del>
      </w:ins>
      <w:del w:id="542" w:author="Mieko Sato" w:date="2018-04-02T12:11:00Z">
        <w:r w:rsidDel="00616FBD">
          <w:rPr>
            <w:color w:val="414042"/>
            <w:spacing w:val="-9"/>
            <w:w w:val="105"/>
          </w:rPr>
          <w:delText>すものがあります</w:delText>
        </w:r>
      </w:del>
      <w:r>
        <w:rPr>
          <w:color w:val="414042"/>
          <w:spacing w:val="-9"/>
          <w:w w:val="105"/>
        </w:rPr>
        <w:t>。</w:t>
      </w:r>
      <w:del w:id="543" w:author="Mieko Sato" w:date="2018-03-10T12:48:00Z">
        <w:r w:rsidDel="00ED4B42">
          <w:rPr>
            <w:color w:val="414042"/>
            <w:w w:val="115"/>
          </w:rPr>
          <w:delText>そ</w:delText>
        </w:r>
        <w:r w:rsidDel="00ED4B42">
          <w:rPr>
            <w:color w:val="414042"/>
            <w:spacing w:val="-11"/>
            <w:w w:val="105"/>
          </w:rPr>
          <w:delText>の中で</w:delText>
        </w:r>
      </w:del>
      <w:r>
        <w:rPr>
          <w:color w:val="414042"/>
          <w:spacing w:val="-11"/>
          <w:w w:val="105"/>
        </w:rPr>
        <w:t>最も重要な機能</w:t>
      </w:r>
      <w:ins w:id="544" w:author="Mieko Sato" w:date="2018-03-10T12:48:00Z">
        <w:r w:rsidR="00ED4B42">
          <w:rPr>
            <w:rFonts w:hint="eastAsia"/>
            <w:color w:val="414042"/>
            <w:spacing w:val="-11"/>
            <w:w w:val="105"/>
          </w:rPr>
          <w:t>の1つが</w:t>
        </w:r>
      </w:ins>
      <w:del w:id="545" w:author="Mieko Sato" w:date="2018-03-10T12:48:00Z">
        <w:r w:rsidDel="00ED4B42">
          <w:rPr>
            <w:color w:val="414042"/>
            <w:spacing w:val="-11"/>
            <w:w w:val="105"/>
          </w:rPr>
          <w:delText>は</w:delText>
        </w:r>
      </w:del>
      <w:r>
        <w:rPr>
          <w:color w:val="414042"/>
          <w:spacing w:val="-11"/>
          <w:w w:val="105"/>
        </w:rPr>
        <w:t>、買収対象企業の</w:t>
      </w:r>
      <w:r>
        <w:rPr>
          <w:color w:val="414042"/>
          <w:w w:val="115"/>
        </w:rPr>
        <w:t>プ</w:t>
      </w:r>
      <w:r>
        <w:rPr>
          <w:color w:val="414042"/>
          <w:spacing w:val="-4"/>
          <w:w w:val="105"/>
        </w:rPr>
        <w:t>ロ</w:t>
      </w:r>
      <w:r>
        <w:rPr>
          <w:color w:val="414042"/>
          <w:spacing w:val="-11"/>
          <w:w w:val="115"/>
        </w:rPr>
        <w:t>プラ</w:t>
      </w:r>
      <w:r>
        <w:rPr>
          <w:color w:val="414042"/>
          <w:spacing w:val="-22"/>
          <w:w w:val="105"/>
        </w:rPr>
        <w:t>イ</w:t>
      </w:r>
      <w:r>
        <w:rPr>
          <w:color w:val="414042"/>
          <w:w w:val="115"/>
        </w:rPr>
        <w:t>エタ</w:t>
      </w:r>
      <w:r>
        <w:rPr>
          <w:color w:val="414042"/>
          <w:spacing w:val="3"/>
          <w:w w:val="105"/>
        </w:rPr>
        <w:t xml:space="preserve">リ </w:t>
      </w:r>
      <w:del w:id="546" w:author="Mieko Sato" w:date="2018-03-10T12:46:00Z">
        <w:r w:rsidDel="00657DD8">
          <w:rPr>
            <w:color w:val="414042"/>
            <w:spacing w:val="3"/>
            <w:w w:val="105"/>
          </w:rPr>
          <w:delText xml:space="preserve"> </w:delText>
        </w:r>
      </w:del>
      <w:r>
        <w:rPr>
          <w:color w:val="414042"/>
          <w:spacing w:val="3"/>
          <w:w w:val="105"/>
        </w:rPr>
        <w:t>コー</w:t>
      </w:r>
      <w:r>
        <w:rPr>
          <w:color w:val="414042"/>
        </w:rPr>
        <w:t>ド</w:t>
      </w:r>
      <w:r>
        <w:rPr>
          <w:color w:val="414042"/>
          <w:spacing w:val="-9"/>
          <w:w w:val="105"/>
        </w:rPr>
        <w:t>に混入</w:t>
      </w:r>
      <w:del w:id="547" w:author="Mieko Sato" w:date="2018-03-04T16:50:00Z">
        <w:r w:rsidDel="00BB3C35">
          <w:rPr>
            <w:color w:val="414042"/>
            <w:spacing w:val="-19"/>
            <w:w w:val="105"/>
          </w:rPr>
          <w:delText>（</w:delText>
        </w:r>
        <w:r w:rsidDel="00BB3C35">
          <w:rPr>
            <w:color w:val="414042"/>
            <w:spacing w:val="-6"/>
            <w:w w:val="105"/>
          </w:rPr>
          <w:delText>もしくは</w:delText>
        </w:r>
        <w:r w:rsidDel="00BB3C35">
          <w:rPr>
            <w:color w:val="414042"/>
            <w:w w:val="115"/>
          </w:rPr>
          <w:delText>そ</w:delText>
        </w:r>
        <w:r w:rsidDel="00BB3C35">
          <w:rPr>
            <w:color w:val="414042"/>
            <w:spacing w:val="-5"/>
            <w:w w:val="105"/>
          </w:rPr>
          <w:delText>の逆</w:delText>
        </w:r>
        <w:r w:rsidDel="00BB3C35">
          <w:rPr>
            <w:color w:val="414042"/>
            <w:spacing w:val="-15"/>
            <w:w w:val="105"/>
          </w:rPr>
          <w:delText>）</w:delText>
        </w:r>
      </w:del>
      <w:r>
        <w:rPr>
          <w:color w:val="414042"/>
          <w:spacing w:val="-15"/>
          <w:w w:val="105"/>
        </w:rPr>
        <w:t>し</w:t>
      </w:r>
      <w:del w:id="548" w:author="Mieko Sato" w:date="2018-03-19T17:27:00Z">
        <w:r w:rsidDel="00975339">
          <w:rPr>
            <w:color w:val="414042"/>
            <w:spacing w:val="-15"/>
            <w:w w:val="105"/>
          </w:rPr>
          <w:delText>てしま</w:delText>
        </w:r>
        <w:r w:rsidDel="00975339">
          <w:rPr>
            <w:color w:val="414042"/>
            <w:spacing w:val="-10"/>
            <w:w w:val="115"/>
          </w:rPr>
          <w:delText>っ</w:delText>
        </w:r>
      </w:del>
      <w:r>
        <w:rPr>
          <w:color w:val="414042"/>
          <w:spacing w:val="-30"/>
          <w:w w:val="105"/>
        </w:rPr>
        <w:t>た</w:t>
      </w:r>
      <w:del w:id="549" w:author="Mieko Sato" w:date="2018-03-04T16:51:00Z">
        <w:r w:rsidDel="00BB3C35">
          <w:rPr>
            <w:color w:val="414042"/>
            <w:spacing w:val="-30"/>
            <w:w w:val="105"/>
          </w:rPr>
          <w:delText>、</w:delText>
        </w:r>
      </w:del>
      <w:r>
        <w:rPr>
          <w:color w:val="414042"/>
          <w:spacing w:val="-4"/>
          <w:w w:val="115"/>
        </w:rPr>
        <w:t>オ</w:t>
      </w:r>
      <w:r>
        <w:rPr>
          <w:color w:val="414042"/>
          <w:spacing w:val="-23"/>
          <w:w w:val="105"/>
        </w:rPr>
        <w:t>ー</w:t>
      </w:r>
      <w:r>
        <w:rPr>
          <w:color w:val="414042"/>
          <w:spacing w:val="6"/>
          <w:w w:val="115"/>
        </w:rPr>
        <w:t>プ</w:t>
      </w:r>
      <w:r>
        <w:rPr>
          <w:color w:val="414042"/>
          <w:spacing w:val="-14"/>
          <w:w w:val="105"/>
        </w:rPr>
        <w:t>ンソー</w:t>
      </w:r>
      <w:r>
        <w:rPr>
          <w:color w:val="414042"/>
          <w:spacing w:val="-2"/>
          <w:w w:val="105"/>
        </w:rPr>
        <w:t>ス</w:t>
      </w:r>
      <w:ins w:id="550" w:author="Mieko Sato" w:date="2018-03-10T12:46:00Z">
        <w:r w:rsidR="00657DD8">
          <w:rPr>
            <w:rFonts w:hint="eastAsia"/>
            <w:color w:val="414042"/>
            <w:spacing w:val="-2"/>
            <w:w w:val="105"/>
          </w:rPr>
          <w:t xml:space="preserve"> </w:t>
        </w:r>
      </w:ins>
      <w:r>
        <w:rPr>
          <w:color w:val="414042"/>
          <w:spacing w:val="-2"/>
          <w:w w:val="105"/>
        </w:rPr>
        <w:t>コー</w:t>
      </w:r>
      <w:r>
        <w:rPr>
          <w:color w:val="414042"/>
        </w:rPr>
        <w:t>ド</w:t>
      </w:r>
      <w:r>
        <w:rPr>
          <w:color w:val="414042"/>
          <w:spacing w:val="-10"/>
          <w:w w:val="105"/>
        </w:rPr>
        <w:t>のス</w:t>
      </w:r>
      <w:r>
        <w:rPr>
          <w:color w:val="414042"/>
          <w:spacing w:val="-14"/>
          <w:w w:val="115"/>
        </w:rPr>
        <w:t>ニペッ</w:t>
      </w:r>
      <w:r>
        <w:rPr>
          <w:color w:val="414042"/>
          <w:spacing w:val="5"/>
        </w:rPr>
        <w:t>ト</w:t>
      </w:r>
      <w:ins w:id="551" w:author="Mieko Sato" w:date="2018-03-19T17:29:00Z">
        <w:r w:rsidR="00CB2A85">
          <w:rPr>
            <w:rFonts w:hint="eastAsia"/>
            <w:color w:val="414042"/>
            <w:spacing w:val="5"/>
          </w:rPr>
          <w:t>（もしくはその逆）</w:t>
        </w:r>
      </w:ins>
      <w:r>
        <w:rPr>
          <w:color w:val="414042"/>
          <w:spacing w:val="-17"/>
          <w:w w:val="105"/>
        </w:rPr>
        <w:t>を検索する機能です。また、検知した結果</w:t>
      </w:r>
      <w:del w:id="552" w:author="Mieko Sato" w:date="2018-04-02T12:17:00Z">
        <w:r w:rsidDel="007F6A86">
          <w:rPr>
            <w:rFonts w:hint="eastAsia"/>
            <w:color w:val="414042"/>
            <w:spacing w:val="-17"/>
            <w:w w:val="105"/>
          </w:rPr>
          <w:delText>に対する</w:delText>
        </w:r>
      </w:del>
      <w:ins w:id="553" w:author="Mieko Sato" w:date="2018-04-02T12:17:00Z">
        <w:r w:rsidR="007F6A86">
          <w:rPr>
            <w:rFonts w:hint="eastAsia"/>
            <w:color w:val="414042"/>
            <w:spacing w:val="-17"/>
            <w:w w:val="105"/>
          </w:rPr>
          <w:t>から</w:t>
        </w:r>
      </w:ins>
      <w:r>
        <w:rPr>
          <w:color w:val="414042"/>
          <w:spacing w:val="-17"/>
          <w:w w:val="105"/>
        </w:rPr>
        <w:t>誤検知</w:t>
      </w:r>
    </w:p>
    <w:p w14:paraId="1DB3416A" w14:textId="42850803" w:rsidR="00D01E5D" w:rsidRDefault="0022633E">
      <w:pPr>
        <w:pStyle w:val="a3"/>
        <w:spacing w:before="5"/>
        <w:ind w:left="395" w:right="497"/>
      </w:pPr>
      <w:r>
        <w:rPr>
          <w:color w:val="414042"/>
          <w:spacing w:val="-3"/>
          <w:w w:val="105"/>
        </w:rPr>
        <w:t xml:space="preserve">（False </w:t>
      </w:r>
      <w:r>
        <w:rPr>
          <w:color w:val="414042"/>
          <w:spacing w:val="-7"/>
          <w:w w:val="105"/>
        </w:rPr>
        <w:t>positive）</w:t>
      </w:r>
      <w:r>
        <w:rPr>
          <w:color w:val="414042"/>
          <w:spacing w:val="-15"/>
          <w:w w:val="105"/>
        </w:rPr>
        <w:t>を自動的に削除</w:t>
      </w:r>
      <w:del w:id="554" w:author="Mieko Sato" w:date="2018-03-19T17:30:00Z">
        <w:r w:rsidDel="00CB2A85">
          <w:rPr>
            <w:rFonts w:hint="eastAsia"/>
            <w:color w:val="414042"/>
            <w:spacing w:val="-15"/>
            <w:w w:val="105"/>
          </w:rPr>
          <w:delText>してくれ</w:delText>
        </w:r>
      </w:del>
      <w:ins w:id="555" w:author="Mieko Sato" w:date="2018-03-19T17:30:00Z">
        <w:r w:rsidR="00CB2A85">
          <w:rPr>
            <w:rFonts w:hint="eastAsia"/>
            <w:color w:val="414042"/>
            <w:spacing w:val="-15"/>
            <w:w w:val="105"/>
          </w:rPr>
          <w:t>す</w:t>
        </w:r>
      </w:ins>
      <w:r>
        <w:rPr>
          <w:color w:val="414042"/>
          <w:spacing w:val="-15"/>
          <w:w w:val="105"/>
        </w:rPr>
        <w:t>る機能もあり、</w:t>
      </w:r>
      <w:del w:id="556" w:author="Mieko Sato" w:date="2018-04-02T12:19:00Z">
        <w:r w:rsidDel="00936C11">
          <w:rPr>
            <w:color w:val="414042"/>
            <w:spacing w:val="-15"/>
            <w:w w:val="105"/>
          </w:rPr>
          <w:delText>これによって</w:delText>
        </w:r>
      </w:del>
      <w:r>
        <w:rPr>
          <w:color w:val="414042"/>
          <w:spacing w:val="-15"/>
          <w:w w:val="105"/>
        </w:rPr>
        <w:t>手作業を最</w:t>
      </w:r>
      <w:del w:id="557" w:author="Mieko Sato" w:date="2018-04-02T12:20:00Z">
        <w:r w:rsidDel="00936C11">
          <w:rPr>
            <w:color w:val="414042"/>
            <w:spacing w:val="-12"/>
            <w:w w:val="105"/>
          </w:rPr>
          <w:delText>小</w:delText>
        </w:r>
      </w:del>
      <w:ins w:id="558" w:author="Mieko Sato" w:date="2018-04-02T12:20:00Z">
        <w:r w:rsidR="00936C11">
          <w:rPr>
            <w:rFonts w:hint="eastAsia"/>
            <w:color w:val="414042"/>
            <w:spacing w:val="-12"/>
            <w:w w:val="105"/>
          </w:rPr>
          <w:t>少化</w:t>
        </w:r>
      </w:ins>
      <w:del w:id="559" w:author="Mieko Sato" w:date="2018-04-02T12:20:00Z">
        <w:r w:rsidDel="00936C11">
          <w:rPr>
            <w:color w:val="414042"/>
            <w:spacing w:val="-12"/>
            <w:w w:val="105"/>
          </w:rPr>
          <w:delText>にすることが</w:delText>
        </w:r>
      </w:del>
      <w:r>
        <w:rPr>
          <w:color w:val="414042"/>
          <w:spacing w:val="-12"/>
          <w:w w:val="105"/>
        </w:rPr>
        <w:t>できます。</w:t>
      </w:r>
    </w:p>
    <w:p w14:paraId="00E133F6" w14:textId="77777777" w:rsidR="00D01E5D" w:rsidRDefault="00D01E5D">
      <w:pPr>
        <w:pStyle w:val="a3"/>
        <w:spacing w:before="8"/>
        <w:rPr>
          <w:sz w:val="37"/>
        </w:rPr>
      </w:pPr>
    </w:p>
    <w:p w14:paraId="5A931D89" w14:textId="77777777" w:rsidR="00D01E5D" w:rsidRDefault="0022633E">
      <w:pPr>
        <w:pStyle w:val="a3"/>
        <w:spacing w:before="1"/>
        <w:ind w:left="395"/>
      </w:pPr>
      <w:r>
        <w:rPr>
          <w:color w:val="414042"/>
          <w:w w:val="105"/>
        </w:rPr>
        <w:t>監査の手法には以下の3つがあります。</w:t>
      </w:r>
    </w:p>
    <w:p w14:paraId="58E10150" w14:textId="77777777" w:rsidR="00D01E5D" w:rsidRDefault="00D01E5D">
      <w:pPr>
        <w:pStyle w:val="a3"/>
        <w:spacing w:before="2"/>
      </w:pPr>
    </w:p>
    <w:p w14:paraId="4AFC389F" w14:textId="4EBA9426" w:rsidR="00D01E5D" w:rsidRDefault="0022633E">
      <w:pPr>
        <w:pStyle w:val="a4"/>
        <w:numPr>
          <w:ilvl w:val="0"/>
          <w:numId w:val="9"/>
        </w:numPr>
        <w:tabs>
          <w:tab w:val="left" w:pos="875"/>
          <w:tab w:val="left" w:pos="876"/>
        </w:tabs>
        <w:spacing w:before="0" w:line="254" w:lineRule="auto"/>
        <w:ind w:right="418" w:hanging="360"/>
        <w:rPr>
          <w:sz w:val="28"/>
        </w:rPr>
      </w:pPr>
      <w:r>
        <w:rPr>
          <w:color w:val="414042"/>
          <w:spacing w:val="-9"/>
          <w:w w:val="105"/>
          <w:sz w:val="28"/>
        </w:rPr>
        <w:t>伝統的な監査。監査人がすべてのコー</w:t>
      </w:r>
      <w:r>
        <w:rPr>
          <w:color w:val="414042"/>
          <w:sz w:val="28"/>
        </w:rPr>
        <w:t>ド</w:t>
      </w:r>
      <w:del w:id="560" w:author="Mieko Sato" w:date="2018-03-04T17:21:00Z">
        <w:r w:rsidDel="00FC237E">
          <w:rPr>
            <w:rFonts w:hint="eastAsia"/>
            <w:color w:val="414042"/>
            <w:spacing w:val="-5"/>
            <w:w w:val="105"/>
            <w:sz w:val="28"/>
          </w:rPr>
          <w:delText>への</w:delText>
        </w:r>
      </w:del>
      <w:ins w:id="561" w:author="Mieko Sato" w:date="2018-03-04T17:21:00Z">
        <w:r w:rsidR="00FC237E">
          <w:rPr>
            <w:rFonts w:hint="eastAsia"/>
            <w:color w:val="414042"/>
            <w:spacing w:val="-5"/>
            <w:w w:val="105"/>
            <w:sz w:val="28"/>
          </w:rPr>
          <w:t>に</w:t>
        </w:r>
      </w:ins>
      <w:r>
        <w:rPr>
          <w:color w:val="414042"/>
          <w:spacing w:val="-5"/>
          <w:w w:val="105"/>
          <w:sz w:val="28"/>
        </w:rPr>
        <w:t>完全</w:t>
      </w:r>
      <w:del w:id="562" w:author="Mieko Sato" w:date="2018-03-04T17:21:00Z">
        <w:r w:rsidDel="00FC237E">
          <w:rPr>
            <w:rFonts w:hint="eastAsia"/>
            <w:color w:val="414042"/>
            <w:spacing w:val="-5"/>
            <w:w w:val="105"/>
            <w:sz w:val="28"/>
          </w:rPr>
          <w:delText>な</w:delText>
        </w:r>
      </w:del>
      <w:r>
        <w:rPr>
          <w:color w:val="414042"/>
          <w:spacing w:val="-28"/>
          <w:w w:val="110"/>
          <w:sz w:val="28"/>
        </w:rPr>
        <w:t>ア</w:t>
      </w:r>
      <w:r>
        <w:rPr>
          <w:color w:val="414042"/>
          <w:spacing w:val="-12"/>
          <w:w w:val="105"/>
          <w:sz w:val="28"/>
        </w:rPr>
        <w:t>クセス</w:t>
      </w:r>
      <w:ins w:id="563" w:author="Mieko Sato" w:date="2018-03-04T17:23:00Z">
        <w:r w:rsidR="00FC237E">
          <w:rPr>
            <w:rFonts w:hint="eastAsia"/>
            <w:color w:val="414042"/>
            <w:spacing w:val="-12"/>
            <w:w w:val="105"/>
            <w:sz w:val="28"/>
          </w:rPr>
          <w:t>し</w:t>
        </w:r>
      </w:ins>
      <w:del w:id="564" w:author="Mieko Sato" w:date="2018-03-04T17:15:00Z">
        <w:r w:rsidDel="0006614E">
          <w:rPr>
            <w:color w:val="414042"/>
            <w:spacing w:val="-12"/>
            <w:w w:val="105"/>
            <w:sz w:val="28"/>
          </w:rPr>
          <w:delText>を実施し</w:delText>
        </w:r>
      </w:del>
      <w:r>
        <w:rPr>
          <w:color w:val="414042"/>
          <w:spacing w:val="-12"/>
          <w:w w:val="105"/>
          <w:sz w:val="28"/>
        </w:rPr>
        <w:t>、実地</w:t>
      </w:r>
      <w:r>
        <w:rPr>
          <w:color w:val="414042"/>
          <w:spacing w:val="-5"/>
          <w:w w:val="105"/>
          <w:sz w:val="28"/>
        </w:rPr>
        <w:t>もしくはリ</w:t>
      </w:r>
      <w:r>
        <w:rPr>
          <w:color w:val="414042"/>
          <w:spacing w:val="2"/>
          <w:w w:val="110"/>
          <w:sz w:val="28"/>
        </w:rPr>
        <w:t>モ</w:t>
      </w:r>
      <w:r>
        <w:rPr>
          <w:color w:val="414042"/>
          <w:w w:val="105"/>
          <w:sz w:val="28"/>
        </w:rPr>
        <w:t>ー</w:t>
      </w:r>
      <w:r>
        <w:rPr>
          <w:color w:val="414042"/>
          <w:spacing w:val="-26"/>
          <w:sz w:val="28"/>
        </w:rPr>
        <w:t>ト</w:t>
      </w:r>
      <w:r>
        <w:rPr>
          <w:color w:val="414042"/>
          <w:spacing w:val="-5"/>
          <w:w w:val="105"/>
          <w:sz w:val="28"/>
        </w:rPr>
        <w:t>で監査を実施します</w:t>
      </w:r>
    </w:p>
    <w:p w14:paraId="49150E71" w14:textId="77777777" w:rsidR="00D01E5D" w:rsidRDefault="0022633E">
      <w:pPr>
        <w:pStyle w:val="a4"/>
        <w:numPr>
          <w:ilvl w:val="0"/>
          <w:numId w:val="9"/>
        </w:numPr>
        <w:tabs>
          <w:tab w:val="left" w:pos="875"/>
          <w:tab w:val="left" w:pos="876"/>
        </w:tabs>
        <w:spacing w:before="200" w:line="254" w:lineRule="auto"/>
        <w:ind w:right="859" w:hanging="360"/>
        <w:rPr>
          <w:sz w:val="28"/>
        </w:rPr>
      </w:pPr>
      <w:r>
        <w:rPr>
          <w:color w:val="414042"/>
          <w:spacing w:val="-11"/>
          <w:w w:val="110"/>
          <w:sz w:val="28"/>
        </w:rPr>
        <w:t>ブラ</w:t>
      </w:r>
      <w:r>
        <w:rPr>
          <w:color w:val="414042"/>
          <w:w w:val="105"/>
          <w:sz w:val="28"/>
        </w:rPr>
        <w:t>イ</w:t>
      </w:r>
      <w:r>
        <w:rPr>
          <w:color w:val="414042"/>
          <w:spacing w:val="-3"/>
          <w:w w:val="110"/>
          <w:sz w:val="28"/>
        </w:rPr>
        <w:t>ン</w:t>
      </w:r>
      <w:r>
        <w:rPr>
          <w:color w:val="414042"/>
          <w:spacing w:val="-12"/>
          <w:w w:val="105"/>
          <w:sz w:val="28"/>
        </w:rPr>
        <w:t>ド監査。監査人はソースコー</w:t>
      </w:r>
      <w:r>
        <w:rPr>
          <w:color w:val="414042"/>
          <w:spacing w:val="5"/>
          <w:sz w:val="28"/>
        </w:rPr>
        <w:t>ド</w:t>
      </w:r>
      <w:r>
        <w:rPr>
          <w:color w:val="414042"/>
          <w:spacing w:val="-10"/>
          <w:w w:val="105"/>
          <w:sz w:val="28"/>
        </w:rPr>
        <w:t>を見ることなく、リ</w:t>
      </w:r>
      <w:r>
        <w:rPr>
          <w:color w:val="414042"/>
          <w:spacing w:val="2"/>
          <w:w w:val="110"/>
          <w:sz w:val="28"/>
        </w:rPr>
        <w:t>モ</w:t>
      </w:r>
      <w:r>
        <w:rPr>
          <w:color w:val="414042"/>
          <w:w w:val="105"/>
          <w:sz w:val="28"/>
        </w:rPr>
        <w:t>ー</w:t>
      </w:r>
      <w:r>
        <w:rPr>
          <w:color w:val="414042"/>
          <w:spacing w:val="-26"/>
          <w:sz w:val="28"/>
        </w:rPr>
        <w:t>ト</w:t>
      </w:r>
      <w:r>
        <w:rPr>
          <w:color w:val="414042"/>
          <w:spacing w:val="-3"/>
          <w:w w:val="105"/>
          <w:sz w:val="28"/>
        </w:rPr>
        <w:t>で作業を行</w:t>
      </w:r>
      <w:r>
        <w:rPr>
          <w:color w:val="414042"/>
          <w:spacing w:val="-5"/>
          <w:w w:val="105"/>
          <w:sz w:val="28"/>
        </w:rPr>
        <w:t>います</w:t>
      </w:r>
    </w:p>
    <w:p w14:paraId="47D7E75B" w14:textId="33980EA5" w:rsidR="00D01E5D" w:rsidRDefault="0022633E">
      <w:pPr>
        <w:pStyle w:val="a4"/>
        <w:numPr>
          <w:ilvl w:val="0"/>
          <w:numId w:val="9"/>
        </w:numPr>
        <w:tabs>
          <w:tab w:val="left" w:pos="875"/>
          <w:tab w:val="left" w:pos="876"/>
        </w:tabs>
        <w:spacing w:before="199" w:line="254" w:lineRule="auto"/>
        <w:ind w:right="767" w:hanging="360"/>
        <w:rPr>
          <w:sz w:val="28"/>
        </w:rPr>
      </w:pPr>
      <w:r w:rsidRPr="005668DD">
        <w:rPr>
          <w:color w:val="414042"/>
          <w:spacing w:val="-7"/>
          <w:w w:val="105"/>
          <w:sz w:val="28"/>
          <w:lang w:val="en-US"/>
        </w:rPr>
        <w:t>DIY（Do</w:t>
      </w:r>
      <w:r w:rsidRPr="005668DD">
        <w:rPr>
          <w:color w:val="414042"/>
          <w:spacing w:val="-33"/>
          <w:w w:val="105"/>
          <w:sz w:val="28"/>
          <w:lang w:val="en-US"/>
        </w:rPr>
        <w:t xml:space="preserve"> </w:t>
      </w:r>
      <w:r w:rsidRPr="005668DD">
        <w:rPr>
          <w:color w:val="414042"/>
          <w:spacing w:val="-5"/>
          <w:w w:val="105"/>
          <w:sz w:val="28"/>
          <w:lang w:val="en-US"/>
        </w:rPr>
        <w:t>It</w:t>
      </w:r>
      <w:r w:rsidRPr="005668DD">
        <w:rPr>
          <w:color w:val="414042"/>
          <w:spacing w:val="-33"/>
          <w:w w:val="105"/>
          <w:sz w:val="28"/>
          <w:lang w:val="en-US"/>
        </w:rPr>
        <w:t xml:space="preserve"> </w:t>
      </w:r>
      <w:r w:rsidRPr="005668DD">
        <w:rPr>
          <w:color w:val="414042"/>
          <w:spacing w:val="-8"/>
          <w:w w:val="105"/>
          <w:sz w:val="28"/>
          <w:lang w:val="en-US"/>
        </w:rPr>
        <w:t>Yourself）</w:t>
      </w:r>
      <w:r>
        <w:rPr>
          <w:color w:val="414042"/>
          <w:spacing w:val="-13"/>
          <w:w w:val="105"/>
          <w:sz w:val="28"/>
        </w:rPr>
        <w:t>監査。買収対象企業もしくは買収企業が</w:t>
      </w:r>
      <w:ins w:id="565" w:author="Mieko Sato" w:date="2018-04-02T12:40:00Z">
        <w:r w:rsidR="00522348">
          <w:rPr>
            <w:rFonts w:hint="eastAsia"/>
            <w:color w:val="414042"/>
            <w:spacing w:val="-13"/>
            <w:w w:val="105"/>
            <w:sz w:val="28"/>
          </w:rPr>
          <w:t>、</w:t>
        </w:r>
      </w:ins>
      <w:r>
        <w:rPr>
          <w:color w:val="414042"/>
          <w:spacing w:val="-13"/>
          <w:w w:val="105"/>
          <w:sz w:val="28"/>
        </w:rPr>
        <w:t>自分自身</w:t>
      </w:r>
      <w:r>
        <w:rPr>
          <w:color w:val="414042"/>
          <w:spacing w:val="-17"/>
          <w:w w:val="105"/>
          <w:sz w:val="28"/>
        </w:rPr>
        <w:t>で大半の監査作業を実際に行います。監査企業からは、監査ツール、サポ</w:t>
      </w:r>
      <w:r>
        <w:rPr>
          <w:color w:val="414042"/>
          <w:spacing w:val="-13"/>
          <w:w w:val="105"/>
          <w:sz w:val="28"/>
        </w:rPr>
        <w:t>ート、さらには、監査結果に対する無作為的な検証などが提供されることがあります</w:t>
      </w:r>
    </w:p>
    <w:p w14:paraId="40D373E3" w14:textId="77777777" w:rsidR="00D01E5D" w:rsidRDefault="00D01E5D">
      <w:pPr>
        <w:pStyle w:val="a3"/>
        <w:spacing w:before="7"/>
        <w:rPr>
          <w:sz w:val="29"/>
        </w:rPr>
      </w:pPr>
    </w:p>
    <w:p w14:paraId="0B119F8A" w14:textId="77777777" w:rsidR="00D01E5D" w:rsidRDefault="005668DD">
      <w:pPr>
        <w:pStyle w:val="2"/>
        <w:numPr>
          <w:ilvl w:val="1"/>
          <w:numId w:val="8"/>
        </w:numPr>
        <w:tabs>
          <w:tab w:val="left" w:pos="1140"/>
        </w:tabs>
      </w:pPr>
      <w:r>
        <w:rPr>
          <w:noProof/>
        </w:rPr>
        <mc:AlternateContent>
          <mc:Choice Requires="wps">
            <w:drawing>
              <wp:anchor distT="0" distB="0" distL="0" distR="0" simplePos="0" relativeHeight="251652096" behindDoc="0" locked="0" layoutInCell="1" allowOverlap="1" wp14:anchorId="0C42C9AE" wp14:editId="793FD546">
                <wp:simplePos x="0" y="0"/>
                <wp:positionH relativeFrom="page">
                  <wp:posOffset>1000125</wp:posOffset>
                </wp:positionH>
                <wp:positionV relativeFrom="paragraph">
                  <wp:posOffset>438150</wp:posOffset>
                </wp:positionV>
                <wp:extent cx="5772785" cy="0"/>
                <wp:effectExtent l="9525" t="8255" r="8890" b="10795"/>
                <wp:wrapTopAndBottom/>
                <wp:docPr id="375"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98AED" id="Line 50" o:spid="_x0000_s1026" style="position:absolute;left:0;text-align:lef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" strokecolor="#aaaaad" strokeweight="1pt">
                <w10:wrap type="topAndBottom" anchorx="page"/>
              </v:line>
            </w:pict>
          </mc:Fallback>
        </mc:AlternateContent>
      </w:r>
      <w:r w:rsidR="0022633E">
        <w:rPr>
          <w:color w:val="414042"/>
          <w:spacing w:val="-5"/>
        </w:rPr>
        <w:t>伝統的な監査手法</w:t>
      </w:r>
    </w:p>
    <w:p w14:paraId="3E221CF7" w14:textId="7721205E" w:rsidR="00D01E5D" w:rsidRDefault="0022633E">
      <w:pPr>
        <w:pStyle w:val="a3"/>
        <w:spacing w:before="251"/>
        <w:ind w:left="395" w:right="357"/>
      </w:pPr>
      <w:r>
        <w:rPr>
          <w:color w:val="414042"/>
          <w:spacing w:val="-7"/>
          <w:w w:val="110"/>
        </w:rPr>
        <w:t>私がこの手法を「伝統的</w:t>
      </w:r>
      <w:r>
        <w:rPr>
          <w:color w:val="414042"/>
          <w:spacing w:val="-6"/>
          <w:w w:val="110"/>
        </w:rPr>
        <w:t>（Traditional）</w:t>
      </w:r>
      <w:r>
        <w:rPr>
          <w:color w:val="414042"/>
          <w:spacing w:val="-14"/>
          <w:w w:val="110"/>
        </w:rPr>
        <w:t>」と呼ぶのは、これがオープンソース コン</w:t>
      </w:r>
      <w:r>
        <w:rPr>
          <w:color w:val="414042"/>
          <w:spacing w:val="-12"/>
          <w:w w:val="110"/>
        </w:rPr>
        <w:t>プライアンスを目的としたソースコー</w:t>
      </w:r>
      <w:r>
        <w:rPr>
          <w:color w:val="414042"/>
          <w:spacing w:val="-4"/>
          <w:w w:val="105"/>
        </w:rPr>
        <w:t>ド</w:t>
      </w:r>
      <w:ins w:id="566" w:author="Mieko Sato" w:date="2018-03-04T17:18:00Z">
        <w:r w:rsidR="0006614E">
          <w:rPr>
            <w:rFonts w:hint="eastAsia"/>
            <w:color w:val="414042"/>
            <w:spacing w:val="-4"/>
            <w:w w:val="105"/>
          </w:rPr>
          <w:t xml:space="preserve"> </w:t>
        </w:r>
      </w:ins>
      <w:r>
        <w:rPr>
          <w:color w:val="414042"/>
          <w:spacing w:val="-15"/>
          <w:w w:val="110"/>
        </w:rPr>
        <w:t>スキャンのもともとの手法だったためです。伝</w:t>
      </w:r>
      <w:r>
        <w:rPr>
          <w:color w:val="414042"/>
          <w:spacing w:val="-14"/>
          <w:w w:val="105"/>
        </w:rPr>
        <w:t>統的な監査では、サードパーティの監査企業の監査人が</w:t>
      </w:r>
      <w:ins w:id="567" w:author="Mieko Sato" w:date="2018-03-04T17:21:00Z">
        <w:r w:rsidR="00FC237E">
          <w:rPr>
            <w:rFonts w:hint="eastAsia"/>
            <w:color w:val="414042"/>
            <w:spacing w:val="-14"/>
            <w:w w:val="105"/>
          </w:rPr>
          <w:t>、</w:t>
        </w:r>
      </w:ins>
      <w:r>
        <w:rPr>
          <w:color w:val="414042"/>
          <w:spacing w:val="-14"/>
          <w:w w:val="105"/>
        </w:rPr>
        <w:t>ソースコードにクラウド</w:t>
      </w:r>
      <w:ins w:id="568" w:author="Mieko Sato" w:date="2018-03-04T17:27:00Z">
        <w:r w:rsidR="00176A71">
          <w:rPr>
            <w:rFonts w:hint="eastAsia"/>
            <w:color w:val="414042"/>
            <w:spacing w:val="-14"/>
            <w:w w:val="105"/>
          </w:rPr>
          <w:t xml:space="preserve"> </w:t>
        </w:r>
      </w:ins>
      <w:r>
        <w:rPr>
          <w:color w:val="414042"/>
          <w:spacing w:val="-14"/>
          <w:w w:val="105"/>
        </w:rPr>
        <w:t>シ</w:t>
      </w:r>
      <w:r>
        <w:rPr>
          <w:color w:val="414042"/>
          <w:spacing w:val="-18"/>
          <w:w w:val="105"/>
        </w:rPr>
        <w:t>ステム経由でリモートからアクセスしたり、物理的に現地へ足を運ん</w:t>
      </w:r>
      <w:del w:id="569" w:author="Mieko Sato" w:date="2018-03-04T17:31:00Z">
        <w:r w:rsidDel="00176A71">
          <w:rPr>
            <w:rFonts w:hint="eastAsia"/>
            <w:color w:val="414042"/>
            <w:spacing w:val="-18"/>
            <w:w w:val="105"/>
          </w:rPr>
          <w:delText>だりして</w:delText>
        </w:r>
      </w:del>
      <w:ins w:id="570" w:author="Mieko Sato" w:date="2018-03-04T17:31:00Z">
        <w:r w:rsidR="00176A71">
          <w:rPr>
            <w:rFonts w:hint="eastAsia"/>
            <w:color w:val="414042"/>
            <w:spacing w:val="-18"/>
            <w:w w:val="105"/>
          </w:rPr>
          <w:t>で</w:t>
        </w:r>
      </w:ins>
      <w:r>
        <w:rPr>
          <w:color w:val="414042"/>
          <w:spacing w:val="-18"/>
          <w:w w:val="105"/>
        </w:rPr>
        <w:t xml:space="preserve">ソース  </w:t>
      </w:r>
      <w:r>
        <w:rPr>
          <w:color w:val="414042"/>
          <w:spacing w:val="-2"/>
          <w:w w:val="110"/>
        </w:rPr>
        <w:t>コー</w:t>
      </w:r>
      <w:r>
        <w:rPr>
          <w:color w:val="414042"/>
          <w:spacing w:val="-4"/>
          <w:w w:val="105"/>
        </w:rPr>
        <w:t>ド</w:t>
      </w:r>
      <w:ins w:id="571" w:author="Mieko Sato" w:date="2018-03-19T17:32:00Z">
        <w:r w:rsidR="00CB2A85">
          <w:rPr>
            <w:rFonts w:hint="eastAsia"/>
            <w:color w:val="414042"/>
            <w:spacing w:val="-4"/>
            <w:w w:val="105"/>
          </w:rPr>
          <w:t xml:space="preserve"> </w:t>
        </w:r>
      </w:ins>
      <w:r>
        <w:rPr>
          <w:color w:val="414042"/>
          <w:spacing w:val="-12"/>
          <w:w w:val="110"/>
        </w:rPr>
        <w:t>スキャンを実施</w:t>
      </w:r>
      <w:ins w:id="572" w:author="Mieko Sato" w:date="2018-03-04T17:32:00Z">
        <w:r w:rsidR="00176A71">
          <w:rPr>
            <w:rFonts w:hint="eastAsia"/>
            <w:color w:val="414042"/>
            <w:spacing w:val="-12"/>
            <w:w w:val="110"/>
          </w:rPr>
          <w:t>したり</w:t>
        </w:r>
      </w:ins>
      <w:r>
        <w:rPr>
          <w:color w:val="414042"/>
          <w:spacing w:val="-12"/>
          <w:w w:val="110"/>
        </w:rPr>
        <w:t>します。</w:t>
      </w:r>
    </w:p>
    <w:p w14:paraId="3DBE1389" w14:textId="3B7BF37F" w:rsidR="00D01E5D" w:rsidRDefault="00D01E5D">
      <w:pPr>
        <w:sectPr w:rsidR="00D01E5D">
          <w:headerReference w:type="default" r:id="rId69"/>
          <w:pgSz w:w="12240" w:h="15840"/>
          <w:pgMar w:top="880" w:right="1240" w:bottom="760" w:left="1180" w:header="10" w:footer="560" w:gutter="0"/>
          <w:cols w:space="720"/>
        </w:sectPr>
      </w:pPr>
    </w:p>
    <w:p w14:paraId="40004683" w14:textId="77777777" w:rsidR="00D01E5D" w:rsidRDefault="00D01E5D">
      <w:pPr>
        <w:pStyle w:val="a3"/>
        <w:rPr>
          <w:sz w:val="20"/>
        </w:rPr>
      </w:pPr>
    </w:p>
    <w:p w14:paraId="659DDDF6" w14:textId="77777777" w:rsidR="00D01E5D" w:rsidRDefault="00276631">
      <w:pPr>
        <w:pStyle w:val="a3"/>
        <w:rPr>
          <w:sz w:val="20"/>
        </w:rPr>
      </w:pPr>
      <w:r>
        <w:rPr>
          <w:rStyle w:val="ac"/>
        </w:rPr>
        <w:commentReference w:id="573"/>
      </w:r>
    </w:p>
    <w:p w14:paraId="7459266B" w14:textId="77777777" w:rsidR="00D01E5D" w:rsidRDefault="00D01E5D">
      <w:pPr>
        <w:pStyle w:val="a3"/>
        <w:spacing w:before="5"/>
        <w:rPr>
          <w:sz w:val="23"/>
        </w:rPr>
      </w:pPr>
    </w:p>
    <w:p w14:paraId="1B23C0F9" w14:textId="77777777" w:rsidR="00D01E5D" w:rsidRDefault="0022633E">
      <w:pPr>
        <w:pStyle w:val="a3"/>
        <w:ind w:left="425"/>
        <w:rPr>
          <w:sz w:val="20"/>
        </w:rPr>
      </w:pPr>
      <w:r>
        <w:rPr>
          <w:noProof/>
          <w:sz w:val="20"/>
        </w:rPr>
        <w:drawing>
          <wp:inline distT="0" distB="0" distL="0" distR="0" wp14:anchorId="20E5E00F" wp14:editId="2DD15C38">
            <wp:extent cx="5729813" cy="4838319"/>
            <wp:effectExtent l="0" t="0" r="0" b="0"/>
            <wp:docPr id="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4.jpeg"/>
                    <pic:cNvPicPr/>
                  </pic:nvPicPr>
                  <pic:blipFill>
                    <a:blip r:embed="rId70" cstate="print"/>
                    <a:stretch>
                      <a:fillRect/>
                    </a:stretch>
                  </pic:blipFill>
                  <pic:spPr>
                    <a:xfrm>
                      <a:off x="0" y="0"/>
                      <a:ext cx="5729813" cy="4838319"/>
                    </a:xfrm>
                    <a:prstGeom prst="rect">
                      <a:avLst/>
                    </a:prstGeom>
                  </pic:spPr>
                </pic:pic>
              </a:graphicData>
            </a:graphic>
          </wp:inline>
        </w:drawing>
      </w:r>
    </w:p>
    <w:p w14:paraId="45AECBBA" w14:textId="77777777" w:rsidR="00D01E5D" w:rsidRDefault="00583FBF">
      <w:pPr>
        <w:pStyle w:val="a3"/>
        <w:spacing w:before="6"/>
        <w:rPr>
          <w:sz w:val="18"/>
        </w:rPr>
      </w:pPr>
      <w:commentRangeStart w:id="574"/>
      <w:r>
        <w:rPr>
          <w:rStyle w:val="ac"/>
        </w:rPr>
        <w:commentReference w:id="575"/>
      </w:r>
      <w:commentRangeEnd w:id="574"/>
      <w:r>
        <w:rPr>
          <w:rStyle w:val="ac"/>
        </w:rPr>
        <w:commentReference w:id="574"/>
      </w:r>
    </w:p>
    <w:p w14:paraId="5DCA6C0B" w14:textId="77777777" w:rsidR="00D01E5D" w:rsidRDefault="0022633E">
      <w:pPr>
        <w:spacing w:before="72"/>
        <w:ind w:left="395"/>
        <w:rPr>
          <w:sz w:val="20"/>
        </w:rPr>
      </w:pPr>
      <w:r>
        <w:rPr>
          <w:color w:val="009EDA"/>
          <w:w w:val="105"/>
          <w:sz w:val="20"/>
        </w:rPr>
        <w:t>図5：M&amp;A取引における伝統的な監査手法</w:t>
      </w:r>
    </w:p>
    <w:p w14:paraId="399FDB28" w14:textId="77777777" w:rsidR="00D01E5D" w:rsidRDefault="00D01E5D">
      <w:pPr>
        <w:pStyle w:val="a3"/>
        <w:spacing w:before="3"/>
        <w:rPr>
          <w:sz w:val="25"/>
        </w:rPr>
      </w:pPr>
    </w:p>
    <w:p w14:paraId="44A75C5B" w14:textId="45CEB573" w:rsidR="00D01E5D" w:rsidRDefault="0022633E">
      <w:pPr>
        <w:pStyle w:val="a3"/>
        <w:spacing w:before="61"/>
        <w:ind w:left="395" w:right="423"/>
        <w:jc w:val="both"/>
      </w:pPr>
      <w:r>
        <w:rPr>
          <w:color w:val="414042"/>
          <w:w w:val="105"/>
        </w:rPr>
        <w:t>図5</w:t>
      </w:r>
      <w:del w:id="576" w:author="Mieko Sato" w:date="2018-03-19T17:33:00Z">
        <w:r w:rsidDel="00AB65EF">
          <w:rPr>
            <w:color w:val="414042"/>
            <w:spacing w:val="-15"/>
            <w:w w:val="105"/>
          </w:rPr>
          <w:delText>で</w:delText>
        </w:r>
      </w:del>
      <w:r>
        <w:rPr>
          <w:color w:val="414042"/>
          <w:spacing w:val="-15"/>
          <w:w w:val="105"/>
        </w:rPr>
        <w:t>は、次に挙げる伝統的な監査手法のプロセスを</w:t>
      </w:r>
      <w:del w:id="577" w:author="Mieko Sato" w:date="2018-03-19T17:33:00Z">
        <w:r w:rsidDel="00AB65EF">
          <w:rPr>
            <w:rFonts w:hint="eastAsia"/>
            <w:color w:val="414042"/>
            <w:spacing w:val="-15"/>
            <w:w w:val="105"/>
          </w:rPr>
          <w:delText>示</w:delText>
        </w:r>
      </w:del>
      <w:ins w:id="578" w:author="Mieko Sato" w:date="2018-03-19T17:33:00Z">
        <w:r w:rsidR="00AB65EF">
          <w:rPr>
            <w:rFonts w:hint="eastAsia"/>
            <w:color w:val="414042"/>
            <w:spacing w:val="-15"/>
            <w:w w:val="105"/>
          </w:rPr>
          <w:t>表</w:t>
        </w:r>
      </w:ins>
      <w:r>
        <w:rPr>
          <w:color w:val="414042"/>
          <w:spacing w:val="-15"/>
          <w:w w:val="105"/>
        </w:rPr>
        <w:t>しています。このプロセス</w:t>
      </w:r>
      <w:r>
        <w:rPr>
          <w:color w:val="414042"/>
          <w:spacing w:val="-17"/>
          <w:w w:val="105"/>
        </w:rPr>
        <w:t>は、サービス</w:t>
      </w:r>
      <w:ins w:id="579" w:author="Mieko Sato" w:date="2018-03-01T10:18:00Z">
        <w:r w:rsidR="000E5777">
          <w:rPr>
            <w:rFonts w:hint="eastAsia"/>
            <w:color w:val="414042"/>
            <w:spacing w:val="-17"/>
            <w:w w:val="105"/>
          </w:rPr>
          <w:t xml:space="preserve"> </w:t>
        </w:r>
      </w:ins>
      <w:r>
        <w:rPr>
          <w:color w:val="414042"/>
          <w:spacing w:val="-17"/>
          <w:w w:val="105"/>
        </w:rPr>
        <w:t>プロバイダ</w:t>
      </w:r>
      <w:ins w:id="580" w:author="Mieko Sato" w:date="2018-03-01T10:18:00Z">
        <w:r w:rsidR="007C15DF">
          <w:rPr>
            <w:rFonts w:hint="eastAsia"/>
            <w:color w:val="414042"/>
            <w:spacing w:val="-17"/>
            <w:w w:val="105"/>
          </w:rPr>
          <w:t>ー</w:t>
        </w:r>
      </w:ins>
      <w:r>
        <w:rPr>
          <w:color w:val="414042"/>
          <w:spacing w:val="-17"/>
          <w:w w:val="105"/>
        </w:rPr>
        <w:t>ごとに微妙に異なってくるので留意してください。伝統的な</w:t>
      </w:r>
      <w:del w:id="581" w:author="Mieko Sato" w:date="2018-03-07T17:50:00Z">
        <w:r w:rsidDel="007019F7">
          <w:rPr>
            <w:color w:val="414042"/>
            <w:spacing w:val="-17"/>
            <w:w w:val="105"/>
          </w:rPr>
          <w:delText xml:space="preserve">  </w:delText>
        </w:r>
      </w:del>
      <w:r>
        <w:rPr>
          <w:color w:val="414042"/>
          <w:spacing w:val="-16"/>
          <w:w w:val="110"/>
        </w:rPr>
        <w:t>監査プロセスの典型的なものとして</w:t>
      </w:r>
      <w:ins w:id="582" w:author="Mieko Sato" w:date="2018-03-19T17:34:00Z">
        <w:r w:rsidR="00AB65EF">
          <w:rPr>
            <w:rFonts w:hint="eastAsia"/>
            <w:color w:val="414042"/>
            <w:spacing w:val="-16"/>
            <w:w w:val="110"/>
          </w:rPr>
          <w:t>、</w:t>
        </w:r>
      </w:ins>
      <w:r>
        <w:rPr>
          <w:color w:val="414042"/>
          <w:spacing w:val="-16"/>
          <w:w w:val="110"/>
        </w:rPr>
        <w:t>以下のようなステップがあります。</w:t>
      </w:r>
    </w:p>
    <w:p w14:paraId="638EEC31" w14:textId="77777777" w:rsidR="00D01E5D" w:rsidRDefault="00D01E5D">
      <w:pPr>
        <w:pStyle w:val="a3"/>
        <w:spacing w:before="5"/>
      </w:pPr>
    </w:p>
    <w:p w14:paraId="7D080B88" w14:textId="7C821233" w:rsidR="00D01E5D" w:rsidRDefault="0022633E">
      <w:pPr>
        <w:pStyle w:val="a4"/>
        <w:numPr>
          <w:ilvl w:val="2"/>
          <w:numId w:val="8"/>
        </w:numPr>
        <w:tabs>
          <w:tab w:val="left" w:pos="1196"/>
        </w:tabs>
        <w:spacing w:before="0"/>
        <w:rPr>
          <w:sz w:val="28"/>
        </w:rPr>
      </w:pPr>
      <w:r>
        <w:rPr>
          <w:color w:val="414042"/>
          <w:spacing w:val="-12"/>
          <w:w w:val="105"/>
          <w:sz w:val="28"/>
        </w:rPr>
        <w:t>監査人が、作業内容をよりよく理解するために</w:t>
      </w:r>
      <w:ins w:id="583" w:author="Mieko Sato" w:date="2018-03-04T21:55:00Z">
        <w:r w:rsidR="009923E1">
          <w:rPr>
            <w:rFonts w:hint="eastAsia"/>
            <w:color w:val="414042"/>
            <w:spacing w:val="-12"/>
            <w:w w:val="105"/>
            <w:sz w:val="28"/>
          </w:rPr>
          <w:t>、</w:t>
        </w:r>
        <w:r w:rsidR="009923E1" w:rsidRPr="006E0BFB">
          <w:rPr>
            <w:rFonts w:hint="eastAsia"/>
            <w:color w:val="414042"/>
            <w:spacing w:val="-12"/>
            <w:w w:val="105"/>
            <w:sz w:val="28"/>
            <w:highlight w:val="yellow"/>
          </w:rPr>
          <w:t>買収企業に</w:t>
        </w:r>
      </w:ins>
      <w:r>
        <w:rPr>
          <w:color w:val="414042"/>
          <w:spacing w:val="-12"/>
          <w:w w:val="105"/>
          <w:sz w:val="28"/>
        </w:rPr>
        <w:t>質問状を送付する</w:t>
      </w:r>
    </w:p>
    <w:p w14:paraId="38AF6AA6" w14:textId="1C3853BC" w:rsidR="00D01E5D" w:rsidRDefault="0022633E">
      <w:pPr>
        <w:pStyle w:val="a4"/>
        <w:numPr>
          <w:ilvl w:val="2"/>
          <w:numId w:val="8"/>
        </w:numPr>
        <w:tabs>
          <w:tab w:val="left" w:pos="1196"/>
        </w:tabs>
        <w:ind w:right="925"/>
        <w:rPr>
          <w:sz w:val="28"/>
        </w:rPr>
      </w:pPr>
      <w:commentRangeStart w:id="584"/>
      <w:r w:rsidRPr="00364C58">
        <w:rPr>
          <w:color w:val="414042"/>
          <w:spacing w:val="-13"/>
          <w:w w:val="105"/>
          <w:sz w:val="28"/>
          <w:highlight w:val="yellow"/>
        </w:rPr>
        <w:t>買収</w:t>
      </w:r>
      <w:commentRangeEnd w:id="584"/>
      <w:r w:rsidR="003529EB" w:rsidRPr="00364C58">
        <w:rPr>
          <w:rStyle w:val="ac"/>
          <w:highlight w:val="yellow"/>
        </w:rPr>
        <w:commentReference w:id="584"/>
      </w:r>
      <w:ins w:id="585" w:author="Mieko Sato" w:date="2018-03-04T21:59:00Z">
        <w:r w:rsidR="003529EB" w:rsidRPr="00364C58">
          <w:rPr>
            <w:rFonts w:hint="eastAsia"/>
            <w:color w:val="414042"/>
            <w:spacing w:val="-13"/>
            <w:w w:val="105"/>
            <w:sz w:val="28"/>
            <w:highlight w:val="yellow"/>
          </w:rPr>
          <w:t>企業</w:t>
        </w:r>
      </w:ins>
      <w:del w:id="586" w:author="Mieko Sato" w:date="2018-03-04T21:59:00Z">
        <w:r w:rsidDel="003529EB">
          <w:rPr>
            <w:color w:val="414042"/>
            <w:spacing w:val="-13"/>
            <w:w w:val="105"/>
            <w:sz w:val="28"/>
          </w:rPr>
          <w:delText>対象</w:delText>
        </w:r>
      </w:del>
      <w:r>
        <w:rPr>
          <w:color w:val="414042"/>
          <w:spacing w:val="-13"/>
          <w:w w:val="105"/>
          <w:sz w:val="28"/>
        </w:rPr>
        <w:t>は、監査人が監査スコープとパラメータ</w:t>
      </w:r>
      <w:ins w:id="587" w:author="Mieko Sato" w:date="2018-03-01T10:18:00Z">
        <w:r w:rsidR="007C15DF">
          <w:rPr>
            <w:rFonts w:hint="eastAsia"/>
            <w:color w:val="414042"/>
            <w:spacing w:val="-13"/>
            <w:w w:val="105"/>
            <w:sz w:val="28"/>
          </w:rPr>
          <w:t>ー</w:t>
        </w:r>
      </w:ins>
      <w:r>
        <w:rPr>
          <w:color w:val="414042"/>
          <w:spacing w:val="-13"/>
          <w:w w:val="105"/>
          <w:sz w:val="28"/>
        </w:rPr>
        <w:t>をよりよく理解できる</w:t>
      </w:r>
      <w:r>
        <w:rPr>
          <w:color w:val="414042"/>
          <w:spacing w:val="-9"/>
          <w:w w:val="105"/>
          <w:sz w:val="28"/>
        </w:rPr>
        <w:t>よう</w:t>
      </w:r>
      <w:ins w:id="588" w:author="Mieko Sato" w:date="2018-03-10T12:53:00Z">
        <w:r w:rsidR="00ED4B42">
          <w:rPr>
            <w:rFonts w:hint="eastAsia"/>
            <w:color w:val="414042"/>
            <w:spacing w:val="-9"/>
            <w:w w:val="105"/>
            <w:sz w:val="28"/>
          </w:rPr>
          <w:t>に、</w:t>
        </w:r>
      </w:ins>
      <w:r>
        <w:rPr>
          <w:color w:val="414042"/>
          <w:spacing w:val="-9"/>
          <w:w w:val="105"/>
          <w:sz w:val="28"/>
        </w:rPr>
        <w:t>これに答える</w:t>
      </w:r>
    </w:p>
    <w:p w14:paraId="3C9B4117" w14:textId="77777777" w:rsidR="00D01E5D" w:rsidRDefault="0022633E">
      <w:pPr>
        <w:pStyle w:val="a4"/>
        <w:numPr>
          <w:ilvl w:val="2"/>
          <w:numId w:val="8"/>
        </w:numPr>
        <w:tabs>
          <w:tab w:val="left" w:pos="1196"/>
        </w:tabs>
        <w:spacing w:before="243"/>
        <w:rPr>
          <w:sz w:val="28"/>
        </w:rPr>
      </w:pPr>
      <w:r>
        <w:rPr>
          <w:color w:val="414042"/>
          <w:spacing w:val="-12"/>
          <w:w w:val="105"/>
          <w:sz w:val="28"/>
        </w:rPr>
        <w:t>監査人が、この応答をもとに見積もりを提供する</w:t>
      </w:r>
    </w:p>
    <w:p w14:paraId="2B1CE094" w14:textId="77777777" w:rsidR="00D01E5D" w:rsidRDefault="0022633E">
      <w:pPr>
        <w:pStyle w:val="a4"/>
        <w:numPr>
          <w:ilvl w:val="2"/>
          <w:numId w:val="8"/>
        </w:numPr>
        <w:tabs>
          <w:tab w:val="left" w:pos="1196"/>
        </w:tabs>
        <w:rPr>
          <w:sz w:val="28"/>
        </w:rPr>
      </w:pPr>
      <w:r>
        <w:rPr>
          <w:color w:val="414042"/>
          <w:spacing w:val="-20"/>
          <w:w w:val="105"/>
          <w:sz w:val="28"/>
        </w:rPr>
        <w:t>見積もりについて合意され、サービス契約書、作業明細書、守秘義務契</w:t>
      </w:r>
    </w:p>
    <w:p w14:paraId="0DE063B6" w14:textId="77777777" w:rsidR="00D01E5D" w:rsidRDefault="00D01E5D">
      <w:pPr>
        <w:rPr>
          <w:sz w:val="28"/>
        </w:rPr>
        <w:sectPr w:rsidR="00D01E5D">
          <w:pgSz w:w="12240" w:h="15840"/>
          <w:pgMar w:top="880" w:right="1240" w:bottom="760" w:left="1180" w:header="10" w:footer="560" w:gutter="0"/>
          <w:cols w:space="720"/>
        </w:sectPr>
      </w:pPr>
    </w:p>
    <w:p w14:paraId="745DFDB4" w14:textId="77777777" w:rsidR="00D01E5D" w:rsidRDefault="00D01E5D">
      <w:pPr>
        <w:pStyle w:val="a3"/>
        <w:rPr>
          <w:sz w:val="20"/>
        </w:rPr>
      </w:pPr>
    </w:p>
    <w:p w14:paraId="54DAD242" w14:textId="77777777" w:rsidR="00D01E5D" w:rsidRDefault="00D01E5D">
      <w:pPr>
        <w:pStyle w:val="a3"/>
        <w:rPr>
          <w:sz w:val="20"/>
        </w:rPr>
      </w:pPr>
    </w:p>
    <w:p w14:paraId="69C10F28" w14:textId="43AF43F6" w:rsidR="00D01E5D" w:rsidRDefault="0022633E">
      <w:pPr>
        <w:pStyle w:val="a3"/>
        <w:spacing w:before="207"/>
        <w:ind w:left="1195" w:right="774"/>
        <w:jc w:val="both"/>
      </w:pPr>
      <w:r>
        <w:rPr>
          <w:color w:val="414042"/>
          <w:spacing w:val="-7"/>
        </w:rPr>
        <w:t>約書</w:t>
      </w:r>
      <w:r>
        <w:rPr>
          <w:color w:val="414042"/>
          <w:spacing w:val="-10"/>
        </w:rPr>
        <w:t>（NDA）</w:t>
      </w:r>
      <w:r>
        <w:rPr>
          <w:color w:val="414042"/>
          <w:spacing w:val="-8"/>
        </w:rPr>
        <w:t>などにサインされる</w:t>
      </w:r>
      <w:r>
        <w:rPr>
          <w:color w:val="414042"/>
          <w:spacing w:val="-16"/>
        </w:rPr>
        <w:t>（</w:t>
      </w:r>
      <w:r>
        <w:rPr>
          <w:color w:val="414042"/>
          <w:spacing w:val="-14"/>
        </w:rPr>
        <w:t>注：図</w:t>
      </w:r>
      <w:r>
        <w:rPr>
          <w:color w:val="414042"/>
        </w:rPr>
        <w:t>5</w:t>
      </w:r>
      <w:r>
        <w:rPr>
          <w:color w:val="414042"/>
          <w:spacing w:val="-51"/>
        </w:rPr>
        <w:t>、</w:t>
      </w:r>
      <w:r>
        <w:rPr>
          <w:color w:val="414042"/>
        </w:rPr>
        <w:t>6</w:t>
      </w:r>
      <w:r>
        <w:rPr>
          <w:color w:val="414042"/>
          <w:spacing w:val="-59"/>
        </w:rPr>
        <w:t>、</w:t>
      </w:r>
      <w:r>
        <w:rPr>
          <w:color w:val="414042"/>
          <w:spacing w:val="-3"/>
        </w:rPr>
        <w:t>7</w:t>
      </w:r>
      <w:r>
        <w:rPr>
          <w:color w:val="414042"/>
          <w:spacing w:val="-7"/>
        </w:rPr>
        <w:t>にある「開始」は合意文書</w:t>
      </w:r>
      <w:del w:id="589" w:author="Mieko Sato" w:date="2018-03-10T13:06:00Z">
        <w:r w:rsidDel="00C001F4">
          <w:rPr>
            <w:color w:val="414042"/>
            <w:spacing w:val="-7"/>
          </w:rPr>
          <w:delText xml:space="preserve">  </w:delText>
        </w:r>
      </w:del>
      <w:r>
        <w:rPr>
          <w:color w:val="414042"/>
          <w:spacing w:val="-12"/>
          <w:w w:val="105"/>
        </w:rPr>
        <w:t>すべてにサインされた後の実際の監査プロセスの開始を想定していま</w:t>
      </w:r>
      <w:del w:id="590" w:author="工内隆" w:date="2018-02-15T16:04:00Z">
        <w:r w:rsidDel="00CC0F3F">
          <w:rPr>
            <w:color w:val="414042"/>
            <w:spacing w:val="-12"/>
            <w:w w:val="105"/>
          </w:rPr>
          <w:delText xml:space="preserve">  </w:delText>
        </w:r>
      </w:del>
      <w:r>
        <w:rPr>
          <w:color w:val="414042"/>
          <w:spacing w:val="-54"/>
          <w:w w:val="105"/>
        </w:rPr>
        <w:t>す。</w:t>
      </w:r>
      <w:r>
        <w:rPr>
          <w:color w:val="414042"/>
          <w:spacing w:val="-56"/>
          <w:w w:val="105"/>
        </w:rPr>
        <w:t>）</w:t>
      </w:r>
    </w:p>
    <w:p w14:paraId="2E6F61ED" w14:textId="669135F6" w:rsidR="00D01E5D" w:rsidRDefault="00E51CFF">
      <w:pPr>
        <w:pStyle w:val="a4"/>
        <w:numPr>
          <w:ilvl w:val="2"/>
          <w:numId w:val="8"/>
        </w:numPr>
        <w:tabs>
          <w:tab w:val="left" w:pos="1196"/>
        </w:tabs>
        <w:spacing w:before="146"/>
        <w:ind w:right="882"/>
        <w:rPr>
          <w:sz w:val="28"/>
        </w:rPr>
      </w:pPr>
      <w:ins w:id="591" w:author="Mieko Sato" w:date="2018-03-19T17:41:00Z">
        <w:r>
          <w:rPr>
            <w:rFonts w:hint="eastAsia"/>
            <w:color w:val="414042"/>
            <w:spacing w:val="-8"/>
            <w:w w:val="105"/>
            <w:sz w:val="28"/>
          </w:rPr>
          <w:t>監査人</w:t>
        </w:r>
      </w:ins>
      <w:ins w:id="592" w:author="Mieko Sato" w:date="2018-03-19T17:45:00Z">
        <w:r w:rsidR="00402085">
          <w:rPr>
            <w:rFonts w:hint="eastAsia"/>
            <w:color w:val="414042"/>
            <w:spacing w:val="-8"/>
            <w:w w:val="105"/>
            <w:sz w:val="28"/>
          </w:rPr>
          <w:t>は、</w:t>
        </w:r>
      </w:ins>
      <w:r w:rsidR="0022633E">
        <w:rPr>
          <w:color w:val="414042"/>
          <w:spacing w:val="-8"/>
          <w:w w:val="105"/>
          <w:sz w:val="28"/>
        </w:rPr>
        <w:t>セキュアなクラウ</w:t>
      </w:r>
      <w:r w:rsidR="0022633E">
        <w:rPr>
          <w:color w:val="414042"/>
          <w:spacing w:val="5"/>
          <w:sz w:val="28"/>
        </w:rPr>
        <w:t>ド</w:t>
      </w:r>
      <w:del w:id="593" w:author="Mieko Sato" w:date="2018-03-19T17:48:00Z">
        <w:r w:rsidR="0022633E" w:rsidDel="00402085">
          <w:rPr>
            <w:rFonts w:hint="eastAsia"/>
            <w:color w:val="414042"/>
            <w:spacing w:val="-8"/>
            <w:w w:val="105"/>
            <w:sz w:val="28"/>
          </w:rPr>
          <w:delText>経由の</w:delText>
        </w:r>
      </w:del>
      <w:ins w:id="594" w:author="Mieko Sato" w:date="2018-03-19T17:52:00Z">
        <w:r w:rsidR="007D2DF2">
          <w:rPr>
            <w:rFonts w:hint="eastAsia"/>
            <w:color w:val="414042"/>
            <w:spacing w:val="-8"/>
            <w:w w:val="105"/>
            <w:sz w:val="28"/>
          </w:rPr>
          <w:t xml:space="preserve"> </w:t>
        </w:r>
      </w:ins>
      <w:r w:rsidR="0022633E">
        <w:rPr>
          <w:color w:val="414042"/>
          <w:spacing w:val="-8"/>
          <w:w w:val="105"/>
          <w:sz w:val="28"/>
        </w:rPr>
        <w:t>アップロー</w:t>
      </w:r>
      <w:r w:rsidR="0022633E">
        <w:rPr>
          <w:color w:val="414042"/>
          <w:spacing w:val="-12"/>
          <w:sz w:val="28"/>
        </w:rPr>
        <w:t>ド</w:t>
      </w:r>
      <w:ins w:id="595" w:author="Mieko Sato" w:date="2018-03-19T17:52:00Z">
        <w:r w:rsidR="007D2DF2">
          <w:rPr>
            <w:rFonts w:hint="eastAsia"/>
            <w:color w:val="414042"/>
            <w:spacing w:val="-12"/>
            <w:sz w:val="28"/>
          </w:rPr>
          <w:t>を介して</w:t>
        </w:r>
      </w:ins>
      <w:r w:rsidR="0022633E">
        <w:rPr>
          <w:color w:val="414042"/>
          <w:spacing w:val="-68"/>
          <w:w w:val="105"/>
          <w:sz w:val="28"/>
        </w:rPr>
        <w:t>、</w:t>
      </w:r>
      <w:r w:rsidR="0022633E">
        <w:rPr>
          <w:color w:val="414042"/>
          <w:sz w:val="28"/>
        </w:rPr>
        <w:t>も</w:t>
      </w:r>
      <w:r w:rsidR="0022633E">
        <w:rPr>
          <w:color w:val="414042"/>
          <w:spacing w:val="-4"/>
          <w:w w:val="105"/>
          <w:sz w:val="28"/>
        </w:rPr>
        <w:t>しくは実地</w:t>
      </w:r>
      <w:ins w:id="596" w:author="Mieko Sato" w:date="2018-03-19T17:56:00Z">
        <w:r w:rsidR="000F566E">
          <w:rPr>
            <w:rFonts w:hint="eastAsia"/>
            <w:color w:val="414042"/>
            <w:spacing w:val="-4"/>
            <w:w w:val="105"/>
            <w:sz w:val="28"/>
          </w:rPr>
          <w:t>監査のための企業</w:t>
        </w:r>
      </w:ins>
      <w:r w:rsidR="0022633E">
        <w:rPr>
          <w:color w:val="414042"/>
          <w:spacing w:val="-4"/>
          <w:w w:val="105"/>
          <w:sz w:val="28"/>
        </w:rPr>
        <w:t>訪問</w:t>
      </w:r>
      <w:ins w:id="597" w:author="Mieko Sato" w:date="2018-03-19T18:02:00Z">
        <w:r w:rsidR="00B21B9C">
          <w:rPr>
            <w:rFonts w:hint="eastAsia"/>
            <w:color w:val="414042"/>
            <w:spacing w:val="-4"/>
            <w:w w:val="105"/>
            <w:sz w:val="28"/>
          </w:rPr>
          <w:t>によって</w:t>
        </w:r>
      </w:ins>
      <w:del w:id="598" w:author="Mieko Sato" w:date="2018-03-19T17:54:00Z">
        <w:r w:rsidR="0022633E" w:rsidDel="000F566E">
          <w:rPr>
            <w:color w:val="414042"/>
            <w:spacing w:val="-4"/>
            <w:w w:val="105"/>
            <w:sz w:val="28"/>
          </w:rPr>
          <w:delText>に基づく</w:delText>
        </w:r>
      </w:del>
      <w:del w:id="599" w:author="Mieko Sato" w:date="2018-03-19T17:57:00Z">
        <w:r w:rsidR="0022633E" w:rsidDel="000F566E">
          <w:rPr>
            <w:color w:val="414042"/>
            <w:spacing w:val="-4"/>
            <w:w w:val="105"/>
            <w:sz w:val="28"/>
          </w:rPr>
          <w:delText>監査</w:delText>
        </w:r>
      </w:del>
      <w:del w:id="600" w:author="Mieko Sato" w:date="2018-03-10T13:50:00Z">
        <w:r w:rsidR="0022633E" w:rsidDel="00B907A4">
          <w:rPr>
            <w:color w:val="414042"/>
            <w:spacing w:val="-6"/>
            <w:w w:val="110"/>
            <w:sz w:val="28"/>
          </w:rPr>
          <w:delText>で監査人に対し</w:delText>
        </w:r>
      </w:del>
      <w:r w:rsidR="0022633E">
        <w:rPr>
          <w:color w:val="414042"/>
          <w:spacing w:val="-6"/>
          <w:w w:val="110"/>
          <w:sz w:val="28"/>
        </w:rPr>
        <w:t>対象企業のコー</w:t>
      </w:r>
      <w:r w:rsidR="0022633E">
        <w:rPr>
          <w:color w:val="414042"/>
          <w:sz w:val="28"/>
        </w:rPr>
        <w:t>ド</w:t>
      </w:r>
      <w:ins w:id="601" w:author="Mieko Sato" w:date="2018-03-10T13:15:00Z">
        <w:r w:rsidR="00012310">
          <w:rPr>
            <w:rFonts w:hint="eastAsia"/>
            <w:color w:val="414042"/>
            <w:sz w:val="28"/>
          </w:rPr>
          <w:t>に</w:t>
        </w:r>
      </w:ins>
      <w:del w:id="602" w:author="Mieko Sato" w:date="2018-03-10T13:15:00Z">
        <w:r w:rsidR="0022633E" w:rsidDel="00012310">
          <w:rPr>
            <w:color w:val="414042"/>
            <w:spacing w:val="-9"/>
            <w:w w:val="110"/>
            <w:sz w:val="28"/>
          </w:rPr>
          <w:delText>への</w:delText>
        </w:r>
      </w:del>
      <w:r w:rsidR="0022633E">
        <w:rPr>
          <w:color w:val="414042"/>
          <w:spacing w:val="-9"/>
          <w:w w:val="110"/>
          <w:sz w:val="28"/>
        </w:rPr>
        <w:t>アクセス</w:t>
      </w:r>
      <w:ins w:id="603" w:author="Mieko Sato" w:date="2018-03-10T13:15:00Z">
        <w:r w:rsidR="00012310">
          <w:rPr>
            <w:rFonts w:hint="eastAsia"/>
            <w:color w:val="414042"/>
            <w:spacing w:val="-9"/>
            <w:w w:val="110"/>
            <w:sz w:val="28"/>
          </w:rPr>
          <w:t>す</w:t>
        </w:r>
      </w:ins>
      <w:ins w:id="604" w:author="Mieko Sato" w:date="2018-03-10T13:16:00Z">
        <w:r w:rsidR="00012310">
          <w:rPr>
            <w:rFonts w:hint="eastAsia"/>
            <w:color w:val="414042"/>
            <w:spacing w:val="-9"/>
            <w:w w:val="110"/>
            <w:sz w:val="28"/>
          </w:rPr>
          <w:t>る</w:t>
        </w:r>
      </w:ins>
      <w:r w:rsidR="0022633E">
        <w:rPr>
          <w:color w:val="414042"/>
          <w:spacing w:val="-9"/>
          <w:w w:val="110"/>
          <w:sz w:val="28"/>
        </w:rPr>
        <w:t>権</w:t>
      </w:r>
      <w:ins w:id="605" w:author="Mieko Sato" w:date="2018-03-10T13:16:00Z">
        <w:r w:rsidR="00012310">
          <w:rPr>
            <w:rFonts w:hint="eastAsia"/>
            <w:color w:val="414042"/>
            <w:spacing w:val="-9"/>
            <w:w w:val="110"/>
            <w:sz w:val="28"/>
          </w:rPr>
          <w:t>利</w:t>
        </w:r>
      </w:ins>
      <w:del w:id="606" w:author="Mieko Sato" w:date="2018-03-19T17:45:00Z">
        <w:r w:rsidR="0022633E" w:rsidDel="00402085">
          <w:rPr>
            <w:rFonts w:hint="eastAsia"/>
            <w:color w:val="414042"/>
            <w:spacing w:val="-9"/>
            <w:w w:val="110"/>
            <w:sz w:val="28"/>
          </w:rPr>
          <w:delText>が</w:delText>
        </w:r>
      </w:del>
      <w:ins w:id="607" w:author="Mieko Sato" w:date="2018-03-19T17:45:00Z">
        <w:r w:rsidR="00402085">
          <w:rPr>
            <w:rFonts w:hint="eastAsia"/>
            <w:color w:val="414042"/>
            <w:spacing w:val="-9"/>
            <w:w w:val="110"/>
            <w:sz w:val="28"/>
          </w:rPr>
          <w:t>を</w:t>
        </w:r>
      </w:ins>
      <w:r w:rsidR="0022633E">
        <w:rPr>
          <w:color w:val="414042"/>
          <w:spacing w:val="-9"/>
          <w:w w:val="110"/>
          <w:sz w:val="28"/>
        </w:rPr>
        <w:t>与えられる</w:t>
      </w:r>
    </w:p>
    <w:p w14:paraId="020C8643" w14:textId="77777777" w:rsidR="00D01E5D" w:rsidRDefault="0022633E">
      <w:pPr>
        <w:pStyle w:val="a4"/>
        <w:numPr>
          <w:ilvl w:val="2"/>
          <w:numId w:val="8"/>
        </w:numPr>
        <w:tabs>
          <w:tab w:val="left" w:pos="1196"/>
        </w:tabs>
        <w:spacing w:before="242"/>
        <w:ind w:right="827"/>
        <w:rPr>
          <w:sz w:val="28"/>
        </w:rPr>
      </w:pPr>
      <w:r>
        <w:rPr>
          <w:color w:val="414042"/>
          <w:spacing w:val="-12"/>
          <w:w w:val="105"/>
          <w:sz w:val="28"/>
        </w:rPr>
        <w:t>監査人が、対象企業のソースコー</w:t>
      </w:r>
      <w:r>
        <w:rPr>
          <w:color w:val="414042"/>
          <w:spacing w:val="5"/>
          <w:sz w:val="28"/>
        </w:rPr>
        <w:t>ド</w:t>
      </w:r>
      <w:r>
        <w:rPr>
          <w:color w:val="414042"/>
          <w:spacing w:val="-11"/>
          <w:w w:val="105"/>
          <w:sz w:val="28"/>
        </w:rPr>
        <w:t>をスキャンし、誤検知分を処理し、</w:t>
      </w:r>
      <w:r>
        <w:rPr>
          <w:color w:val="414042"/>
          <w:spacing w:val="-9"/>
          <w:w w:val="105"/>
          <w:sz w:val="28"/>
        </w:rPr>
        <w:t>結果を評価する</w:t>
      </w:r>
    </w:p>
    <w:p w14:paraId="35875E8E" w14:textId="77777777" w:rsidR="00D01E5D" w:rsidRDefault="0022633E">
      <w:pPr>
        <w:pStyle w:val="a4"/>
        <w:numPr>
          <w:ilvl w:val="2"/>
          <w:numId w:val="8"/>
        </w:numPr>
        <w:tabs>
          <w:tab w:val="left" w:pos="1196"/>
        </w:tabs>
        <w:spacing w:before="243"/>
        <w:rPr>
          <w:sz w:val="28"/>
        </w:rPr>
      </w:pPr>
      <w:r>
        <w:rPr>
          <w:color w:val="414042"/>
          <w:spacing w:val="-7"/>
          <w:w w:val="105"/>
          <w:sz w:val="28"/>
        </w:rPr>
        <w:t>監査人が、レポー</w:t>
      </w:r>
      <w:r>
        <w:rPr>
          <w:color w:val="414042"/>
          <w:spacing w:val="5"/>
          <w:sz w:val="28"/>
        </w:rPr>
        <w:t>ト</w:t>
      </w:r>
      <w:r>
        <w:rPr>
          <w:color w:val="414042"/>
          <w:spacing w:val="-4"/>
          <w:w w:val="105"/>
          <w:sz w:val="28"/>
        </w:rPr>
        <w:t>を生成し依頼主に送付する</w:t>
      </w:r>
    </w:p>
    <w:p w14:paraId="2543397E" w14:textId="77777777" w:rsidR="00D01E5D" w:rsidRDefault="0022633E">
      <w:pPr>
        <w:pStyle w:val="a4"/>
        <w:numPr>
          <w:ilvl w:val="2"/>
          <w:numId w:val="8"/>
        </w:numPr>
        <w:tabs>
          <w:tab w:val="left" w:pos="1196"/>
        </w:tabs>
        <w:ind w:right="997"/>
        <w:rPr>
          <w:sz w:val="28"/>
        </w:rPr>
      </w:pPr>
      <w:r>
        <w:rPr>
          <w:color w:val="414042"/>
          <w:spacing w:val="-20"/>
          <w:w w:val="110"/>
          <w:sz w:val="28"/>
        </w:rPr>
        <w:t>電話会議、もしくはフェイス ツー フェイスのミーティングによって、監査</w:t>
      </w:r>
      <w:r>
        <w:rPr>
          <w:color w:val="414042"/>
          <w:spacing w:val="-12"/>
          <w:w w:val="110"/>
          <w:sz w:val="28"/>
        </w:rPr>
        <w:t>人とともに結果をレビューし、質疑のやり取りを実施する</w:t>
      </w:r>
    </w:p>
    <w:p w14:paraId="1F016154" w14:textId="77777777" w:rsidR="00D01E5D" w:rsidRDefault="00D01E5D">
      <w:pPr>
        <w:pStyle w:val="a3"/>
        <w:spacing w:before="8"/>
        <w:rPr>
          <w:sz w:val="37"/>
        </w:rPr>
      </w:pPr>
    </w:p>
    <w:p w14:paraId="12FFA318" w14:textId="6795A013" w:rsidR="00D01E5D" w:rsidRDefault="0022633E">
      <w:pPr>
        <w:pStyle w:val="a3"/>
        <w:spacing w:before="1"/>
        <w:ind w:left="395" w:right="374"/>
        <w:jc w:val="both"/>
      </w:pPr>
      <w:r>
        <w:rPr>
          <w:color w:val="414042"/>
          <w:spacing w:val="-10"/>
          <w:w w:val="105"/>
        </w:rPr>
        <w:t>この手法は、ほとんどの監査サービス</w:t>
      </w:r>
      <w:ins w:id="608" w:author="Mieko Sato" w:date="2018-03-10T13:19:00Z">
        <w:r w:rsidR="00012310">
          <w:rPr>
            <w:rFonts w:hint="eastAsia"/>
            <w:color w:val="414042"/>
            <w:spacing w:val="-10"/>
            <w:w w:val="105"/>
          </w:rPr>
          <w:t xml:space="preserve"> </w:t>
        </w:r>
      </w:ins>
      <w:r>
        <w:rPr>
          <w:color w:val="414042"/>
          <w:spacing w:val="-10"/>
          <w:w w:val="105"/>
        </w:rPr>
        <w:t>プロバイダ</w:t>
      </w:r>
      <w:ins w:id="609" w:author="Mieko Sato" w:date="2018-03-10T13:19:00Z">
        <w:r w:rsidR="00012310">
          <w:rPr>
            <w:rFonts w:hint="eastAsia"/>
            <w:color w:val="414042"/>
            <w:spacing w:val="-10"/>
            <w:w w:val="105"/>
          </w:rPr>
          <w:t>ー</w:t>
        </w:r>
      </w:ins>
      <w:r>
        <w:rPr>
          <w:rFonts w:hint="eastAsia"/>
          <w:color w:val="414042"/>
          <w:spacing w:val="-10"/>
          <w:w w:val="105"/>
        </w:rPr>
        <w:t>で</w:t>
      </w:r>
      <w:r>
        <w:rPr>
          <w:color w:val="414042"/>
          <w:spacing w:val="-10"/>
          <w:w w:val="105"/>
        </w:rPr>
        <w:t>一般的な</w:t>
      </w:r>
      <w:r>
        <w:rPr>
          <w:color w:val="414042"/>
        </w:rPr>
        <w:t>も</w:t>
      </w:r>
      <w:r>
        <w:rPr>
          <w:color w:val="414042"/>
          <w:spacing w:val="-16"/>
          <w:w w:val="105"/>
        </w:rPr>
        <w:t>のです。そのため、</w:t>
      </w:r>
      <w:del w:id="610" w:author="工内隆" w:date="2018-02-15T16:05:00Z">
        <w:r w:rsidDel="00CC0F3F">
          <w:rPr>
            <w:color w:val="414042"/>
            <w:spacing w:val="-16"/>
            <w:w w:val="105"/>
          </w:rPr>
          <w:delText xml:space="preserve">  </w:delText>
        </w:r>
      </w:del>
      <w:r>
        <w:rPr>
          <w:color w:val="414042"/>
          <w:spacing w:val="-14"/>
        </w:rPr>
        <w:t>同じ監査業務に対し</w:t>
      </w:r>
      <w:ins w:id="611" w:author="Mieko Sato" w:date="2018-03-19T18:08:00Z">
        <w:r w:rsidR="0078724F">
          <w:rPr>
            <w:rFonts w:hint="eastAsia"/>
            <w:color w:val="414042"/>
            <w:spacing w:val="-14"/>
          </w:rPr>
          <w:t>て</w:t>
        </w:r>
      </w:ins>
      <w:r>
        <w:rPr>
          <w:color w:val="414042"/>
          <w:spacing w:val="-14"/>
        </w:rPr>
        <w:t>複数企業からの入札を集め、要求に合った最良の入札者を</w:t>
      </w:r>
      <w:del w:id="612" w:author="工内隆" w:date="2018-02-15T16:05:00Z">
        <w:r w:rsidDel="00CC0F3F">
          <w:rPr>
            <w:color w:val="414042"/>
            <w:spacing w:val="-14"/>
          </w:rPr>
          <w:delText xml:space="preserve">  </w:delText>
        </w:r>
      </w:del>
      <w:r>
        <w:rPr>
          <w:color w:val="414042"/>
          <w:spacing w:val="-18"/>
          <w:w w:val="105"/>
        </w:rPr>
        <w:t>選択することもできます。このモデルでは、買収対象企業は</w:t>
      </w:r>
      <w:ins w:id="613" w:author="Mieko Sato" w:date="2018-03-10T14:06:00Z">
        <w:r w:rsidR="00E81EB0">
          <w:rPr>
            <w:rFonts w:hint="eastAsia"/>
            <w:color w:val="414042"/>
            <w:spacing w:val="-18"/>
            <w:w w:val="105"/>
          </w:rPr>
          <w:t>進んで</w:t>
        </w:r>
      </w:ins>
      <w:r>
        <w:rPr>
          <w:color w:val="414042"/>
          <w:spacing w:val="-18"/>
          <w:w w:val="105"/>
        </w:rPr>
        <w:t>コー</w:t>
      </w:r>
      <w:r>
        <w:rPr>
          <w:color w:val="414042"/>
          <w:spacing w:val="5"/>
        </w:rPr>
        <w:t>ド</w:t>
      </w:r>
      <w:r>
        <w:rPr>
          <w:color w:val="414042"/>
          <w:spacing w:val="-9"/>
          <w:w w:val="105"/>
        </w:rPr>
        <w:t>を監査人</w:t>
      </w:r>
      <w:ins w:id="614" w:author="Mieko Sato" w:date="2018-03-10T13:21:00Z">
        <w:r w:rsidR="00DA4403">
          <w:rPr>
            <w:rFonts w:hint="eastAsia"/>
            <w:color w:val="414042"/>
            <w:spacing w:val="-9"/>
            <w:w w:val="105"/>
          </w:rPr>
          <w:t>に</w:t>
        </w:r>
      </w:ins>
      <w:del w:id="615" w:author="Mieko Sato" w:date="2018-03-10T13:21:00Z">
        <w:r w:rsidDel="00DA4403">
          <w:rPr>
            <w:color w:val="414042"/>
            <w:spacing w:val="-9"/>
            <w:w w:val="105"/>
          </w:rPr>
          <w:delText>へ</w:delText>
        </w:r>
      </w:del>
      <w:ins w:id="616" w:author="Mieko Sato" w:date="2018-03-19T18:15:00Z">
        <w:r w:rsidR="0059468A">
          <w:rPr>
            <w:rFonts w:hint="eastAsia"/>
            <w:color w:val="414042"/>
            <w:spacing w:val="-9"/>
            <w:w w:val="105"/>
          </w:rPr>
          <w:t>提供</w:t>
        </w:r>
      </w:ins>
      <w:del w:id="617" w:author="Mieko Sato" w:date="2018-03-19T18:15:00Z">
        <w:r w:rsidDel="0059468A">
          <w:rPr>
            <w:color w:val="414042"/>
            <w:spacing w:val="-9"/>
            <w:w w:val="105"/>
          </w:rPr>
          <w:delText>送付</w:delText>
        </w:r>
      </w:del>
      <w:ins w:id="618" w:author="Mieko Sato" w:date="2018-03-10T13:29:00Z">
        <w:r w:rsidR="00BD0DD1">
          <w:rPr>
            <w:rFonts w:hint="eastAsia"/>
            <w:color w:val="414042"/>
            <w:spacing w:val="-9"/>
            <w:w w:val="105"/>
          </w:rPr>
          <w:t>する</w:t>
        </w:r>
      </w:ins>
      <w:ins w:id="619" w:author="Mieko Sato" w:date="2018-03-10T13:31:00Z">
        <w:r w:rsidR="00BD0DD1">
          <w:rPr>
            <w:rFonts w:hint="eastAsia"/>
            <w:color w:val="414042"/>
            <w:spacing w:val="-9"/>
            <w:w w:val="105"/>
          </w:rPr>
          <w:t>か</w:t>
        </w:r>
      </w:ins>
      <w:del w:id="620" w:author="Mieko Sato" w:date="2018-03-10T13:29:00Z">
        <w:r w:rsidDel="00BD0DD1">
          <w:rPr>
            <w:color w:val="414042"/>
            <w:spacing w:val="-9"/>
            <w:w w:val="110"/>
          </w:rPr>
          <w:delText>し</w:delText>
        </w:r>
      </w:del>
      <w:r>
        <w:rPr>
          <w:color w:val="414042"/>
          <w:spacing w:val="-9"/>
          <w:w w:val="110"/>
        </w:rPr>
        <w:t>、監査人が</w:t>
      </w:r>
      <w:ins w:id="621" w:author="Mieko Sato" w:date="2018-03-10T13:32:00Z">
        <w:r w:rsidR="00BD0DD1">
          <w:rPr>
            <w:rFonts w:hint="eastAsia"/>
            <w:color w:val="414042"/>
            <w:spacing w:val="-9"/>
            <w:w w:val="110"/>
          </w:rPr>
          <w:t>業務を遂行するために</w:t>
        </w:r>
      </w:ins>
      <w:r>
        <w:rPr>
          <w:color w:val="414042"/>
          <w:spacing w:val="-9"/>
          <w:w w:val="110"/>
        </w:rPr>
        <w:t>実地に訪れ</w:t>
      </w:r>
      <w:ins w:id="622" w:author="Mieko Sato" w:date="2018-03-10T13:32:00Z">
        <w:r w:rsidR="00BD0DD1">
          <w:rPr>
            <w:rFonts w:hint="eastAsia"/>
            <w:color w:val="414042"/>
            <w:spacing w:val="-9"/>
            <w:w w:val="110"/>
          </w:rPr>
          <w:t>るのを許可</w:t>
        </w:r>
      </w:ins>
      <w:del w:id="623" w:author="Mieko Sato" w:date="2018-03-10T14:07:00Z">
        <w:r w:rsidDel="00E81EB0">
          <w:rPr>
            <w:color w:val="414042"/>
            <w:spacing w:val="-9"/>
            <w:w w:val="110"/>
          </w:rPr>
          <w:delText>ることに協力的で</w:delText>
        </w:r>
      </w:del>
      <w:ins w:id="624" w:author="Mieko Sato" w:date="2018-03-10T14:07:00Z">
        <w:r w:rsidR="00E81EB0">
          <w:rPr>
            <w:rFonts w:hint="eastAsia"/>
            <w:color w:val="414042"/>
            <w:spacing w:val="-9"/>
            <w:w w:val="110"/>
          </w:rPr>
          <w:t>し</w:t>
        </w:r>
      </w:ins>
      <w:r>
        <w:rPr>
          <w:color w:val="414042"/>
          <w:spacing w:val="-9"/>
          <w:w w:val="110"/>
        </w:rPr>
        <w:t>なければなりません。</w:t>
      </w:r>
    </w:p>
    <w:p w14:paraId="74207F72" w14:textId="77777777" w:rsidR="00D01E5D" w:rsidRDefault="00D01E5D">
      <w:pPr>
        <w:pStyle w:val="a3"/>
      </w:pPr>
    </w:p>
    <w:p w14:paraId="1DC62D4E" w14:textId="77777777" w:rsidR="00D01E5D" w:rsidRDefault="005668DD">
      <w:pPr>
        <w:pStyle w:val="2"/>
        <w:numPr>
          <w:ilvl w:val="1"/>
          <w:numId w:val="8"/>
        </w:numPr>
        <w:tabs>
          <w:tab w:val="left" w:pos="1197"/>
        </w:tabs>
        <w:spacing w:before="206"/>
        <w:ind w:left="1196" w:hanging="801"/>
      </w:pPr>
      <w:r>
        <w:rPr>
          <w:noProof/>
        </w:rPr>
        <mc:AlternateContent>
          <mc:Choice Requires="wps">
            <w:drawing>
              <wp:anchor distT="0" distB="0" distL="0" distR="0" simplePos="0" relativeHeight="251653120" behindDoc="0" locked="0" layoutInCell="1" allowOverlap="1" wp14:anchorId="53CB8FBB" wp14:editId="4355EC66">
                <wp:simplePos x="0" y="0"/>
                <wp:positionH relativeFrom="page">
                  <wp:posOffset>1000125</wp:posOffset>
                </wp:positionH>
                <wp:positionV relativeFrom="paragraph">
                  <wp:posOffset>568960</wp:posOffset>
                </wp:positionV>
                <wp:extent cx="5772785" cy="0"/>
                <wp:effectExtent l="9525" t="13335" r="8890" b="15240"/>
                <wp:wrapTopAndBottom/>
                <wp:docPr id="37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80666B" id="Line 49" o:spid="_x0000_s1026" style="position:absolute;left:0;text-align:lef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8pt" to="533.3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" strokecolor="#aaaaad" strokeweight="1pt">
                <w10:wrap type="topAndBottom" anchorx="page"/>
              </v:line>
            </w:pict>
          </mc:Fallback>
        </mc:AlternateContent>
      </w:r>
      <w:r w:rsidR="0022633E">
        <w:rPr>
          <w:color w:val="414042"/>
          <w:spacing w:val="-7"/>
          <w:w w:val="110"/>
        </w:rPr>
        <w:t>ブラインド監査</w:t>
      </w:r>
    </w:p>
    <w:p w14:paraId="56C4CA99" w14:textId="77777777" w:rsidR="00D01E5D" w:rsidRDefault="0022633E">
      <w:pPr>
        <w:pStyle w:val="a3"/>
        <w:spacing w:before="391"/>
        <w:ind w:left="395"/>
      </w:pPr>
      <w:r>
        <w:rPr>
          <w:color w:val="414042"/>
          <w:w w:val="110"/>
        </w:rPr>
        <w:t>ブラインド監査は、ストックホルムを拠点としたFOSSID AB社によって開発され</w:t>
      </w:r>
    </w:p>
    <w:p w14:paraId="569D3170" w14:textId="6A01E4D9" w:rsidR="00D01E5D" w:rsidRDefault="0022633E">
      <w:pPr>
        <w:pStyle w:val="a3"/>
        <w:spacing w:before="1"/>
        <w:ind w:left="395" w:right="381"/>
      </w:pPr>
      <w:r>
        <w:rPr>
          <w:color w:val="414042"/>
          <w:spacing w:val="-29"/>
          <w:w w:val="105"/>
        </w:rPr>
        <w:t>た、</w:t>
      </w:r>
      <w:r>
        <w:rPr>
          <w:color w:val="414042"/>
          <w:spacing w:val="-3"/>
          <w:w w:val="105"/>
        </w:rPr>
        <w:t>M&amp;A</w:t>
      </w:r>
      <w:r>
        <w:rPr>
          <w:color w:val="414042"/>
          <w:spacing w:val="-14"/>
          <w:w w:val="105"/>
        </w:rPr>
        <w:t>取引における守秘義務要求に対応</w:t>
      </w:r>
      <w:del w:id="625" w:author="Mieko Sato" w:date="2018-03-10T14:09:00Z">
        <w:r w:rsidDel="00E81EB0">
          <w:rPr>
            <w:rFonts w:hint="eastAsia"/>
            <w:color w:val="414042"/>
            <w:spacing w:val="-14"/>
            <w:w w:val="105"/>
          </w:rPr>
          <w:delText>した</w:delText>
        </w:r>
      </w:del>
      <w:ins w:id="626" w:author="Mieko Sato" w:date="2018-03-10T14:09:00Z">
        <w:r w:rsidR="00E81EB0">
          <w:rPr>
            <w:rFonts w:hint="eastAsia"/>
            <w:color w:val="414042"/>
            <w:spacing w:val="-14"/>
            <w:w w:val="105"/>
          </w:rPr>
          <w:t>する</w:t>
        </w:r>
      </w:ins>
      <w:ins w:id="627" w:author="Mieko Sato" w:date="2018-03-10T14:10:00Z">
        <w:r w:rsidR="00E81EB0">
          <w:rPr>
            <w:rFonts w:hint="eastAsia"/>
            <w:color w:val="414042"/>
            <w:spacing w:val="-14"/>
            <w:w w:val="105"/>
          </w:rPr>
          <w:t>ための</w:t>
        </w:r>
      </w:ins>
      <w:r>
        <w:rPr>
          <w:color w:val="414042"/>
          <w:spacing w:val="-14"/>
          <w:w w:val="105"/>
        </w:rPr>
        <w:t>手法です。</w:t>
      </w:r>
      <w:r>
        <w:rPr>
          <w:color w:val="414042"/>
          <w:spacing w:val="-20"/>
          <w:w w:val="105"/>
        </w:rPr>
        <w:t>（</w:t>
      </w:r>
      <w:del w:id="628" w:author="Mieko Sato" w:date="2018-03-10T14:11:00Z">
        <w:r w:rsidDel="00E81EB0">
          <w:rPr>
            <w:color w:val="414042"/>
            <w:spacing w:val="-2"/>
            <w:w w:val="105"/>
          </w:rPr>
          <w:delText>ここでは</w:delText>
        </w:r>
      </w:del>
      <w:r>
        <w:rPr>
          <w:color w:val="414042"/>
          <w:spacing w:val="1"/>
          <w:w w:val="105"/>
        </w:rPr>
        <w:t>FOSSID</w:t>
      </w:r>
      <w:r>
        <w:rPr>
          <w:color w:val="414042"/>
          <w:w w:val="105"/>
        </w:rPr>
        <w:t xml:space="preserve"> AB</w:t>
      </w:r>
      <w:del w:id="629" w:author="Mieko Sato" w:date="2018-03-10T14:11:00Z">
        <w:r w:rsidDel="00E81EB0">
          <w:rPr>
            <w:color w:val="414042"/>
            <w:w w:val="105"/>
          </w:rPr>
          <w:delText xml:space="preserve"> </w:delText>
        </w:r>
      </w:del>
      <w:ins w:id="630" w:author="Mieko Sato" w:date="2018-03-10T14:11:00Z">
        <w:r w:rsidR="00E81EB0">
          <w:rPr>
            <w:rFonts w:hint="eastAsia"/>
            <w:color w:val="414042"/>
            <w:w w:val="105"/>
          </w:rPr>
          <w:t>は</w:t>
        </w:r>
      </w:ins>
      <w:del w:id="631" w:author="Mieko Sato" w:date="2018-03-10T14:11:00Z">
        <w:r w:rsidDel="00E81EB0">
          <w:rPr>
            <w:color w:val="414042"/>
            <w:spacing w:val="-15"/>
            <w:w w:val="105"/>
          </w:rPr>
          <w:delText>が</w:delText>
        </w:r>
      </w:del>
      <w:r>
        <w:rPr>
          <w:color w:val="414042"/>
          <w:spacing w:val="-15"/>
          <w:w w:val="105"/>
        </w:rPr>
        <w:t>会社名</w:t>
      </w:r>
      <w:del w:id="632" w:author="Mieko Sato" w:date="2018-03-10T14:11:00Z">
        <w:r w:rsidDel="00E81EB0">
          <w:rPr>
            <w:color w:val="414042"/>
            <w:spacing w:val="-15"/>
            <w:w w:val="105"/>
          </w:rPr>
          <w:delText>で</w:delText>
        </w:r>
      </w:del>
      <w:r>
        <w:rPr>
          <w:color w:val="414042"/>
          <w:spacing w:val="-15"/>
          <w:w w:val="105"/>
        </w:rPr>
        <w:t>、</w:t>
      </w:r>
      <w:r>
        <w:rPr>
          <w:color w:val="414042"/>
          <w:spacing w:val="1"/>
          <w:w w:val="105"/>
        </w:rPr>
        <w:t>FOSSID</w:t>
      </w:r>
      <w:ins w:id="633" w:author="Mieko Sato" w:date="2018-03-10T14:11:00Z">
        <w:r w:rsidR="00E81EB0">
          <w:rPr>
            <w:rFonts w:hint="eastAsia"/>
            <w:color w:val="414042"/>
            <w:spacing w:val="1"/>
            <w:w w:val="105"/>
          </w:rPr>
          <w:t>は</w:t>
        </w:r>
      </w:ins>
      <w:del w:id="634" w:author="Mieko Sato" w:date="2018-03-10T14:11:00Z">
        <w:r w:rsidDel="00E81EB0">
          <w:rPr>
            <w:color w:val="414042"/>
            <w:spacing w:val="-19"/>
            <w:w w:val="105"/>
          </w:rPr>
          <w:delText>が</w:delText>
        </w:r>
      </w:del>
      <w:r>
        <w:rPr>
          <w:color w:val="414042"/>
          <w:spacing w:val="-19"/>
          <w:w w:val="105"/>
        </w:rPr>
        <w:t>ツール名</w:t>
      </w:r>
      <w:ins w:id="635" w:author="Mieko Sato" w:date="2018-03-10T14:11:00Z">
        <w:r w:rsidR="00E81EB0">
          <w:rPr>
            <w:rFonts w:hint="eastAsia"/>
            <w:color w:val="414042"/>
            <w:spacing w:val="-19"/>
            <w:w w:val="105"/>
          </w:rPr>
          <w:t>で</w:t>
        </w:r>
      </w:ins>
      <w:del w:id="636" w:author="Mieko Sato" w:date="2018-03-10T14:25:00Z">
        <w:r w:rsidDel="009470B7">
          <w:rPr>
            <w:color w:val="414042"/>
            <w:spacing w:val="-19"/>
            <w:w w:val="105"/>
          </w:rPr>
          <w:delText>としていま</w:delText>
        </w:r>
      </w:del>
      <w:r>
        <w:rPr>
          <w:color w:val="414042"/>
          <w:spacing w:val="-19"/>
          <w:w w:val="105"/>
        </w:rPr>
        <w:t>す。</w:t>
      </w:r>
      <w:r>
        <w:rPr>
          <w:color w:val="414042"/>
          <w:spacing w:val="-56"/>
          <w:w w:val="105"/>
        </w:rPr>
        <w:t>）</w:t>
      </w:r>
    </w:p>
    <w:p w14:paraId="677E7811" w14:textId="77777777" w:rsidR="00D01E5D" w:rsidRDefault="00D01E5D">
      <w:pPr>
        <w:pStyle w:val="a3"/>
        <w:spacing w:before="4"/>
      </w:pPr>
    </w:p>
    <w:p w14:paraId="79D110F8" w14:textId="629A871F" w:rsidR="00D01E5D" w:rsidRDefault="0022633E">
      <w:pPr>
        <w:pStyle w:val="a3"/>
        <w:ind w:left="395" w:right="335"/>
      </w:pPr>
      <w:r>
        <w:rPr>
          <w:color w:val="414042"/>
          <w:spacing w:val="1"/>
          <w:w w:val="105"/>
        </w:rPr>
        <w:t>FOSSID</w:t>
      </w:r>
      <w:r>
        <w:rPr>
          <w:color w:val="414042"/>
          <w:spacing w:val="35"/>
          <w:w w:val="105"/>
        </w:rPr>
        <w:t xml:space="preserve"> </w:t>
      </w:r>
      <w:del w:id="637" w:author="Mieko Sato" w:date="2018-03-10T14:12:00Z">
        <w:r w:rsidDel="00E81EB0">
          <w:rPr>
            <w:color w:val="414042"/>
            <w:spacing w:val="35"/>
            <w:w w:val="105"/>
          </w:rPr>
          <w:delText xml:space="preserve"> </w:delText>
        </w:r>
      </w:del>
      <w:r>
        <w:rPr>
          <w:color w:val="414042"/>
          <w:spacing w:val="3"/>
          <w:w w:val="105"/>
        </w:rPr>
        <w:t>AB</w:t>
      </w:r>
      <w:r>
        <w:rPr>
          <w:color w:val="414042"/>
          <w:spacing w:val="-16"/>
          <w:w w:val="105"/>
        </w:rPr>
        <w:t>社のプロプライエタリな技術を用いることで、ソースコードを見ることな</w:t>
      </w:r>
      <w:r>
        <w:rPr>
          <w:color w:val="414042"/>
          <w:spacing w:val="-14"/>
          <w:w w:val="105"/>
        </w:rPr>
        <w:t>く監査を実施し、レポートを生成</w:t>
      </w:r>
      <w:del w:id="638" w:author="Mieko Sato" w:date="2018-03-10T14:45:00Z">
        <w:r w:rsidDel="00E83D35">
          <w:rPr>
            <w:rFonts w:hint="eastAsia"/>
            <w:color w:val="414042"/>
            <w:spacing w:val="-14"/>
            <w:w w:val="105"/>
          </w:rPr>
          <w:delText>することが可能になり</w:delText>
        </w:r>
      </w:del>
      <w:ins w:id="639" w:author="Mieko Sato" w:date="2018-03-10T14:45:00Z">
        <w:r w:rsidR="00E83D35">
          <w:rPr>
            <w:rFonts w:hint="eastAsia"/>
            <w:color w:val="414042"/>
            <w:spacing w:val="-14"/>
            <w:w w:val="105"/>
          </w:rPr>
          <w:t>でき</w:t>
        </w:r>
      </w:ins>
      <w:r>
        <w:rPr>
          <w:color w:val="414042"/>
          <w:spacing w:val="-14"/>
          <w:w w:val="105"/>
        </w:rPr>
        <w:t>ます。図</w:t>
      </w:r>
      <w:r>
        <w:rPr>
          <w:color w:val="414042"/>
          <w:w w:val="105"/>
        </w:rPr>
        <w:t>6</w:t>
      </w:r>
      <w:ins w:id="640" w:author="Mieko Sato" w:date="2018-03-10T14:14:00Z">
        <w:r w:rsidR="00771FBC">
          <w:rPr>
            <w:rFonts w:hint="eastAsia"/>
            <w:color w:val="414042"/>
            <w:w w:val="105"/>
          </w:rPr>
          <w:t>は</w:t>
        </w:r>
      </w:ins>
      <w:del w:id="641" w:author="Mieko Sato" w:date="2018-03-10T14:14:00Z">
        <w:r w:rsidDel="00771FBC">
          <w:rPr>
            <w:color w:val="414042"/>
            <w:spacing w:val="-21"/>
            <w:w w:val="105"/>
          </w:rPr>
          <w:delText>に</w:delText>
        </w:r>
      </w:del>
      <w:r>
        <w:rPr>
          <w:color w:val="414042"/>
          <w:spacing w:val="-21"/>
          <w:w w:val="105"/>
        </w:rPr>
        <w:t>、</w:t>
      </w:r>
      <w:r>
        <w:rPr>
          <w:color w:val="414042"/>
          <w:spacing w:val="1"/>
          <w:w w:val="105"/>
        </w:rPr>
        <w:t>FOSSID</w:t>
      </w:r>
      <w:r>
        <w:rPr>
          <w:color w:val="414042"/>
          <w:spacing w:val="-54"/>
          <w:w w:val="105"/>
        </w:rPr>
        <w:t xml:space="preserve"> </w:t>
      </w:r>
      <w:r>
        <w:rPr>
          <w:color w:val="414042"/>
          <w:spacing w:val="3"/>
          <w:w w:val="105"/>
        </w:rPr>
        <w:t>AB</w:t>
      </w:r>
      <w:r>
        <w:rPr>
          <w:color w:val="414042"/>
          <w:w w:val="105"/>
        </w:rPr>
        <w:t>社</w:t>
      </w:r>
      <w:r>
        <w:rPr>
          <w:color w:val="414042"/>
          <w:spacing w:val="-10"/>
          <w:w w:val="105"/>
        </w:rPr>
        <w:t>が用いる、</w:t>
      </w:r>
      <w:r>
        <w:rPr>
          <w:color w:val="414042"/>
          <w:spacing w:val="-3"/>
          <w:w w:val="105"/>
        </w:rPr>
        <w:t>M&amp;A</w:t>
      </w:r>
      <w:r>
        <w:rPr>
          <w:color w:val="414042"/>
          <w:spacing w:val="-13"/>
          <w:w w:val="105"/>
        </w:rPr>
        <w:t>取引においてソースコードの機密を保つようデザインされたブライ</w:t>
      </w:r>
      <w:del w:id="642" w:author="工内隆" w:date="2018-02-15T16:07:00Z">
        <w:r w:rsidDel="00187AF6">
          <w:rPr>
            <w:color w:val="414042"/>
            <w:spacing w:val="-13"/>
            <w:w w:val="105"/>
          </w:rPr>
          <w:delText xml:space="preserve">   </w:delText>
        </w:r>
      </w:del>
      <w:r>
        <w:rPr>
          <w:color w:val="414042"/>
          <w:spacing w:val="-12"/>
          <w:w w:val="105"/>
        </w:rPr>
        <w:t>ンド監査のプロセスを</w:t>
      </w:r>
      <w:ins w:id="643" w:author="Mieko Sato" w:date="2018-03-10T14:14:00Z">
        <w:r w:rsidR="00771FBC">
          <w:rPr>
            <w:rFonts w:hint="eastAsia"/>
            <w:color w:val="414042"/>
            <w:spacing w:val="-12"/>
            <w:w w:val="105"/>
          </w:rPr>
          <w:t>表しています</w:t>
        </w:r>
      </w:ins>
      <w:del w:id="644" w:author="Mieko Sato" w:date="2018-03-10T14:14:00Z">
        <w:r w:rsidDel="00771FBC">
          <w:rPr>
            <w:color w:val="414042"/>
            <w:spacing w:val="-12"/>
            <w:w w:val="105"/>
          </w:rPr>
          <w:delText>例示しました</w:delText>
        </w:r>
      </w:del>
      <w:r>
        <w:rPr>
          <w:color w:val="414042"/>
          <w:spacing w:val="-12"/>
          <w:w w:val="105"/>
        </w:rPr>
        <w:t>。ブラインド監査の</w:t>
      </w:r>
      <w:del w:id="645" w:author="Mieko Sato" w:date="2018-03-01T14:47:00Z">
        <w:r w:rsidDel="00CC04DD">
          <w:rPr>
            <w:color w:val="414042"/>
            <w:spacing w:val="-12"/>
            <w:w w:val="105"/>
          </w:rPr>
          <w:delText>一</w:delText>
        </w:r>
      </w:del>
      <w:ins w:id="646" w:author="Mieko Sato" w:date="2018-03-01T14:47:00Z">
        <w:r w:rsidR="00CC04DD">
          <w:rPr>
            <w:color w:val="414042"/>
            <w:spacing w:val="-12"/>
            <w:w w:val="105"/>
          </w:rPr>
          <w:t>1</w:t>
        </w:r>
      </w:ins>
      <w:r>
        <w:rPr>
          <w:color w:val="414042"/>
          <w:spacing w:val="-12"/>
          <w:w w:val="105"/>
        </w:rPr>
        <w:t>つの大きなメリットは</w:t>
      </w:r>
      <w:ins w:id="647" w:author="Mieko Sato" w:date="2018-03-10T14:17:00Z">
        <w:r w:rsidR="00771FBC">
          <w:rPr>
            <w:rFonts w:hint="eastAsia"/>
            <w:color w:val="414042"/>
            <w:spacing w:val="-12"/>
            <w:w w:val="105"/>
          </w:rPr>
          <w:t>、</w:t>
        </w:r>
      </w:ins>
      <w:ins w:id="648" w:author="Mieko Sato" w:date="2018-03-10T14:45:00Z">
        <w:r w:rsidR="00E83D35">
          <w:rPr>
            <w:rFonts w:hint="eastAsia"/>
            <w:color w:val="414042"/>
            <w:spacing w:val="-12"/>
            <w:w w:val="105"/>
          </w:rPr>
          <w:t>監査人が</w:t>
        </w:r>
      </w:ins>
      <w:r>
        <w:rPr>
          <w:color w:val="414042"/>
          <w:spacing w:val="-12"/>
          <w:w w:val="105"/>
        </w:rPr>
        <w:t xml:space="preserve">ソー </w:t>
      </w:r>
      <w:r>
        <w:rPr>
          <w:color w:val="414042"/>
          <w:spacing w:val="-17"/>
          <w:w w:val="105"/>
        </w:rPr>
        <w:t>スコード</w:t>
      </w:r>
      <w:ins w:id="649" w:author="Mieko Sato" w:date="2018-03-10T14:46:00Z">
        <w:r w:rsidR="00E83D35">
          <w:rPr>
            <w:rFonts w:hint="eastAsia"/>
            <w:color w:val="414042"/>
            <w:spacing w:val="-17"/>
            <w:w w:val="105"/>
          </w:rPr>
          <w:t>に</w:t>
        </w:r>
      </w:ins>
      <w:del w:id="650" w:author="Mieko Sato" w:date="2018-03-10T14:46:00Z">
        <w:r w:rsidDel="00E83D35">
          <w:rPr>
            <w:color w:val="414042"/>
            <w:spacing w:val="-17"/>
            <w:w w:val="105"/>
          </w:rPr>
          <w:delText>へ</w:delText>
        </w:r>
      </w:del>
      <w:r>
        <w:rPr>
          <w:color w:val="414042"/>
          <w:spacing w:val="-17"/>
          <w:w w:val="105"/>
        </w:rPr>
        <w:t>アクセスせずに</w:t>
      </w:r>
      <w:del w:id="651" w:author="Mieko Sato" w:date="2018-03-10T14:46:00Z">
        <w:r w:rsidDel="00E83D35">
          <w:rPr>
            <w:color w:val="414042"/>
            <w:spacing w:val="-17"/>
            <w:w w:val="105"/>
          </w:rPr>
          <w:delText>監査人が</w:delText>
        </w:r>
      </w:del>
      <w:r>
        <w:rPr>
          <w:color w:val="414042"/>
          <w:spacing w:val="-17"/>
          <w:w w:val="105"/>
        </w:rPr>
        <w:t>レビューを完了できる</w:t>
      </w:r>
      <w:ins w:id="652" w:author="Mieko Sato" w:date="2018-03-10T14:17:00Z">
        <w:r w:rsidR="00771FBC">
          <w:rPr>
            <w:rFonts w:hint="eastAsia"/>
            <w:color w:val="414042"/>
            <w:spacing w:val="-17"/>
            <w:w w:val="105"/>
          </w:rPr>
          <w:t>ことで</w:t>
        </w:r>
      </w:ins>
      <w:del w:id="653" w:author="Mieko Sato" w:date="2018-03-10T14:17:00Z">
        <w:r w:rsidDel="00771FBC">
          <w:rPr>
            <w:color w:val="414042"/>
            <w:spacing w:val="-17"/>
            <w:w w:val="105"/>
          </w:rPr>
          <w:delText>点にあ</w:delText>
        </w:r>
      </w:del>
      <w:del w:id="654" w:author="Mieko Sato" w:date="2018-03-10T14:18:00Z">
        <w:r w:rsidDel="00771FBC">
          <w:rPr>
            <w:color w:val="414042"/>
            <w:spacing w:val="-17"/>
            <w:w w:val="105"/>
          </w:rPr>
          <w:delText>りま</w:delText>
        </w:r>
      </w:del>
      <w:r>
        <w:rPr>
          <w:color w:val="414042"/>
          <w:spacing w:val="-17"/>
          <w:w w:val="105"/>
        </w:rPr>
        <w:t>す。さらに、買</w:t>
      </w:r>
      <w:del w:id="655" w:author="工内隆" w:date="2018-02-15T16:07:00Z">
        <w:r w:rsidDel="00187AF6">
          <w:rPr>
            <w:color w:val="414042"/>
            <w:spacing w:val="-17"/>
            <w:w w:val="105"/>
          </w:rPr>
          <w:delText xml:space="preserve">  </w:delText>
        </w:r>
      </w:del>
      <w:r>
        <w:rPr>
          <w:color w:val="414042"/>
          <w:spacing w:val="-11"/>
        </w:rPr>
        <w:t>収企業が</w:t>
      </w:r>
      <w:del w:id="656" w:author="Mieko Sato" w:date="2018-03-19T18:24:00Z">
        <w:r w:rsidDel="0035725D">
          <w:rPr>
            <w:color w:val="414042"/>
            <w:spacing w:val="-11"/>
          </w:rPr>
          <w:delText>事前に</w:delText>
        </w:r>
      </w:del>
      <w:r>
        <w:rPr>
          <w:color w:val="414042"/>
          <w:spacing w:val="-11"/>
        </w:rPr>
        <w:t>十分</w:t>
      </w:r>
      <w:ins w:id="657" w:author="Mieko Sato" w:date="2018-03-10T14:47:00Z">
        <w:r w:rsidR="00E83D35">
          <w:rPr>
            <w:rFonts w:hint="eastAsia"/>
            <w:color w:val="414042"/>
            <w:spacing w:val="-11"/>
          </w:rPr>
          <w:t>な予防措置</w:t>
        </w:r>
      </w:ins>
      <w:ins w:id="658" w:author="Mieko Sato" w:date="2018-03-19T18:24:00Z">
        <w:r w:rsidR="0035725D">
          <w:rPr>
            <w:rFonts w:hint="eastAsia"/>
            <w:color w:val="414042"/>
            <w:spacing w:val="-11"/>
          </w:rPr>
          <w:t>をとる</w:t>
        </w:r>
      </w:ins>
      <w:del w:id="659" w:author="Mieko Sato" w:date="2018-03-19T18:40:00Z">
        <w:r w:rsidDel="005435E4">
          <w:rPr>
            <w:color w:val="414042"/>
            <w:spacing w:val="-11"/>
          </w:rPr>
          <w:delText>配慮する</w:delText>
        </w:r>
      </w:del>
      <w:r>
        <w:rPr>
          <w:color w:val="414042"/>
          <w:spacing w:val="-11"/>
        </w:rPr>
        <w:t>ことで</w:t>
      </w:r>
      <w:ins w:id="660" w:author="Mieko Sato" w:date="2018-03-10T14:19:00Z">
        <w:r w:rsidR="00771FBC">
          <w:rPr>
            <w:rFonts w:hint="eastAsia"/>
            <w:color w:val="414042"/>
            <w:spacing w:val="-11"/>
          </w:rPr>
          <w:t>、</w:t>
        </w:r>
      </w:ins>
      <w:r>
        <w:rPr>
          <w:color w:val="414042"/>
          <w:spacing w:val="-11"/>
        </w:rPr>
        <w:t>監査人</w:t>
      </w:r>
      <w:del w:id="661" w:author="Mieko Sato" w:date="2018-03-10T14:38:00Z">
        <w:r w:rsidDel="00C728AD">
          <w:rPr>
            <w:color w:val="414042"/>
            <w:spacing w:val="-11"/>
          </w:rPr>
          <w:delText>に</w:delText>
        </w:r>
      </w:del>
      <w:ins w:id="662" w:author="Mieko Sato" w:date="2018-03-10T14:40:00Z">
        <w:r w:rsidR="00C728AD">
          <w:rPr>
            <w:rFonts w:hint="eastAsia"/>
            <w:color w:val="414042"/>
            <w:spacing w:val="-11"/>
          </w:rPr>
          <w:t>で</w:t>
        </w:r>
      </w:ins>
      <w:r>
        <w:rPr>
          <w:color w:val="414042"/>
          <w:spacing w:val="-11"/>
        </w:rPr>
        <w:t>も買収対象</w:t>
      </w:r>
      <w:ins w:id="663" w:author="Mieko Sato" w:date="2018-03-19T18:36:00Z">
        <w:r w:rsidR="005435E4">
          <w:rPr>
            <w:rFonts w:hint="eastAsia"/>
            <w:color w:val="414042"/>
            <w:spacing w:val="-11"/>
          </w:rPr>
          <w:t>企業</w:t>
        </w:r>
      </w:ins>
      <w:r>
        <w:rPr>
          <w:color w:val="414042"/>
          <w:spacing w:val="-11"/>
        </w:rPr>
        <w:t>を</w:t>
      </w:r>
      <w:ins w:id="664" w:author="Mieko Sato" w:date="2018-03-10T14:38:00Z">
        <w:r w:rsidR="00C728AD">
          <w:rPr>
            <w:rFonts w:hint="eastAsia"/>
            <w:color w:val="414042"/>
            <w:spacing w:val="-11"/>
          </w:rPr>
          <w:t>特定できない</w:t>
        </w:r>
      </w:ins>
      <w:ins w:id="665" w:author="Mieko Sato" w:date="2018-03-10T14:40:00Z">
        <w:r w:rsidR="00C728AD">
          <w:rPr>
            <w:rFonts w:hint="eastAsia"/>
            <w:color w:val="414042"/>
            <w:spacing w:val="-11"/>
          </w:rPr>
          <w:t>ほど</w:t>
        </w:r>
      </w:ins>
      <w:ins w:id="666" w:author="Mieko Sato" w:date="2018-03-19T18:27:00Z">
        <w:r w:rsidR="0035725D">
          <w:rPr>
            <w:rFonts w:hint="eastAsia"/>
            <w:color w:val="414042"/>
            <w:spacing w:val="-11"/>
          </w:rPr>
          <w:t>の</w:t>
        </w:r>
      </w:ins>
      <w:del w:id="667" w:author="Mieko Sato" w:date="2018-03-10T14:39:00Z">
        <w:r w:rsidDel="00C728AD">
          <w:rPr>
            <w:color w:val="414042"/>
            <w:spacing w:val="-11"/>
          </w:rPr>
          <w:delText xml:space="preserve">知ることをさせない、 </w:delText>
        </w:r>
      </w:del>
      <w:del w:id="668" w:author="工内隆" w:date="2018-02-15T16:07:00Z">
        <w:r w:rsidDel="00187AF6">
          <w:rPr>
            <w:color w:val="414042"/>
            <w:spacing w:val="-11"/>
          </w:rPr>
          <w:delText xml:space="preserve"> </w:delText>
        </w:r>
      </w:del>
      <w:del w:id="669" w:author="Mieko Sato" w:date="2018-03-10T14:40:00Z">
        <w:r w:rsidDel="00C728AD">
          <w:rPr>
            <w:color w:val="414042"/>
            <w:spacing w:val="-11"/>
          </w:rPr>
          <w:delText xml:space="preserve"> </w:delText>
        </w:r>
        <w:r w:rsidDel="00C728AD">
          <w:rPr>
            <w:color w:val="414042"/>
            <w:spacing w:val="-12"/>
            <w:w w:val="105"/>
          </w:rPr>
          <w:delText>といった</w:delText>
        </w:r>
      </w:del>
      <w:ins w:id="670" w:author="Mieko Sato" w:date="2018-03-10T14:50:00Z">
        <w:r w:rsidR="00E83D35">
          <w:rPr>
            <w:rFonts w:hint="eastAsia"/>
            <w:color w:val="414042"/>
            <w:spacing w:val="-12"/>
            <w:w w:val="105"/>
          </w:rPr>
          <w:t>高度な</w:t>
        </w:r>
      </w:ins>
      <w:del w:id="671" w:author="Mieko Sato" w:date="2018-03-10T14:50:00Z">
        <w:r w:rsidDel="00E83D35">
          <w:rPr>
            <w:color w:val="414042"/>
            <w:spacing w:val="-12"/>
            <w:w w:val="105"/>
          </w:rPr>
          <w:delText>ハイレベルの</w:delText>
        </w:r>
      </w:del>
      <w:r>
        <w:rPr>
          <w:color w:val="414042"/>
          <w:spacing w:val="-12"/>
          <w:w w:val="105"/>
        </w:rPr>
        <w:t>機密性</w:t>
      </w:r>
      <w:del w:id="672" w:author="Mieko Sato" w:date="2018-03-19T18:40:00Z">
        <w:r w:rsidDel="005435E4">
          <w:rPr>
            <w:rFonts w:hint="eastAsia"/>
            <w:color w:val="414042"/>
            <w:spacing w:val="-12"/>
            <w:w w:val="105"/>
          </w:rPr>
          <w:delText>を</w:delText>
        </w:r>
      </w:del>
      <w:ins w:id="673" w:author="Mieko Sato" w:date="2018-03-19T18:40:00Z">
        <w:r w:rsidR="005435E4">
          <w:rPr>
            <w:rFonts w:hint="eastAsia"/>
            <w:color w:val="414042"/>
            <w:spacing w:val="-12"/>
            <w:w w:val="105"/>
          </w:rPr>
          <w:t>が</w:t>
        </w:r>
      </w:ins>
      <w:r>
        <w:rPr>
          <w:color w:val="414042"/>
          <w:spacing w:val="-12"/>
          <w:w w:val="105"/>
        </w:rPr>
        <w:t>提供</w:t>
      </w:r>
      <w:del w:id="674" w:author="Mieko Sato" w:date="2018-03-19T18:21:00Z">
        <w:r w:rsidDel="008C01EB">
          <w:rPr>
            <w:color w:val="414042"/>
            <w:spacing w:val="-12"/>
            <w:w w:val="105"/>
          </w:rPr>
          <w:delText>することが</w:delText>
        </w:r>
      </w:del>
      <w:ins w:id="675" w:author="Mieko Sato" w:date="2018-03-19T18:40:00Z">
        <w:r w:rsidR="005435E4">
          <w:rPr>
            <w:rFonts w:hint="eastAsia"/>
            <w:color w:val="414042"/>
            <w:spacing w:val="-12"/>
            <w:w w:val="105"/>
          </w:rPr>
          <w:t>され</w:t>
        </w:r>
      </w:ins>
      <w:del w:id="676" w:author="Mieko Sato" w:date="2018-03-19T18:40:00Z">
        <w:r w:rsidDel="005435E4">
          <w:rPr>
            <w:color w:val="414042"/>
            <w:spacing w:val="-12"/>
            <w:w w:val="105"/>
          </w:rPr>
          <w:delText>でき</w:delText>
        </w:r>
      </w:del>
      <w:r>
        <w:rPr>
          <w:color w:val="414042"/>
          <w:spacing w:val="-12"/>
          <w:w w:val="105"/>
        </w:rPr>
        <w:t>ます。著者の</w:t>
      </w:r>
      <w:ins w:id="677" w:author="Mieko Sato" w:date="2018-03-10T14:52:00Z">
        <w:r w:rsidR="00E83D35">
          <w:rPr>
            <w:rFonts w:hint="eastAsia"/>
            <w:color w:val="414042"/>
            <w:spacing w:val="-12"/>
            <w:w w:val="105"/>
          </w:rPr>
          <w:t>知る限り、</w:t>
        </w:r>
      </w:ins>
      <w:del w:id="678" w:author="Mieko Sato" w:date="2018-03-10T14:52:00Z">
        <w:r w:rsidDel="00E83D35">
          <w:rPr>
            <w:color w:val="414042"/>
            <w:spacing w:val="-12"/>
            <w:w w:val="105"/>
          </w:rPr>
          <w:delText xml:space="preserve">認識する範囲で  </w:delText>
        </w:r>
        <w:r w:rsidDel="00E83D35">
          <w:rPr>
            <w:color w:val="414042"/>
            <w:spacing w:val="-10"/>
            <w:w w:val="105"/>
          </w:rPr>
          <w:delText>はありますが</w:delText>
        </w:r>
      </w:del>
      <w:r>
        <w:rPr>
          <w:color w:val="414042"/>
          <w:spacing w:val="-10"/>
          <w:w w:val="105"/>
        </w:rPr>
        <w:t xml:space="preserve">、オープンソース </w:t>
      </w:r>
      <w:del w:id="679" w:author="Mieko Sato" w:date="2018-03-10T14:51:00Z">
        <w:r w:rsidDel="00E83D35">
          <w:rPr>
            <w:color w:val="414042"/>
            <w:spacing w:val="-10"/>
            <w:w w:val="105"/>
          </w:rPr>
          <w:delText xml:space="preserve"> </w:delText>
        </w:r>
      </w:del>
      <w:r>
        <w:rPr>
          <w:color w:val="414042"/>
          <w:spacing w:val="-10"/>
          <w:w w:val="105"/>
        </w:rPr>
        <w:t>コンプライアンス</w:t>
      </w:r>
      <w:del w:id="680" w:author="Mieko Sato" w:date="2018-03-10T14:51:00Z">
        <w:r w:rsidDel="00E83D35">
          <w:rPr>
            <w:color w:val="414042"/>
            <w:spacing w:val="-10"/>
            <w:w w:val="105"/>
          </w:rPr>
          <w:delText xml:space="preserve">  </w:delText>
        </w:r>
      </w:del>
      <w:r>
        <w:rPr>
          <w:color w:val="414042"/>
          <w:spacing w:val="-10"/>
          <w:w w:val="105"/>
        </w:rPr>
        <w:t xml:space="preserve"> サービスの提供企業でこ</w:t>
      </w:r>
      <w:ins w:id="681" w:author="Mieko Sato" w:date="2018-03-10T14:51:00Z">
        <w:r w:rsidR="00E83D35">
          <w:rPr>
            <w:rFonts w:hint="eastAsia"/>
            <w:color w:val="414042"/>
            <w:spacing w:val="-10"/>
            <w:w w:val="105"/>
          </w:rPr>
          <w:t>のような</w:t>
        </w:r>
      </w:ins>
      <w:del w:id="682" w:author="Mieko Sato" w:date="2018-03-10T14:51:00Z">
        <w:r w:rsidDel="00E83D35">
          <w:rPr>
            <w:color w:val="414042"/>
            <w:spacing w:val="-10"/>
            <w:w w:val="105"/>
          </w:rPr>
          <w:delText>ういった</w:delText>
        </w:r>
      </w:del>
      <w:r>
        <w:rPr>
          <w:color w:val="414042"/>
          <w:spacing w:val="-12"/>
          <w:w w:val="105"/>
        </w:rPr>
        <w:t>手法をとれるところは他に</w:t>
      </w:r>
      <w:ins w:id="683" w:author="Mieko Sato" w:date="2018-03-10T14:52:00Z">
        <w:r w:rsidR="00E83D35">
          <w:rPr>
            <w:rFonts w:hint="eastAsia"/>
            <w:color w:val="414042"/>
            <w:spacing w:val="-12"/>
            <w:w w:val="105"/>
          </w:rPr>
          <w:t>ありません</w:t>
        </w:r>
      </w:ins>
      <w:del w:id="684" w:author="Mieko Sato" w:date="2018-03-10T14:52:00Z">
        <w:r w:rsidDel="00E83D35">
          <w:rPr>
            <w:color w:val="414042"/>
            <w:spacing w:val="-12"/>
            <w:w w:val="105"/>
          </w:rPr>
          <w:delText>はないようです</w:delText>
        </w:r>
      </w:del>
      <w:r>
        <w:rPr>
          <w:color w:val="414042"/>
          <w:spacing w:val="-12"/>
          <w:w w:val="105"/>
        </w:rPr>
        <w:t>。</w:t>
      </w:r>
    </w:p>
    <w:p w14:paraId="6484F067" w14:textId="77777777" w:rsidR="00D01E5D" w:rsidRDefault="00D01E5D">
      <w:pPr>
        <w:sectPr w:rsidR="00D01E5D">
          <w:pgSz w:w="12240" w:h="15840"/>
          <w:pgMar w:top="880" w:right="1240" w:bottom="760" w:left="1180" w:header="10" w:footer="560" w:gutter="0"/>
          <w:cols w:space="720"/>
        </w:sectPr>
      </w:pPr>
    </w:p>
    <w:p w14:paraId="5B07986D" w14:textId="77777777" w:rsidR="00D01E5D" w:rsidRDefault="00D01E5D">
      <w:pPr>
        <w:pStyle w:val="a3"/>
        <w:rPr>
          <w:sz w:val="20"/>
        </w:rPr>
      </w:pPr>
    </w:p>
    <w:p w14:paraId="4D6F74D9" w14:textId="77777777" w:rsidR="00D01E5D" w:rsidRDefault="00D01E5D">
      <w:pPr>
        <w:pStyle w:val="a3"/>
        <w:rPr>
          <w:sz w:val="20"/>
        </w:rPr>
      </w:pPr>
    </w:p>
    <w:p w14:paraId="47E28E36" w14:textId="77777777" w:rsidR="00D01E5D" w:rsidRDefault="00D01E5D">
      <w:pPr>
        <w:pStyle w:val="a3"/>
        <w:spacing w:before="12"/>
        <w:rPr>
          <w:sz w:val="22"/>
        </w:rPr>
      </w:pPr>
    </w:p>
    <w:p w14:paraId="59767E3D" w14:textId="77777777" w:rsidR="00D01E5D" w:rsidRDefault="0022633E">
      <w:pPr>
        <w:pStyle w:val="a3"/>
        <w:ind w:left="419"/>
        <w:rPr>
          <w:sz w:val="20"/>
        </w:rPr>
      </w:pPr>
      <w:r>
        <w:rPr>
          <w:noProof/>
          <w:sz w:val="20"/>
        </w:rPr>
        <w:drawing>
          <wp:inline distT="0" distB="0" distL="0" distR="0" wp14:anchorId="525ADB5F" wp14:editId="029EAEF2">
            <wp:extent cx="5764725" cy="3913060"/>
            <wp:effectExtent l="0" t="0" r="0" b="0"/>
            <wp:docPr id="1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5.jpeg"/>
                    <pic:cNvPicPr/>
                  </pic:nvPicPr>
                  <pic:blipFill>
                    <a:blip r:embed="rId71" cstate="print"/>
                    <a:stretch>
                      <a:fillRect/>
                    </a:stretch>
                  </pic:blipFill>
                  <pic:spPr>
                    <a:xfrm>
                      <a:off x="0" y="0"/>
                      <a:ext cx="5764725" cy="3913060"/>
                    </a:xfrm>
                    <a:prstGeom prst="rect">
                      <a:avLst/>
                    </a:prstGeom>
                  </pic:spPr>
                </pic:pic>
              </a:graphicData>
            </a:graphic>
          </wp:inline>
        </w:drawing>
      </w:r>
    </w:p>
    <w:p w14:paraId="31D5D516" w14:textId="77777777" w:rsidR="00D01E5D" w:rsidRDefault="00D01E5D">
      <w:pPr>
        <w:pStyle w:val="a3"/>
        <w:spacing w:before="4"/>
        <w:rPr>
          <w:sz w:val="20"/>
        </w:rPr>
      </w:pPr>
    </w:p>
    <w:p w14:paraId="735C682F" w14:textId="77777777" w:rsidR="00D01E5D" w:rsidRDefault="0022633E">
      <w:pPr>
        <w:spacing w:before="72"/>
        <w:ind w:left="395"/>
        <w:rPr>
          <w:sz w:val="20"/>
        </w:rPr>
      </w:pPr>
      <w:r>
        <w:rPr>
          <w:color w:val="009EDA"/>
          <w:w w:val="105"/>
          <w:sz w:val="20"/>
        </w:rPr>
        <w:t>図6：M&amp;A取引を想定したFOSSIDを用いたブラインド監査</w:t>
      </w:r>
    </w:p>
    <w:p w14:paraId="3B15BFF2" w14:textId="77777777" w:rsidR="00D01E5D" w:rsidRDefault="00D01E5D">
      <w:pPr>
        <w:pStyle w:val="a3"/>
        <w:spacing w:before="4"/>
        <w:rPr>
          <w:sz w:val="23"/>
        </w:rPr>
      </w:pPr>
    </w:p>
    <w:p w14:paraId="4C717DE8" w14:textId="77777777" w:rsidR="00D01E5D" w:rsidRDefault="005668DD">
      <w:pPr>
        <w:pStyle w:val="2"/>
        <w:numPr>
          <w:ilvl w:val="1"/>
          <w:numId w:val="8"/>
        </w:numPr>
        <w:tabs>
          <w:tab w:val="left" w:pos="1193"/>
        </w:tabs>
        <w:ind w:left="1192" w:hanging="797"/>
      </w:pPr>
      <w:r>
        <w:rPr>
          <w:noProof/>
        </w:rPr>
        <mc:AlternateContent>
          <mc:Choice Requires="wps">
            <w:drawing>
              <wp:anchor distT="0" distB="0" distL="0" distR="0" simplePos="0" relativeHeight="251654144" behindDoc="0" locked="0" layoutInCell="1" allowOverlap="1" wp14:anchorId="1CAA2ED1" wp14:editId="47D2C48C">
                <wp:simplePos x="0" y="0"/>
                <wp:positionH relativeFrom="page">
                  <wp:posOffset>1000125</wp:posOffset>
                </wp:positionH>
                <wp:positionV relativeFrom="paragraph">
                  <wp:posOffset>438150</wp:posOffset>
                </wp:positionV>
                <wp:extent cx="5772785" cy="0"/>
                <wp:effectExtent l="9525" t="6350" r="8890" b="12700"/>
                <wp:wrapTopAndBottom/>
                <wp:docPr id="373"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36AE5" id="Line 48" o:spid="_x0000_s1026" style="position:absolute;left:0;text-align:lef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" strokecolor="#aaaaad" strokeweight="1pt">
                <w10:wrap type="topAndBottom" anchorx="page"/>
              </v:line>
            </w:pict>
          </mc:Fallback>
        </mc:AlternateContent>
      </w:r>
      <w:r w:rsidR="0022633E">
        <w:rPr>
          <w:color w:val="414042"/>
          <w:spacing w:val="-5"/>
        </w:rPr>
        <w:t>DIY</w:t>
      </w:r>
      <w:r w:rsidR="0022633E">
        <w:rPr>
          <w:color w:val="414042"/>
        </w:rPr>
        <w:t>監査</w:t>
      </w:r>
    </w:p>
    <w:p w14:paraId="38F802B3" w14:textId="7EA5173C" w:rsidR="00D01E5D" w:rsidRDefault="0022633E">
      <w:pPr>
        <w:pStyle w:val="a3"/>
        <w:spacing w:before="316"/>
        <w:ind w:left="395" w:right="360"/>
      </w:pPr>
      <w:r>
        <w:rPr>
          <w:color w:val="414042"/>
          <w:spacing w:val="-8"/>
          <w:w w:val="105"/>
        </w:rPr>
        <w:t>Do-It-Yourself（DIY）</w:t>
      </w:r>
      <w:r>
        <w:rPr>
          <w:color w:val="414042"/>
          <w:spacing w:val="-11"/>
          <w:w w:val="105"/>
        </w:rPr>
        <w:t>監査は</w:t>
      </w:r>
      <w:ins w:id="685" w:author="Mieko Sato" w:date="2018-03-10T14:54:00Z">
        <w:r w:rsidR="004675B4">
          <w:rPr>
            <w:rFonts w:hint="eastAsia"/>
            <w:color w:val="414042"/>
            <w:spacing w:val="-11"/>
            <w:w w:val="105"/>
          </w:rPr>
          <w:t>、</w:t>
        </w:r>
      </w:ins>
      <w:r>
        <w:rPr>
          <w:color w:val="414042"/>
          <w:spacing w:val="-11"/>
          <w:w w:val="105"/>
        </w:rPr>
        <w:t>買収企業もしくは買収対象</w:t>
      </w:r>
      <w:ins w:id="686" w:author="Mieko Sato" w:date="2018-03-10T14:54:00Z">
        <w:r w:rsidR="00DA701E">
          <w:rPr>
            <w:rFonts w:hint="eastAsia"/>
            <w:color w:val="414042"/>
            <w:spacing w:val="-11"/>
            <w:w w:val="105"/>
          </w:rPr>
          <w:t>企業</w:t>
        </w:r>
      </w:ins>
      <w:r>
        <w:rPr>
          <w:color w:val="414042"/>
          <w:spacing w:val="-11"/>
          <w:w w:val="105"/>
        </w:rPr>
        <w:t>が自らスキャン</w:t>
      </w:r>
      <w:del w:id="687" w:author="Mieko Sato" w:date="2018-03-19T18:42:00Z">
        <w:r w:rsidDel="008946FE">
          <w:rPr>
            <w:rFonts w:hint="eastAsia"/>
            <w:color w:val="414042"/>
            <w:spacing w:val="-11"/>
            <w:w w:val="105"/>
          </w:rPr>
          <w:delText>が</w:delText>
        </w:r>
      </w:del>
      <w:ins w:id="688" w:author="Mieko Sato" w:date="2018-03-19T18:42:00Z">
        <w:r w:rsidR="008946FE">
          <w:rPr>
            <w:rFonts w:hint="eastAsia"/>
            <w:color w:val="414042"/>
            <w:spacing w:val="-11"/>
            <w:w w:val="105"/>
          </w:rPr>
          <w:t>を</w:t>
        </w:r>
      </w:ins>
      <w:r>
        <w:rPr>
          <w:color w:val="414042"/>
          <w:spacing w:val="-11"/>
          <w:w w:val="105"/>
        </w:rPr>
        <w:t>実施で</w:t>
      </w:r>
      <w:r>
        <w:rPr>
          <w:color w:val="414042"/>
          <w:spacing w:val="-13"/>
          <w:w w:val="105"/>
        </w:rPr>
        <w:t>きるよう</w:t>
      </w:r>
      <w:ins w:id="689" w:author="Mieko Sato" w:date="2018-03-10T14:55:00Z">
        <w:r w:rsidR="00DA701E">
          <w:rPr>
            <w:rFonts w:hint="eastAsia"/>
            <w:color w:val="414042"/>
            <w:spacing w:val="-13"/>
            <w:w w:val="105"/>
          </w:rPr>
          <w:t>に</w:t>
        </w:r>
      </w:ins>
      <w:r>
        <w:rPr>
          <w:color w:val="414042"/>
          <w:spacing w:val="-13"/>
          <w:w w:val="105"/>
        </w:rPr>
        <w:t xml:space="preserve">、時間限定でクラウドのコンプライアンス </w:t>
      </w:r>
      <w:del w:id="690" w:author="工内隆" w:date="2018-02-15T16:12:00Z">
        <w:r w:rsidDel="00187AF6">
          <w:rPr>
            <w:color w:val="414042"/>
            <w:spacing w:val="-13"/>
            <w:w w:val="105"/>
          </w:rPr>
          <w:delText xml:space="preserve">    </w:delText>
        </w:r>
      </w:del>
      <w:r>
        <w:rPr>
          <w:color w:val="414042"/>
          <w:spacing w:val="-13"/>
          <w:w w:val="105"/>
        </w:rPr>
        <w:t>ツールへのアクセスを提供します</w:t>
      </w:r>
      <w:r>
        <w:rPr>
          <w:color w:val="414042"/>
          <w:spacing w:val="-18"/>
          <w:w w:val="105"/>
        </w:rPr>
        <w:t>。すべてのナレッジベースやレポート機能にアクセスすることで</w:t>
      </w:r>
      <w:ins w:id="691" w:author="Mieko Sato" w:date="2018-03-10T14:56:00Z">
        <w:r w:rsidR="00DA701E">
          <w:rPr>
            <w:rFonts w:hint="eastAsia"/>
            <w:color w:val="414042"/>
            <w:spacing w:val="-18"/>
            <w:w w:val="105"/>
          </w:rPr>
          <w:t>、</w:t>
        </w:r>
      </w:ins>
      <w:r>
        <w:rPr>
          <w:color w:val="414042"/>
          <w:spacing w:val="-18"/>
          <w:w w:val="105"/>
        </w:rPr>
        <w:t>内部監査</w:t>
      </w:r>
      <w:del w:id="692" w:author="Mieko Sato" w:date="2018-03-19T18:43:00Z">
        <w:r w:rsidDel="008946FE">
          <w:rPr>
            <w:rFonts w:hint="eastAsia"/>
            <w:color w:val="414042"/>
            <w:spacing w:val="-18"/>
            <w:w w:val="105"/>
          </w:rPr>
          <w:delText>が</w:delText>
        </w:r>
      </w:del>
      <w:ins w:id="693" w:author="Mieko Sato" w:date="2018-03-19T18:43:00Z">
        <w:r w:rsidR="008946FE">
          <w:rPr>
            <w:rFonts w:hint="eastAsia"/>
            <w:color w:val="414042"/>
            <w:spacing w:val="-18"/>
            <w:w w:val="105"/>
          </w:rPr>
          <w:t>を</w:t>
        </w:r>
      </w:ins>
      <w:r>
        <w:rPr>
          <w:color w:val="414042"/>
          <w:spacing w:val="-18"/>
          <w:w w:val="105"/>
        </w:rPr>
        <w:t>実施</w:t>
      </w:r>
      <w:del w:id="694" w:author="工内隆" w:date="2018-02-15T16:13:00Z">
        <w:r w:rsidDel="00187AF6">
          <w:rPr>
            <w:color w:val="414042"/>
            <w:spacing w:val="-18"/>
            <w:w w:val="105"/>
          </w:rPr>
          <w:delText xml:space="preserve">   </w:delText>
        </w:r>
      </w:del>
      <w:r>
        <w:rPr>
          <w:color w:val="414042"/>
          <w:spacing w:val="-18"/>
          <w:w w:val="105"/>
        </w:rPr>
        <w:t>で</w:t>
      </w:r>
      <w:r>
        <w:rPr>
          <w:color w:val="414042"/>
          <w:spacing w:val="-15"/>
          <w:w w:val="105"/>
        </w:rPr>
        <w:t>きるようになります。このアプローチは、スキャン結果を解釈し</w:t>
      </w:r>
      <w:ins w:id="695" w:author="Mieko Sato" w:date="2018-03-19T18:43:00Z">
        <w:r w:rsidR="00E21569">
          <w:rPr>
            <w:rFonts w:hint="eastAsia"/>
            <w:color w:val="414042"/>
            <w:spacing w:val="-15"/>
            <w:w w:val="105"/>
          </w:rPr>
          <w:t>て</w:t>
        </w:r>
      </w:ins>
      <w:r>
        <w:rPr>
          <w:color w:val="414042"/>
          <w:spacing w:val="-15"/>
          <w:w w:val="105"/>
        </w:rPr>
        <w:t>その是正手続きを提</w:t>
      </w:r>
      <w:r>
        <w:rPr>
          <w:color w:val="414042"/>
          <w:spacing w:val="-13"/>
          <w:w w:val="105"/>
        </w:rPr>
        <w:t>案する十分な知見がある従業員を</w:t>
      </w:r>
      <w:ins w:id="696" w:author="Mieko Sato" w:date="2018-02-28T18:31:00Z">
        <w:r w:rsidR="00712DF5">
          <w:rPr>
            <w:rFonts w:hint="eastAsia"/>
            <w:color w:val="414042"/>
            <w:spacing w:val="-13"/>
            <w:w w:val="105"/>
          </w:rPr>
          <w:t>持つ</w:t>
        </w:r>
      </w:ins>
      <w:del w:id="697" w:author="Mieko Sato" w:date="2018-02-28T18:31:00Z">
        <w:r w:rsidDel="00712DF5">
          <w:rPr>
            <w:color w:val="414042"/>
            <w:spacing w:val="-13"/>
            <w:w w:val="105"/>
          </w:rPr>
          <w:delText>もつ</w:delText>
        </w:r>
      </w:del>
      <w:r>
        <w:rPr>
          <w:color w:val="414042"/>
          <w:spacing w:val="-13"/>
          <w:w w:val="105"/>
        </w:rPr>
        <w:t>企業にとって</w:t>
      </w:r>
      <w:ins w:id="698" w:author="Mieko Sato" w:date="2018-03-10T15:02:00Z">
        <w:r w:rsidR="00801930">
          <w:rPr>
            <w:rFonts w:hint="eastAsia"/>
            <w:color w:val="414042"/>
            <w:spacing w:val="-13"/>
            <w:w w:val="105"/>
          </w:rPr>
          <w:t>、</w:t>
        </w:r>
      </w:ins>
      <w:r>
        <w:rPr>
          <w:color w:val="414042"/>
          <w:spacing w:val="-13"/>
          <w:w w:val="105"/>
        </w:rPr>
        <w:t>特に興味深いものとなります。</w:t>
      </w:r>
      <w:r>
        <w:rPr>
          <w:color w:val="414042"/>
          <w:spacing w:val="-5"/>
          <w:w w:val="105"/>
        </w:rPr>
        <w:t>M&amp;A</w:t>
      </w:r>
      <w:r>
        <w:rPr>
          <w:color w:val="414042"/>
          <w:spacing w:val="-8"/>
          <w:w w:val="105"/>
        </w:rPr>
        <w:t>プロセスを年間数回</w:t>
      </w:r>
      <w:del w:id="699" w:author="Mieko Sato" w:date="2018-03-10T16:16:00Z">
        <w:r w:rsidDel="006E5198">
          <w:rPr>
            <w:color w:val="414042"/>
            <w:spacing w:val="-8"/>
            <w:w w:val="105"/>
          </w:rPr>
          <w:delText>は</w:delText>
        </w:r>
      </w:del>
      <w:r>
        <w:rPr>
          <w:color w:val="414042"/>
          <w:spacing w:val="-8"/>
          <w:w w:val="105"/>
        </w:rPr>
        <w:t>実施するような企業は</w:t>
      </w:r>
      <w:ins w:id="700" w:author="Mieko Sato" w:date="2018-03-10T16:16:00Z">
        <w:r w:rsidR="00005AB3">
          <w:rPr>
            <w:rFonts w:hint="eastAsia"/>
            <w:color w:val="414042"/>
            <w:spacing w:val="-8"/>
            <w:w w:val="105"/>
          </w:rPr>
          <w:t>、</w:t>
        </w:r>
      </w:ins>
      <w:r>
        <w:rPr>
          <w:color w:val="414042"/>
          <w:spacing w:val="-8"/>
          <w:w w:val="105"/>
        </w:rPr>
        <w:t>この手法により迅速に費用効</w:t>
      </w:r>
      <w:r>
        <w:rPr>
          <w:color w:val="414042"/>
          <w:spacing w:val="-16"/>
          <w:w w:val="105"/>
        </w:rPr>
        <w:t>率を上げることができます。さらなる監査の完全性確保を目的として、監査ツール</w:t>
      </w:r>
      <w:r>
        <w:rPr>
          <w:color w:val="414042"/>
          <w:spacing w:val="-11"/>
          <w:w w:val="105"/>
        </w:rPr>
        <w:t>のサービス</w:t>
      </w:r>
      <w:ins w:id="701" w:author="Mieko Sato" w:date="2018-03-01T14:26:00Z">
        <w:r w:rsidR="00E15FD4">
          <w:rPr>
            <w:rFonts w:hint="eastAsia"/>
            <w:color w:val="414042"/>
            <w:spacing w:val="-11"/>
            <w:w w:val="105"/>
          </w:rPr>
          <w:t xml:space="preserve"> </w:t>
        </w:r>
      </w:ins>
      <w:r>
        <w:rPr>
          <w:color w:val="414042"/>
          <w:spacing w:val="-11"/>
          <w:w w:val="105"/>
        </w:rPr>
        <w:t>プロバイダ</w:t>
      </w:r>
      <w:ins w:id="702" w:author="Mieko Sato" w:date="2018-03-01T14:26:00Z">
        <w:r w:rsidR="00256817">
          <w:rPr>
            <w:rFonts w:hint="eastAsia"/>
            <w:color w:val="414042"/>
            <w:spacing w:val="-11"/>
            <w:w w:val="105"/>
          </w:rPr>
          <w:t>ー</w:t>
        </w:r>
      </w:ins>
      <w:r>
        <w:rPr>
          <w:color w:val="414042"/>
          <w:spacing w:val="-11"/>
          <w:w w:val="105"/>
        </w:rPr>
        <w:t>が発見事項の検証を実施し、独立した形で認定を行う</w:t>
      </w:r>
      <w:del w:id="703" w:author="工内隆" w:date="2018-02-15T16:13:00Z">
        <w:r w:rsidDel="00187AF6">
          <w:rPr>
            <w:color w:val="414042"/>
            <w:spacing w:val="-11"/>
            <w:w w:val="105"/>
          </w:rPr>
          <w:delText xml:space="preserve">  </w:delText>
        </w:r>
      </w:del>
      <w:r>
        <w:rPr>
          <w:color w:val="414042"/>
          <w:spacing w:val="-11"/>
          <w:w w:val="105"/>
        </w:rPr>
        <w:t>手</w:t>
      </w:r>
      <w:r>
        <w:rPr>
          <w:color w:val="414042"/>
          <w:spacing w:val="-17"/>
          <w:w w:val="105"/>
        </w:rPr>
        <w:t>法もあります。</w:t>
      </w:r>
    </w:p>
    <w:p w14:paraId="1D8C6991" w14:textId="77777777" w:rsidR="00D01E5D" w:rsidRDefault="00D01E5D">
      <w:pPr>
        <w:pStyle w:val="a3"/>
        <w:spacing w:before="12"/>
      </w:pPr>
    </w:p>
    <w:p w14:paraId="2EBA9FAA" w14:textId="07B82224" w:rsidR="00D01E5D" w:rsidRDefault="0022633E">
      <w:pPr>
        <w:pStyle w:val="a3"/>
        <w:ind w:left="395"/>
      </w:pPr>
      <w:r>
        <w:rPr>
          <w:color w:val="414042"/>
          <w:w w:val="110"/>
        </w:rPr>
        <w:t>図7</w:t>
      </w:r>
      <w:r>
        <w:rPr>
          <w:color w:val="414042"/>
          <w:spacing w:val="2"/>
          <w:w w:val="110"/>
        </w:rPr>
        <w:t>は</w:t>
      </w:r>
      <w:r>
        <w:rPr>
          <w:color w:val="414042"/>
          <w:spacing w:val="1"/>
          <w:w w:val="110"/>
        </w:rPr>
        <w:t>FOSSID</w:t>
      </w:r>
      <w:r>
        <w:rPr>
          <w:color w:val="414042"/>
          <w:w w:val="110"/>
        </w:rPr>
        <w:t xml:space="preserve"> </w:t>
      </w:r>
      <w:r>
        <w:rPr>
          <w:color w:val="414042"/>
          <w:spacing w:val="3"/>
          <w:w w:val="110"/>
        </w:rPr>
        <w:t>AB</w:t>
      </w:r>
      <w:r>
        <w:rPr>
          <w:color w:val="414042"/>
          <w:spacing w:val="-16"/>
          <w:w w:val="110"/>
        </w:rPr>
        <w:t>社のツールを用いた監査手法を</w:t>
      </w:r>
      <w:ins w:id="704" w:author="Mieko Sato" w:date="2018-03-10T17:11:00Z">
        <w:r w:rsidR="006508E1">
          <w:rPr>
            <w:rFonts w:hint="eastAsia"/>
            <w:color w:val="414042"/>
            <w:spacing w:val="-16"/>
            <w:w w:val="110"/>
          </w:rPr>
          <w:t>表</w:t>
        </w:r>
      </w:ins>
      <w:del w:id="705" w:author="Mieko Sato" w:date="2018-03-10T17:11:00Z">
        <w:r w:rsidDel="006508E1">
          <w:rPr>
            <w:rFonts w:hint="eastAsia"/>
            <w:color w:val="414042"/>
            <w:spacing w:val="-16"/>
            <w:w w:val="110"/>
          </w:rPr>
          <w:delText>例示</w:delText>
        </w:r>
      </w:del>
      <w:r>
        <w:rPr>
          <w:color w:val="414042"/>
          <w:spacing w:val="-16"/>
          <w:w w:val="110"/>
        </w:rPr>
        <w:t>しています。このアプロー</w:t>
      </w:r>
    </w:p>
    <w:p w14:paraId="488C1B3E" w14:textId="77777777" w:rsidR="00D01E5D" w:rsidRDefault="00D01E5D">
      <w:pPr>
        <w:sectPr w:rsidR="00D01E5D">
          <w:pgSz w:w="12240" w:h="15840"/>
          <w:pgMar w:top="880" w:right="1240" w:bottom="760" w:left="1180" w:header="10" w:footer="560" w:gutter="0"/>
          <w:cols w:space="720"/>
        </w:sectPr>
      </w:pPr>
    </w:p>
    <w:p w14:paraId="41FDF53C" w14:textId="77777777" w:rsidR="00D01E5D" w:rsidRDefault="00D01E5D">
      <w:pPr>
        <w:pStyle w:val="a3"/>
        <w:rPr>
          <w:sz w:val="20"/>
        </w:rPr>
      </w:pPr>
    </w:p>
    <w:p w14:paraId="46B5E539" w14:textId="77777777" w:rsidR="00D01E5D" w:rsidRDefault="00D01E5D">
      <w:pPr>
        <w:pStyle w:val="a3"/>
        <w:rPr>
          <w:sz w:val="20"/>
        </w:rPr>
      </w:pPr>
    </w:p>
    <w:p w14:paraId="4B27A129" w14:textId="265DF783" w:rsidR="00D01E5D" w:rsidRDefault="0022633E">
      <w:pPr>
        <w:pStyle w:val="a3"/>
        <w:spacing w:before="207"/>
        <w:ind w:left="395" w:right="424"/>
        <w:jc w:val="both"/>
      </w:pPr>
      <w:r>
        <w:rPr>
          <w:color w:val="414042"/>
          <w:spacing w:val="-16"/>
          <w:w w:val="105"/>
        </w:rPr>
        <w:t>チにはいくつか</w:t>
      </w:r>
      <w:ins w:id="706" w:author="Mieko Sato" w:date="2018-03-01T14:28:00Z">
        <w:r w:rsidR="00256817">
          <w:rPr>
            <w:rFonts w:hint="eastAsia"/>
            <w:color w:val="414042"/>
            <w:spacing w:val="-16"/>
            <w:w w:val="105"/>
          </w:rPr>
          <w:t>の</w:t>
        </w:r>
      </w:ins>
      <w:r>
        <w:rPr>
          <w:color w:val="414042"/>
          <w:spacing w:val="-16"/>
          <w:w w:val="105"/>
        </w:rPr>
        <w:t>メリットがあります。たとえば</w:t>
      </w:r>
      <w:ins w:id="707" w:author="Mieko Sato" w:date="2018-03-01T14:28:00Z">
        <w:r w:rsidR="00256817">
          <w:rPr>
            <w:rFonts w:hint="eastAsia"/>
            <w:color w:val="414042"/>
            <w:spacing w:val="-16"/>
            <w:w w:val="105"/>
          </w:rPr>
          <w:t>、</w:t>
        </w:r>
      </w:ins>
      <w:r>
        <w:rPr>
          <w:color w:val="414042"/>
          <w:spacing w:val="-16"/>
          <w:w w:val="105"/>
        </w:rPr>
        <w:t>社内リソースを使用する</w:t>
      </w:r>
      <w:ins w:id="708" w:author="Mieko Sato" w:date="2018-03-13T14:33:00Z">
        <w:r w:rsidR="00D64A94">
          <w:rPr>
            <w:rFonts w:hint="eastAsia"/>
            <w:color w:val="414042"/>
            <w:spacing w:val="-16"/>
            <w:w w:val="105"/>
          </w:rPr>
          <w:t>ため、</w:t>
        </w:r>
      </w:ins>
      <w:del w:id="709" w:author="Mieko Sato" w:date="2018-03-13T14:33:00Z">
        <w:r w:rsidDel="00D64A94">
          <w:rPr>
            <w:color w:val="414042"/>
            <w:spacing w:val="-16"/>
            <w:w w:val="105"/>
          </w:rPr>
          <w:delText>ので</w:delText>
        </w:r>
      </w:del>
      <w:r>
        <w:rPr>
          <w:color w:val="414042"/>
          <w:spacing w:val="-16"/>
          <w:w w:val="105"/>
        </w:rPr>
        <w:t>サードパー</w:t>
      </w:r>
      <w:del w:id="710" w:author="工内隆" w:date="2018-02-15T16:14:00Z">
        <w:r w:rsidDel="00187AF6">
          <w:rPr>
            <w:color w:val="414042"/>
            <w:spacing w:val="-16"/>
            <w:w w:val="105"/>
          </w:rPr>
          <w:delText xml:space="preserve">  </w:delText>
        </w:r>
      </w:del>
      <w:r>
        <w:rPr>
          <w:color w:val="414042"/>
          <w:spacing w:val="-12"/>
          <w:w w:val="105"/>
        </w:rPr>
        <w:t>ティの監査人の対応可能状況に依存せず</w:t>
      </w:r>
      <w:ins w:id="711" w:author="Mieko Sato" w:date="2018-03-01T14:29:00Z">
        <w:r w:rsidR="00256817">
          <w:rPr>
            <w:rFonts w:hint="eastAsia"/>
            <w:color w:val="414042"/>
            <w:spacing w:val="-12"/>
            <w:w w:val="105"/>
          </w:rPr>
          <w:t>、</w:t>
        </w:r>
      </w:ins>
      <w:r>
        <w:rPr>
          <w:color w:val="414042"/>
          <w:spacing w:val="-12"/>
          <w:w w:val="105"/>
        </w:rPr>
        <w:t>必要な</w:t>
      </w:r>
      <w:del w:id="712" w:author="Mieko Sato" w:date="2018-02-28T17:08:00Z">
        <w:r w:rsidDel="008133B5">
          <w:rPr>
            <w:rFonts w:hint="eastAsia"/>
            <w:color w:val="414042"/>
            <w:spacing w:val="-12"/>
            <w:w w:val="105"/>
          </w:rPr>
          <w:delText>とき</w:delText>
        </w:r>
      </w:del>
      <w:ins w:id="713" w:author="Mieko Sato" w:date="2018-02-28T17:08:00Z">
        <w:r w:rsidR="008133B5">
          <w:rPr>
            <w:rFonts w:hint="eastAsia"/>
            <w:color w:val="414042"/>
            <w:spacing w:val="-12"/>
            <w:w w:val="105"/>
          </w:rPr>
          <w:t>時</w:t>
        </w:r>
      </w:ins>
      <w:r>
        <w:rPr>
          <w:color w:val="414042"/>
          <w:spacing w:val="-12"/>
          <w:w w:val="105"/>
        </w:rPr>
        <w:t>にすぐに監査を開始でき</w:t>
      </w:r>
      <w:del w:id="714" w:author="Mieko Sato" w:date="2018-03-10T17:14:00Z">
        <w:r w:rsidDel="008E3138">
          <w:rPr>
            <w:color w:val="414042"/>
            <w:spacing w:val="-12"/>
            <w:w w:val="105"/>
          </w:rPr>
          <w:delText>る</w:delText>
        </w:r>
        <w:r w:rsidDel="008E3138">
          <w:rPr>
            <w:color w:val="414042"/>
            <w:spacing w:val="-13"/>
            <w:w w:val="105"/>
          </w:rPr>
          <w:delText>点が挙げられ</w:delText>
        </w:r>
      </w:del>
      <w:r>
        <w:rPr>
          <w:color w:val="414042"/>
          <w:spacing w:val="-13"/>
          <w:w w:val="105"/>
        </w:rPr>
        <w:t>ます。時間の短縮</w:t>
      </w:r>
      <w:ins w:id="715" w:author="Mieko Sato" w:date="2018-03-13T14:35:00Z">
        <w:r w:rsidR="00D64A94">
          <w:rPr>
            <w:rFonts w:hint="eastAsia"/>
            <w:color w:val="414042"/>
            <w:spacing w:val="-13"/>
            <w:w w:val="105"/>
          </w:rPr>
          <w:t>や</w:t>
        </w:r>
      </w:ins>
      <w:ins w:id="716" w:author="Mieko Sato" w:date="2018-03-19T18:48:00Z">
        <w:r w:rsidR="00E21569">
          <w:rPr>
            <w:rFonts w:hint="eastAsia"/>
            <w:color w:val="414042"/>
            <w:spacing w:val="-13"/>
            <w:w w:val="105"/>
          </w:rPr>
          <w:t>、</w:t>
        </w:r>
      </w:ins>
      <w:del w:id="717" w:author="Mieko Sato" w:date="2018-03-13T14:34:00Z">
        <w:r w:rsidDel="00D64A94">
          <w:rPr>
            <w:color w:val="414042"/>
            <w:spacing w:val="-13"/>
            <w:w w:val="105"/>
          </w:rPr>
          <w:delText>の可能性</w:delText>
        </w:r>
      </w:del>
      <w:del w:id="718" w:author="Mieko Sato" w:date="2018-03-13T14:35:00Z">
        <w:r w:rsidDel="00D64A94">
          <w:rPr>
            <w:color w:val="414042"/>
            <w:spacing w:val="-13"/>
            <w:w w:val="105"/>
          </w:rPr>
          <w:delText>、</w:delText>
        </w:r>
      </w:del>
      <w:r>
        <w:rPr>
          <w:color w:val="414042"/>
          <w:spacing w:val="-13"/>
          <w:w w:val="105"/>
        </w:rPr>
        <w:t>社外</w:t>
      </w:r>
      <w:del w:id="719" w:author="Mieko Sato" w:date="2018-03-13T14:35:00Z">
        <w:r w:rsidDel="00D64A94">
          <w:rPr>
            <w:color w:val="414042"/>
            <w:spacing w:val="-13"/>
            <w:w w:val="105"/>
          </w:rPr>
          <w:delText>の</w:delText>
        </w:r>
      </w:del>
      <w:r>
        <w:rPr>
          <w:color w:val="414042"/>
          <w:spacing w:val="-13"/>
          <w:w w:val="105"/>
        </w:rPr>
        <w:t>コストの削減</w:t>
      </w:r>
      <w:ins w:id="720" w:author="Mieko Sato" w:date="2018-03-13T14:41:00Z">
        <w:r w:rsidR="00866B86">
          <w:rPr>
            <w:rFonts w:hint="eastAsia"/>
            <w:color w:val="414042"/>
            <w:spacing w:val="-13"/>
            <w:w w:val="105"/>
          </w:rPr>
          <w:t>も期待でき</w:t>
        </w:r>
      </w:ins>
      <w:del w:id="721" w:author="Mieko Sato" w:date="2018-03-13T14:36:00Z">
        <w:r w:rsidDel="00D64A94">
          <w:rPr>
            <w:color w:val="414042"/>
            <w:spacing w:val="-13"/>
            <w:w w:val="105"/>
          </w:rPr>
          <w:delText>といったこと</w:delText>
        </w:r>
      </w:del>
      <w:del w:id="722" w:author="Mieko Sato" w:date="2018-03-13T14:42:00Z">
        <w:r w:rsidDel="00866B86">
          <w:rPr>
            <w:color w:val="414042"/>
            <w:spacing w:val="-13"/>
            <w:w w:val="105"/>
          </w:rPr>
          <w:delText>もあり</w:delText>
        </w:r>
      </w:del>
      <w:r>
        <w:rPr>
          <w:color w:val="414042"/>
          <w:spacing w:val="-18"/>
          <w:w w:val="105"/>
        </w:rPr>
        <w:t>ます。</w:t>
      </w:r>
      <w:del w:id="723" w:author="Mieko Sato" w:date="2018-03-13T14:43:00Z">
        <w:r w:rsidDel="00866B86">
          <w:rPr>
            <w:color w:val="414042"/>
            <w:spacing w:val="-18"/>
            <w:w w:val="105"/>
          </w:rPr>
          <w:delText>コンプライアンスの問題がどんなものでも、</w:delText>
        </w:r>
      </w:del>
      <w:r>
        <w:rPr>
          <w:color w:val="414042"/>
          <w:spacing w:val="-18"/>
          <w:w w:val="105"/>
        </w:rPr>
        <w:t>直接コードにアクセスし</w:t>
      </w:r>
      <w:ins w:id="724" w:author="Mieko Sato" w:date="2018-03-19T18:48:00Z">
        <w:r w:rsidR="00E21569">
          <w:rPr>
            <w:rFonts w:hint="eastAsia"/>
            <w:color w:val="414042"/>
            <w:spacing w:val="-18"/>
            <w:w w:val="105"/>
          </w:rPr>
          <w:t>て</w:t>
        </w:r>
      </w:ins>
      <w:del w:id="725" w:author="Mieko Sato" w:date="2018-03-19T18:48:00Z">
        <w:r w:rsidDel="00E21569">
          <w:rPr>
            <w:color w:val="414042"/>
            <w:spacing w:val="-18"/>
            <w:w w:val="105"/>
          </w:rPr>
          <w:delText>、</w:delText>
        </w:r>
      </w:del>
      <w:r>
        <w:rPr>
          <w:color w:val="414042"/>
          <w:spacing w:val="-18"/>
          <w:w w:val="105"/>
        </w:rPr>
        <w:t>解決で</w:t>
      </w:r>
      <w:del w:id="726" w:author="工内隆" w:date="2018-02-15T16:14:00Z">
        <w:r w:rsidDel="00187AF6">
          <w:rPr>
            <w:color w:val="414042"/>
            <w:spacing w:val="-18"/>
            <w:w w:val="105"/>
          </w:rPr>
          <w:delText xml:space="preserve">   </w:delText>
        </w:r>
      </w:del>
      <w:r>
        <w:rPr>
          <w:color w:val="414042"/>
          <w:spacing w:val="-19"/>
          <w:w w:val="105"/>
        </w:rPr>
        <w:t>きる人によって実施される</w:t>
      </w:r>
      <w:ins w:id="727" w:author="Mieko Sato" w:date="2018-03-13T14:40:00Z">
        <w:r w:rsidR="00866B86">
          <w:rPr>
            <w:rFonts w:hint="eastAsia"/>
            <w:color w:val="414042"/>
            <w:spacing w:val="-19"/>
            <w:w w:val="105"/>
          </w:rPr>
          <w:t>ため</w:t>
        </w:r>
      </w:ins>
      <w:del w:id="728" w:author="Mieko Sato" w:date="2018-03-13T14:40:00Z">
        <w:r w:rsidDel="00866B86">
          <w:rPr>
            <w:color w:val="414042"/>
            <w:spacing w:val="-19"/>
            <w:w w:val="105"/>
          </w:rPr>
          <w:delText>ので</w:delText>
        </w:r>
      </w:del>
      <w:r>
        <w:rPr>
          <w:color w:val="414042"/>
          <w:spacing w:val="-19"/>
          <w:w w:val="105"/>
        </w:rPr>
        <w:t>、</w:t>
      </w:r>
      <w:ins w:id="729" w:author="Mieko Sato" w:date="2018-03-13T14:43:00Z">
        <w:r w:rsidR="00866B86">
          <w:rPr>
            <w:rFonts w:hint="eastAsia"/>
            <w:color w:val="414042"/>
            <w:spacing w:val="-19"/>
            <w:w w:val="105"/>
          </w:rPr>
          <w:t>あらゆるコンプライアンス問題に即座に対応</w:t>
        </w:r>
      </w:ins>
      <w:del w:id="730" w:author="Mieko Sato" w:date="2018-03-13T14:43:00Z">
        <w:r w:rsidDel="00866B86">
          <w:rPr>
            <w:color w:val="414042"/>
            <w:spacing w:val="-19"/>
            <w:w w:val="105"/>
          </w:rPr>
          <w:delText>すぐに取り組むことが</w:delText>
        </w:r>
      </w:del>
      <w:r>
        <w:rPr>
          <w:color w:val="414042"/>
          <w:spacing w:val="-19"/>
          <w:w w:val="105"/>
        </w:rPr>
        <w:t>できます。</w:t>
      </w:r>
      <w:ins w:id="731" w:author="Mieko Sato" w:date="2018-03-13T14:46:00Z">
        <w:r w:rsidR="00866B86">
          <w:rPr>
            <w:rFonts w:hint="eastAsia"/>
            <w:color w:val="414042"/>
            <w:spacing w:val="-19"/>
            <w:w w:val="105"/>
          </w:rPr>
          <w:t>そして</w:t>
        </w:r>
      </w:ins>
      <w:ins w:id="732" w:author="Mieko Sato" w:date="2018-03-13T14:48:00Z">
        <w:r w:rsidR="00866B86">
          <w:rPr>
            <w:rFonts w:hint="eastAsia"/>
            <w:color w:val="414042"/>
            <w:spacing w:val="-19"/>
            <w:w w:val="105"/>
          </w:rPr>
          <w:t>最後に、</w:t>
        </w:r>
      </w:ins>
      <w:del w:id="733" w:author="Mieko Sato" w:date="2018-03-13T14:48:00Z">
        <w:r w:rsidDel="00866B86">
          <w:rPr>
            <w:color w:val="414042"/>
            <w:spacing w:val="-19"/>
            <w:w w:val="105"/>
          </w:rPr>
          <w:delText>また最終的に</w:delText>
        </w:r>
      </w:del>
      <w:r>
        <w:rPr>
          <w:color w:val="414042"/>
          <w:spacing w:val="-19"/>
          <w:w w:val="105"/>
        </w:rPr>
        <w:t>この</w:t>
      </w:r>
      <w:del w:id="734" w:author="工内隆" w:date="2018-02-15T16:14:00Z">
        <w:r w:rsidDel="00187AF6">
          <w:rPr>
            <w:color w:val="414042"/>
            <w:spacing w:val="-19"/>
            <w:w w:val="105"/>
          </w:rPr>
          <w:delText xml:space="preserve"> </w:delText>
        </w:r>
      </w:del>
      <w:r>
        <w:rPr>
          <w:color w:val="414042"/>
          <w:spacing w:val="-15"/>
          <w:w w:val="105"/>
        </w:rPr>
        <w:t>監査における正確性や網羅性を確保するため</w:t>
      </w:r>
      <w:ins w:id="735" w:author="Mieko Sato" w:date="2018-03-13T14:47:00Z">
        <w:r w:rsidR="00866B86">
          <w:rPr>
            <w:rFonts w:hint="eastAsia"/>
            <w:color w:val="414042"/>
            <w:spacing w:val="-15"/>
            <w:w w:val="105"/>
          </w:rPr>
          <w:t>に</w:t>
        </w:r>
      </w:ins>
      <w:r>
        <w:rPr>
          <w:color w:val="414042"/>
          <w:spacing w:val="-15"/>
          <w:w w:val="105"/>
        </w:rPr>
        <w:t>、監査ツール提供者によって検証</w:t>
      </w:r>
      <w:r>
        <w:rPr>
          <w:color w:val="414042"/>
          <w:spacing w:val="-16"/>
          <w:w w:val="105"/>
        </w:rPr>
        <w:t>すること</w:t>
      </w:r>
      <w:del w:id="736" w:author="Mieko Sato" w:date="2018-03-13T14:47:00Z">
        <w:r w:rsidDel="00866B86">
          <w:rPr>
            <w:rFonts w:hint="eastAsia"/>
            <w:color w:val="414042"/>
            <w:spacing w:val="-16"/>
            <w:w w:val="105"/>
          </w:rPr>
          <w:delText>も</w:delText>
        </w:r>
      </w:del>
      <w:ins w:id="737" w:author="Mieko Sato" w:date="2018-03-13T14:47:00Z">
        <w:r w:rsidR="00866B86">
          <w:rPr>
            <w:rFonts w:hint="eastAsia"/>
            <w:color w:val="414042"/>
            <w:spacing w:val="-16"/>
            <w:w w:val="105"/>
          </w:rPr>
          <w:t>が</w:t>
        </w:r>
      </w:ins>
      <w:r>
        <w:rPr>
          <w:color w:val="414042"/>
          <w:spacing w:val="-16"/>
          <w:w w:val="105"/>
        </w:rPr>
        <w:t>できます。</w:t>
      </w:r>
      <w:r>
        <w:rPr>
          <w:color w:val="414042"/>
          <w:spacing w:val="1"/>
          <w:w w:val="105"/>
        </w:rPr>
        <w:t>FOSSID</w:t>
      </w:r>
      <w:r>
        <w:rPr>
          <w:color w:val="414042"/>
          <w:spacing w:val="75"/>
          <w:w w:val="105"/>
        </w:rPr>
        <w:t xml:space="preserve"> </w:t>
      </w:r>
      <w:r>
        <w:rPr>
          <w:color w:val="414042"/>
          <w:spacing w:val="3"/>
          <w:w w:val="105"/>
        </w:rPr>
        <w:t>AB</w:t>
      </w:r>
      <w:r>
        <w:rPr>
          <w:color w:val="414042"/>
          <w:spacing w:val="-6"/>
          <w:w w:val="105"/>
        </w:rPr>
        <w:t>社</w:t>
      </w:r>
      <w:ins w:id="738" w:author="Mieko Sato" w:date="2018-03-19T18:56:00Z">
        <w:r w:rsidR="002D5B04">
          <w:rPr>
            <w:rFonts w:hint="eastAsia"/>
            <w:color w:val="414042"/>
            <w:spacing w:val="-6"/>
            <w:w w:val="105"/>
          </w:rPr>
          <w:t>は、</w:t>
        </w:r>
      </w:ins>
      <w:del w:id="739" w:author="Mieko Sato" w:date="2018-03-19T18:56:00Z">
        <w:r w:rsidDel="002D5B04">
          <w:rPr>
            <w:color w:val="414042"/>
            <w:spacing w:val="-6"/>
            <w:w w:val="105"/>
          </w:rPr>
          <w:delText>における</w:delText>
        </w:r>
      </w:del>
      <w:r>
        <w:rPr>
          <w:color w:val="414042"/>
          <w:spacing w:val="-7"/>
          <w:w w:val="105"/>
        </w:rPr>
        <w:t>DIY</w:t>
      </w:r>
      <w:r>
        <w:rPr>
          <w:color w:val="414042"/>
          <w:spacing w:val="-13"/>
          <w:w w:val="105"/>
        </w:rPr>
        <w:t>サービスの一</w:t>
      </w:r>
      <w:ins w:id="740" w:author="Mieko Sato" w:date="2018-03-19T18:56:00Z">
        <w:r w:rsidR="002D5B04">
          <w:rPr>
            <w:rFonts w:hint="eastAsia"/>
            <w:color w:val="414042"/>
            <w:spacing w:val="-13"/>
            <w:w w:val="105"/>
          </w:rPr>
          <w:t>環</w:t>
        </w:r>
      </w:ins>
      <w:del w:id="741" w:author="Mieko Sato" w:date="2018-03-19T19:00:00Z">
        <w:r w:rsidDel="002D5B04">
          <w:rPr>
            <w:color w:val="414042"/>
            <w:spacing w:val="-13"/>
            <w:w w:val="105"/>
          </w:rPr>
          <w:delText>部</w:delText>
        </w:r>
      </w:del>
      <w:r>
        <w:rPr>
          <w:rFonts w:hint="eastAsia"/>
          <w:color w:val="414042"/>
          <w:spacing w:val="-13"/>
          <w:w w:val="105"/>
        </w:rPr>
        <w:t>として</w:t>
      </w:r>
      <w:r>
        <w:rPr>
          <w:color w:val="414042"/>
          <w:spacing w:val="-13"/>
          <w:w w:val="105"/>
        </w:rPr>
        <w:t>、</w:t>
      </w:r>
      <w:ins w:id="742" w:author="Mieko Sato" w:date="2018-03-19T18:50:00Z">
        <w:r w:rsidR="00E21569">
          <w:rPr>
            <w:rFonts w:hint="eastAsia"/>
            <w:color w:val="414042"/>
            <w:spacing w:val="-13"/>
            <w:w w:val="105"/>
          </w:rPr>
          <w:t>買収</w:t>
        </w:r>
      </w:ins>
      <w:r>
        <w:rPr>
          <w:color w:val="414042"/>
          <w:spacing w:val="-13"/>
          <w:w w:val="105"/>
        </w:rPr>
        <w:t>対象企業</w:t>
      </w:r>
      <w:r>
        <w:rPr>
          <w:color w:val="414042"/>
          <w:spacing w:val="-10"/>
          <w:w w:val="105"/>
        </w:rPr>
        <w:t>で監査されるべき</w:t>
      </w:r>
      <w:del w:id="743" w:author="Mieko Sato" w:date="2018-03-19T18:59:00Z">
        <w:r w:rsidDel="002D5B04">
          <w:rPr>
            <w:color w:val="414042"/>
            <w:spacing w:val="-10"/>
            <w:w w:val="105"/>
          </w:rPr>
          <w:delText>もの</w:delText>
        </w:r>
      </w:del>
      <w:r>
        <w:rPr>
          <w:color w:val="414042"/>
          <w:spacing w:val="-10"/>
          <w:w w:val="105"/>
        </w:rPr>
        <w:t>と示されたファイルの</w:t>
      </w:r>
      <w:r>
        <w:rPr>
          <w:color w:val="414042"/>
          <w:spacing w:val="-12"/>
          <w:w w:val="105"/>
        </w:rPr>
        <w:t>X%（</w:t>
      </w:r>
      <w:r>
        <w:rPr>
          <w:color w:val="414042"/>
          <w:spacing w:val="-13"/>
          <w:w w:val="105"/>
        </w:rPr>
        <w:t>この</w:t>
      </w:r>
      <w:r>
        <w:rPr>
          <w:color w:val="414042"/>
          <w:w w:val="105"/>
        </w:rPr>
        <w:t>X</w:t>
      </w:r>
      <w:r>
        <w:rPr>
          <w:color w:val="414042"/>
          <w:spacing w:val="-5"/>
          <w:w w:val="105"/>
        </w:rPr>
        <w:t>%は見積もりの合意の一部と</w:t>
      </w:r>
      <w:r>
        <w:rPr>
          <w:color w:val="414042"/>
          <w:spacing w:val="-13"/>
          <w:w w:val="105"/>
        </w:rPr>
        <w:t>して決定</w:t>
      </w:r>
      <w:del w:id="744" w:author="Mieko Sato" w:date="2018-03-20T13:16:00Z">
        <w:r w:rsidDel="00D057B2">
          <w:rPr>
            <w:color w:val="414042"/>
            <w:spacing w:val="-13"/>
            <w:w w:val="105"/>
          </w:rPr>
          <w:delText>され</w:delText>
        </w:r>
      </w:del>
      <w:del w:id="745" w:author="Mieko Sato" w:date="2018-03-20T13:15:00Z">
        <w:r w:rsidDel="00D057B2">
          <w:rPr>
            <w:rFonts w:hint="eastAsia"/>
            <w:color w:val="414042"/>
            <w:spacing w:val="-13"/>
            <w:w w:val="105"/>
          </w:rPr>
          <w:delText>ます</w:delText>
        </w:r>
      </w:del>
      <w:r>
        <w:rPr>
          <w:color w:val="414042"/>
          <w:spacing w:val="-16"/>
          <w:w w:val="105"/>
        </w:rPr>
        <w:t>）</w:t>
      </w:r>
      <w:del w:id="746" w:author="Mieko Sato" w:date="2018-03-20T18:13:00Z">
        <w:r w:rsidDel="003619F3">
          <w:rPr>
            <w:color w:val="414042"/>
            <w:spacing w:val="-11"/>
            <w:w w:val="105"/>
          </w:rPr>
          <w:delText>に対し</w:delText>
        </w:r>
      </w:del>
      <w:ins w:id="747" w:author="Mieko Sato" w:date="2018-03-20T18:14:00Z">
        <w:r w:rsidR="003619F3">
          <w:rPr>
            <w:rFonts w:hint="eastAsia"/>
            <w:color w:val="414042"/>
            <w:spacing w:val="-11"/>
            <w:w w:val="105"/>
          </w:rPr>
          <w:t>の</w:t>
        </w:r>
      </w:ins>
      <w:r>
        <w:rPr>
          <w:color w:val="414042"/>
          <w:spacing w:val="-11"/>
          <w:w w:val="105"/>
        </w:rPr>
        <w:t>無作為抽出検証</w:t>
      </w:r>
      <w:del w:id="748" w:author="Mieko Sato" w:date="2018-03-19T19:05:00Z">
        <w:r w:rsidDel="001F32F0">
          <w:rPr>
            <w:rFonts w:hint="eastAsia"/>
            <w:color w:val="414042"/>
            <w:spacing w:val="-11"/>
            <w:w w:val="105"/>
          </w:rPr>
          <w:delText>が</w:delText>
        </w:r>
      </w:del>
      <w:ins w:id="749" w:author="Mieko Sato" w:date="2018-03-19T19:05:00Z">
        <w:r w:rsidR="001F32F0">
          <w:rPr>
            <w:rFonts w:hint="eastAsia"/>
            <w:color w:val="414042"/>
            <w:spacing w:val="-11"/>
            <w:w w:val="105"/>
          </w:rPr>
          <w:t>を</w:t>
        </w:r>
      </w:ins>
      <w:r>
        <w:rPr>
          <w:color w:val="414042"/>
          <w:spacing w:val="-11"/>
          <w:w w:val="105"/>
        </w:rPr>
        <w:t>提供</w:t>
      </w:r>
      <w:ins w:id="750" w:author="Mieko Sato" w:date="2018-03-19T19:05:00Z">
        <w:r w:rsidR="001F32F0">
          <w:rPr>
            <w:rFonts w:hint="eastAsia"/>
            <w:color w:val="414042"/>
            <w:spacing w:val="-11"/>
            <w:w w:val="105"/>
          </w:rPr>
          <w:t>し</w:t>
        </w:r>
      </w:ins>
      <w:del w:id="751" w:author="Mieko Sato" w:date="2018-03-19T19:05:00Z">
        <w:r w:rsidDel="001F32F0">
          <w:rPr>
            <w:color w:val="414042"/>
            <w:spacing w:val="-11"/>
            <w:w w:val="105"/>
          </w:rPr>
          <w:delText>され</w:delText>
        </w:r>
      </w:del>
      <w:r>
        <w:rPr>
          <w:color w:val="414042"/>
          <w:spacing w:val="-11"/>
          <w:w w:val="105"/>
        </w:rPr>
        <w:t>ています。</w:t>
      </w:r>
    </w:p>
    <w:p w14:paraId="4A5E797C" w14:textId="77777777" w:rsidR="00D01E5D" w:rsidRDefault="00D01E5D">
      <w:pPr>
        <w:pStyle w:val="a3"/>
        <w:rPr>
          <w:sz w:val="20"/>
        </w:rPr>
      </w:pPr>
    </w:p>
    <w:p w14:paraId="256770DA" w14:textId="77777777" w:rsidR="00D01E5D" w:rsidRDefault="00D01E5D">
      <w:pPr>
        <w:pStyle w:val="a3"/>
        <w:rPr>
          <w:sz w:val="20"/>
        </w:rPr>
      </w:pPr>
    </w:p>
    <w:p w14:paraId="0C6116C4" w14:textId="77777777" w:rsidR="00D01E5D" w:rsidRDefault="0022633E">
      <w:pPr>
        <w:pStyle w:val="a3"/>
        <w:spacing w:before="8"/>
        <w:rPr>
          <w:sz w:val="10"/>
        </w:rPr>
      </w:pPr>
      <w:r>
        <w:rPr>
          <w:noProof/>
        </w:rPr>
        <w:drawing>
          <wp:anchor distT="0" distB="0" distL="0" distR="0" simplePos="0" relativeHeight="251629568" behindDoc="0" locked="0" layoutInCell="1" allowOverlap="1" wp14:anchorId="7BCAF750" wp14:editId="347EAAB4">
            <wp:simplePos x="0" y="0"/>
            <wp:positionH relativeFrom="page">
              <wp:posOffset>1006352</wp:posOffset>
            </wp:positionH>
            <wp:positionV relativeFrom="paragraph">
              <wp:posOffset>111793</wp:posOffset>
            </wp:positionV>
            <wp:extent cx="5762842" cy="4047744"/>
            <wp:effectExtent l="0" t="0" r="0" b="0"/>
            <wp:wrapTopAndBottom/>
            <wp:docPr id="1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6.jpeg"/>
                    <pic:cNvPicPr/>
                  </pic:nvPicPr>
                  <pic:blipFill>
                    <a:blip r:embed="rId72" cstate="print"/>
                    <a:stretch>
                      <a:fillRect/>
                    </a:stretch>
                  </pic:blipFill>
                  <pic:spPr>
                    <a:xfrm>
                      <a:off x="0" y="0"/>
                      <a:ext cx="5762842" cy="4047744"/>
                    </a:xfrm>
                    <a:prstGeom prst="rect">
                      <a:avLst/>
                    </a:prstGeom>
                  </pic:spPr>
                </pic:pic>
              </a:graphicData>
            </a:graphic>
          </wp:anchor>
        </w:drawing>
      </w:r>
    </w:p>
    <w:p w14:paraId="03B32031" w14:textId="77777777" w:rsidR="00D01E5D" w:rsidRDefault="0022633E">
      <w:pPr>
        <w:spacing w:before="101"/>
        <w:ind w:left="380"/>
        <w:rPr>
          <w:sz w:val="20"/>
        </w:rPr>
      </w:pPr>
      <w:r>
        <w:rPr>
          <w:color w:val="009EDA"/>
          <w:spacing w:val="-4"/>
          <w:sz w:val="20"/>
        </w:rPr>
        <w:t>図</w:t>
      </w:r>
      <w:r>
        <w:rPr>
          <w:color w:val="009EDA"/>
          <w:spacing w:val="-40"/>
          <w:w w:val="116"/>
          <w:sz w:val="20"/>
        </w:rPr>
        <w:t>7</w:t>
      </w:r>
      <w:r>
        <w:rPr>
          <w:color w:val="009EDA"/>
          <w:spacing w:val="-32"/>
          <w:w w:val="200"/>
          <w:sz w:val="20"/>
        </w:rPr>
        <w:t>：</w:t>
      </w:r>
      <w:r>
        <w:rPr>
          <w:color w:val="009EDA"/>
          <w:spacing w:val="2"/>
          <w:w w:val="95"/>
          <w:sz w:val="20"/>
        </w:rPr>
        <w:t>M</w:t>
      </w:r>
      <w:r>
        <w:rPr>
          <w:color w:val="009EDA"/>
          <w:spacing w:val="1"/>
          <w:w w:val="115"/>
          <w:sz w:val="20"/>
        </w:rPr>
        <w:t>&amp;</w:t>
      </w:r>
      <w:r>
        <w:rPr>
          <w:color w:val="009EDA"/>
          <w:spacing w:val="1"/>
          <w:w w:val="104"/>
          <w:sz w:val="20"/>
        </w:rPr>
        <w:t>A</w:t>
      </w:r>
      <w:r>
        <w:rPr>
          <w:color w:val="009EDA"/>
          <w:spacing w:val="-13"/>
          <w:sz w:val="20"/>
        </w:rPr>
        <w:t>取引</w:t>
      </w:r>
      <w:r>
        <w:rPr>
          <w:color w:val="009EDA"/>
          <w:spacing w:val="-2"/>
          <w:w w:val="132"/>
          <w:sz w:val="20"/>
        </w:rPr>
        <w:t>を</w:t>
      </w:r>
      <w:r>
        <w:rPr>
          <w:color w:val="009EDA"/>
          <w:spacing w:val="-11"/>
          <w:sz w:val="20"/>
        </w:rPr>
        <w:t>想定</w:t>
      </w:r>
      <w:r>
        <w:rPr>
          <w:color w:val="009EDA"/>
          <w:spacing w:val="-15"/>
          <w:w w:val="138"/>
          <w:sz w:val="20"/>
        </w:rPr>
        <w:t>し</w:t>
      </w:r>
      <w:r>
        <w:rPr>
          <w:color w:val="009EDA"/>
          <w:spacing w:val="-1"/>
          <w:w w:val="127"/>
          <w:sz w:val="20"/>
        </w:rPr>
        <w:t>た</w:t>
      </w:r>
      <w:r>
        <w:rPr>
          <w:color w:val="009EDA"/>
          <w:spacing w:val="-3"/>
          <w:w w:val="95"/>
          <w:sz w:val="20"/>
        </w:rPr>
        <w:t>F</w:t>
      </w:r>
      <w:r>
        <w:rPr>
          <w:color w:val="009EDA"/>
          <w:spacing w:val="2"/>
          <w:w w:val="90"/>
          <w:sz w:val="20"/>
        </w:rPr>
        <w:t>O</w:t>
      </w:r>
      <w:r>
        <w:rPr>
          <w:color w:val="009EDA"/>
          <w:spacing w:val="2"/>
          <w:w w:val="92"/>
          <w:sz w:val="20"/>
        </w:rPr>
        <w:t>S</w:t>
      </w:r>
      <w:r>
        <w:rPr>
          <w:color w:val="009EDA"/>
          <w:spacing w:val="5"/>
          <w:w w:val="92"/>
          <w:sz w:val="20"/>
        </w:rPr>
        <w:t>S</w:t>
      </w:r>
      <w:r>
        <w:rPr>
          <w:color w:val="009EDA"/>
          <w:spacing w:val="7"/>
          <w:w w:val="71"/>
          <w:sz w:val="20"/>
        </w:rPr>
        <w:t>I</w:t>
      </w:r>
      <w:r>
        <w:rPr>
          <w:color w:val="009EDA"/>
          <w:spacing w:val="-7"/>
          <w:w w:val="92"/>
          <w:sz w:val="20"/>
        </w:rPr>
        <w:t>D</w:t>
      </w:r>
      <w:r>
        <w:rPr>
          <w:color w:val="009EDA"/>
          <w:spacing w:val="-9"/>
          <w:w w:val="114"/>
          <w:sz w:val="20"/>
        </w:rPr>
        <w:t>を用</w:t>
      </w:r>
      <w:r>
        <w:rPr>
          <w:color w:val="009EDA"/>
          <w:spacing w:val="-7"/>
          <w:w w:val="122"/>
          <w:sz w:val="20"/>
        </w:rPr>
        <w:t>い</w:t>
      </w:r>
      <w:r>
        <w:rPr>
          <w:color w:val="009EDA"/>
          <w:spacing w:val="-7"/>
          <w:w w:val="131"/>
          <w:sz w:val="20"/>
        </w:rPr>
        <w:t>る</w:t>
      </w:r>
      <w:r>
        <w:rPr>
          <w:color w:val="009EDA"/>
          <w:spacing w:val="5"/>
          <w:w w:val="92"/>
          <w:sz w:val="20"/>
        </w:rPr>
        <w:t>D</w:t>
      </w:r>
      <w:r>
        <w:rPr>
          <w:color w:val="009EDA"/>
          <w:spacing w:val="2"/>
          <w:w w:val="71"/>
          <w:sz w:val="20"/>
        </w:rPr>
        <w:t>I</w:t>
      </w:r>
      <w:r>
        <w:rPr>
          <w:color w:val="009EDA"/>
          <w:spacing w:val="-1"/>
          <w:w w:val="107"/>
          <w:sz w:val="20"/>
        </w:rPr>
        <w:t>Y</w:t>
      </w:r>
      <w:r>
        <w:rPr>
          <w:color w:val="009EDA"/>
          <w:spacing w:val="-5"/>
          <w:sz w:val="20"/>
        </w:rPr>
        <w:t>監査</w:t>
      </w:r>
      <w:r>
        <w:rPr>
          <w:color w:val="009EDA"/>
          <w:spacing w:val="-12"/>
          <w:w w:val="132"/>
          <w:sz w:val="20"/>
        </w:rPr>
        <w:t>プ</w:t>
      </w:r>
      <w:r>
        <w:rPr>
          <w:color w:val="009EDA"/>
          <w:spacing w:val="-15"/>
          <w:w w:val="138"/>
          <w:sz w:val="20"/>
        </w:rPr>
        <w:t>ロ</w:t>
      </w:r>
      <w:r>
        <w:rPr>
          <w:color w:val="009EDA"/>
          <w:spacing w:val="-12"/>
          <w:w w:val="122"/>
          <w:sz w:val="20"/>
        </w:rPr>
        <w:t>セ</w:t>
      </w:r>
      <w:r>
        <w:rPr>
          <w:color w:val="009EDA"/>
          <w:w w:val="130"/>
          <w:sz w:val="20"/>
        </w:rPr>
        <w:t>ス</w:t>
      </w:r>
    </w:p>
    <w:p w14:paraId="09E6BA1E" w14:textId="77777777" w:rsidR="00D01E5D" w:rsidRDefault="00D01E5D">
      <w:pPr>
        <w:rPr>
          <w:sz w:val="20"/>
        </w:rPr>
        <w:sectPr w:rsidR="00D01E5D">
          <w:pgSz w:w="12240" w:h="15840"/>
          <w:pgMar w:top="880" w:right="1240" w:bottom="760" w:left="1180" w:header="10" w:footer="560" w:gutter="0"/>
          <w:cols w:space="720"/>
        </w:sectPr>
      </w:pPr>
    </w:p>
    <w:p w14:paraId="737EBADB" w14:textId="77777777" w:rsidR="00D01E5D" w:rsidRDefault="005668DD">
      <w:pPr>
        <w:pStyle w:val="a3"/>
        <w:rPr>
          <w:sz w:val="20"/>
        </w:rPr>
      </w:pPr>
      <w:r>
        <w:rPr>
          <w:noProof/>
        </w:rPr>
        <w:lastRenderedPageBreak/>
        <mc:AlternateContent>
          <mc:Choice Requires="wps">
            <w:drawing>
              <wp:anchor distT="0" distB="0" distL="114300" distR="114300" simplePos="0" relativeHeight="251655168" behindDoc="0" locked="0" layoutInCell="1" allowOverlap="1" wp14:anchorId="7A6791EE" wp14:editId="72564FCB">
                <wp:simplePos x="0" y="0"/>
                <wp:positionH relativeFrom="page">
                  <wp:posOffset>607060</wp:posOffset>
                </wp:positionH>
                <wp:positionV relativeFrom="page">
                  <wp:posOffset>529590</wp:posOffset>
                </wp:positionV>
                <wp:extent cx="6583680" cy="0"/>
                <wp:effectExtent l="6985" t="15240" r="10160" b="13335"/>
                <wp:wrapNone/>
                <wp:docPr id="37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05043" id="Line 47"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J5y1b4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14:paraId="5FD358F8" w14:textId="77777777" w:rsidR="00D01E5D" w:rsidRDefault="00D01E5D">
      <w:pPr>
        <w:pStyle w:val="a3"/>
        <w:rPr>
          <w:sz w:val="20"/>
        </w:rPr>
      </w:pPr>
    </w:p>
    <w:p w14:paraId="4A091436" w14:textId="77777777" w:rsidR="00D01E5D" w:rsidRDefault="00D01E5D">
      <w:pPr>
        <w:pStyle w:val="a3"/>
        <w:rPr>
          <w:sz w:val="20"/>
        </w:rPr>
      </w:pPr>
    </w:p>
    <w:p w14:paraId="59592798" w14:textId="77777777" w:rsidR="00D01E5D" w:rsidRDefault="00D01E5D">
      <w:pPr>
        <w:pStyle w:val="a3"/>
        <w:rPr>
          <w:sz w:val="20"/>
        </w:rPr>
      </w:pPr>
    </w:p>
    <w:p w14:paraId="4C50D31A" w14:textId="77777777" w:rsidR="00D01E5D" w:rsidRDefault="00D01E5D">
      <w:pPr>
        <w:pStyle w:val="a3"/>
        <w:rPr>
          <w:sz w:val="20"/>
        </w:rPr>
      </w:pPr>
    </w:p>
    <w:p w14:paraId="53BF60F7" w14:textId="77777777" w:rsidR="00D01E5D" w:rsidRDefault="00D01E5D">
      <w:pPr>
        <w:pStyle w:val="a3"/>
        <w:rPr>
          <w:sz w:val="20"/>
        </w:rPr>
      </w:pPr>
    </w:p>
    <w:p w14:paraId="6FF7B95F" w14:textId="77777777" w:rsidR="00D01E5D" w:rsidRDefault="00D01E5D">
      <w:pPr>
        <w:pStyle w:val="a3"/>
        <w:rPr>
          <w:sz w:val="20"/>
        </w:rPr>
      </w:pPr>
    </w:p>
    <w:p w14:paraId="0D8F62F5" w14:textId="77777777" w:rsidR="00D01E5D" w:rsidRDefault="00D01E5D">
      <w:pPr>
        <w:pStyle w:val="a3"/>
        <w:rPr>
          <w:sz w:val="20"/>
        </w:rPr>
      </w:pPr>
    </w:p>
    <w:p w14:paraId="50D404C7" w14:textId="77777777" w:rsidR="00D01E5D" w:rsidRDefault="00D01E5D">
      <w:pPr>
        <w:pStyle w:val="a3"/>
        <w:rPr>
          <w:sz w:val="20"/>
        </w:rPr>
      </w:pPr>
    </w:p>
    <w:p w14:paraId="70C833D6" w14:textId="77777777" w:rsidR="00D01E5D" w:rsidRDefault="00D01E5D">
      <w:pPr>
        <w:pStyle w:val="a3"/>
        <w:rPr>
          <w:sz w:val="20"/>
        </w:rPr>
      </w:pPr>
    </w:p>
    <w:p w14:paraId="4B798803" w14:textId="77777777" w:rsidR="00D01E5D" w:rsidRDefault="00D01E5D">
      <w:pPr>
        <w:pStyle w:val="a3"/>
        <w:rPr>
          <w:sz w:val="20"/>
        </w:rPr>
      </w:pPr>
    </w:p>
    <w:p w14:paraId="1063AAE4" w14:textId="77777777" w:rsidR="00D01E5D" w:rsidRDefault="00D01E5D">
      <w:pPr>
        <w:pStyle w:val="a3"/>
        <w:rPr>
          <w:sz w:val="20"/>
        </w:rPr>
      </w:pPr>
    </w:p>
    <w:p w14:paraId="5A9FB176" w14:textId="77777777" w:rsidR="00D01E5D" w:rsidRDefault="00D01E5D">
      <w:pPr>
        <w:pStyle w:val="a3"/>
        <w:rPr>
          <w:sz w:val="20"/>
        </w:rPr>
      </w:pPr>
    </w:p>
    <w:p w14:paraId="3B67E465" w14:textId="77777777" w:rsidR="00D01E5D" w:rsidRDefault="00D01E5D">
      <w:pPr>
        <w:pStyle w:val="a3"/>
        <w:rPr>
          <w:sz w:val="20"/>
        </w:rPr>
      </w:pPr>
    </w:p>
    <w:p w14:paraId="1BB1B915" w14:textId="77777777" w:rsidR="00D01E5D" w:rsidRDefault="00D01E5D">
      <w:pPr>
        <w:pStyle w:val="a3"/>
        <w:rPr>
          <w:sz w:val="20"/>
        </w:rPr>
      </w:pPr>
    </w:p>
    <w:p w14:paraId="0C160B90" w14:textId="77777777" w:rsidR="00D01E5D" w:rsidRDefault="00D01E5D">
      <w:pPr>
        <w:pStyle w:val="a3"/>
        <w:rPr>
          <w:sz w:val="20"/>
        </w:rPr>
      </w:pPr>
    </w:p>
    <w:p w14:paraId="44C637E1" w14:textId="77777777" w:rsidR="00D01E5D" w:rsidRDefault="00D01E5D">
      <w:pPr>
        <w:pStyle w:val="a3"/>
        <w:rPr>
          <w:sz w:val="20"/>
        </w:rPr>
      </w:pPr>
    </w:p>
    <w:p w14:paraId="035A7ECB" w14:textId="77777777" w:rsidR="00D01E5D" w:rsidRDefault="00D01E5D">
      <w:pPr>
        <w:pStyle w:val="a3"/>
        <w:rPr>
          <w:sz w:val="20"/>
        </w:rPr>
      </w:pPr>
    </w:p>
    <w:p w14:paraId="41BEF33C" w14:textId="77777777" w:rsidR="00D01E5D" w:rsidRDefault="00D01E5D">
      <w:pPr>
        <w:pStyle w:val="a3"/>
        <w:rPr>
          <w:sz w:val="20"/>
        </w:rPr>
      </w:pPr>
    </w:p>
    <w:p w14:paraId="55861532" w14:textId="77777777" w:rsidR="00D01E5D" w:rsidRDefault="00D01E5D">
      <w:pPr>
        <w:pStyle w:val="a3"/>
        <w:rPr>
          <w:sz w:val="20"/>
        </w:rPr>
      </w:pPr>
    </w:p>
    <w:p w14:paraId="13E7F52F" w14:textId="77777777" w:rsidR="00D01E5D" w:rsidRDefault="00D01E5D">
      <w:pPr>
        <w:pStyle w:val="a3"/>
        <w:rPr>
          <w:sz w:val="20"/>
        </w:rPr>
      </w:pPr>
    </w:p>
    <w:p w14:paraId="44B5D3A1" w14:textId="77777777" w:rsidR="00D01E5D" w:rsidRDefault="00D01E5D">
      <w:pPr>
        <w:pStyle w:val="a3"/>
        <w:rPr>
          <w:sz w:val="20"/>
        </w:rPr>
      </w:pPr>
    </w:p>
    <w:p w14:paraId="0E84B33D" w14:textId="77777777" w:rsidR="00D01E5D" w:rsidRDefault="00D01E5D">
      <w:pPr>
        <w:pStyle w:val="a3"/>
        <w:rPr>
          <w:sz w:val="20"/>
        </w:rPr>
      </w:pPr>
    </w:p>
    <w:p w14:paraId="13DCE648" w14:textId="77777777" w:rsidR="00D01E5D" w:rsidRDefault="00D01E5D">
      <w:pPr>
        <w:pStyle w:val="a3"/>
        <w:rPr>
          <w:sz w:val="20"/>
        </w:rPr>
      </w:pPr>
    </w:p>
    <w:p w14:paraId="1C7B17B3" w14:textId="77777777" w:rsidR="00D01E5D" w:rsidRDefault="00D01E5D">
      <w:pPr>
        <w:pStyle w:val="a3"/>
        <w:rPr>
          <w:sz w:val="20"/>
        </w:rPr>
      </w:pPr>
    </w:p>
    <w:p w14:paraId="3948E2B4" w14:textId="77777777" w:rsidR="00D01E5D" w:rsidRDefault="00D01E5D">
      <w:pPr>
        <w:pStyle w:val="a3"/>
        <w:rPr>
          <w:sz w:val="20"/>
        </w:rPr>
      </w:pPr>
    </w:p>
    <w:p w14:paraId="3C2DE177" w14:textId="77777777" w:rsidR="00D01E5D" w:rsidRDefault="00D01E5D">
      <w:pPr>
        <w:pStyle w:val="a3"/>
        <w:rPr>
          <w:sz w:val="20"/>
        </w:rPr>
      </w:pPr>
    </w:p>
    <w:p w14:paraId="472F7669" w14:textId="77777777" w:rsidR="00D01E5D" w:rsidRDefault="00D01E5D">
      <w:pPr>
        <w:pStyle w:val="a3"/>
        <w:rPr>
          <w:sz w:val="20"/>
        </w:rPr>
      </w:pPr>
    </w:p>
    <w:p w14:paraId="02DE6E5E" w14:textId="77777777" w:rsidR="00D01E5D" w:rsidRDefault="00D01E5D">
      <w:pPr>
        <w:pStyle w:val="a3"/>
        <w:rPr>
          <w:sz w:val="20"/>
        </w:rPr>
      </w:pPr>
    </w:p>
    <w:p w14:paraId="2A3CC5EB" w14:textId="77777777" w:rsidR="00D01E5D" w:rsidRDefault="00D01E5D">
      <w:pPr>
        <w:pStyle w:val="a3"/>
        <w:rPr>
          <w:sz w:val="20"/>
        </w:rPr>
      </w:pPr>
    </w:p>
    <w:p w14:paraId="7881A3EF" w14:textId="77777777" w:rsidR="00D01E5D" w:rsidRDefault="00D01E5D">
      <w:pPr>
        <w:pStyle w:val="a3"/>
        <w:rPr>
          <w:sz w:val="20"/>
        </w:rPr>
      </w:pPr>
    </w:p>
    <w:p w14:paraId="207AF752" w14:textId="77777777" w:rsidR="00D01E5D" w:rsidRDefault="00D01E5D">
      <w:pPr>
        <w:pStyle w:val="a3"/>
        <w:rPr>
          <w:sz w:val="20"/>
        </w:rPr>
      </w:pPr>
    </w:p>
    <w:p w14:paraId="286EC30E" w14:textId="77777777" w:rsidR="00D01E5D" w:rsidRDefault="00D01E5D">
      <w:pPr>
        <w:pStyle w:val="a3"/>
        <w:rPr>
          <w:sz w:val="20"/>
        </w:rPr>
      </w:pPr>
    </w:p>
    <w:p w14:paraId="3C3DC7C1" w14:textId="77777777" w:rsidR="00D01E5D" w:rsidRDefault="00D01E5D">
      <w:pPr>
        <w:pStyle w:val="a3"/>
        <w:rPr>
          <w:sz w:val="20"/>
        </w:rPr>
      </w:pPr>
    </w:p>
    <w:p w14:paraId="2924FE86" w14:textId="77777777" w:rsidR="00D01E5D" w:rsidRDefault="00D01E5D">
      <w:pPr>
        <w:pStyle w:val="a3"/>
        <w:rPr>
          <w:sz w:val="20"/>
        </w:rPr>
      </w:pPr>
    </w:p>
    <w:p w14:paraId="0B451221" w14:textId="77777777" w:rsidR="00D01E5D" w:rsidRDefault="00D01E5D">
      <w:pPr>
        <w:pStyle w:val="a3"/>
        <w:rPr>
          <w:sz w:val="20"/>
        </w:rPr>
      </w:pPr>
    </w:p>
    <w:p w14:paraId="73D53F59" w14:textId="77777777" w:rsidR="00D01E5D" w:rsidRDefault="00D01E5D">
      <w:pPr>
        <w:pStyle w:val="a3"/>
        <w:rPr>
          <w:sz w:val="20"/>
        </w:rPr>
      </w:pPr>
    </w:p>
    <w:p w14:paraId="56EC1E7C" w14:textId="77777777" w:rsidR="00D01E5D" w:rsidRDefault="00D01E5D">
      <w:pPr>
        <w:pStyle w:val="a3"/>
        <w:rPr>
          <w:sz w:val="20"/>
        </w:rPr>
      </w:pPr>
    </w:p>
    <w:p w14:paraId="3B5A5D47" w14:textId="77777777" w:rsidR="00D01E5D" w:rsidRDefault="00D01E5D">
      <w:pPr>
        <w:pStyle w:val="a3"/>
        <w:rPr>
          <w:sz w:val="20"/>
        </w:rPr>
      </w:pPr>
    </w:p>
    <w:p w14:paraId="14B94BA8" w14:textId="77777777" w:rsidR="00D01E5D" w:rsidRDefault="00D01E5D">
      <w:pPr>
        <w:pStyle w:val="a3"/>
        <w:rPr>
          <w:sz w:val="20"/>
        </w:rPr>
      </w:pPr>
    </w:p>
    <w:p w14:paraId="23981DDC" w14:textId="77777777" w:rsidR="00D01E5D" w:rsidRDefault="00D01E5D">
      <w:pPr>
        <w:pStyle w:val="a3"/>
        <w:rPr>
          <w:sz w:val="20"/>
        </w:rPr>
      </w:pPr>
    </w:p>
    <w:p w14:paraId="1DBE52BF" w14:textId="77777777" w:rsidR="00D01E5D" w:rsidRDefault="00D01E5D">
      <w:pPr>
        <w:pStyle w:val="a3"/>
        <w:rPr>
          <w:sz w:val="20"/>
        </w:rPr>
      </w:pPr>
    </w:p>
    <w:p w14:paraId="29792A5A" w14:textId="77777777" w:rsidR="00D01E5D" w:rsidRDefault="00D01E5D">
      <w:pPr>
        <w:pStyle w:val="a3"/>
        <w:rPr>
          <w:sz w:val="20"/>
        </w:rPr>
      </w:pPr>
    </w:p>
    <w:p w14:paraId="285A84AE" w14:textId="77777777" w:rsidR="00D01E5D" w:rsidRDefault="005668DD">
      <w:pPr>
        <w:pStyle w:val="1"/>
        <w:spacing w:line="208" w:lineRule="auto"/>
        <w:ind w:left="2843" w:right="907"/>
      </w:pPr>
      <w:r>
        <w:rPr>
          <w:noProof/>
        </w:rPr>
        <mc:AlternateContent>
          <mc:Choice Requires="wps">
            <w:drawing>
              <wp:anchor distT="0" distB="0" distL="114300" distR="114300" simplePos="0" relativeHeight="251656192" behindDoc="0" locked="0" layoutInCell="1" allowOverlap="1" wp14:anchorId="74401428" wp14:editId="595234A5">
                <wp:simplePos x="0" y="0"/>
                <wp:positionH relativeFrom="page">
                  <wp:posOffset>1000125</wp:posOffset>
                </wp:positionH>
                <wp:positionV relativeFrom="paragraph">
                  <wp:posOffset>-840740</wp:posOffset>
                </wp:positionV>
                <wp:extent cx="1059180" cy="2272665"/>
                <wp:effectExtent l="0" t="0" r="0" b="4445"/>
                <wp:wrapNone/>
                <wp:docPr id="37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B8318" w14:textId="77777777" w:rsidR="00BD5E4B" w:rsidRDefault="00BD5E4B">
                            <w:pPr>
                              <w:spacing w:before="111"/>
                              <w:rPr>
                                <w:rFonts w:ascii="Arial"/>
                                <w:b/>
                                <w:sz w:val="300"/>
                              </w:rPr>
                            </w:pPr>
                            <w:r>
                              <w:rPr>
                                <w:rFonts w:ascii="Arial"/>
                                <w:b/>
                                <w:color w:val="009EDA"/>
                                <w:w w:val="99"/>
                                <w:sz w:val="300"/>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01428" id="Text Box 46" o:spid="_x0000_s1040" type="#_x0000_t202" style="position:absolute;left:0;text-align:left;margin-left:78.75pt;margin-top:-66.2pt;width:83.4pt;height:178.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" filled="f" stroked="f">
                <v:textbox inset="0,0,0,0">
                  <w:txbxContent>
                    <w:p w14:paraId="5DFB8318" w14:textId="77777777" w:rsidR="00BD5E4B" w:rsidRDefault="00BD5E4B">
                      <w:pPr>
                        <w:spacing w:before="111"/>
                        <w:rPr>
                          <w:rFonts w:ascii="Arial"/>
                          <w:b/>
                          <w:sz w:val="300"/>
                        </w:rPr>
                      </w:pPr>
                      <w:r>
                        <w:rPr>
                          <w:rFonts w:ascii="Arial"/>
                          <w:b/>
                          <w:color w:val="009EDA"/>
                          <w:w w:val="99"/>
                          <w:sz w:val="300"/>
                        </w:rPr>
                        <w:t>6</w:t>
                      </w:r>
                    </w:p>
                  </w:txbxContent>
                </v:textbox>
                <w10:wrap anchorx="page"/>
              </v:shape>
            </w:pict>
          </mc:Fallback>
        </mc:AlternateContent>
      </w:r>
      <w:bookmarkStart w:id="752" w:name="_bookmark5"/>
      <w:bookmarkEnd w:id="752"/>
      <w:r w:rsidR="0022633E">
        <w:rPr>
          <w:color w:val="009EDA"/>
          <w:w w:val="105"/>
        </w:rPr>
        <w:t>最終レポートに関する留意事項</w:t>
      </w:r>
    </w:p>
    <w:p w14:paraId="33A0D3B7" w14:textId="77777777" w:rsidR="00D01E5D" w:rsidRDefault="00D01E5D">
      <w:pPr>
        <w:spacing w:line="208" w:lineRule="auto"/>
        <w:sectPr w:rsidR="00D01E5D">
          <w:headerReference w:type="default" r:id="rId73"/>
          <w:footerReference w:type="default" r:id="rId74"/>
          <w:pgSz w:w="12240" w:h="15840"/>
          <w:pgMar w:top="820" w:right="1240" w:bottom="760" w:left="1180" w:header="0" w:footer="560" w:gutter="0"/>
          <w:pgNumType w:start="19"/>
          <w:cols w:space="720"/>
        </w:sectPr>
      </w:pPr>
    </w:p>
    <w:p w14:paraId="3BE6D86A" w14:textId="77777777" w:rsidR="00D01E5D" w:rsidRDefault="005668DD">
      <w:pPr>
        <w:pStyle w:val="a3"/>
        <w:rPr>
          <w:sz w:val="20"/>
        </w:rPr>
      </w:pPr>
      <w:r>
        <w:rPr>
          <w:noProof/>
        </w:rPr>
        <w:lastRenderedPageBreak/>
        <mc:AlternateContent>
          <mc:Choice Requires="wpg">
            <w:drawing>
              <wp:anchor distT="0" distB="0" distL="114300" distR="114300" simplePos="0" relativeHeight="251686912" behindDoc="1" locked="0" layoutInCell="1" allowOverlap="1" wp14:anchorId="41BA905B" wp14:editId="2D40DAE9">
                <wp:simplePos x="0" y="0"/>
                <wp:positionH relativeFrom="page">
                  <wp:posOffset>17145</wp:posOffset>
                </wp:positionH>
                <wp:positionV relativeFrom="page">
                  <wp:posOffset>6350</wp:posOffset>
                </wp:positionV>
                <wp:extent cx="7755255" cy="563880"/>
                <wp:effectExtent l="0" t="0" r="0" b="1270"/>
                <wp:wrapNone/>
                <wp:docPr id="368"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69" name="Rectangle 45"/>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Text Box 44"/>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2CF49" w14:textId="77777777" w:rsidR="00BD5E4B" w:rsidRDefault="00BD5E4B">
                              <w:pPr>
                                <w:rPr>
                                  <w:sz w:val="24"/>
                                </w:rPr>
                              </w:pPr>
                            </w:p>
                            <w:p w14:paraId="5EA6E11C" w14:textId="77777777" w:rsidR="00BD5E4B" w:rsidRDefault="00BD5E4B">
                              <w:pPr>
                                <w:spacing w:before="162"/>
                                <w:ind w:left="1548"/>
                                <w:rPr>
                                  <w:sz w:val="24"/>
                                </w:rPr>
                              </w:pPr>
                              <w:r>
                                <w:rPr>
                                  <w:color w:val="2A476B"/>
                                  <w:w w:val="120"/>
                                  <w:sz w:val="24"/>
                                </w:rPr>
                                <w:t>Ｍ＆Ａ取引におけるオープンソース監査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BA905B" id="Group 43" o:spid="_x0000_s1041" style="position:absolute;margin-left:1.35pt;margin-top:.5pt;width:610.65pt;height:44.4pt;z-index:-251629568;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">
                <v:rect id="Rectangle 45" o:spid="_x0000_s104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" fillcolor="#fbfbfa" stroked="f"/>
                <v:shape id="Text Box 44" o:spid="_x0000_s1043"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1A12CF49" w14:textId="77777777" w:rsidR="00BD5E4B" w:rsidRDefault="00BD5E4B">
                        <w:pPr>
                          <w:rPr>
                            <w:sz w:val="24"/>
                          </w:rPr>
                        </w:pPr>
                      </w:p>
                      <w:p w14:paraId="5EA6E11C" w14:textId="77777777" w:rsidR="00BD5E4B" w:rsidRDefault="00BD5E4B">
                        <w:pPr>
                          <w:spacing w:before="162"/>
                          <w:ind w:left="1548"/>
                          <w:rPr>
                            <w:sz w:val="24"/>
                          </w:rPr>
                        </w:pPr>
                        <w:r>
                          <w:rPr>
                            <w:color w:val="2A476B"/>
                            <w:w w:val="120"/>
                            <w:sz w:val="24"/>
                          </w:rPr>
                          <w:t>Ｍ＆Ａ取引におけるオープンソース監査</w:t>
                        </w:r>
                      </w:p>
                    </w:txbxContent>
                  </v:textbox>
                </v:shape>
                <w10:wrap anchorx="page" anchory="page"/>
              </v:group>
            </w:pict>
          </mc:Fallback>
        </mc:AlternateContent>
      </w:r>
    </w:p>
    <w:p w14:paraId="2209388C" w14:textId="77777777" w:rsidR="00D01E5D" w:rsidRDefault="00D01E5D">
      <w:pPr>
        <w:pStyle w:val="a3"/>
        <w:rPr>
          <w:sz w:val="20"/>
        </w:rPr>
      </w:pPr>
    </w:p>
    <w:p w14:paraId="56CB04C3" w14:textId="77777777" w:rsidR="00D01E5D" w:rsidRDefault="00D01E5D">
      <w:pPr>
        <w:pStyle w:val="a3"/>
        <w:rPr>
          <w:sz w:val="20"/>
        </w:rPr>
      </w:pPr>
    </w:p>
    <w:p w14:paraId="458285A1" w14:textId="77777777" w:rsidR="00D01E5D" w:rsidRDefault="00D01E5D">
      <w:pPr>
        <w:pStyle w:val="a3"/>
        <w:rPr>
          <w:sz w:val="20"/>
        </w:rPr>
      </w:pPr>
    </w:p>
    <w:p w14:paraId="3B4D54B2" w14:textId="77777777" w:rsidR="00D01E5D" w:rsidRDefault="00D01E5D">
      <w:pPr>
        <w:pStyle w:val="a3"/>
        <w:rPr>
          <w:sz w:val="20"/>
        </w:rPr>
      </w:pPr>
    </w:p>
    <w:p w14:paraId="20B6F706" w14:textId="77777777" w:rsidR="00D01E5D" w:rsidRDefault="00D01E5D">
      <w:pPr>
        <w:pStyle w:val="a3"/>
        <w:rPr>
          <w:sz w:val="20"/>
        </w:rPr>
      </w:pPr>
    </w:p>
    <w:p w14:paraId="262F6A29" w14:textId="77777777" w:rsidR="00D01E5D" w:rsidRDefault="00D01E5D">
      <w:pPr>
        <w:pStyle w:val="a3"/>
        <w:rPr>
          <w:sz w:val="20"/>
        </w:rPr>
      </w:pPr>
    </w:p>
    <w:p w14:paraId="04087D97" w14:textId="77777777" w:rsidR="00D01E5D" w:rsidRDefault="00D01E5D">
      <w:pPr>
        <w:pStyle w:val="a3"/>
        <w:rPr>
          <w:sz w:val="20"/>
        </w:rPr>
      </w:pPr>
    </w:p>
    <w:p w14:paraId="54C6C366" w14:textId="77777777" w:rsidR="00D01E5D" w:rsidRDefault="00D01E5D">
      <w:pPr>
        <w:pStyle w:val="a3"/>
        <w:rPr>
          <w:sz w:val="20"/>
        </w:rPr>
      </w:pPr>
    </w:p>
    <w:p w14:paraId="68430D13" w14:textId="77777777" w:rsidR="00D01E5D" w:rsidRDefault="00D01E5D">
      <w:pPr>
        <w:pStyle w:val="a3"/>
        <w:rPr>
          <w:sz w:val="20"/>
        </w:rPr>
      </w:pPr>
    </w:p>
    <w:p w14:paraId="6F5976C1" w14:textId="77777777" w:rsidR="00D01E5D" w:rsidRDefault="00D01E5D">
      <w:pPr>
        <w:pStyle w:val="a3"/>
        <w:rPr>
          <w:sz w:val="20"/>
        </w:rPr>
      </w:pPr>
    </w:p>
    <w:p w14:paraId="562DB6AF" w14:textId="77777777" w:rsidR="00D01E5D" w:rsidRDefault="00D01E5D">
      <w:pPr>
        <w:pStyle w:val="a3"/>
        <w:rPr>
          <w:sz w:val="20"/>
        </w:rPr>
      </w:pPr>
    </w:p>
    <w:p w14:paraId="32C6390F" w14:textId="77777777" w:rsidR="00D01E5D" w:rsidRDefault="00D01E5D">
      <w:pPr>
        <w:pStyle w:val="a3"/>
        <w:spacing w:before="5"/>
        <w:rPr>
          <w:sz w:val="14"/>
        </w:rPr>
      </w:pPr>
    </w:p>
    <w:p w14:paraId="7987B3FC" w14:textId="1A47FAD6" w:rsidR="00D01E5D" w:rsidRDefault="0022633E">
      <w:pPr>
        <w:pStyle w:val="a3"/>
        <w:spacing w:before="60"/>
        <w:ind w:left="395" w:right="350"/>
      </w:pPr>
      <w:r>
        <w:rPr>
          <w:color w:val="414042"/>
          <w:spacing w:val="-9"/>
          <w:w w:val="105"/>
        </w:rPr>
        <w:t>多くの監査ツールは、</w:t>
      </w:r>
      <w:del w:id="753" w:author="Mieko Sato" w:date="2018-02-28T17:19:00Z">
        <w:r w:rsidDel="00C508C4">
          <w:rPr>
            <w:rFonts w:hint="eastAsia"/>
            <w:color w:val="414042"/>
            <w:spacing w:val="-9"/>
            <w:w w:val="105"/>
          </w:rPr>
          <w:delText>存在する可能性のある</w:delText>
        </w:r>
      </w:del>
      <w:ins w:id="754" w:author="Mieko Sato" w:date="2018-02-28T17:19:00Z">
        <w:r w:rsidR="00C508C4">
          <w:rPr>
            <w:rFonts w:hint="eastAsia"/>
            <w:color w:val="414042"/>
            <w:spacing w:val="-9"/>
            <w:w w:val="105"/>
          </w:rPr>
          <w:t>潜在的な</w:t>
        </w:r>
      </w:ins>
      <w:r>
        <w:rPr>
          <w:color w:val="414042"/>
          <w:spacing w:val="-9"/>
          <w:w w:val="105"/>
        </w:rPr>
        <w:t>問題</w:t>
      </w:r>
      <w:del w:id="755" w:author="Mieko Sato" w:date="2018-02-28T17:14:00Z">
        <w:r w:rsidDel="00C508C4">
          <w:rPr>
            <w:rFonts w:hint="eastAsia"/>
            <w:color w:val="414042"/>
            <w:spacing w:val="-9"/>
            <w:w w:val="105"/>
          </w:rPr>
          <w:delText>へ</w:delText>
        </w:r>
      </w:del>
      <w:ins w:id="756" w:author="Mieko Sato" w:date="2018-02-28T17:14:00Z">
        <w:r w:rsidR="00C508C4">
          <w:rPr>
            <w:rFonts w:hint="eastAsia"/>
            <w:color w:val="414042"/>
            <w:spacing w:val="-9"/>
            <w:w w:val="105"/>
          </w:rPr>
          <w:t>に</w:t>
        </w:r>
      </w:ins>
      <w:r>
        <w:rPr>
          <w:color w:val="414042"/>
          <w:spacing w:val="-9"/>
          <w:w w:val="105"/>
        </w:rPr>
        <w:t>焦点を当てるよう</w:t>
      </w:r>
      <w:ins w:id="757" w:author="Mieko Sato" w:date="2018-03-20T18:15:00Z">
        <w:r w:rsidR="00327A70">
          <w:rPr>
            <w:rFonts w:hint="eastAsia"/>
            <w:color w:val="414042"/>
            <w:spacing w:val="-9"/>
            <w:w w:val="105"/>
          </w:rPr>
          <w:t>に</w:t>
        </w:r>
      </w:ins>
      <w:r>
        <w:rPr>
          <w:color w:val="414042"/>
          <w:spacing w:val="-9"/>
          <w:w w:val="105"/>
        </w:rPr>
        <w:t>チューニ</w:t>
      </w:r>
      <w:del w:id="758" w:author="工内隆" w:date="2018-02-15T16:23:00Z">
        <w:r w:rsidDel="002F53F8">
          <w:rPr>
            <w:color w:val="414042"/>
            <w:spacing w:val="-9"/>
            <w:w w:val="105"/>
          </w:rPr>
          <w:delText xml:space="preserve">   </w:delText>
        </w:r>
      </w:del>
      <w:r>
        <w:rPr>
          <w:color w:val="414042"/>
          <w:spacing w:val="-13"/>
          <w:w w:val="110"/>
        </w:rPr>
        <w:t>ング</w:t>
      </w:r>
      <w:del w:id="759" w:author="Mieko Sato" w:date="2018-03-20T18:16:00Z">
        <w:r w:rsidDel="00327A70">
          <w:rPr>
            <w:color w:val="414042"/>
            <w:spacing w:val="-13"/>
            <w:w w:val="110"/>
          </w:rPr>
          <w:delText>することが</w:delText>
        </w:r>
      </w:del>
      <w:r>
        <w:rPr>
          <w:color w:val="414042"/>
          <w:spacing w:val="-13"/>
          <w:w w:val="110"/>
        </w:rPr>
        <w:t>できます。結果を入念にレビューしてみると、</w:t>
      </w:r>
      <w:ins w:id="760" w:author="Mieko Sato" w:date="2018-03-20T18:20:00Z">
        <w:r w:rsidR="009A0860">
          <w:rPr>
            <w:rFonts w:hint="eastAsia"/>
            <w:color w:val="414042"/>
            <w:spacing w:val="-13"/>
            <w:w w:val="110"/>
          </w:rPr>
          <w:t>その</w:t>
        </w:r>
      </w:ins>
      <w:r>
        <w:rPr>
          <w:color w:val="414042"/>
          <w:spacing w:val="-13"/>
          <w:w w:val="110"/>
        </w:rPr>
        <w:t>多く</w:t>
      </w:r>
      <w:ins w:id="761" w:author="Mieko Sato" w:date="2018-03-20T18:20:00Z">
        <w:r w:rsidR="009A0860">
          <w:rPr>
            <w:rFonts w:hint="eastAsia"/>
            <w:color w:val="414042"/>
            <w:spacing w:val="-13"/>
            <w:w w:val="110"/>
          </w:rPr>
          <w:t>は</w:t>
        </w:r>
      </w:ins>
      <w:del w:id="762" w:author="Mieko Sato" w:date="2018-03-20T18:20:00Z">
        <w:r w:rsidDel="009A0860">
          <w:rPr>
            <w:color w:val="414042"/>
            <w:spacing w:val="-13"/>
            <w:w w:val="110"/>
          </w:rPr>
          <w:delText>が</w:delText>
        </w:r>
      </w:del>
      <w:r>
        <w:rPr>
          <w:color w:val="414042"/>
          <w:spacing w:val="-13"/>
          <w:w w:val="110"/>
        </w:rPr>
        <w:t>問題ではな</w:t>
      </w:r>
      <w:ins w:id="763" w:author="Mieko Sato" w:date="2018-03-20T18:19:00Z">
        <w:r w:rsidR="009A0860">
          <w:rPr>
            <w:rFonts w:hint="eastAsia"/>
            <w:color w:val="414042"/>
            <w:spacing w:val="-13"/>
            <w:w w:val="110"/>
          </w:rPr>
          <w:t>いかもしれません</w:t>
        </w:r>
      </w:ins>
      <w:del w:id="764" w:author="Mieko Sato" w:date="2018-03-20T18:19:00Z">
        <w:r w:rsidDel="009A0860">
          <w:rPr>
            <w:color w:val="414042"/>
            <w:spacing w:val="-13"/>
            <w:w w:val="110"/>
          </w:rPr>
          <w:delText>か</w:delText>
        </w:r>
        <w:r w:rsidDel="009A0860">
          <w:rPr>
            <w:color w:val="414042"/>
            <w:spacing w:val="-5"/>
            <w:w w:val="110"/>
          </w:rPr>
          <w:delText>ったということがあります</w:delText>
        </w:r>
      </w:del>
      <w:r>
        <w:rPr>
          <w:color w:val="414042"/>
          <w:spacing w:val="-5"/>
          <w:w w:val="110"/>
        </w:rPr>
        <w:t>が</w:t>
      </w:r>
      <w:ins w:id="765" w:author="Mieko Sato" w:date="2018-02-28T17:13:00Z">
        <w:r w:rsidR="00C508C4">
          <w:rPr>
            <w:rFonts w:hint="eastAsia"/>
            <w:color w:val="414042"/>
            <w:spacing w:val="-5"/>
            <w:w w:val="110"/>
          </w:rPr>
          <w:t>、</w:t>
        </w:r>
      </w:ins>
      <w:del w:id="766" w:author="Mieko Sato" w:date="2018-03-20T18:19:00Z">
        <w:r w:rsidDel="009A0860">
          <w:rPr>
            <w:color w:val="414042"/>
            <w:spacing w:val="-5"/>
            <w:w w:val="110"/>
          </w:rPr>
          <w:delText>こういった</w:delText>
        </w:r>
      </w:del>
      <w:ins w:id="767" w:author="Mieko Sato" w:date="2018-03-20T18:20:00Z">
        <w:r w:rsidR="009A0860">
          <w:rPr>
            <w:rFonts w:hint="eastAsia"/>
            <w:color w:val="414042"/>
            <w:spacing w:val="-5"/>
            <w:w w:val="110"/>
          </w:rPr>
          <w:t>多くの</w:t>
        </w:r>
      </w:ins>
      <w:r>
        <w:rPr>
          <w:color w:val="414042"/>
          <w:spacing w:val="-5"/>
          <w:w w:val="110"/>
        </w:rPr>
        <w:t>ノイズ</w:t>
      </w:r>
      <w:ins w:id="768" w:author="Mieko Sato" w:date="2018-03-20T18:34:00Z">
        <w:r w:rsidR="00A92E0E">
          <w:rPr>
            <w:rFonts w:hint="eastAsia"/>
            <w:color w:val="414042"/>
            <w:spacing w:val="-5"/>
            <w:w w:val="110"/>
          </w:rPr>
          <w:t>が出ることを覚悟しておく</w:t>
        </w:r>
      </w:ins>
      <w:del w:id="769" w:author="Mieko Sato" w:date="2018-03-20T18:20:00Z">
        <w:r w:rsidDel="009A0860">
          <w:rPr>
            <w:color w:val="414042"/>
            <w:spacing w:val="-5"/>
            <w:w w:val="110"/>
          </w:rPr>
          <w:delText>として</w:delText>
        </w:r>
      </w:del>
      <w:del w:id="770" w:author="Mieko Sato" w:date="2018-02-28T17:13:00Z">
        <w:r w:rsidDel="00C508C4">
          <w:rPr>
            <w:rFonts w:hint="eastAsia"/>
            <w:color w:val="414042"/>
            <w:spacing w:val="-5"/>
            <w:w w:val="110"/>
          </w:rPr>
          <w:delText>で</w:delText>
        </w:r>
      </w:del>
      <w:del w:id="771" w:author="Mieko Sato" w:date="2018-03-20T18:20:00Z">
        <w:r w:rsidDel="009A0860">
          <w:rPr>
            <w:color w:val="414042"/>
            <w:spacing w:val="-5"/>
            <w:w w:val="110"/>
          </w:rPr>
          <w:delText>てくる</w:delText>
        </w:r>
        <w:r w:rsidDel="009A0860">
          <w:rPr>
            <w:color w:val="414042"/>
            <w:spacing w:val="2"/>
          </w:rPr>
          <w:delText>も</w:delText>
        </w:r>
        <w:r w:rsidDel="009A0860">
          <w:rPr>
            <w:color w:val="414042"/>
            <w:spacing w:val="-4"/>
            <w:w w:val="110"/>
          </w:rPr>
          <w:delText>の</w:delText>
        </w:r>
      </w:del>
      <w:del w:id="772" w:author="Mieko Sato" w:date="2018-03-20T18:34:00Z">
        <w:r w:rsidDel="00A92E0E">
          <w:rPr>
            <w:color w:val="414042"/>
            <w:spacing w:val="-4"/>
            <w:w w:val="110"/>
          </w:rPr>
          <w:delText>に対して</w:delText>
        </w:r>
      </w:del>
      <w:del w:id="773" w:author="Mieko Sato" w:date="2018-03-20T18:21:00Z">
        <w:r w:rsidDel="009A0860">
          <w:rPr>
            <w:color w:val="414042"/>
            <w:spacing w:val="-4"/>
            <w:w w:val="110"/>
          </w:rPr>
          <w:delText>は事前に</w:delText>
        </w:r>
        <w:r w:rsidDel="009A0860">
          <w:rPr>
            <w:color w:val="414042"/>
            <w:spacing w:val="-13"/>
            <w:w w:val="105"/>
          </w:rPr>
          <w:delText>対応す</w:delText>
        </w:r>
      </w:del>
      <w:r>
        <w:rPr>
          <w:color w:val="414042"/>
          <w:spacing w:val="-13"/>
          <w:w w:val="105"/>
        </w:rPr>
        <w:t>べきです。ノイズ</w:t>
      </w:r>
      <w:del w:id="774" w:author="Mieko Sato" w:date="2018-02-28T17:29:00Z">
        <w:r w:rsidDel="008D527F">
          <w:rPr>
            <w:color w:val="414042"/>
            <w:spacing w:val="-13"/>
            <w:w w:val="105"/>
          </w:rPr>
          <w:delText>に</w:delText>
        </w:r>
      </w:del>
      <w:r>
        <w:rPr>
          <w:color w:val="414042"/>
          <w:spacing w:val="-13"/>
          <w:w w:val="105"/>
        </w:rPr>
        <w:t>は、コー</w:t>
      </w:r>
      <w:r>
        <w:rPr>
          <w:color w:val="414042"/>
          <w:spacing w:val="6"/>
        </w:rPr>
        <w:t>ド</w:t>
      </w:r>
      <w:r>
        <w:rPr>
          <w:color w:val="414042"/>
          <w:spacing w:val="-4"/>
          <w:w w:val="105"/>
        </w:rPr>
        <w:t>ツリー</w:t>
      </w:r>
      <w:ins w:id="775" w:author="Mieko Sato" w:date="2018-03-20T18:31:00Z">
        <w:r w:rsidR="00564D25">
          <w:rPr>
            <w:rFonts w:hint="eastAsia"/>
            <w:color w:val="414042"/>
            <w:spacing w:val="-4"/>
            <w:w w:val="105"/>
          </w:rPr>
          <w:t>内</w:t>
        </w:r>
      </w:ins>
      <w:ins w:id="776" w:author="Mieko Sato" w:date="2018-03-20T18:51:00Z">
        <w:r w:rsidR="00E66A15">
          <w:rPr>
            <w:rFonts w:hint="eastAsia"/>
            <w:color w:val="414042"/>
            <w:spacing w:val="-4"/>
            <w:w w:val="105"/>
          </w:rPr>
          <w:t>にあっても</w:t>
        </w:r>
      </w:ins>
      <w:del w:id="777" w:author="Mieko Sato" w:date="2018-03-20T18:31:00Z">
        <w:r w:rsidDel="00564D25">
          <w:rPr>
            <w:color w:val="414042"/>
            <w:spacing w:val="-4"/>
            <w:w w:val="105"/>
          </w:rPr>
          <w:delText>の中で</w:delText>
        </w:r>
      </w:del>
      <w:r>
        <w:rPr>
          <w:color w:val="414042"/>
          <w:spacing w:val="-4"/>
          <w:w w:val="105"/>
        </w:rPr>
        <w:t>使われ</w:t>
      </w:r>
      <w:ins w:id="778" w:author="Mieko Sato" w:date="2018-02-28T17:29:00Z">
        <w:r w:rsidR="008D527F">
          <w:rPr>
            <w:rFonts w:hint="eastAsia"/>
            <w:color w:val="414042"/>
            <w:spacing w:val="-4"/>
            <w:w w:val="105"/>
          </w:rPr>
          <w:t>てい</w:t>
        </w:r>
      </w:ins>
      <w:r>
        <w:rPr>
          <w:color w:val="414042"/>
          <w:spacing w:val="-4"/>
          <w:w w:val="105"/>
        </w:rPr>
        <w:t>ない残存コー</w:t>
      </w:r>
      <w:r>
        <w:rPr>
          <w:color w:val="414042"/>
        </w:rPr>
        <w:t>ド</w:t>
      </w:r>
      <w:r>
        <w:rPr>
          <w:color w:val="414042"/>
          <w:spacing w:val="-6"/>
          <w:w w:val="105"/>
        </w:rPr>
        <w:t>のような</w:t>
      </w:r>
      <w:r>
        <w:rPr>
          <w:color w:val="414042"/>
        </w:rPr>
        <w:t>も</w:t>
      </w:r>
      <w:del w:id="779" w:author="工内隆" w:date="2018-02-15T16:24:00Z">
        <w:r w:rsidDel="002F53F8">
          <w:rPr>
            <w:color w:val="414042"/>
          </w:rPr>
          <w:delText xml:space="preserve"> </w:delText>
        </w:r>
      </w:del>
      <w:r>
        <w:rPr>
          <w:color w:val="414042"/>
          <w:spacing w:val="-4"/>
          <w:w w:val="105"/>
        </w:rPr>
        <w:t>の</w:t>
      </w:r>
      <w:ins w:id="780" w:author="Mieko Sato" w:date="2018-02-28T17:28:00Z">
        <w:r w:rsidR="008D527F">
          <w:rPr>
            <w:rFonts w:hint="eastAsia"/>
            <w:color w:val="414042"/>
            <w:spacing w:val="-4"/>
            <w:w w:val="105"/>
          </w:rPr>
          <w:t>から出る</w:t>
        </w:r>
      </w:ins>
      <w:ins w:id="781" w:author="Mieko Sato" w:date="2018-02-28T17:29:00Z">
        <w:r w:rsidR="008D527F">
          <w:rPr>
            <w:rFonts w:hint="eastAsia"/>
            <w:color w:val="414042"/>
            <w:spacing w:val="-4"/>
            <w:w w:val="105"/>
          </w:rPr>
          <w:t>ことも</w:t>
        </w:r>
      </w:ins>
      <w:del w:id="782" w:author="Mieko Sato" w:date="2018-02-28T17:29:00Z">
        <w:r w:rsidDel="008D527F">
          <w:rPr>
            <w:color w:val="414042"/>
            <w:spacing w:val="-4"/>
            <w:w w:val="105"/>
          </w:rPr>
          <w:delText>などが</w:delText>
        </w:r>
      </w:del>
      <w:r>
        <w:rPr>
          <w:color w:val="414042"/>
          <w:spacing w:val="-4"/>
          <w:w w:val="105"/>
        </w:rPr>
        <w:t>あ</w:t>
      </w:r>
      <w:r>
        <w:rPr>
          <w:color w:val="414042"/>
        </w:rPr>
        <w:t>り</w:t>
      </w:r>
      <w:r>
        <w:rPr>
          <w:color w:val="414042"/>
          <w:spacing w:val="-13"/>
          <w:w w:val="105"/>
        </w:rPr>
        <w:t>ます。</w:t>
      </w:r>
      <w:ins w:id="783" w:author="Mieko Sato" w:date="2018-03-20T18:37:00Z">
        <w:r w:rsidR="00A92E0E">
          <w:rPr>
            <w:rFonts w:hint="eastAsia"/>
            <w:color w:val="414042"/>
            <w:spacing w:val="-13"/>
            <w:w w:val="105"/>
          </w:rPr>
          <w:t>したがって</w:t>
        </w:r>
      </w:ins>
      <w:del w:id="784" w:author="Mieko Sato" w:date="2018-03-20T18:37:00Z">
        <w:r w:rsidDel="00A92E0E">
          <w:rPr>
            <w:color w:val="414042"/>
            <w:spacing w:val="-13"/>
            <w:w w:val="105"/>
          </w:rPr>
          <w:delText>このため</w:delText>
        </w:r>
      </w:del>
      <w:ins w:id="785" w:author="Mieko Sato" w:date="2018-02-28T17:38:00Z">
        <w:r w:rsidR="0033771B">
          <w:rPr>
            <w:rFonts w:hint="eastAsia"/>
            <w:color w:val="414042"/>
            <w:spacing w:val="-13"/>
            <w:w w:val="105"/>
          </w:rPr>
          <w:t>初期</w:t>
        </w:r>
      </w:ins>
      <w:ins w:id="786" w:author="Mieko Sato" w:date="2018-02-28T17:30:00Z">
        <w:r w:rsidR="008D527F">
          <w:rPr>
            <w:rFonts w:hint="eastAsia"/>
            <w:color w:val="414042"/>
            <w:spacing w:val="-13"/>
            <w:w w:val="105"/>
          </w:rPr>
          <w:t>の</w:t>
        </w:r>
      </w:ins>
      <w:r>
        <w:rPr>
          <w:color w:val="414042"/>
          <w:spacing w:val="-13"/>
          <w:w w:val="105"/>
        </w:rPr>
        <w:t>レポー</w:t>
      </w:r>
      <w:r>
        <w:rPr>
          <w:color w:val="414042"/>
          <w:spacing w:val="5"/>
        </w:rPr>
        <w:t>ト</w:t>
      </w:r>
      <w:r>
        <w:rPr>
          <w:color w:val="414042"/>
          <w:spacing w:val="-7"/>
          <w:w w:val="105"/>
        </w:rPr>
        <w:t>は</w:t>
      </w:r>
      <w:del w:id="787" w:author="Mieko Sato" w:date="2018-02-28T17:30:00Z">
        <w:r w:rsidDel="008D527F">
          <w:rPr>
            <w:color w:val="414042"/>
            <w:spacing w:val="-7"/>
            <w:w w:val="105"/>
          </w:rPr>
          <w:delText>当初</w:delText>
        </w:r>
      </w:del>
      <w:ins w:id="788" w:author="Mieko Sato" w:date="2018-03-20T18:28:00Z">
        <w:r w:rsidR="00001F57">
          <w:rPr>
            <w:rFonts w:hint="eastAsia"/>
            <w:color w:val="414042"/>
            <w:spacing w:val="-7"/>
            <w:w w:val="105"/>
          </w:rPr>
          <w:t>冗長になる</w:t>
        </w:r>
      </w:ins>
      <w:del w:id="789" w:author="Mieko Sato" w:date="2018-03-20T18:28:00Z">
        <w:r w:rsidDel="00001F57">
          <w:rPr>
            <w:color w:val="414042"/>
            <w:spacing w:val="-7"/>
            <w:w w:val="105"/>
          </w:rPr>
          <w:delText>長い</w:delText>
        </w:r>
        <w:r w:rsidDel="00001F57">
          <w:rPr>
            <w:color w:val="414042"/>
          </w:rPr>
          <w:delText>も</w:delText>
        </w:r>
        <w:r w:rsidDel="00001F57">
          <w:rPr>
            <w:color w:val="414042"/>
            <w:spacing w:val="-10"/>
            <w:w w:val="105"/>
          </w:rPr>
          <w:delText>のとなる</w:delText>
        </w:r>
      </w:del>
      <w:r>
        <w:rPr>
          <w:color w:val="414042"/>
          <w:spacing w:val="-10"/>
          <w:w w:val="105"/>
        </w:rPr>
        <w:t>場合がある</w:t>
      </w:r>
      <w:r>
        <w:rPr>
          <w:rFonts w:hint="eastAsia"/>
          <w:color w:val="414042"/>
          <w:spacing w:val="-10"/>
          <w:w w:val="105"/>
        </w:rPr>
        <w:t>の</w:t>
      </w:r>
      <w:r>
        <w:rPr>
          <w:color w:val="414042"/>
          <w:spacing w:val="-10"/>
          <w:w w:val="105"/>
        </w:rPr>
        <w:t>で、</w:t>
      </w:r>
      <w:del w:id="790" w:author="Mieko Sato" w:date="2018-02-28T17:40:00Z">
        <w:r w:rsidDel="0033771B">
          <w:rPr>
            <w:color w:val="414042"/>
            <w:spacing w:val="-10"/>
            <w:w w:val="105"/>
          </w:rPr>
          <w:delText>時間を</w:delText>
        </w:r>
        <w:r w:rsidDel="0033771B">
          <w:rPr>
            <w:color w:val="414042"/>
            <w:w w:val="105"/>
          </w:rPr>
          <w:delText>かけてで</w:delText>
        </w:r>
        <w:r w:rsidDel="0033771B">
          <w:rPr>
            <w:color w:val="414042"/>
            <w:spacing w:val="-2"/>
          </w:rPr>
          <w:delText>も事</w:delText>
        </w:r>
        <w:r w:rsidDel="0033771B">
          <w:rPr>
            <w:color w:val="414042"/>
            <w:spacing w:val="-16"/>
            <w:w w:val="105"/>
          </w:rPr>
          <w:delText>前に準備し、</w:delText>
        </w:r>
      </w:del>
      <w:r>
        <w:rPr>
          <w:color w:val="414042"/>
          <w:spacing w:val="-16"/>
          <w:w w:val="105"/>
        </w:rPr>
        <w:t>真の問題を発見</w:t>
      </w:r>
      <w:ins w:id="791" w:author="Mieko Sato" w:date="2018-02-28T17:42:00Z">
        <w:r w:rsidR="0033771B">
          <w:rPr>
            <w:rFonts w:hint="eastAsia"/>
            <w:color w:val="414042"/>
            <w:spacing w:val="-16"/>
            <w:w w:val="105"/>
          </w:rPr>
          <w:t>する</w:t>
        </w:r>
      </w:ins>
      <w:ins w:id="792" w:author="Mieko Sato" w:date="2018-02-28T17:46:00Z">
        <w:r w:rsidR="00755FD7">
          <w:rPr>
            <w:rFonts w:hint="eastAsia"/>
            <w:color w:val="414042"/>
            <w:spacing w:val="-16"/>
            <w:w w:val="105"/>
          </w:rPr>
          <w:t>ため</w:t>
        </w:r>
      </w:ins>
      <w:ins w:id="793" w:author="Mieko Sato" w:date="2018-03-20T18:36:00Z">
        <w:r w:rsidR="00A92E0E">
          <w:rPr>
            <w:rFonts w:hint="eastAsia"/>
            <w:color w:val="414042"/>
            <w:spacing w:val="-16"/>
            <w:w w:val="105"/>
          </w:rPr>
          <w:t>にレポートを</w:t>
        </w:r>
      </w:ins>
      <w:del w:id="794" w:author="Mieko Sato" w:date="2018-03-20T18:41:00Z">
        <w:r w:rsidDel="00E12223">
          <w:rPr>
            <w:color w:val="414042"/>
            <w:spacing w:val="-16"/>
            <w:w w:val="105"/>
          </w:rPr>
          <w:delText>できるよう</w:delText>
        </w:r>
      </w:del>
      <w:r>
        <w:rPr>
          <w:color w:val="414042"/>
          <w:spacing w:val="-16"/>
          <w:w w:val="105"/>
        </w:rPr>
        <w:t>フィルター</w:t>
      </w:r>
      <w:ins w:id="795" w:author="Mieko Sato" w:date="2018-03-20T18:52:00Z">
        <w:r w:rsidR="001F6A4B">
          <w:rPr>
            <w:rFonts w:hint="eastAsia"/>
            <w:color w:val="414042"/>
            <w:spacing w:val="-16"/>
            <w:w w:val="105"/>
          </w:rPr>
          <w:t>してノイズを除去</w:t>
        </w:r>
      </w:ins>
      <w:ins w:id="796" w:author="Mieko Sato" w:date="2018-03-20T18:41:00Z">
        <w:r w:rsidR="00E12223">
          <w:rPr>
            <w:rFonts w:hint="eastAsia"/>
            <w:color w:val="414042"/>
            <w:spacing w:val="-16"/>
            <w:w w:val="105"/>
          </w:rPr>
          <w:t>する時間を</w:t>
        </w:r>
      </w:ins>
      <w:ins w:id="797" w:author="Mieko Sato" w:date="2018-03-20T18:52:00Z">
        <w:r w:rsidR="001F6A4B">
          <w:rPr>
            <w:rFonts w:hint="eastAsia"/>
            <w:color w:val="414042"/>
            <w:spacing w:val="-16"/>
            <w:w w:val="105"/>
          </w:rPr>
          <w:t>準備して</w:t>
        </w:r>
      </w:ins>
      <w:del w:id="798" w:author="Mieko Sato" w:date="2018-03-20T18:41:00Z">
        <w:r w:rsidDel="00E12223">
          <w:rPr>
            <w:color w:val="414042"/>
            <w:spacing w:val="-16"/>
            <w:w w:val="105"/>
          </w:rPr>
          <w:delText>を用意して</w:delText>
        </w:r>
      </w:del>
      <w:r>
        <w:rPr>
          <w:color w:val="414042"/>
          <w:spacing w:val="-16"/>
          <w:w w:val="105"/>
        </w:rPr>
        <w:t>おくべき</w:t>
      </w:r>
      <w:del w:id="799" w:author="Mieko Sato" w:date="2018-03-20T18:41:00Z">
        <w:r w:rsidDel="00E12223">
          <w:rPr>
            <w:color w:val="414042"/>
            <w:spacing w:val="-26"/>
            <w:w w:val="110"/>
          </w:rPr>
          <w:delText>なの</w:delText>
        </w:r>
      </w:del>
      <w:r>
        <w:rPr>
          <w:color w:val="414042"/>
          <w:spacing w:val="-26"/>
          <w:w w:val="110"/>
        </w:rPr>
        <w:t>です。</w:t>
      </w:r>
    </w:p>
    <w:p w14:paraId="6610CBF2" w14:textId="77777777" w:rsidR="00D01E5D" w:rsidRDefault="00D01E5D">
      <w:pPr>
        <w:pStyle w:val="a3"/>
        <w:spacing w:before="10"/>
      </w:pPr>
    </w:p>
    <w:p w14:paraId="2D6CF76E" w14:textId="2AE8C79A" w:rsidR="00D01E5D" w:rsidRDefault="0022633E">
      <w:pPr>
        <w:pStyle w:val="a3"/>
        <w:ind w:left="395" w:right="284"/>
      </w:pPr>
      <w:r>
        <w:rPr>
          <w:color w:val="414042"/>
          <w:spacing w:val="-3"/>
          <w:w w:val="105"/>
        </w:rPr>
        <w:t>通常</w:t>
      </w:r>
      <w:ins w:id="800" w:author="Mieko Sato" w:date="2018-03-13T16:33:00Z">
        <w:r w:rsidR="00814525">
          <w:rPr>
            <w:rFonts w:hint="eastAsia"/>
            <w:color w:val="414042"/>
            <w:spacing w:val="-3"/>
            <w:w w:val="105"/>
          </w:rPr>
          <w:t>、</w:t>
        </w:r>
      </w:ins>
      <w:r>
        <w:rPr>
          <w:color w:val="414042"/>
          <w:w w:val="105"/>
        </w:rPr>
        <w:t xml:space="preserve">Software Package Data </w:t>
      </w:r>
      <w:r>
        <w:rPr>
          <w:color w:val="414042"/>
          <w:spacing w:val="-3"/>
          <w:w w:val="105"/>
        </w:rPr>
        <w:t>Exchange</w:t>
      </w:r>
      <w:r>
        <w:rPr>
          <w:color w:val="414042"/>
          <w:spacing w:val="-21"/>
          <w:w w:val="105"/>
        </w:rPr>
        <w:t xml:space="preserve"> (</w:t>
      </w:r>
      <w:r>
        <w:rPr>
          <w:color w:val="414042"/>
          <w:spacing w:val="-3"/>
          <w:w w:val="105"/>
        </w:rPr>
        <w:t>SPDX</w:t>
      </w:r>
      <w:r>
        <w:rPr>
          <w:color w:val="414042"/>
          <w:spacing w:val="-9"/>
          <w:w w:val="105"/>
        </w:rPr>
        <w:t>) に準拠したレポート</w:t>
      </w:r>
      <w:ins w:id="801" w:author="Mieko Sato" w:date="2018-03-13T14:57:00Z">
        <w:r w:rsidR="0035291E">
          <w:rPr>
            <w:rFonts w:hint="eastAsia"/>
            <w:color w:val="414042"/>
            <w:spacing w:val="-9"/>
            <w:w w:val="105"/>
          </w:rPr>
          <w:t>は</w:t>
        </w:r>
      </w:ins>
      <w:del w:id="802" w:author="Mieko Sato" w:date="2018-03-13T14:57:00Z">
        <w:r w:rsidDel="0035291E">
          <w:rPr>
            <w:color w:val="414042"/>
            <w:spacing w:val="-9"/>
            <w:w w:val="105"/>
          </w:rPr>
          <w:delText>が</w:delText>
        </w:r>
      </w:del>
      <w:ins w:id="803" w:author="Mieko Sato" w:date="2018-03-13T14:55:00Z">
        <w:r w:rsidR="0035291E">
          <w:rPr>
            <w:rFonts w:hint="eastAsia"/>
            <w:color w:val="414042"/>
            <w:spacing w:val="-9"/>
            <w:w w:val="105"/>
          </w:rPr>
          <w:t>、</w:t>
        </w:r>
      </w:ins>
      <w:r>
        <w:rPr>
          <w:color w:val="414042"/>
          <w:spacing w:val="-9"/>
          <w:w w:val="105"/>
        </w:rPr>
        <w:t>要求に応</w:t>
      </w:r>
      <w:r>
        <w:rPr>
          <w:color w:val="414042"/>
          <w:spacing w:val="-16"/>
          <w:w w:val="105"/>
        </w:rPr>
        <w:t>じ</w:t>
      </w:r>
      <w:ins w:id="804" w:author="Mieko Sato" w:date="2018-03-13T14:57:00Z">
        <w:r w:rsidR="0035291E">
          <w:rPr>
            <w:rFonts w:hint="eastAsia"/>
            <w:color w:val="414042"/>
            <w:spacing w:val="-16"/>
            <w:w w:val="105"/>
          </w:rPr>
          <w:t>て</w:t>
        </w:r>
      </w:ins>
      <w:r>
        <w:rPr>
          <w:color w:val="414042"/>
          <w:spacing w:val="-16"/>
          <w:w w:val="105"/>
        </w:rPr>
        <w:t>提供され</w:t>
      </w:r>
      <w:ins w:id="805" w:author="Mieko Sato" w:date="2018-03-13T15:00:00Z">
        <w:r w:rsidR="0035291E">
          <w:rPr>
            <w:rFonts w:hint="eastAsia"/>
            <w:color w:val="414042"/>
            <w:spacing w:val="-16"/>
            <w:w w:val="105"/>
          </w:rPr>
          <w:t>ます。</w:t>
        </w:r>
      </w:ins>
      <w:del w:id="806" w:author="Mieko Sato" w:date="2018-03-13T15:00:00Z">
        <w:r w:rsidDel="0035291E">
          <w:rPr>
            <w:color w:val="414042"/>
            <w:spacing w:val="-16"/>
            <w:w w:val="105"/>
          </w:rPr>
          <w:delText>ることにも留意しましょう。</w:delText>
        </w:r>
      </w:del>
      <w:r>
        <w:rPr>
          <w:color w:val="414042"/>
          <w:spacing w:val="-16"/>
          <w:w w:val="105"/>
        </w:rPr>
        <w:t>したがって、監査サービス提供者にそのような</w:t>
      </w:r>
      <w:del w:id="807" w:author="Mieko Sato" w:date="2018-03-13T14:56:00Z">
        <w:r w:rsidDel="0035291E">
          <w:rPr>
            <w:color w:val="414042"/>
            <w:spacing w:val="-16"/>
            <w:w w:val="105"/>
          </w:rPr>
          <w:delText xml:space="preserve"> </w:delText>
        </w:r>
      </w:del>
      <w:r>
        <w:rPr>
          <w:color w:val="414042"/>
          <w:spacing w:val="-15"/>
          <w:w w:val="105"/>
        </w:rPr>
        <w:t>レポートを</w:t>
      </w:r>
      <w:ins w:id="808" w:author="Mieko Sato" w:date="2018-03-13T16:35:00Z">
        <w:r w:rsidR="007C7039">
          <w:rPr>
            <w:rFonts w:hint="eastAsia"/>
            <w:color w:val="414042"/>
            <w:spacing w:val="-15"/>
            <w:w w:val="105"/>
          </w:rPr>
          <w:t>提供</w:t>
        </w:r>
      </w:ins>
      <w:del w:id="809" w:author="Mieko Sato" w:date="2018-03-13T16:35:00Z">
        <w:r w:rsidDel="007C7039">
          <w:rPr>
            <w:color w:val="414042"/>
            <w:spacing w:val="-15"/>
            <w:w w:val="105"/>
          </w:rPr>
          <w:delText>用意</w:delText>
        </w:r>
      </w:del>
      <w:r>
        <w:rPr>
          <w:color w:val="414042"/>
          <w:spacing w:val="-15"/>
          <w:w w:val="105"/>
        </w:rPr>
        <w:t>して</w:t>
      </w:r>
      <w:ins w:id="810" w:author="Mieko Sato" w:date="2018-03-13T16:35:00Z">
        <w:r w:rsidR="007C7039">
          <w:rPr>
            <w:rFonts w:hint="eastAsia"/>
            <w:color w:val="414042"/>
            <w:spacing w:val="-15"/>
            <w:w w:val="105"/>
          </w:rPr>
          <w:t>欲しい</w:t>
        </w:r>
      </w:ins>
      <w:del w:id="811" w:author="Mieko Sato" w:date="2018-03-13T16:35:00Z">
        <w:r w:rsidDel="007C7039">
          <w:rPr>
            <w:color w:val="414042"/>
            <w:spacing w:val="-15"/>
            <w:w w:val="105"/>
          </w:rPr>
          <w:delText>もらいたい</w:delText>
        </w:r>
      </w:del>
      <w:del w:id="812" w:author="Mieko Sato" w:date="2018-02-28T17:08:00Z">
        <w:r w:rsidDel="008133B5">
          <w:rPr>
            <w:rFonts w:hint="eastAsia"/>
            <w:color w:val="414042"/>
            <w:spacing w:val="-15"/>
            <w:w w:val="105"/>
          </w:rPr>
          <w:delText>とき</w:delText>
        </w:r>
      </w:del>
      <w:ins w:id="813" w:author="Mieko Sato" w:date="2018-03-13T14:56:00Z">
        <w:r w:rsidR="0035291E">
          <w:rPr>
            <w:rFonts w:hint="eastAsia"/>
            <w:color w:val="414042"/>
            <w:spacing w:val="-15"/>
            <w:w w:val="105"/>
          </w:rPr>
          <w:t>場合</w:t>
        </w:r>
      </w:ins>
      <w:del w:id="814" w:author="Mieko Sato" w:date="2018-03-13T14:56:00Z">
        <w:r w:rsidDel="0035291E">
          <w:rPr>
            <w:color w:val="414042"/>
            <w:spacing w:val="-15"/>
            <w:w w:val="105"/>
          </w:rPr>
          <w:delText>に</w:delText>
        </w:r>
      </w:del>
      <w:r>
        <w:rPr>
          <w:color w:val="414042"/>
          <w:spacing w:val="-15"/>
          <w:w w:val="105"/>
        </w:rPr>
        <w:t>は、</w:t>
      </w:r>
      <w:del w:id="815" w:author="Mieko Sato" w:date="2018-03-13T16:37:00Z">
        <w:r w:rsidDel="009111F1">
          <w:rPr>
            <w:color w:val="414042"/>
            <w:spacing w:val="-15"/>
            <w:w w:val="105"/>
          </w:rPr>
          <w:delText>それを</w:delText>
        </w:r>
      </w:del>
      <w:del w:id="816" w:author="Mieko Sato" w:date="2018-03-13T16:33:00Z">
        <w:r w:rsidDel="007C7039">
          <w:rPr>
            <w:color w:val="414042"/>
            <w:spacing w:val="-15"/>
            <w:w w:val="105"/>
          </w:rPr>
          <w:delText>事前に</w:delText>
        </w:r>
      </w:del>
      <w:r>
        <w:rPr>
          <w:color w:val="414042"/>
          <w:spacing w:val="-15"/>
          <w:w w:val="105"/>
        </w:rPr>
        <w:t>要求する</w:t>
      </w:r>
      <w:del w:id="817" w:author="Mieko Sato" w:date="2018-03-13T16:34:00Z">
        <w:r w:rsidDel="007C7039">
          <w:rPr>
            <w:color w:val="414042"/>
            <w:spacing w:val="-15"/>
            <w:w w:val="105"/>
          </w:rPr>
          <w:delText>ことが</w:delText>
        </w:r>
      </w:del>
      <w:r>
        <w:rPr>
          <w:color w:val="414042"/>
          <w:spacing w:val="-15"/>
          <w:w w:val="105"/>
        </w:rPr>
        <w:t>必要</w:t>
      </w:r>
      <w:ins w:id="818" w:author="Mieko Sato" w:date="2018-03-13T16:34:00Z">
        <w:r w:rsidR="007C7039">
          <w:rPr>
            <w:rFonts w:hint="eastAsia"/>
            <w:color w:val="414042"/>
            <w:spacing w:val="-15"/>
            <w:w w:val="105"/>
          </w:rPr>
          <w:t>があ</w:t>
        </w:r>
      </w:ins>
      <w:del w:id="819" w:author="Mieko Sato" w:date="2018-03-13T16:39:00Z">
        <w:r w:rsidDel="009111F1">
          <w:rPr>
            <w:color w:val="414042"/>
            <w:spacing w:val="-15"/>
            <w:w w:val="105"/>
          </w:rPr>
          <w:delText>とな</w:delText>
        </w:r>
      </w:del>
      <w:r>
        <w:rPr>
          <w:color w:val="414042"/>
          <w:spacing w:val="-15"/>
          <w:w w:val="105"/>
        </w:rPr>
        <w:t xml:space="preserve">るで </w:t>
      </w:r>
      <w:r>
        <w:rPr>
          <w:color w:val="414042"/>
          <w:spacing w:val="-7"/>
          <w:w w:val="105"/>
        </w:rPr>
        <w:t>しょう。</w:t>
      </w:r>
    </w:p>
    <w:p w14:paraId="485CFBBF" w14:textId="77777777" w:rsidR="00D01E5D" w:rsidRDefault="00D01E5D">
      <w:pPr>
        <w:sectPr w:rsidR="00D01E5D">
          <w:headerReference w:type="default" r:id="rId75"/>
          <w:footerReference w:type="default" r:id="rId76"/>
          <w:pgSz w:w="12240" w:h="15840"/>
          <w:pgMar w:top="0" w:right="1240" w:bottom="760" w:left="1180" w:header="0" w:footer="560" w:gutter="0"/>
          <w:pgNumType w:start="20"/>
          <w:cols w:space="720"/>
        </w:sectPr>
      </w:pPr>
    </w:p>
    <w:p w14:paraId="32329E7C" w14:textId="77777777" w:rsidR="00D01E5D" w:rsidRDefault="005668DD">
      <w:pPr>
        <w:pStyle w:val="a3"/>
        <w:rPr>
          <w:sz w:val="20"/>
        </w:rPr>
      </w:pPr>
      <w:r>
        <w:rPr>
          <w:noProof/>
        </w:rPr>
        <w:lastRenderedPageBreak/>
        <mc:AlternateContent>
          <mc:Choice Requires="wps">
            <w:drawing>
              <wp:anchor distT="0" distB="0" distL="114300" distR="114300" simplePos="0" relativeHeight="251657216" behindDoc="0" locked="0" layoutInCell="1" allowOverlap="1" wp14:anchorId="2C1AED0B" wp14:editId="20049504">
                <wp:simplePos x="0" y="0"/>
                <wp:positionH relativeFrom="page">
                  <wp:posOffset>607060</wp:posOffset>
                </wp:positionH>
                <wp:positionV relativeFrom="page">
                  <wp:posOffset>529590</wp:posOffset>
                </wp:positionV>
                <wp:extent cx="6583680" cy="0"/>
                <wp:effectExtent l="6985" t="15240" r="10160" b="13335"/>
                <wp:wrapNone/>
                <wp:docPr id="367"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56568" id="Line 42"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Drp1Ug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14:paraId="5AF6DB8E" w14:textId="77777777" w:rsidR="00D01E5D" w:rsidRDefault="00D01E5D">
      <w:pPr>
        <w:pStyle w:val="a3"/>
        <w:rPr>
          <w:sz w:val="20"/>
        </w:rPr>
      </w:pPr>
    </w:p>
    <w:p w14:paraId="4B51AEA0" w14:textId="77777777" w:rsidR="00D01E5D" w:rsidRDefault="00D01E5D">
      <w:pPr>
        <w:pStyle w:val="a3"/>
        <w:rPr>
          <w:sz w:val="20"/>
        </w:rPr>
      </w:pPr>
    </w:p>
    <w:p w14:paraId="17A51A60" w14:textId="77777777" w:rsidR="00D01E5D" w:rsidRDefault="00D01E5D">
      <w:pPr>
        <w:pStyle w:val="a3"/>
        <w:rPr>
          <w:sz w:val="20"/>
        </w:rPr>
      </w:pPr>
    </w:p>
    <w:p w14:paraId="33F19E15" w14:textId="77777777" w:rsidR="00D01E5D" w:rsidRDefault="00D01E5D">
      <w:pPr>
        <w:pStyle w:val="a3"/>
        <w:rPr>
          <w:sz w:val="20"/>
        </w:rPr>
      </w:pPr>
    </w:p>
    <w:p w14:paraId="574A50DD" w14:textId="77777777" w:rsidR="00D01E5D" w:rsidRDefault="00D01E5D">
      <w:pPr>
        <w:pStyle w:val="a3"/>
        <w:rPr>
          <w:sz w:val="20"/>
        </w:rPr>
      </w:pPr>
    </w:p>
    <w:p w14:paraId="590D01D4" w14:textId="77777777" w:rsidR="00D01E5D" w:rsidRDefault="00D01E5D">
      <w:pPr>
        <w:pStyle w:val="a3"/>
        <w:rPr>
          <w:sz w:val="20"/>
        </w:rPr>
      </w:pPr>
    </w:p>
    <w:p w14:paraId="630C1029" w14:textId="77777777" w:rsidR="00D01E5D" w:rsidRDefault="00D01E5D">
      <w:pPr>
        <w:pStyle w:val="a3"/>
        <w:rPr>
          <w:sz w:val="20"/>
        </w:rPr>
      </w:pPr>
    </w:p>
    <w:p w14:paraId="60D4CF2E" w14:textId="77777777" w:rsidR="00D01E5D" w:rsidRDefault="00D01E5D">
      <w:pPr>
        <w:pStyle w:val="a3"/>
        <w:rPr>
          <w:sz w:val="20"/>
        </w:rPr>
      </w:pPr>
    </w:p>
    <w:p w14:paraId="5F1D1331" w14:textId="77777777" w:rsidR="00D01E5D" w:rsidRDefault="00D01E5D">
      <w:pPr>
        <w:pStyle w:val="a3"/>
        <w:rPr>
          <w:sz w:val="20"/>
        </w:rPr>
      </w:pPr>
    </w:p>
    <w:p w14:paraId="797625D3" w14:textId="77777777" w:rsidR="00D01E5D" w:rsidRDefault="00D01E5D">
      <w:pPr>
        <w:pStyle w:val="a3"/>
        <w:rPr>
          <w:sz w:val="20"/>
        </w:rPr>
      </w:pPr>
    </w:p>
    <w:p w14:paraId="4496067D" w14:textId="77777777" w:rsidR="00D01E5D" w:rsidRDefault="00D01E5D">
      <w:pPr>
        <w:pStyle w:val="a3"/>
        <w:rPr>
          <w:sz w:val="20"/>
        </w:rPr>
      </w:pPr>
    </w:p>
    <w:p w14:paraId="4A83C68C" w14:textId="77777777" w:rsidR="00D01E5D" w:rsidRDefault="00D01E5D">
      <w:pPr>
        <w:pStyle w:val="a3"/>
        <w:rPr>
          <w:sz w:val="20"/>
        </w:rPr>
      </w:pPr>
    </w:p>
    <w:p w14:paraId="3C64BA3B" w14:textId="77777777" w:rsidR="00D01E5D" w:rsidRDefault="00D01E5D">
      <w:pPr>
        <w:pStyle w:val="a3"/>
        <w:rPr>
          <w:sz w:val="20"/>
        </w:rPr>
      </w:pPr>
    </w:p>
    <w:p w14:paraId="7F494D4F" w14:textId="77777777" w:rsidR="00D01E5D" w:rsidRDefault="00D01E5D">
      <w:pPr>
        <w:pStyle w:val="a3"/>
        <w:rPr>
          <w:sz w:val="20"/>
        </w:rPr>
      </w:pPr>
    </w:p>
    <w:p w14:paraId="3A27D4C6" w14:textId="77777777" w:rsidR="00D01E5D" w:rsidRDefault="00D01E5D">
      <w:pPr>
        <w:pStyle w:val="a3"/>
        <w:rPr>
          <w:sz w:val="20"/>
        </w:rPr>
      </w:pPr>
    </w:p>
    <w:p w14:paraId="251A7A30" w14:textId="77777777" w:rsidR="00D01E5D" w:rsidRDefault="00D01E5D">
      <w:pPr>
        <w:pStyle w:val="a3"/>
        <w:rPr>
          <w:sz w:val="20"/>
        </w:rPr>
      </w:pPr>
    </w:p>
    <w:p w14:paraId="03CE3724" w14:textId="77777777" w:rsidR="00D01E5D" w:rsidRDefault="00D01E5D">
      <w:pPr>
        <w:pStyle w:val="a3"/>
        <w:rPr>
          <w:sz w:val="20"/>
        </w:rPr>
      </w:pPr>
    </w:p>
    <w:p w14:paraId="1926204B" w14:textId="77777777" w:rsidR="00D01E5D" w:rsidRDefault="00D01E5D">
      <w:pPr>
        <w:pStyle w:val="a3"/>
        <w:rPr>
          <w:sz w:val="20"/>
        </w:rPr>
      </w:pPr>
    </w:p>
    <w:p w14:paraId="66B1AA45" w14:textId="77777777" w:rsidR="00D01E5D" w:rsidRDefault="00D01E5D">
      <w:pPr>
        <w:pStyle w:val="a3"/>
        <w:rPr>
          <w:sz w:val="20"/>
        </w:rPr>
      </w:pPr>
    </w:p>
    <w:p w14:paraId="48DE0EC7" w14:textId="77777777" w:rsidR="00D01E5D" w:rsidRDefault="00D01E5D">
      <w:pPr>
        <w:pStyle w:val="a3"/>
        <w:rPr>
          <w:sz w:val="20"/>
        </w:rPr>
      </w:pPr>
    </w:p>
    <w:p w14:paraId="09E9CFD9" w14:textId="77777777" w:rsidR="00D01E5D" w:rsidRDefault="00D01E5D">
      <w:pPr>
        <w:pStyle w:val="a3"/>
        <w:rPr>
          <w:sz w:val="20"/>
        </w:rPr>
      </w:pPr>
    </w:p>
    <w:p w14:paraId="69D76C5B" w14:textId="77777777" w:rsidR="00D01E5D" w:rsidRDefault="00D01E5D">
      <w:pPr>
        <w:pStyle w:val="a3"/>
        <w:rPr>
          <w:sz w:val="20"/>
        </w:rPr>
      </w:pPr>
    </w:p>
    <w:p w14:paraId="0864C590" w14:textId="77777777" w:rsidR="00D01E5D" w:rsidRDefault="00D01E5D">
      <w:pPr>
        <w:pStyle w:val="a3"/>
        <w:rPr>
          <w:sz w:val="20"/>
        </w:rPr>
      </w:pPr>
    </w:p>
    <w:p w14:paraId="1CFBEB5F" w14:textId="77777777" w:rsidR="00D01E5D" w:rsidRDefault="00D01E5D">
      <w:pPr>
        <w:pStyle w:val="a3"/>
        <w:rPr>
          <w:sz w:val="20"/>
        </w:rPr>
      </w:pPr>
    </w:p>
    <w:p w14:paraId="07816EFC" w14:textId="77777777" w:rsidR="00D01E5D" w:rsidRDefault="00D01E5D">
      <w:pPr>
        <w:pStyle w:val="a3"/>
        <w:rPr>
          <w:sz w:val="20"/>
        </w:rPr>
      </w:pPr>
    </w:p>
    <w:p w14:paraId="0B8B7A5D" w14:textId="77777777" w:rsidR="00D01E5D" w:rsidRDefault="00D01E5D">
      <w:pPr>
        <w:pStyle w:val="a3"/>
        <w:rPr>
          <w:sz w:val="20"/>
        </w:rPr>
      </w:pPr>
    </w:p>
    <w:p w14:paraId="00E1F9D6" w14:textId="77777777" w:rsidR="00D01E5D" w:rsidRDefault="00D01E5D">
      <w:pPr>
        <w:pStyle w:val="a3"/>
        <w:rPr>
          <w:sz w:val="20"/>
        </w:rPr>
      </w:pPr>
    </w:p>
    <w:p w14:paraId="783A351F" w14:textId="77777777" w:rsidR="00D01E5D" w:rsidRDefault="00D01E5D">
      <w:pPr>
        <w:pStyle w:val="a3"/>
        <w:rPr>
          <w:sz w:val="20"/>
        </w:rPr>
      </w:pPr>
    </w:p>
    <w:p w14:paraId="6C14D0CF" w14:textId="77777777" w:rsidR="00D01E5D" w:rsidRDefault="00D01E5D">
      <w:pPr>
        <w:pStyle w:val="a3"/>
        <w:rPr>
          <w:sz w:val="20"/>
        </w:rPr>
      </w:pPr>
    </w:p>
    <w:p w14:paraId="759B85D0" w14:textId="77777777" w:rsidR="00D01E5D" w:rsidRDefault="00D01E5D">
      <w:pPr>
        <w:pStyle w:val="a3"/>
        <w:rPr>
          <w:sz w:val="20"/>
        </w:rPr>
      </w:pPr>
    </w:p>
    <w:p w14:paraId="6A697D10" w14:textId="77777777" w:rsidR="00D01E5D" w:rsidRDefault="00D01E5D">
      <w:pPr>
        <w:pStyle w:val="a3"/>
        <w:rPr>
          <w:sz w:val="20"/>
        </w:rPr>
      </w:pPr>
    </w:p>
    <w:p w14:paraId="6BEFBC6E" w14:textId="77777777" w:rsidR="00D01E5D" w:rsidRDefault="00D01E5D">
      <w:pPr>
        <w:pStyle w:val="a3"/>
        <w:rPr>
          <w:sz w:val="20"/>
        </w:rPr>
      </w:pPr>
    </w:p>
    <w:p w14:paraId="671CBE32" w14:textId="77777777" w:rsidR="00D01E5D" w:rsidRDefault="00D01E5D">
      <w:pPr>
        <w:pStyle w:val="a3"/>
        <w:rPr>
          <w:sz w:val="20"/>
        </w:rPr>
      </w:pPr>
    </w:p>
    <w:p w14:paraId="54B97647" w14:textId="77777777" w:rsidR="00D01E5D" w:rsidRDefault="00D01E5D">
      <w:pPr>
        <w:pStyle w:val="a3"/>
        <w:rPr>
          <w:sz w:val="20"/>
        </w:rPr>
      </w:pPr>
    </w:p>
    <w:p w14:paraId="69FB7422" w14:textId="77777777" w:rsidR="00D01E5D" w:rsidRDefault="00D01E5D">
      <w:pPr>
        <w:pStyle w:val="a3"/>
        <w:rPr>
          <w:sz w:val="20"/>
        </w:rPr>
      </w:pPr>
    </w:p>
    <w:p w14:paraId="6EA31D3B" w14:textId="77777777" w:rsidR="00D01E5D" w:rsidRDefault="00D01E5D">
      <w:pPr>
        <w:pStyle w:val="a3"/>
        <w:rPr>
          <w:sz w:val="20"/>
        </w:rPr>
      </w:pPr>
    </w:p>
    <w:p w14:paraId="02A55B52" w14:textId="77777777" w:rsidR="00D01E5D" w:rsidRDefault="00D01E5D">
      <w:pPr>
        <w:pStyle w:val="a3"/>
        <w:rPr>
          <w:sz w:val="20"/>
        </w:rPr>
      </w:pPr>
    </w:p>
    <w:p w14:paraId="1CAD0812" w14:textId="77777777" w:rsidR="00D01E5D" w:rsidRDefault="00D01E5D">
      <w:pPr>
        <w:pStyle w:val="a3"/>
        <w:rPr>
          <w:sz w:val="20"/>
        </w:rPr>
      </w:pPr>
    </w:p>
    <w:p w14:paraId="351B659F" w14:textId="77777777" w:rsidR="00D01E5D" w:rsidRDefault="00D01E5D">
      <w:pPr>
        <w:pStyle w:val="a3"/>
        <w:rPr>
          <w:sz w:val="20"/>
        </w:rPr>
      </w:pPr>
    </w:p>
    <w:p w14:paraId="77164F63" w14:textId="77777777" w:rsidR="00D01E5D" w:rsidRDefault="00D01E5D">
      <w:pPr>
        <w:pStyle w:val="a3"/>
        <w:rPr>
          <w:sz w:val="20"/>
        </w:rPr>
      </w:pPr>
    </w:p>
    <w:p w14:paraId="2DF085DF" w14:textId="77777777" w:rsidR="00D01E5D" w:rsidRDefault="00D01E5D">
      <w:pPr>
        <w:pStyle w:val="a3"/>
        <w:rPr>
          <w:sz w:val="20"/>
        </w:rPr>
      </w:pPr>
    </w:p>
    <w:p w14:paraId="7F4C8E0E" w14:textId="77777777" w:rsidR="00D01E5D" w:rsidRDefault="00D01E5D">
      <w:pPr>
        <w:pStyle w:val="a3"/>
        <w:rPr>
          <w:sz w:val="20"/>
        </w:rPr>
      </w:pPr>
    </w:p>
    <w:p w14:paraId="36F2AB51" w14:textId="77777777" w:rsidR="00D01E5D" w:rsidRDefault="005668DD">
      <w:pPr>
        <w:pStyle w:val="1"/>
        <w:spacing w:line="208" w:lineRule="auto"/>
        <w:ind w:left="2613" w:right="2946"/>
      </w:pPr>
      <w:r>
        <w:rPr>
          <w:noProof/>
        </w:rPr>
        <mc:AlternateContent>
          <mc:Choice Requires="wps">
            <w:drawing>
              <wp:anchor distT="0" distB="0" distL="114300" distR="114300" simplePos="0" relativeHeight="251658240" behindDoc="0" locked="0" layoutInCell="1" allowOverlap="1" wp14:anchorId="6AD58202" wp14:editId="1BE9727A">
                <wp:simplePos x="0" y="0"/>
                <wp:positionH relativeFrom="page">
                  <wp:posOffset>987425</wp:posOffset>
                </wp:positionH>
                <wp:positionV relativeFrom="paragraph">
                  <wp:posOffset>-840740</wp:posOffset>
                </wp:positionV>
                <wp:extent cx="1059180" cy="2272665"/>
                <wp:effectExtent l="0" t="0" r="1270" b="4445"/>
                <wp:wrapNone/>
                <wp:docPr id="36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07554" w14:textId="77777777" w:rsidR="00BD5E4B" w:rsidRDefault="00BD5E4B">
                            <w:pPr>
                              <w:spacing w:before="111"/>
                              <w:rPr>
                                <w:rFonts w:ascii="Arial"/>
                                <w:b/>
                                <w:sz w:val="300"/>
                              </w:rPr>
                            </w:pPr>
                            <w:r>
                              <w:rPr>
                                <w:rFonts w:ascii="Arial"/>
                                <w:b/>
                                <w:color w:val="009EDA"/>
                                <w:w w:val="99"/>
                                <w:sz w:val="300"/>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D58202" id="Text Box 41" o:spid="_x0000_s1044" type="#_x0000_t202" style="position:absolute;left:0;text-align:left;margin-left:77.75pt;margin-top:-66.2pt;width:83.4pt;height:178.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FpsgIAALQ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" filled="f" stroked="f">
                <v:textbox inset="0,0,0,0">
                  <w:txbxContent>
                    <w:p w14:paraId="5DF07554" w14:textId="77777777" w:rsidR="00BD5E4B" w:rsidRDefault="00BD5E4B">
                      <w:pPr>
                        <w:spacing w:before="111"/>
                        <w:rPr>
                          <w:rFonts w:ascii="Arial"/>
                          <w:b/>
                          <w:sz w:val="300"/>
                        </w:rPr>
                      </w:pPr>
                      <w:r>
                        <w:rPr>
                          <w:rFonts w:ascii="Arial"/>
                          <w:b/>
                          <w:color w:val="009EDA"/>
                          <w:w w:val="99"/>
                          <w:sz w:val="300"/>
                        </w:rPr>
                        <w:t>7</w:t>
                      </w:r>
                    </w:p>
                  </w:txbxContent>
                </v:textbox>
                <w10:wrap anchorx="page"/>
              </v:shape>
            </w:pict>
          </mc:Fallback>
        </mc:AlternateContent>
      </w:r>
      <w:bookmarkStart w:id="820" w:name="_bookmark6"/>
      <w:bookmarkEnd w:id="820"/>
      <w:r w:rsidR="0022633E">
        <w:rPr>
          <w:color w:val="009EDA"/>
          <w:spacing w:val="-45"/>
          <w:w w:val="120"/>
        </w:rPr>
        <w:t xml:space="preserve">セキュリティと </w:t>
      </w:r>
      <w:r w:rsidR="0022633E">
        <w:rPr>
          <w:color w:val="009EDA"/>
          <w:spacing w:val="-17"/>
          <w:w w:val="110"/>
        </w:rPr>
        <w:t>バージョン管理</w:t>
      </w:r>
    </w:p>
    <w:p w14:paraId="16A32290" w14:textId="77777777" w:rsidR="00D01E5D" w:rsidRDefault="00D01E5D">
      <w:pPr>
        <w:spacing w:line="208" w:lineRule="auto"/>
        <w:sectPr w:rsidR="00D01E5D">
          <w:headerReference w:type="default" r:id="rId77"/>
          <w:footerReference w:type="default" r:id="rId78"/>
          <w:pgSz w:w="12240" w:h="15840"/>
          <w:pgMar w:top="820" w:right="1240" w:bottom="760" w:left="1180" w:header="0" w:footer="560" w:gutter="0"/>
          <w:pgNumType w:start="21"/>
          <w:cols w:space="720"/>
        </w:sectPr>
      </w:pPr>
    </w:p>
    <w:p w14:paraId="0B71A384" w14:textId="77777777" w:rsidR="00D01E5D" w:rsidRDefault="005668DD">
      <w:pPr>
        <w:pStyle w:val="a3"/>
        <w:rPr>
          <w:sz w:val="20"/>
        </w:rPr>
      </w:pPr>
      <w:r>
        <w:rPr>
          <w:noProof/>
        </w:rPr>
        <w:lastRenderedPageBreak/>
        <mc:AlternateContent>
          <mc:Choice Requires="wpg">
            <w:drawing>
              <wp:anchor distT="0" distB="0" distL="114300" distR="114300" simplePos="0" relativeHeight="251687936" behindDoc="1" locked="0" layoutInCell="1" allowOverlap="1" wp14:anchorId="65D96D96" wp14:editId="614E0754">
                <wp:simplePos x="0" y="0"/>
                <wp:positionH relativeFrom="page">
                  <wp:posOffset>17145</wp:posOffset>
                </wp:positionH>
                <wp:positionV relativeFrom="page">
                  <wp:posOffset>6350</wp:posOffset>
                </wp:positionV>
                <wp:extent cx="7755255" cy="563880"/>
                <wp:effectExtent l="0" t="0" r="0" b="1270"/>
                <wp:wrapNone/>
                <wp:docPr id="36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64" name="Rectangle 40"/>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Text Box 39"/>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C00B2" w14:textId="77777777" w:rsidR="00BD5E4B" w:rsidRDefault="00BD5E4B">
                              <w:pPr>
                                <w:rPr>
                                  <w:sz w:val="24"/>
                                </w:rPr>
                              </w:pPr>
                            </w:p>
                            <w:p w14:paraId="11F38B9A" w14:textId="77777777" w:rsidR="00BD5E4B" w:rsidRDefault="00BD5E4B">
                              <w:pPr>
                                <w:spacing w:before="162"/>
                                <w:ind w:left="1548"/>
                                <w:rPr>
                                  <w:sz w:val="24"/>
                                </w:rPr>
                              </w:pPr>
                              <w:r>
                                <w:rPr>
                                  <w:color w:val="2A476B"/>
                                  <w:w w:val="120"/>
                                  <w:sz w:val="24"/>
                                </w:rPr>
                                <w:t>Ｍ＆Ａ取引におけるオープンソース監査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D96D96" id="Group 38" o:spid="_x0000_s1045" style="position:absolute;margin-left:1.35pt;margin-top:.5pt;width:610.65pt;height:44.4pt;z-index:-251628544;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">
                <v:rect id="Rectangle 40" o:spid="_x0000_s1046"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" fillcolor="#fbfbfa" stroked="f"/>
                <v:shape id="Text Box 39" o:spid="_x0000_s1047"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14:paraId="4D3C00B2" w14:textId="77777777" w:rsidR="00BD5E4B" w:rsidRDefault="00BD5E4B">
                        <w:pPr>
                          <w:rPr>
                            <w:sz w:val="24"/>
                          </w:rPr>
                        </w:pPr>
                      </w:p>
                      <w:p w14:paraId="11F38B9A" w14:textId="77777777" w:rsidR="00BD5E4B" w:rsidRDefault="00BD5E4B">
                        <w:pPr>
                          <w:spacing w:before="162"/>
                          <w:ind w:left="1548"/>
                          <w:rPr>
                            <w:sz w:val="24"/>
                          </w:rPr>
                        </w:pPr>
                        <w:r>
                          <w:rPr>
                            <w:color w:val="2A476B"/>
                            <w:w w:val="120"/>
                            <w:sz w:val="24"/>
                          </w:rPr>
                          <w:t>Ｍ＆Ａ取引におけるオープンソース監査</w:t>
                        </w:r>
                      </w:p>
                    </w:txbxContent>
                  </v:textbox>
                </v:shape>
                <w10:wrap anchorx="page" anchory="page"/>
              </v:group>
            </w:pict>
          </mc:Fallback>
        </mc:AlternateContent>
      </w:r>
    </w:p>
    <w:p w14:paraId="219AB115" w14:textId="77777777" w:rsidR="00D01E5D" w:rsidRDefault="00D01E5D">
      <w:pPr>
        <w:pStyle w:val="a3"/>
        <w:rPr>
          <w:sz w:val="20"/>
        </w:rPr>
      </w:pPr>
    </w:p>
    <w:p w14:paraId="468839F6" w14:textId="77777777" w:rsidR="00D01E5D" w:rsidRDefault="00D01E5D">
      <w:pPr>
        <w:pStyle w:val="a3"/>
        <w:rPr>
          <w:sz w:val="20"/>
        </w:rPr>
      </w:pPr>
    </w:p>
    <w:p w14:paraId="73246935" w14:textId="77777777" w:rsidR="00D01E5D" w:rsidRDefault="00D01E5D">
      <w:pPr>
        <w:pStyle w:val="a3"/>
        <w:rPr>
          <w:sz w:val="20"/>
        </w:rPr>
      </w:pPr>
    </w:p>
    <w:p w14:paraId="56E50419" w14:textId="77777777" w:rsidR="00D01E5D" w:rsidRDefault="00D01E5D">
      <w:pPr>
        <w:pStyle w:val="a3"/>
        <w:rPr>
          <w:sz w:val="20"/>
        </w:rPr>
      </w:pPr>
    </w:p>
    <w:p w14:paraId="2ADB1803" w14:textId="77777777" w:rsidR="00D01E5D" w:rsidRDefault="00D01E5D">
      <w:pPr>
        <w:pStyle w:val="a3"/>
        <w:rPr>
          <w:sz w:val="20"/>
        </w:rPr>
      </w:pPr>
    </w:p>
    <w:p w14:paraId="3234F844" w14:textId="77777777" w:rsidR="00D01E5D" w:rsidRDefault="00D01E5D">
      <w:pPr>
        <w:pStyle w:val="a3"/>
        <w:rPr>
          <w:sz w:val="20"/>
        </w:rPr>
      </w:pPr>
    </w:p>
    <w:p w14:paraId="352525FD" w14:textId="77777777" w:rsidR="00D01E5D" w:rsidRDefault="00D01E5D">
      <w:pPr>
        <w:pStyle w:val="a3"/>
        <w:rPr>
          <w:sz w:val="20"/>
        </w:rPr>
      </w:pPr>
    </w:p>
    <w:p w14:paraId="6D2F3A37" w14:textId="77777777" w:rsidR="00D01E5D" w:rsidRDefault="00D01E5D">
      <w:pPr>
        <w:pStyle w:val="a3"/>
        <w:rPr>
          <w:sz w:val="20"/>
        </w:rPr>
      </w:pPr>
    </w:p>
    <w:p w14:paraId="47D951FB" w14:textId="77777777" w:rsidR="00D01E5D" w:rsidRDefault="00D01E5D">
      <w:pPr>
        <w:pStyle w:val="a3"/>
        <w:rPr>
          <w:sz w:val="20"/>
        </w:rPr>
      </w:pPr>
    </w:p>
    <w:p w14:paraId="772AE9B7" w14:textId="77777777" w:rsidR="00D01E5D" w:rsidRDefault="00D01E5D">
      <w:pPr>
        <w:pStyle w:val="a3"/>
        <w:rPr>
          <w:sz w:val="20"/>
        </w:rPr>
      </w:pPr>
    </w:p>
    <w:p w14:paraId="44550206" w14:textId="77777777" w:rsidR="00D01E5D" w:rsidRDefault="00D01E5D">
      <w:pPr>
        <w:pStyle w:val="a3"/>
        <w:rPr>
          <w:sz w:val="20"/>
        </w:rPr>
      </w:pPr>
    </w:p>
    <w:p w14:paraId="0C3B736E" w14:textId="77777777" w:rsidR="00D01E5D" w:rsidRDefault="00D01E5D">
      <w:pPr>
        <w:pStyle w:val="a3"/>
        <w:spacing w:before="5"/>
        <w:rPr>
          <w:sz w:val="14"/>
        </w:rPr>
      </w:pPr>
    </w:p>
    <w:p w14:paraId="5FC7EEDE" w14:textId="2CF60ABA" w:rsidR="00D01E5D" w:rsidRDefault="0022633E">
      <w:pPr>
        <w:pStyle w:val="a3"/>
        <w:spacing w:before="60"/>
        <w:ind w:left="395" w:right="344"/>
      </w:pPr>
      <w:r>
        <w:rPr>
          <w:color w:val="414042"/>
          <w:spacing w:val="2"/>
          <w:w w:val="110"/>
        </w:rPr>
        <w:t>ソフ</w:t>
      </w:r>
      <w:r>
        <w:rPr>
          <w:color w:val="414042"/>
        </w:rPr>
        <w:t>ト</w:t>
      </w:r>
      <w:r>
        <w:rPr>
          <w:color w:val="414042"/>
          <w:spacing w:val="-5"/>
          <w:w w:val="110"/>
        </w:rPr>
        <w:t>ウェアはワインのような</w:t>
      </w:r>
      <w:r>
        <w:rPr>
          <w:color w:val="414042"/>
          <w:spacing w:val="2"/>
        </w:rPr>
        <w:t>も</w:t>
      </w:r>
      <w:r>
        <w:rPr>
          <w:color w:val="414042"/>
          <w:spacing w:val="-4"/>
          <w:w w:val="110"/>
        </w:rPr>
        <w:t>のでなく牛乳のように経年劣化する</w:t>
      </w:r>
      <w:r>
        <w:rPr>
          <w:color w:val="414042"/>
          <w:spacing w:val="2"/>
        </w:rPr>
        <w:t>も</w:t>
      </w:r>
      <w:r>
        <w:rPr>
          <w:color w:val="414042"/>
          <w:spacing w:val="-5"/>
          <w:w w:val="110"/>
        </w:rPr>
        <w:t>の、というの</w:t>
      </w:r>
      <w:r>
        <w:rPr>
          <w:color w:val="414042"/>
          <w:spacing w:val="-12"/>
          <w:w w:val="110"/>
        </w:rPr>
        <w:t>は一般的に受け入れられている</w:t>
      </w:r>
      <w:ins w:id="821" w:author="Mieko Sato" w:date="2018-03-13T16:43:00Z">
        <w:r w:rsidR="00DA44A3">
          <w:rPr>
            <w:rFonts w:hint="eastAsia"/>
            <w:color w:val="414042"/>
            <w:spacing w:val="-12"/>
            <w:w w:val="110"/>
          </w:rPr>
          <w:t>事実</w:t>
        </w:r>
      </w:ins>
      <w:del w:id="822" w:author="Mieko Sato" w:date="2018-03-13T16:43:00Z">
        <w:r w:rsidDel="00DA44A3">
          <w:rPr>
            <w:color w:val="414042"/>
            <w:spacing w:val="-12"/>
            <w:w w:val="110"/>
          </w:rPr>
          <w:delText>こと</w:delText>
        </w:r>
      </w:del>
      <w:r>
        <w:rPr>
          <w:color w:val="414042"/>
          <w:spacing w:val="-12"/>
          <w:w w:val="110"/>
        </w:rPr>
        <w:t>です。そして</w:t>
      </w:r>
      <w:r>
        <w:rPr>
          <w:color w:val="414042"/>
          <w:spacing w:val="-4"/>
          <w:w w:val="115"/>
        </w:rPr>
        <w:t>オ</w:t>
      </w:r>
      <w:r>
        <w:rPr>
          <w:color w:val="414042"/>
          <w:spacing w:val="-14"/>
          <w:w w:val="110"/>
        </w:rPr>
        <w:t>ープンソースであれ、それ以</w:t>
      </w:r>
      <w:del w:id="823" w:author="工内隆" w:date="2018-02-15T16:26:00Z">
        <w:r w:rsidDel="002F53F8">
          <w:rPr>
            <w:color w:val="414042"/>
            <w:spacing w:val="-14"/>
            <w:w w:val="110"/>
          </w:rPr>
          <w:delText xml:space="preserve"> </w:delText>
        </w:r>
      </w:del>
      <w:r>
        <w:rPr>
          <w:color w:val="414042"/>
          <w:spacing w:val="1"/>
          <w:w w:val="110"/>
        </w:rPr>
        <w:t>外の</w:t>
      </w:r>
      <w:r>
        <w:rPr>
          <w:color w:val="414042"/>
        </w:rPr>
        <w:t>も</w:t>
      </w:r>
      <w:r>
        <w:rPr>
          <w:color w:val="414042"/>
          <w:spacing w:val="-15"/>
          <w:w w:val="110"/>
        </w:rPr>
        <w:t>のであれ、すべてのコー</w:t>
      </w:r>
      <w:r>
        <w:rPr>
          <w:color w:val="414042"/>
        </w:rPr>
        <w:t>ド</w:t>
      </w:r>
      <w:r>
        <w:rPr>
          <w:color w:val="414042"/>
          <w:spacing w:val="-7"/>
          <w:w w:val="110"/>
        </w:rPr>
        <w:t>にはセキュリ</w:t>
      </w:r>
      <w:r>
        <w:rPr>
          <w:color w:val="414042"/>
          <w:spacing w:val="-31"/>
          <w:w w:val="115"/>
        </w:rPr>
        <w:t>テ</w:t>
      </w:r>
      <w:r>
        <w:rPr>
          <w:color w:val="414042"/>
          <w:spacing w:val="-6"/>
          <w:w w:val="110"/>
        </w:rPr>
        <w:t>ィの脆弱性がついて回</w:t>
      </w:r>
      <w:r>
        <w:rPr>
          <w:color w:val="414042"/>
        </w:rPr>
        <w:t>り</w:t>
      </w:r>
      <w:r>
        <w:rPr>
          <w:color w:val="414042"/>
          <w:spacing w:val="-22"/>
          <w:w w:val="110"/>
        </w:rPr>
        <w:t>ます。しか</w:t>
      </w:r>
      <w:r>
        <w:rPr>
          <w:color w:val="414042"/>
          <w:spacing w:val="-24"/>
          <w:w w:val="110"/>
        </w:rPr>
        <w:t>し</w:t>
      </w:r>
      <w:del w:id="824" w:author="Mieko Sato" w:date="2018-03-13T17:41:00Z">
        <w:r w:rsidDel="00104256">
          <w:rPr>
            <w:color w:val="414042"/>
            <w:spacing w:val="-24"/>
            <w:w w:val="110"/>
          </w:rPr>
          <w:delText>、</w:delText>
        </w:r>
      </w:del>
      <w:r>
        <w:rPr>
          <w:color w:val="414042"/>
          <w:spacing w:val="-4"/>
          <w:w w:val="115"/>
        </w:rPr>
        <w:t>オ</w:t>
      </w:r>
      <w:r>
        <w:rPr>
          <w:color w:val="414042"/>
          <w:spacing w:val="-11"/>
          <w:w w:val="110"/>
        </w:rPr>
        <w:t>ープンソース</w:t>
      </w:r>
      <w:ins w:id="825" w:author="Mieko Sato" w:date="2018-03-13T17:42:00Z">
        <w:r w:rsidR="00104256">
          <w:rPr>
            <w:rFonts w:hint="eastAsia"/>
            <w:color w:val="414042"/>
            <w:spacing w:val="-11"/>
            <w:w w:val="110"/>
          </w:rPr>
          <w:t xml:space="preserve"> </w:t>
        </w:r>
      </w:ins>
      <w:del w:id="826" w:author="Mieko Sato" w:date="2018-03-13T17:42:00Z">
        <w:r w:rsidDel="00104256">
          <w:rPr>
            <w:color w:val="414042"/>
            <w:spacing w:val="-11"/>
            <w:w w:val="110"/>
          </w:rPr>
          <w:delText>の</w:delText>
        </w:r>
      </w:del>
      <w:r>
        <w:rPr>
          <w:color w:val="414042"/>
          <w:spacing w:val="-11"/>
          <w:w w:val="110"/>
        </w:rPr>
        <w:t>プロジ</w:t>
      </w:r>
      <w:r>
        <w:rPr>
          <w:color w:val="414042"/>
          <w:spacing w:val="-12"/>
          <w:w w:val="115"/>
        </w:rPr>
        <w:t>ェ</w:t>
      </w:r>
      <w:r>
        <w:rPr>
          <w:color w:val="414042"/>
          <w:spacing w:val="-5"/>
          <w:w w:val="110"/>
        </w:rPr>
        <w:t>ク</w:t>
      </w:r>
      <w:r>
        <w:rPr>
          <w:color w:val="414042"/>
        </w:rPr>
        <w:t>ト</w:t>
      </w:r>
      <w:ins w:id="827" w:author="Mieko Sato" w:date="2018-03-13T17:42:00Z">
        <w:r w:rsidR="00104256">
          <w:rPr>
            <w:rFonts w:hint="eastAsia"/>
            <w:color w:val="414042"/>
          </w:rPr>
          <w:t>で</w:t>
        </w:r>
      </w:ins>
      <w:del w:id="828" w:author="Mieko Sato" w:date="2018-03-13T17:42:00Z">
        <w:r w:rsidDel="00104256">
          <w:rPr>
            <w:color w:val="414042"/>
            <w:spacing w:val="-14"/>
            <w:w w:val="110"/>
          </w:rPr>
          <w:delText>において</w:delText>
        </w:r>
      </w:del>
      <w:r>
        <w:rPr>
          <w:color w:val="414042"/>
          <w:spacing w:val="-14"/>
          <w:w w:val="110"/>
        </w:rPr>
        <w:t>は、</w:t>
      </w:r>
      <w:ins w:id="829" w:author="Mieko Sato" w:date="2018-03-13T16:46:00Z">
        <w:r w:rsidR="00066401">
          <w:rPr>
            <w:rFonts w:hint="eastAsia"/>
            <w:color w:val="414042"/>
            <w:spacing w:val="-14"/>
            <w:w w:val="110"/>
          </w:rPr>
          <w:t>そ</w:t>
        </w:r>
      </w:ins>
      <w:ins w:id="830" w:author="Mieko Sato" w:date="2018-03-13T17:02:00Z">
        <w:r w:rsidR="009B0235">
          <w:rPr>
            <w:rFonts w:hint="eastAsia"/>
            <w:color w:val="414042"/>
            <w:spacing w:val="-14"/>
            <w:w w:val="110"/>
          </w:rPr>
          <w:t>のような</w:t>
        </w:r>
      </w:ins>
      <w:del w:id="831" w:author="Mieko Sato" w:date="2018-03-13T16:46:00Z">
        <w:r w:rsidDel="00066401">
          <w:rPr>
            <w:color w:val="414042"/>
            <w:spacing w:val="-14"/>
            <w:w w:val="110"/>
          </w:rPr>
          <w:delText>こうい</w:delText>
        </w:r>
        <w:r w:rsidDel="00066401">
          <w:rPr>
            <w:color w:val="414042"/>
            <w:spacing w:val="-10"/>
            <w:w w:val="115"/>
          </w:rPr>
          <w:delText>っ</w:delText>
        </w:r>
        <w:r w:rsidDel="00066401">
          <w:rPr>
            <w:color w:val="414042"/>
            <w:spacing w:val="-2"/>
            <w:w w:val="110"/>
          </w:rPr>
          <w:delText>た</w:delText>
        </w:r>
      </w:del>
      <w:r>
        <w:rPr>
          <w:color w:val="414042"/>
          <w:spacing w:val="-2"/>
          <w:w w:val="110"/>
        </w:rPr>
        <w:t>脆弱性</w:t>
      </w:r>
      <w:ins w:id="832" w:author="Mieko Sato" w:date="2018-03-13T16:46:00Z">
        <w:r w:rsidR="00066401">
          <w:rPr>
            <w:rFonts w:hint="eastAsia"/>
            <w:color w:val="414042"/>
            <w:spacing w:val="-2"/>
            <w:w w:val="110"/>
          </w:rPr>
          <w:t>を</w:t>
        </w:r>
      </w:ins>
      <w:del w:id="833" w:author="Mieko Sato" w:date="2018-03-13T16:46:00Z">
        <w:r w:rsidDel="00066401">
          <w:rPr>
            <w:color w:val="414042"/>
            <w:spacing w:val="-2"/>
            <w:w w:val="110"/>
          </w:rPr>
          <w:delText>は</w:delText>
        </w:r>
      </w:del>
      <w:r>
        <w:rPr>
          <w:color w:val="414042"/>
          <w:spacing w:val="-2"/>
          <w:w w:val="110"/>
        </w:rPr>
        <w:t>その</w:t>
      </w:r>
      <w:del w:id="834" w:author="Mieko Sato" w:date="2018-03-13T16:49:00Z">
        <w:r w:rsidDel="00066401">
          <w:rPr>
            <w:rFonts w:hint="eastAsia"/>
            <w:color w:val="414042"/>
            <w:spacing w:val="-2"/>
            <w:w w:val="110"/>
          </w:rPr>
          <w:delText>解決</w:delText>
        </w:r>
      </w:del>
      <w:ins w:id="835" w:author="Mieko Sato" w:date="2018-03-13T16:49:00Z">
        <w:r w:rsidR="00066401">
          <w:rPr>
            <w:rFonts w:hint="eastAsia"/>
            <w:color w:val="414042"/>
            <w:spacing w:val="-2"/>
            <w:w w:val="110"/>
          </w:rPr>
          <w:t>修正</w:t>
        </w:r>
      </w:ins>
      <w:r>
        <w:rPr>
          <w:color w:val="414042"/>
          <w:spacing w:val="-2"/>
          <w:w w:val="110"/>
        </w:rPr>
        <w:t>プロセ</w:t>
      </w:r>
      <w:r>
        <w:rPr>
          <w:color w:val="414042"/>
          <w:spacing w:val="-7"/>
          <w:w w:val="105"/>
        </w:rPr>
        <w:t>スと</w:t>
      </w:r>
      <w:ins w:id="836" w:author="Mieko Sato" w:date="2018-03-13T16:47:00Z">
        <w:r w:rsidR="00066401">
          <w:rPr>
            <w:rFonts w:hint="eastAsia"/>
            <w:color w:val="414042"/>
            <w:spacing w:val="-7"/>
            <w:w w:val="105"/>
          </w:rPr>
          <w:t>ともに</w:t>
        </w:r>
      </w:ins>
      <w:del w:id="837" w:author="Mieko Sato" w:date="2018-03-13T16:47:00Z">
        <w:r w:rsidDel="00066401">
          <w:rPr>
            <w:color w:val="414042"/>
            <w:spacing w:val="-7"/>
            <w:w w:val="105"/>
          </w:rPr>
          <w:delText>同じように</w:delText>
        </w:r>
      </w:del>
      <w:ins w:id="838" w:author="Mieko Sato" w:date="2018-03-13T16:46:00Z">
        <w:r w:rsidR="00066401">
          <w:rPr>
            <w:rFonts w:hint="eastAsia"/>
            <w:color w:val="414042"/>
            <w:spacing w:val="-7"/>
            <w:w w:val="105"/>
          </w:rPr>
          <w:t>公開します</w:t>
        </w:r>
      </w:ins>
      <w:del w:id="839" w:author="Mieko Sato" w:date="2018-03-13T16:46:00Z">
        <w:r w:rsidDel="00066401">
          <w:rPr>
            <w:color w:val="414042"/>
            <w:spacing w:val="-7"/>
            <w:w w:val="105"/>
          </w:rPr>
          <w:delText>公衆の面前にさらされることにな</w:delText>
        </w:r>
        <w:r w:rsidDel="00066401">
          <w:rPr>
            <w:color w:val="414042"/>
          </w:rPr>
          <w:delText>り</w:delText>
        </w:r>
        <w:r w:rsidDel="00066401">
          <w:rPr>
            <w:color w:val="414042"/>
            <w:spacing w:val="-9"/>
            <w:w w:val="105"/>
          </w:rPr>
          <w:delText>ます</w:delText>
        </w:r>
      </w:del>
      <w:r>
        <w:rPr>
          <w:color w:val="414042"/>
          <w:spacing w:val="-9"/>
          <w:w w:val="105"/>
        </w:rPr>
        <w:t>。</w:t>
      </w:r>
      <w:ins w:id="840" w:author="Mieko Sato" w:date="2018-03-13T17:44:00Z">
        <w:r w:rsidR="00104256">
          <w:rPr>
            <w:rFonts w:hint="eastAsia"/>
            <w:color w:val="414042"/>
            <w:spacing w:val="-9"/>
            <w:w w:val="105"/>
          </w:rPr>
          <w:t>この</w:t>
        </w:r>
      </w:ins>
      <w:del w:id="841" w:author="Mieko Sato" w:date="2018-03-13T16:55:00Z">
        <w:r w:rsidDel="00953DD9">
          <w:rPr>
            <w:color w:val="414042"/>
            <w:spacing w:val="-9"/>
            <w:w w:val="105"/>
          </w:rPr>
          <w:delText>脆弱性情報が</w:delText>
        </w:r>
      </w:del>
      <w:r>
        <w:rPr>
          <w:color w:val="414042"/>
          <w:spacing w:val="-9"/>
          <w:w w:val="105"/>
        </w:rPr>
        <w:t>公開</w:t>
      </w:r>
      <w:del w:id="842" w:author="Mieko Sato" w:date="2018-03-13T17:05:00Z">
        <w:r w:rsidDel="00EE0942">
          <w:rPr>
            <w:color w:val="414042"/>
            <w:spacing w:val="-9"/>
            <w:w w:val="105"/>
          </w:rPr>
          <w:delText>される</w:delText>
        </w:r>
        <w:r w:rsidDel="00EE0942">
          <w:rPr>
            <w:color w:val="414042"/>
            <w:spacing w:val="-15"/>
            <w:w w:val="105"/>
          </w:rPr>
          <w:delText>の</w:delText>
        </w:r>
      </w:del>
      <w:r>
        <w:rPr>
          <w:color w:val="414042"/>
          <w:spacing w:val="-15"/>
          <w:w w:val="105"/>
        </w:rPr>
        <w:t>は</w:t>
      </w:r>
      <w:ins w:id="843" w:author="Mieko Sato" w:date="2018-03-13T16:55:00Z">
        <w:r w:rsidR="009B0235">
          <w:rPr>
            <w:rFonts w:hint="eastAsia"/>
            <w:color w:val="414042"/>
            <w:spacing w:val="-15"/>
            <w:w w:val="105"/>
          </w:rPr>
          <w:t>修正</w:t>
        </w:r>
      </w:ins>
      <w:ins w:id="844" w:author="Mieko Sato" w:date="2018-03-13T17:01:00Z">
        <w:r w:rsidR="009B0235">
          <w:rPr>
            <w:rFonts w:hint="eastAsia"/>
            <w:color w:val="414042"/>
            <w:spacing w:val="-15"/>
            <w:w w:val="105"/>
          </w:rPr>
          <w:t>実行の</w:t>
        </w:r>
      </w:ins>
      <w:del w:id="845" w:author="Mieko Sato" w:date="2018-03-13T17:02:00Z">
        <w:r w:rsidDel="009B0235">
          <w:rPr>
            <w:color w:val="414042"/>
            <w:spacing w:val="-15"/>
            <w:w w:val="105"/>
          </w:rPr>
          <w:delText>改修策が実装される</w:delText>
        </w:r>
      </w:del>
      <w:r>
        <w:rPr>
          <w:color w:val="414042"/>
          <w:spacing w:val="-15"/>
          <w:w w:val="105"/>
        </w:rPr>
        <w:t>前</w:t>
      </w:r>
      <w:ins w:id="846" w:author="Mieko Sato" w:date="2018-03-13T17:04:00Z">
        <w:r w:rsidR="009B0235">
          <w:rPr>
            <w:rFonts w:hint="eastAsia"/>
            <w:color w:val="414042"/>
            <w:spacing w:val="-15"/>
            <w:w w:val="105"/>
          </w:rPr>
          <w:t>に行われる</w:t>
        </w:r>
      </w:ins>
      <w:ins w:id="847" w:author="Mieko Sato" w:date="2018-03-13T17:05:00Z">
        <w:r w:rsidR="009B0235">
          <w:rPr>
            <w:rFonts w:hint="eastAsia"/>
            <w:color w:val="414042"/>
            <w:spacing w:val="-15"/>
            <w:w w:val="105"/>
          </w:rPr>
          <w:t>こともあれば、</w:t>
        </w:r>
      </w:ins>
      <w:del w:id="848" w:author="Mieko Sato" w:date="2018-03-13T17:05:00Z">
        <w:r w:rsidDel="009B0235">
          <w:rPr>
            <w:color w:val="414042"/>
            <w:spacing w:val="-15"/>
            <w:w w:val="105"/>
          </w:rPr>
          <w:delText>と</w:delText>
        </w:r>
      </w:del>
      <w:r>
        <w:rPr>
          <w:color w:val="414042"/>
          <w:spacing w:val="-15"/>
          <w:w w:val="105"/>
        </w:rPr>
        <w:t>後</w:t>
      </w:r>
      <w:ins w:id="849" w:author="Mieko Sato" w:date="2018-03-13T17:05:00Z">
        <w:r w:rsidR="009B0235">
          <w:rPr>
            <w:rFonts w:hint="eastAsia"/>
            <w:color w:val="414042"/>
            <w:spacing w:val="-15"/>
            <w:w w:val="105"/>
          </w:rPr>
          <w:t>に</w:t>
        </w:r>
      </w:ins>
      <w:ins w:id="850" w:author="Mieko Sato" w:date="2018-03-13T17:06:00Z">
        <w:r w:rsidR="00EE0942">
          <w:rPr>
            <w:rFonts w:hint="eastAsia"/>
            <w:color w:val="414042"/>
            <w:spacing w:val="-15"/>
            <w:w w:val="105"/>
          </w:rPr>
          <w:t>行われることも</w:t>
        </w:r>
      </w:ins>
      <w:del w:id="851" w:author="Mieko Sato" w:date="2018-03-13T17:06:00Z">
        <w:r w:rsidDel="00EE0942">
          <w:rPr>
            <w:color w:val="414042"/>
            <w:spacing w:val="-15"/>
            <w:w w:val="105"/>
          </w:rPr>
          <w:delText>、両方のケースが</w:delText>
        </w:r>
      </w:del>
      <w:r>
        <w:rPr>
          <w:color w:val="414042"/>
          <w:spacing w:val="-15"/>
          <w:w w:val="105"/>
        </w:rPr>
        <w:t>あります</w:t>
      </w:r>
      <w:ins w:id="852" w:author="Mieko Sato" w:date="2018-03-13T17:44:00Z">
        <w:r w:rsidR="00104256">
          <w:rPr>
            <w:rFonts w:hint="eastAsia"/>
            <w:color w:val="414042"/>
            <w:spacing w:val="-15"/>
            <w:w w:val="105"/>
          </w:rPr>
          <w:t>。</w:t>
        </w:r>
      </w:ins>
      <w:del w:id="853" w:author="Mieko Sato" w:date="2018-03-13T17:44:00Z">
        <w:r w:rsidDel="00104256">
          <w:rPr>
            <w:color w:val="414042"/>
            <w:spacing w:val="-15"/>
            <w:w w:val="105"/>
          </w:rPr>
          <w:delText>が</w:delText>
        </w:r>
      </w:del>
      <w:del w:id="854" w:author="Mieko Sato" w:date="2018-03-13T17:47:00Z">
        <w:r w:rsidDel="0064128C">
          <w:rPr>
            <w:color w:val="414042"/>
            <w:spacing w:val="-15"/>
            <w:w w:val="105"/>
          </w:rPr>
          <w:delText>、</w:delText>
        </w:r>
      </w:del>
      <w:ins w:id="855" w:author="Mieko Sato" w:date="2018-03-13T17:47:00Z">
        <w:r w:rsidR="0064128C">
          <w:rPr>
            <w:rFonts w:hint="eastAsia"/>
            <w:color w:val="414042"/>
            <w:spacing w:val="-15"/>
            <w:w w:val="105"/>
          </w:rPr>
          <w:t>また、</w:t>
        </w:r>
      </w:ins>
      <w:r>
        <w:rPr>
          <w:color w:val="414042"/>
          <w:spacing w:val="-15"/>
          <w:w w:val="105"/>
        </w:rPr>
        <w:t>更新され</w:t>
      </w:r>
      <w:ins w:id="856" w:author="Mieko Sato" w:date="2018-03-13T17:19:00Z">
        <w:r w:rsidR="00BB1F70">
          <w:rPr>
            <w:rFonts w:hint="eastAsia"/>
            <w:color w:val="414042"/>
            <w:spacing w:val="-15"/>
            <w:w w:val="105"/>
          </w:rPr>
          <w:t>ていない</w:t>
        </w:r>
      </w:ins>
      <w:del w:id="857" w:author="Mieko Sato" w:date="2018-03-13T17:19:00Z">
        <w:r w:rsidDel="00BB1F70">
          <w:rPr>
            <w:color w:val="414042"/>
            <w:spacing w:val="-15"/>
            <w:w w:val="105"/>
          </w:rPr>
          <w:delText>なくなった</w:delText>
        </w:r>
      </w:del>
      <w:del w:id="858" w:author="工内隆" w:date="2018-02-15T16:26:00Z">
        <w:r w:rsidDel="008914FD">
          <w:rPr>
            <w:color w:val="414042"/>
            <w:spacing w:val="-15"/>
            <w:w w:val="105"/>
          </w:rPr>
          <w:delText xml:space="preserve"> </w:delText>
        </w:r>
        <w:r w:rsidDel="008914FD">
          <w:rPr>
            <w:color w:val="414042"/>
            <w:spacing w:val="-10"/>
            <w:w w:val="105"/>
          </w:rPr>
          <w:delText>ような</w:delText>
        </w:r>
      </w:del>
      <w:r>
        <w:rPr>
          <w:color w:val="414042"/>
          <w:spacing w:val="-10"/>
          <w:w w:val="105"/>
        </w:rPr>
        <w:t>オープンソース</w:t>
      </w:r>
      <w:ins w:id="859" w:author="Mieko Sato" w:date="2018-03-13T17:06:00Z">
        <w:r w:rsidR="00EE0942">
          <w:rPr>
            <w:rFonts w:hint="eastAsia"/>
            <w:color w:val="414042"/>
            <w:spacing w:val="-10"/>
            <w:w w:val="105"/>
          </w:rPr>
          <w:t xml:space="preserve"> </w:t>
        </w:r>
      </w:ins>
      <w:del w:id="860" w:author="Mieko Sato" w:date="2018-03-13T17:06:00Z">
        <w:r w:rsidDel="00EE0942">
          <w:rPr>
            <w:color w:val="414042"/>
            <w:spacing w:val="-10"/>
            <w:w w:val="105"/>
          </w:rPr>
          <w:delText>の</w:delText>
        </w:r>
      </w:del>
      <w:r>
        <w:rPr>
          <w:color w:val="414042"/>
          <w:spacing w:val="-10"/>
          <w:w w:val="105"/>
        </w:rPr>
        <w:t>コー</w:t>
      </w:r>
      <w:r>
        <w:rPr>
          <w:color w:val="414042"/>
          <w:spacing w:val="5"/>
        </w:rPr>
        <w:t>ド</w:t>
      </w:r>
      <w:r>
        <w:rPr>
          <w:color w:val="414042"/>
          <w:spacing w:val="-10"/>
          <w:w w:val="105"/>
        </w:rPr>
        <w:t>は、</w:t>
      </w:r>
      <w:commentRangeStart w:id="861"/>
      <w:ins w:id="862" w:author="Mieko Sato" w:date="2018-03-13T17:27:00Z">
        <w:r w:rsidR="00481B42">
          <w:rPr>
            <w:rFonts w:hint="eastAsia"/>
            <w:color w:val="414042"/>
            <w:spacing w:val="-10"/>
            <w:w w:val="105"/>
          </w:rPr>
          <w:t>すで</w:t>
        </w:r>
      </w:ins>
      <w:commentRangeEnd w:id="861"/>
      <w:ins w:id="863" w:author="Mieko Sato" w:date="2018-03-13T17:29:00Z">
        <w:r w:rsidR="00481B42">
          <w:rPr>
            <w:rStyle w:val="ac"/>
          </w:rPr>
          <w:commentReference w:id="861"/>
        </w:r>
      </w:ins>
      <w:ins w:id="864" w:author="Mieko Sato" w:date="2018-03-13T17:27:00Z">
        <w:r w:rsidR="00481B42">
          <w:rPr>
            <w:rFonts w:hint="eastAsia"/>
            <w:color w:val="414042"/>
            <w:spacing w:val="-10"/>
            <w:w w:val="105"/>
          </w:rPr>
          <w:t>に</w:t>
        </w:r>
      </w:ins>
      <w:ins w:id="865" w:author="Mieko Sato" w:date="2018-03-13T17:33:00Z">
        <w:r w:rsidR="000A1990">
          <w:rPr>
            <w:rFonts w:hint="eastAsia"/>
            <w:color w:val="414042"/>
            <w:spacing w:val="-10"/>
            <w:w w:val="105"/>
          </w:rPr>
          <w:t>広範囲で</w:t>
        </w:r>
      </w:ins>
      <w:ins w:id="866" w:author="Mieko Sato" w:date="2018-03-13T17:31:00Z">
        <w:r w:rsidR="000A1990">
          <w:rPr>
            <w:rFonts w:hint="eastAsia"/>
            <w:color w:val="414042"/>
            <w:spacing w:val="-10"/>
            <w:w w:val="105"/>
          </w:rPr>
          <w:t>アクティブに悪用され</w:t>
        </w:r>
      </w:ins>
      <w:ins w:id="867" w:author="Mieko Sato" w:date="2018-03-13T17:28:00Z">
        <w:r w:rsidR="00481B42">
          <w:rPr>
            <w:rFonts w:hint="eastAsia"/>
            <w:color w:val="414042"/>
            <w:spacing w:val="-10"/>
            <w:w w:val="105"/>
          </w:rPr>
          <w:t>ている</w:t>
        </w:r>
      </w:ins>
      <w:del w:id="868" w:author="Mieko Sato" w:date="2018-03-13T17:15:00Z">
        <w:r w:rsidDel="001B3BA7">
          <w:rPr>
            <w:color w:val="414042"/>
            <w:spacing w:val="-10"/>
            <w:w w:val="105"/>
          </w:rPr>
          <w:delText>世界中からの攻撃を受けやすい</w:delText>
        </w:r>
      </w:del>
      <w:r>
        <w:rPr>
          <w:color w:val="414042"/>
          <w:spacing w:val="-10"/>
          <w:w w:val="105"/>
        </w:rPr>
        <w:t>脆弱性を</w:t>
      </w:r>
      <w:del w:id="869" w:author="Mieko Sato" w:date="2018-03-13T17:18:00Z">
        <w:r w:rsidDel="00BB1F70">
          <w:rPr>
            <w:color w:val="414042"/>
            <w:spacing w:val="-10"/>
            <w:w w:val="105"/>
          </w:rPr>
          <w:delText xml:space="preserve">潜在 </w:delText>
        </w:r>
        <w:r w:rsidDel="00BB1F70">
          <w:rPr>
            <w:color w:val="414042"/>
            <w:spacing w:val="-10"/>
            <w:w w:val="110"/>
          </w:rPr>
          <w:delText>的に</w:delText>
        </w:r>
      </w:del>
      <w:r>
        <w:rPr>
          <w:color w:val="414042"/>
          <w:spacing w:val="-10"/>
          <w:w w:val="110"/>
        </w:rPr>
        <w:t>含</w:t>
      </w:r>
      <w:ins w:id="870" w:author="Mieko Sato" w:date="2018-03-13T17:18:00Z">
        <w:r w:rsidR="00BB1F70">
          <w:rPr>
            <w:rFonts w:hint="eastAsia"/>
            <w:color w:val="414042"/>
            <w:spacing w:val="-10"/>
            <w:w w:val="110"/>
          </w:rPr>
          <w:t>んでいる可能性があります</w:t>
        </w:r>
      </w:ins>
      <w:del w:id="871" w:author="Mieko Sato" w:date="2018-03-13T17:18:00Z">
        <w:r w:rsidDel="00BB1F70">
          <w:rPr>
            <w:color w:val="414042"/>
            <w:spacing w:val="-10"/>
            <w:w w:val="110"/>
          </w:rPr>
          <w:delText>みやすい</w:delText>
        </w:r>
        <w:r w:rsidDel="00BB1F70">
          <w:rPr>
            <w:color w:val="414042"/>
          </w:rPr>
          <w:delText>も</w:delText>
        </w:r>
        <w:r w:rsidDel="00BB1F70">
          <w:rPr>
            <w:color w:val="414042"/>
            <w:spacing w:val="-4"/>
            <w:w w:val="110"/>
          </w:rPr>
          <w:delText>ので</w:delText>
        </w:r>
        <w:r w:rsidDel="00BB1F70">
          <w:rPr>
            <w:color w:val="414042"/>
            <w:spacing w:val="2"/>
          </w:rPr>
          <w:delText>も</w:delText>
        </w:r>
        <w:r w:rsidDel="00BB1F70">
          <w:rPr>
            <w:color w:val="414042"/>
            <w:spacing w:val="-18"/>
            <w:w w:val="110"/>
          </w:rPr>
          <w:delText>あるといえます</w:delText>
        </w:r>
      </w:del>
      <w:r>
        <w:rPr>
          <w:color w:val="414042"/>
          <w:spacing w:val="-18"/>
          <w:w w:val="110"/>
        </w:rPr>
        <w:t>。セキュリ</w:t>
      </w:r>
      <w:r>
        <w:rPr>
          <w:color w:val="414042"/>
          <w:spacing w:val="-31"/>
          <w:w w:val="115"/>
        </w:rPr>
        <w:t>テ</w:t>
      </w:r>
      <w:r>
        <w:rPr>
          <w:color w:val="414042"/>
          <w:spacing w:val="-12"/>
          <w:w w:val="110"/>
        </w:rPr>
        <w:t>ィとバージョン管理は、</w:t>
      </w:r>
      <w:r>
        <w:rPr>
          <w:color w:val="414042"/>
          <w:spacing w:val="-4"/>
          <w:w w:val="115"/>
        </w:rPr>
        <w:t>オ</w:t>
      </w:r>
      <w:r>
        <w:rPr>
          <w:color w:val="414042"/>
          <w:spacing w:val="-6"/>
          <w:w w:val="110"/>
        </w:rPr>
        <w:t>ープン</w:t>
      </w:r>
      <w:r>
        <w:rPr>
          <w:color w:val="414042"/>
          <w:spacing w:val="-8"/>
          <w:w w:val="110"/>
        </w:rPr>
        <w:t>ソース コンプライアンスのデュー</w:t>
      </w:r>
      <w:ins w:id="872" w:author="Mieko Sato" w:date="2018-03-18T14:44:00Z">
        <w:r w:rsidR="00CA6F34">
          <w:rPr>
            <w:rFonts w:hint="eastAsia"/>
            <w:color w:val="414042"/>
            <w:spacing w:val="-8"/>
            <w:w w:val="110"/>
          </w:rPr>
          <w:t xml:space="preserve"> </w:t>
        </w:r>
      </w:ins>
      <w:r>
        <w:rPr>
          <w:color w:val="414042"/>
          <w:spacing w:val="-8"/>
          <w:w w:val="110"/>
        </w:rPr>
        <w:t>デリジ</w:t>
      </w:r>
      <w:r>
        <w:rPr>
          <w:color w:val="414042"/>
          <w:spacing w:val="-3"/>
          <w:w w:val="115"/>
        </w:rPr>
        <w:t>ェ</w:t>
      </w:r>
      <w:r>
        <w:rPr>
          <w:color w:val="414042"/>
          <w:spacing w:val="-1"/>
          <w:w w:val="110"/>
        </w:rPr>
        <w:t>ンスの範疇ではあ</w:t>
      </w:r>
      <w:r>
        <w:rPr>
          <w:color w:val="414042"/>
        </w:rPr>
        <w:t>り</w:t>
      </w:r>
      <w:r>
        <w:rPr>
          <w:color w:val="414042"/>
          <w:spacing w:val="-14"/>
          <w:w w:val="110"/>
        </w:rPr>
        <w:t>ませんが、</w:t>
      </w:r>
      <w:ins w:id="873" w:author="Mieko Sato" w:date="2018-03-13T17:39:00Z">
        <w:r w:rsidR="00B71509">
          <w:rPr>
            <w:rFonts w:hint="eastAsia"/>
            <w:color w:val="414042"/>
            <w:spacing w:val="-14"/>
            <w:w w:val="110"/>
          </w:rPr>
          <w:t>ソースコード スキャン サービスを提供する企業が、</w:t>
        </w:r>
      </w:ins>
      <w:r>
        <w:rPr>
          <w:color w:val="414042"/>
          <w:spacing w:val="-14"/>
          <w:w w:val="110"/>
        </w:rPr>
        <w:t>特定した</w:t>
      </w:r>
      <w:r>
        <w:rPr>
          <w:color w:val="414042"/>
          <w:spacing w:val="-4"/>
          <w:w w:val="115"/>
        </w:rPr>
        <w:t>オ</w:t>
      </w:r>
      <w:r>
        <w:rPr>
          <w:color w:val="414042"/>
          <w:spacing w:val="-10"/>
          <w:w w:val="110"/>
        </w:rPr>
        <w:t>ープンソースのコンポーネントを既知の</w:t>
      </w:r>
      <w:r>
        <w:rPr>
          <w:color w:val="414042"/>
          <w:spacing w:val="-4"/>
          <w:w w:val="115"/>
        </w:rPr>
        <w:t>オ</w:t>
      </w:r>
      <w:r>
        <w:rPr>
          <w:color w:val="414042"/>
          <w:spacing w:val="-11"/>
          <w:w w:val="110"/>
        </w:rPr>
        <w:t>ープンソースのセキュリ</w:t>
      </w:r>
      <w:r>
        <w:rPr>
          <w:color w:val="414042"/>
          <w:spacing w:val="-31"/>
          <w:w w:val="115"/>
        </w:rPr>
        <w:t>テ</w:t>
      </w:r>
      <w:r>
        <w:rPr>
          <w:color w:val="414042"/>
          <w:spacing w:val="-2"/>
          <w:w w:val="110"/>
        </w:rPr>
        <w:t>ィ脆弱性と</w:t>
      </w:r>
      <w:del w:id="874" w:author="Mieko Sato" w:date="2018-03-13T17:38:00Z">
        <w:r w:rsidDel="00B71509">
          <w:rPr>
            <w:color w:val="414042"/>
            <w:spacing w:val="-2"/>
            <w:w w:val="110"/>
          </w:rPr>
          <w:delText xml:space="preserve"> </w:delText>
        </w:r>
        <w:r w:rsidDel="00B71509">
          <w:rPr>
            <w:color w:val="414042"/>
            <w:spacing w:val="-3"/>
            <w:w w:val="110"/>
          </w:rPr>
          <w:delText>照らし合わせ</w:delText>
        </w:r>
      </w:del>
      <w:r>
        <w:rPr>
          <w:color w:val="414042"/>
          <w:spacing w:val="-3"/>
          <w:w w:val="115"/>
        </w:rPr>
        <w:t>マッ</w:t>
      </w:r>
      <w:r>
        <w:rPr>
          <w:color w:val="414042"/>
          <w:spacing w:val="-11"/>
          <w:w w:val="110"/>
        </w:rPr>
        <w:t>ピングする</w:t>
      </w:r>
      <w:del w:id="875" w:author="Mieko Sato" w:date="2018-03-13T17:38:00Z">
        <w:r w:rsidDel="00B71509">
          <w:rPr>
            <w:color w:val="414042"/>
            <w:spacing w:val="-11"/>
            <w:w w:val="110"/>
          </w:rPr>
          <w:delText>ような</w:delText>
        </w:r>
      </w:del>
      <w:r>
        <w:rPr>
          <w:color w:val="414042"/>
          <w:spacing w:val="-11"/>
          <w:w w:val="110"/>
        </w:rPr>
        <w:t>サービス</w:t>
      </w:r>
      <w:del w:id="876" w:author="Mieko Sato" w:date="2018-03-13T17:40:00Z">
        <w:r w:rsidDel="00B71509">
          <w:rPr>
            <w:rFonts w:hint="eastAsia"/>
            <w:color w:val="414042"/>
            <w:spacing w:val="-11"/>
            <w:w w:val="110"/>
          </w:rPr>
          <w:delText>が</w:delText>
        </w:r>
      </w:del>
      <w:del w:id="877" w:author="Mieko Sato" w:date="2018-03-13T17:37:00Z">
        <w:r w:rsidDel="00B71509">
          <w:rPr>
            <w:rFonts w:hint="eastAsia"/>
            <w:color w:val="414042"/>
            <w:spacing w:val="-11"/>
            <w:w w:val="110"/>
          </w:rPr>
          <w:delText>合わせて</w:delText>
        </w:r>
      </w:del>
      <w:del w:id="878" w:author="Mieko Sato" w:date="2018-03-13T17:40:00Z">
        <w:r w:rsidDel="00B71509">
          <w:rPr>
            <w:rFonts w:hint="eastAsia"/>
            <w:color w:val="414042"/>
            <w:spacing w:val="-11"/>
            <w:w w:val="110"/>
          </w:rPr>
          <w:delText>ソースコー</w:delText>
        </w:r>
        <w:r w:rsidDel="00B71509">
          <w:rPr>
            <w:rFonts w:hint="eastAsia"/>
            <w:color w:val="414042"/>
            <w:spacing w:val="27"/>
          </w:rPr>
          <w:delText xml:space="preserve">ド </w:delText>
        </w:r>
        <w:r w:rsidDel="00B71509">
          <w:rPr>
            <w:rFonts w:hint="eastAsia"/>
            <w:color w:val="414042"/>
            <w:spacing w:val="-8"/>
            <w:w w:val="110"/>
          </w:rPr>
          <w:delText>スキャンのサ</w:delText>
        </w:r>
        <w:r w:rsidDel="00B71509">
          <w:rPr>
            <w:rFonts w:hint="eastAsia"/>
            <w:color w:val="414042"/>
            <w:spacing w:val="-3"/>
            <w:w w:val="110"/>
          </w:rPr>
          <w:delText>ービス企業から</w:delText>
        </w:r>
      </w:del>
      <w:ins w:id="879" w:author="Mieko Sato" w:date="2018-03-13T17:40:00Z">
        <w:r w:rsidR="00B71509">
          <w:rPr>
            <w:rFonts w:hint="eastAsia"/>
            <w:color w:val="414042"/>
            <w:spacing w:val="-11"/>
            <w:w w:val="110"/>
          </w:rPr>
          <w:t>を</w:t>
        </w:r>
      </w:ins>
      <w:r>
        <w:rPr>
          <w:color w:val="414042"/>
          <w:spacing w:val="-3"/>
          <w:w w:val="110"/>
        </w:rPr>
        <w:t>提供</w:t>
      </w:r>
      <w:ins w:id="880" w:author="Mieko Sato" w:date="2018-03-13T17:40:00Z">
        <w:r w:rsidR="00B71509">
          <w:rPr>
            <w:rFonts w:hint="eastAsia"/>
            <w:color w:val="414042"/>
            <w:spacing w:val="-3"/>
            <w:w w:val="110"/>
          </w:rPr>
          <w:t>する</w:t>
        </w:r>
      </w:ins>
      <w:del w:id="881" w:author="Mieko Sato" w:date="2018-03-13T17:40:00Z">
        <w:r w:rsidDel="00B71509">
          <w:rPr>
            <w:color w:val="414042"/>
            <w:spacing w:val="-3"/>
            <w:w w:val="110"/>
          </w:rPr>
          <w:delText>される</w:delText>
        </w:r>
      </w:del>
      <w:r>
        <w:rPr>
          <w:color w:val="414042"/>
          <w:spacing w:val="-3"/>
          <w:w w:val="110"/>
        </w:rPr>
        <w:t>こと</w:t>
      </w:r>
      <w:ins w:id="882" w:author="Mieko Sato" w:date="2018-03-13T17:40:00Z">
        <w:r w:rsidR="00B71509">
          <w:rPr>
            <w:rFonts w:hint="eastAsia"/>
            <w:color w:val="414042"/>
            <w:spacing w:val="-3"/>
            <w:w w:val="110"/>
          </w:rPr>
          <w:t>も</w:t>
        </w:r>
      </w:ins>
      <w:del w:id="883" w:author="Mieko Sato" w:date="2018-03-13T17:40:00Z">
        <w:r w:rsidDel="00B71509">
          <w:rPr>
            <w:color w:val="414042"/>
            <w:spacing w:val="-3"/>
            <w:w w:val="110"/>
          </w:rPr>
          <w:delText>が</w:delText>
        </w:r>
      </w:del>
      <w:r>
        <w:rPr>
          <w:color w:val="414042"/>
          <w:spacing w:val="-3"/>
          <w:w w:val="110"/>
        </w:rPr>
        <w:t>あ</w:t>
      </w:r>
      <w:r>
        <w:rPr>
          <w:color w:val="414042"/>
        </w:rPr>
        <w:t>り</w:t>
      </w:r>
      <w:r>
        <w:rPr>
          <w:color w:val="414042"/>
          <w:spacing w:val="-18"/>
          <w:w w:val="110"/>
        </w:rPr>
        <w:t>ます。</w:t>
      </w:r>
    </w:p>
    <w:p w14:paraId="1423A56D" w14:textId="77777777" w:rsidR="00D01E5D" w:rsidRDefault="00D01E5D">
      <w:pPr>
        <w:sectPr w:rsidR="00D01E5D">
          <w:headerReference w:type="default" r:id="rId79"/>
          <w:footerReference w:type="default" r:id="rId80"/>
          <w:pgSz w:w="12240" w:h="15840"/>
          <w:pgMar w:top="0" w:right="1240" w:bottom="760" w:left="1180" w:header="0" w:footer="560" w:gutter="0"/>
          <w:pgNumType w:start="22"/>
          <w:cols w:space="720"/>
        </w:sectPr>
      </w:pPr>
    </w:p>
    <w:p w14:paraId="368DF3DB" w14:textId="77777777" w:rsidR="00D01E5D" w:rsidRDefault="005668DD">
      <w:pPr>
        <w:pStyle w:val="a3"/>
        <w:rPr>
          <w:sz w:val="20"/>
        </w:rPr>
      </w:pPr>
      <w:r>
        <w:rPr>
          <w:noProof/>
        </w:rPr>
        <w:lastRenderedPageBreak/>
        <mc:AlternateContent>
          <mc:Choice Requires="wps">
            <w:drawing>
              <wp:anchor distT="0" distB="0" distL="114300" distR="114300" simplePos="0" relativeHeight="251659264" behindDoc="0" locked="0" layoutInCell="1" allowOverlap="1" wp14:anchorId="097C1AAE" wp14:editId="79182DAB">
                <wp:simplePos x="0" y="0"/>
                <wp:positionH relativeFrom="page">
                  <wp:posOffset>607060</wp:posOffset>
                </wp:positionH>
                <wp:positionV relativeFrom="page">
                  <wp:posOffset>529590</wp:posOffset>
                </wp:positionV>
                <wp:extent cx="6583680" cy="0"/>
                <wp:effectExtent l="6985" t="15240" r="10160" b="13335"/>
                <wp:wrapNone/>
                <wp:docPr id="362"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888BC" id="Line 37"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JQkIIw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14:paraId="7ED0E74E" w14:textId="77777777" w:rsidR="00D01E5D" w:rsidRDefault="00D01E5D">
      <w:pPr>
        <w:pStyle w:val="a3"/>
        <w:rPr>
          <w:sz w:val="20"/>
        </w:rPr>
      </w:pPr>
    </w:p>
    <w:p w14:paraId="2F4697DE" w14:textId="77777777" w:rsidR="00D01E5D" w:rsidRDefault="00D01E5D">
      <w:pPr>
        <w:pStyle w:val="a3"/>
        <w:rPr>
          <w:sz w:val="20"/>
        </w:rPr>
      </w:pPr>
    </w:p>
    <w:p w14:paraId="423CF54B" w14:textId="77777777" w:rsidR="00D01E5D" w:rsidRDefault="00D01E5D">
      <w:pPr>
        <w:pStyle w:val="a3"/>
        <w:rPr>
          <w:sz w:val="20"/>
        </w:rPr>
      </w:pPr>
    </w:p>
    <w:p w14:paraId="379B0953" w14:textId="77777777" w:rsidR="00D01E5D" w:rsidRDefault="00D01E5D">
      <w:pPr>
        <w:pStyle w:val="a3"/>
        <w:rPr>
          <w:sz w:val="20"/>
        </w:rPr>
      </w:pPr>
    </w:p>
    <w:p w14:paraId="51C18F24" w14:textId="77777777" w:rsidR="00D01E5D" w:rsidRDefault="00D01E5D">
      <w:pPr>
        <w:pStyle w:val="a3"/>
        <w:rPr>
          <w:sz w:val="20"/>
        </w:rPr>
      </w:pPr>
    </w:p>
    <w:p w14:paraId="099D37B1" w14:textId="77777777" w:rsidR="00D01E5D" w:rsidRDefault="00D01E5D">
      <w:pPr>
        <w:pStyle w:val="a3"/>
        <w:rPr>
          <w:sz w:val="20"/>
        </w:rPr>
      </w:pPr>
    </w:p>
    <w:p w14:paraId="6F6E2C15" w14:textId="77777777" w:rsidR="00D01E5D" w:rsidRDefault="00D01E5D">
      <w:pPr>
        <w:pStyle w:val="a3"/>
        <w:rPr>
          <w:sz w:val="20"/>
        </w:rPr>
      </w:pPr>
    </w:p>
    <w:p w14:paraId="709E16F7" w14:textId="77777777" w:rsidR="00D01E5D" w:rsidRDefault="00D01E5D">
      <w:pPr>
        <w:pStyle w:val="a3"/>
        <w:rPr>
          <w:sz w:val="20"/>
        </w:rPr>
      </w:pPr>
    </w:p>
    <w:p w14:paraId="7BE3ECF3" w14:textId="77777777" w:rsidR="00D01E5D" w:rsidRDefault="00D01E5D">
      <w:pPr>
        <w:pStyle w:val="a3"/>
        <w:rPr>
          <w:sz w:val="20"/>
        </w:rPr>
      </w:pPr>
    </w:p>
    <w:p w14:paraId="720623C8" w14:textId="77777777" w:rsidR="00D01E5D" w:rsidRDefault="00D01E5D">
      <w:pPr>
        <w:pStyle w:val="a3"/>
        <w:rPr>
          <w:sz w:val="20"/>
        </w:rPr>
      </w:pPr>
    </w:p>
    <w:p w14:paraId="70979315" w14:textId="77777777" w:rsidR="00D01E5D" w:rsidRDefault="00D01E5D">
      <w:pPr>
        <w:pStyle w:val="a3"/>
        <w:rPr>
          <w:sz w:val="20"/>
        </w:rPr>
      </w:pPr>
    </w:p>
    <w:p w14:paraId="01F28E55" w14:textId="77777777" w:rsidR="00D01E5D" w:rsidRDefault="00D01E5D">
      <w:pPr>
        <w:pStyle w:val="a3"/>
        <w:rPr>
          <w:sz w:val="20"/>
        </w:rPr>
      </w:pPr>
    </w:p>
    <w:p w14:paraId="514B168A" w14:textId="77777777" w:rsidR="00D01E5D" w:rsidRDefault="00D01E5D">
      <w:pPr>
        <w:pStyle w:val="a3"/>
        <w:rPr>
          <w:sz w:val="20"/>
        </w:rPr>
      </w:pPr>
    </w:p>
    <w:p w14:paraId="48AC86CC" w14:textId="77777777" w:rsidR="00D01E5D" w:rsidRDefault="00D01E5D">
      <w:pPr>
        <w:pStyle w:val="a3"/>
        <w:rPr>
          <w:sz w:val="20"/>
        </w:rPr>
      </w:pPr>
    </w:p>
    <w:p w14:paraId="1DBC28B6" w14:textId="77777777" w:rsidR="00D01E5D" w:rsidRDefault="00D01E5D">
      <w:pPr>
        <w:pStyle w:val="a3"/>
        <w:rPr>
          <w:sz w:val="20"/>
        </w:rPr>
      </w:pPr>
    </w:p>
    <w:p w14:paraId="56729779" w14:textId="77777777" w:rsidR="00D01E5D" w:rsidRDefault="00D01E5D">
      <w:pPr>
        <w:pStyle w:val="a3"/>
        <w:rPr>
          <w:sz w:val="20"/>
        </w:rPr>
      </w:pPr>
    </w:p>
    <w:p w14:paraId="0529D022" w14:textId="77777777" w:rsidR="00D01E5D" w:rsidRDefault="00D01E5D">
      <w:pPr>
        <w:pStyle w:val="a3"/>
        <w:rPr>
          <w:sz w:val="20"/>
        </w:rPr>
      </w:pPr>
    </w:p>
    <w:p w14:paraId="30224D4B" w14:textId="77777777" w:rsidR="00D01E5D" w:rsidRDefault="00D01E5D">
      <w:pPr>
        <w:pStyle w:val="a3"/>
        <w:rPr>
          <w:sz w:val="20"/>
        </w:rPr>
      </w:pPr>
    </w:p>
    <w:p w14:paraId="2EFBFEC7" w14:textId="77777777" w:rsidR="00D01E5D" w:rsidRDefault="00D01E5D">
      <w:pPr>
        <w:pStyle w:val="a3"/>
        <w:rPr>
          <w:sz w:val="20"/>
        </w:rPr>
      </w:pPr>
    </w:p>
    <w:p w14:paraId="1469EB8B" w14:textId="77777777" w:rsidR="00D01E5D" w:rsidRDefault="00D01E5D">
      <w:pPr>
        <w:pStyle w:val="a3"/>
        <w:rPr>
          <w:sz w:val="20"/>
        </w:rPr>
      </w:pPr>
    </w:p>
    <w:p w14:paraId="3E7DDF68" w14:textId="77777777" w:rsidR="00D01E5D" w:rsidRDefault="00D01E5D">
      <w:pPr>
        <w:pStyle w:val="a3"/>
        <w:rPr>
          <w:sz w:val="20"/>
        </w:rPr>
      </w:pPr>
    </w:p>
    <w:p w14:paraId="7DF05D30" w14:textId="77777777" w:rsidR="00D01E5D" w:rsidRDefault="00D01E5D">
      <w:pPr>
        <w:pStyle w:val="a3"/>
        <w:rPr>
          <w:sz w:val="20"/>
        </w:rPr>
      </w:pPr>
    </w:p>
    <w:p w14:paraId="0933F46D" w14:textId="77777777" w:rsidR="00D01E5D" w:rsidRDefault="00D01E5D">
      <w:pPr>
        <w:pStyle w:val="a3"/>
        <w:rPr>
          <w:sz w:val="20"/>
        </w:rPr>
      </w:pPr>
    </w:p>
    <w:p w14:paraId="2934A1FC" w14:textId="77777777" w:rsidR="00D01E5D" w:rsidRDefault="00D01E5D">
      <w:pPr>
        <w:pStyle w:val="a3"/>
        <w:rPr>
          <w:sz w:val="20"/>
        </w:rPr>
      </w:pPr>
    </w:p>
    <w:p w14:paraId="633716B6" w14:textId="77777777" w:rsidR="00D01E5D" w:rsidRDefault="00D01E5D">
      <w:pPr>
        <w:pStyle w:val="a3"/>
        <w:rPr>
          <w:sz w:val="20"/>
        </w:rPr>
      </w:pPr>
    </w:p>
    <w:p w14:paraId="536F3FF9" w14:textId="77777777" w:rsidR="00D01E5D" w:rsidRDefault="00D01E5D">
      <w:pPr>
        <w:pStyle w:val="a3"/>
        <w:rPr>
          <w:sz w:val="20"/>
        </w:rPr>
      </w:pPr>
    </w:p>
    <w:p w14:paraId="6DF616F6" w14:textId="77777777" w:rsidR="00D01E5D" w:rsidRDefault="00D01E5D">
      <w:pPr>
        <w:pStyle w:val="a3"/>
        <w:rPr>
          <w:sz w:val="20"/>
        </w:rPr>
      </w:pPr>
    </w:p>
    <w:p w14:paraId="14DBBD9A" w14:textId="77777777" w:rsidR="00D01E5D" w:rsidRDefault="00D01E5D">
      <w:pPr>
        <w:pStyle w:val="a3"/>
        <w:rPr>
          <w:sz w:val="20"/>
        </w:rPr>
      </w:pPr>
    </w:p>
    <w:p w14:paraId="4D057584" w14:textId="77777777" w:rsidR="00D01E5D" w:rsidRDefault="00D01E5D">
      <w:pPr>
        <w:pStyle w:val="a3"/>
        <w:rPr>
          <w:sz w:val="20"/>
        </w:rPr>
      </w:pPr>
    </w:p>
    <w:p w14:paraId="657A281C" w14:textId="77777777" w:rsidR="00D01E5D" w:rsidRDefault="00D01E5D">
      <w:pPr>
        <w:pStyle w:val="a3"/>
        <w:rPr>
          <w:sz w:val="20"/>
        </w:rPr>
      </w:pPr>
    </w:p>
    <w:p w14:paraId="1A61AE3D" w14:textId="77777777" w:rsidR="00D01E5D" w:rsidRDefault="00D01E5D">
      <w:pPr>
        <w:pStyle w:val="a3"/>
        <w:rPr>
          <w:sz w:val="20"/>
        </w:rPr>
      </w:pPr>
    </w:p>
    <w:p w14:paraId="30661B80" w14:textId="77777777" w:rsidR="00D01E5D" w:rsidRDefault="00D01E5D">
      <w:pPr>
        <w:pStyle w:val="a3"/>
        <w:rPr>
          <w:sz w:val="20"/>
        </w:rPr>
      </w:pPr>
    </w:p>
    <w:p w14:paraId="5839BFF6" w14:textId="77777777" w:rsidR="00D01E5D" w:rsidRDefault="00D01E5D">
      <w:pPr>
        <w:pStyle w:val="a3"/>
        <w:rPr>
          <w:sz w:val="20"/>
        </w:rPr>
      </w:pPr>
    </w:p>
    <w:p w14:paraId="3A861EA1" w14:textId="77777777" w:rsidR="00D01E5D" w:rsidRDefault="00D01E5D">
      <w:pPr>
        <w:pStyle w:val="a3"/>
        <w:rPr>
          <w:sz w:val="20"/>
        </w:rPr>
      </w:pPr>
    </w:p>
    <w:p w14:paraId="4651CD4C" w14:textId="77777777" w:rsidR="00D01E5D" w:rsidRDefault="00D01E5D">
      <w:pPr>
        <w:pStyle w:val="a3"/>
        <w:rPr>
          <w:sz w:val="20"/>
        </w:rPr>
      </w:pPr>
    </w:p>
    <w:p w14:paraId="4B3DA909" w14:textId="77777777" w:rsidR="00D01E5D" w:rsidRDefault="00D01E5D">
      <w:pPr>
        <w:pStyle w:val="a3"/>
        <w:spacing w:before="11"/>
      </w:pPr>
    </w:p>
    <w:p w14:paraId="178AA29A" w14:textId="77777777" w:rsidR="00D01E5D" w:rsidRDefault="0022633E">
      <w:pPr>
        <w:pStyle w:val="1"/>
        <w:spacing w:before="211"/>
        <w:ind w:left="395"/>
      </w:pPr>
      <w:bookmarkStart w:id="884" w:name="_bookmark7"/>
      <w:bookmarkEnd w:id="884"/>
      <w:r>
        <w:rPr>
          <w:rFonts w:ascii="Arial" w:eastAsia="Arial"/>
          <w:b/>
          <w:color w:val="009EDA"/>
          <w:sz w:val="300"/>
        </w:rPr>
        <w:t>8</w:t>
      </w:r>
      <w:r>
        <w:rPr>
          <w:rFonts w:ascii="Arial" w:eastAsia="Arial"/>
          <w:b/>
          <w:color w:val="009EDA"/>
          <w:spacing w:val="-53"/>
          <w:sz w:val="300"/>
        </w:rPr>
        <w:t xml:space="preserve"> </w:t>
      </w:r>
      <w:r>
        <w:rPr>
          <w:color w:val="009EDA"/>
          <w:spacing w:val="-46"/>
        </w:rPr>
        <w:t>買収前、買収後の改善</w:t>
      </w:r>
    </w:p>
    <w:p w14:paraId="3C8CA9BD" w14:textId="77777777" w:rsidR="00D01E5D" w:rsidRDefault="00D01E5D">
      <w:pPr>
        <w:sectPr w:rsidR="00D01E5D">
          <w:headerReference w:type="default" r:id="rId81"/>
          <w:footerReference w:type="default" r:id="rId82"/>
          <w:pgSz w:w="12240" w:h="15840"/>
          <w:pgMar w:top="820" w:right="1240" w:bottom="760" w:left="1180" w:header="0" w:footer="560" w:gutter="0"/>
          <w:pgNumType w:start="23"/>
          <w:cols w:space="720"/>
        </w:sectPr>
      </w:pPr>
    </w:p>
    <w:p w14:paraId="7B588F8C" w14:textId="77777777" w:rsidR="00D01E5D" w:rsidRDefault="005668DD">
      <w:pPr>
        <w:pStyle w:val="a3"/>
        <w:rPr>
          <w:sz w:val="20"/>
        </w:rPr>
      </w:pPr>
      <w:r>
        <w:rPr>
          <w:noProof/>
        </w:rPr>
        <w:lastRenderedPageBreak/>
        <mc:AlternateContent>
          <mc:Choice Requires="wpg">
            <w:drawing>
              <wp:anchor distT="0" distB="0" distL="114300" distR="114300" simplePos="0" relativeHeight="251688960" behindDoc="1" locked="0" layoutInCell="1" allowOverlap="1" wp14:anchorId="2F9CFC9F" wp14:editId="34943136">
                <wp:simplePos x="0" y="0"/>
                <wp:positionH relativeFrom="page">
                  <wp:posOffset>17145</wp:posOffset>
                </wp:positionH>
                <wp:positionV relativeFrom="page">
                  <wp:posOffset>6350</wp:posOffset>
                </wp:positionV>
                <wp:extent cx="7755255" cy="563880"/>
                <wp:effectExtent l="0" t="0" r="0" b="1270"/>
                <wp:wrapNone/>
                <wp:docPr id="359"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60" name="Rectangle 36"/>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Text Box 35"/>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985B9" w14:textId="77777777" w:rsidR="00BD5E4B" w:rsidRDefault="00BD5E4B">
                              <w:pPr>
                                <w:rPr>
                                  <w:sz w:val="24"/>
                                </w:rPr>
                              </w:pPr>
                            </w:p>
                            <w:p w14:paraId="399BF1E9" w14:textId="77777777" w:rsidR="00BD5E4B" w:rsidRDefault="00BD5E4B">
                              <w:pPr>
                                <w:spacing w:before="162"/>
                                <w:ind w:left="1548"/>
                                <w:rPr>
                                  <w:sz w:val="24"/>
                                </w:rPr>
                              </w:pPr>
                              <w:r>
                                <w:rPr>
                                  <w:color w:val="2A476B"/>
                                  <w:w w:val="120"/>
                                  <w:sz w:val="24"/>
                                </w:rPr>
                                <w:t>Ｍ＆Ａ取引におけるオープンソース監査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CFC9F" id="Group 34" o:spid="_x0000_s1048" style="position:absolute;margin-left:1.35pt;margin-top:.5pt;width:610.65pt;height:44.4pt;z-index:-251627520;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">
                <v:rect id="Rectangle 36" o:spid="_x0000_s1049"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" fillcolor="#fbfbfa" stroked="f"/>
                <v:shape id="Text Box 35" o:spid="_x0000_s1050"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14:paraId="624985B9" w14:textId="77777777" w:rsidR="00BD5E4B" w:rsidRDefault="00BD5E4B">
                        <w:pPr>
                          <w:rPr>
                            <w:sz w:val="24"/>
                          </w:rPr>
                        </w:pPr>
                      </w:p>
                      <w:p w14:paraId="399BF1E9" w14:textId="77777777" w:rsidR="00BD5E4B" w:rsidRDefault="00BD5E4B">
                        <w:pPr>
                          <w:spacing w:before="162"/>
                          <w:ind w:left="1548"/>
                          <w:rPr>
                            <w:sz w:val="24"/>
                          </w:rPr>
                        </w:pPr>
                        <w:r>
                          <w:rPr>
                            <w:color w:val="2A476B"/>
                            <w:w w:val="120"/>
                            <w:sz w:val="24"/>
                          </w:rPr>
                          <w:t>Ｍ＆Ａ取引におけるオープンソース監査</w:t>
                        </w:r>
                      </w:p>
                    </w:txbxContent>
                  </v:textbox>
                </v:shape>
                <w10:wrap anchorx="page" anchory="page"/>
              </v:group>
            </w:pict>
          </mc:Fallback>
        </mc:AlternateContent>
      </w:r>
    </w:p>
    <w:p w14:paraId="0F87F08A" w14:textId="77777777" w:rsidR="00D01E5D" w:rsidRDefault="00D01E5D">
      <w:pPr>
        <w:pStyle w:val="a3"/>
        <w:rPr>
          <w:sz w:val="20"/>
        </w:rPr>
      </w:pPr>
    </w:p>
    <w:p w14:paraId="6D238937" w14:textId="77777777" w:rsidR="00D01E5D" w:rsidRDefault="00D01E5D">
      <w:pPr>
        <w:pStyle w:val="a3"/>
        <w:rPr>
          <w:sz w:val="20"/>
        </w:rPr>
      </w:pPr>
    </w:p>
    <w:p w14:paraId="0753EDD5" w14:textId="77777777" w:rsidR="00D01E5D" w:rsidRDefault="00D01E5D">
      <w:pPr>
        <w:pStyle w:val="a3"/>
        <w:rPr>
          <w:sz w:val="20"/>
        </w:rPr>
      </w:pPr>
    </w:p>
    <w:p w14:paraId="39D7B8C1" w14:textId="77777777" w:rsidR="00D01E5D" w:rsidRDefault="00D01E5D">
      <w:pPr>
        <w:pStyle w:val="a3"/>
        <w:rPr>
          <w:sz w:val="20"/>
        </w:rPr>
      </w:pPr>
    </w:p>
    <w:p w14:paraId="23D79CAE" w14:textId="77777777" w:rsidR="00D01E5D" w:rsidRDefault="00D01E5D">
      <w:pPr>
        <w:pStyle w:val="a3"/>
        <w:rPr>
          <w:sz w:val="20"/>
        </w:rPr>
      </w:pPr>
    </w:p>
    <w:p w14:paraId="21A28D83" w14:textId="77777777" w:rsidR="00D01E5D" w:rsidRDefault="00D01E5D">
      <w:pPr>
        <w:pStyle w:val="a3"/>
        <w:rPr>
          <w:sz w:val="20"/>
        </w:rPr>
      </w:pPr>
    </w:p>
    <w:p w14:paraId="741BAD4F" w14:textId="77777777" w:rsidR="00D01E5D" w:rsidRDefault="00D01E5D">
      <w:pPr>
        <w:pStyle w:val="a3"/>
        <w:rPr>
          <w:sz w:val="20"/>
        </w:rPr>
      </w:pPr>
    </w:p>
    <w:p w14:paraId="64D49DEB" w14:textId="77777777" w:rsidR="00D01E5D" w:rsidRDefault="00D01E5D">
      <w:pPr>
        <w:pStyle w:val="a3"/>
        <w:rPr>
          <w:sz w:val="20"/>
        </w:rPr>
      </w:pPr>
    </w:p>
    <w:p w14:paraId="4BBB21B4" w14:textId="77777777" w:rsidR="00D01E5D" w:rsidRDefault="00D01E5D">
      <w:pPr>
        <w:pStyle w:val="a3"/>
        <w:rPr>
          <w:sz w:val="20"/>
        </w:rPr>
      </w:pPr>
    </w:p>
    <w:p w14:paraId="6508CE5B" w14:textId="77777777" w:rsidR="00D01E5D" w:rsidRDefault="00D01E5D">
      <w:pPr>
        <w:pStyle w:val="a3"/>
        <w:rPr>
          <w:sz w:val="20"/>
        </w:rPr>
      </w:pPr>
    </w:p>
    <w:p w14:paraId="1DE15C57" w14:textId="77777777" w:rsidR="00D01E5D" w:rsidRDefault="00D01E5D">
      <w:pPr>
        <w:pStyle w:val="a3"/>
        <w:rPr>
          <w:sz w:val="20"/>
        </w:rPr>
      </w:pPr>
    </w:p>
    <w:p w14:paraId="69A042EE" w14:textId="77777777" w:rsidR="00D01E5D" w:rsidRDefault="00D01E5D">
      <w:pPr>
        <w:pStyle w:val="a3"/>
        <w:spacing w:before="5"/>
        <w:rPr>
          <w:sz w:val="14"/>
        </w:rPr>
      </w:pPr>
    </w:p>
    <w:p w14:paraId="44348FAF" w14:textId="205F91E3" w:rsidR="00D01E5D" w:rsidRDefault="0022633E">
      <w:pPr>
        <w:pStyle w:val="a3"/>
        <w:spacing w:before="60"/>
        <w:ind w:left="395" w:right="346"/>
      </w:pPr>
      <w:r>
        <w:rPr>
          <w:color w:val="414042"/>
          <w:spacing w:val="-10"/>
          <w:w w:val="105"/>
        </w:rPr>
        <w:t>この段階で買収企業は、買収対象</w:t>
      </w:r>
      <w:ins w:id="885" w:author="Mieko Sato" w:date="2018-03-13T17:51:00Z">
        <w:r w:rsidR="00D01B9F">
          <w:rPr>
            <w:rFonts w:hint="eastAsia"/>
            <w:color w:val="414042"/>
            <w:spacing w:val="-10"/>
            <w:w w:val="105"/>
          </w:rPr>
          <w:t>企業</w:t>
        </w:r>
      </w:ins>
      <w:r>
        <w:rPr>
          <w:color w:val="414042"/>
          <w:spacing w:val="-10"/>
          <w:w w:val="105"/>
        </w:rPr>
        <w:t>がどのようにオープンソース</w:t>
      </w:r>
      <w:ins w:id="886" w:author="Mieko Sato" w:date="2018-03-13T17:51:00Z">
        <w:r w:rsidR="00D01B9F">
          <w:rPr>
            <w:rFonts w:hint="eastAsia"/>
            <w:color w:val="414042"/>
            <w:spacing w:val="-10"/>
            <w:w w:val="105"/>
          </w:rPr>
          <w:t xml:space="preserve"> </w:t>
        </w:r>
      </w:ins>
      <w:ins w:id="887" w:author="Mieko Sato" w:date="2018-03-13T17:52:00Z">
        <w:r w:rsidR="00D01B9F">
          <w:rPr>
            <w:rFonts w:hint="eastAsia"/>
            <w:color w:val="414042"/>
            <w:spacing w:val="-10"/>
            <w:w w:val="105"/>
          </w:rPr>
          <w:t>ソフトウェア</w:t>
        </w:r>
      </w:ins>
      <w:r>
        <w:rPr>
          <w:color w:val="414042"/>
          <w:spacing w:val="-10"/>
          <w:w w:val="105"/>
        </w:rPr>
        <w:t>を使用</w:t>
      </w:r>
      <w:ins w:id="888" w:author="Mieko Sato" w:date="2018-03-20T19:05:00Z">
        <w:r w:rsidR="00D354D5">
          <w:rPr>
            <w:rFonts w:hint="eastAsia"/>
            <w:color w:val="414042"/>
            <w:spacing w:val="-10"/>
            <w:w w:val="105"/>
          </w:rPr>
          <w:t>および</w:t>
        </w:r>
      </w:ins>
      <w:del w:id="889" w:author="Mieko Sato" w:date="2018-03-20T19:04:00Z">
        <w:r w:rsidDel="006F09FC">
          <w:rPr>
            <w:color w:val="414042"/>
            <w:spacing w:val="-10"/>
            <w:w w:val="105"/>
          </w:rPr>
          <w:delText>し</w:delText>
        </w:r>
      </w:del>
      <w:r>
        <w:rPr>
          <w:color w:val="414042"/>
          <w:spacing w:val="-10"/>
          <w:w w:val="105"/>
        </w:rPr>
        <w:t>管理し</w:t>
      </w:r>
      <w:del w:id="890" w:author="Mieko Sato" w:date="2018-03-13T17:58:00Z">
        <w:r w:rsidDel="00761BC8">
          <w:rPr>
            <w:color w:val="414042"/>
            <w:spacing w:val="-10"/>
            <w:w w:val="105"/>
          </w:rPr>
          <w:delText xml:space="preserve"> </w:delText>
        </w:r>
      </w:del>
      <w:del w:id="891" w:author="Mieko Sato" w:date="2018-03-20T20:03:00Z">
        <w:r w:rsidDel="00D472D0">
          <w:rPr>
            <w:color w:val="414042"/>
            <w:spacing w:val="-10"/>
            <w:w w:val="110"/>
          </w:rPr>
          <w:delText>ているか</w:delText>
        </w:r>
      </w:del>
      <w:r>
        <w:rPr>
          <w:color w:val="414042"/>
          <w:spacing w:val="-10"/>
          <w:w w:val="110"/>
        </w:rPr>
        <w:t>、</w:t>
      </w:r>
      <w:ins w:id="892" w:author="Mieko Sato" w:date="2018-03-20T20:03:00Z">
        <w:r w:rsidR="00D472D0">
          <w:rPr>
            <w:rFonts w:hint="eastAsia"/>
            <w:color w:val="414042"/>
            <w:spacing w:val="-10"/>
            <w:w w:val="110"/>
          </w:rPr>
          <w:t>どのように</w:t>
        </w:r>
      </w:ins>
      <w:ins w:id="893" w:author="Mieko Sato" w:date="2018-03-20T20:04:00Z">
        <w:r w:rsidR="00D472D0">
          <w:rPr>
            <w:rFonts w:hint="eastAsia"/>
            <w:color w:val="414042"/>
            <w:spacing w:val="-10"/>
            <w:w w:val="110"/>
          </w:rPr>
          <w:t>確実に</w:t>
        </w:r>
      </w:ins>
      <w:r>
        <w:rPr>
          <w:color w:val="414042"/>
          <w:spacing w:val="-10"/>
          <w:w w:val="110"/>
        </w:rPr>
        <w:t>オープンソース ライセンスの義務</w:t>
      </w:r>
      <w:ins w:id="894" w:author="Mieko Sato" w:date="2018-03-20T20:04:00Z">
        <w:r w:rsidR="00D472D0">
          <w:rPr>
            <w:rFonts w:hint="eastAsia"/>
            <w:color w:val="414042"/>
            <w:spacing w:val="-10"/>
            <w:w w:val="110"/>
          </w:rPr>
          <w:t>を</w:t>
        </w:r>
      </w:ins>
      <w:r>
        <w:rPr>
          <w:color w:val="414042"/>
          <w:spacing w:val="-10"/>
          <w:w w:val="110"/>
        </w:rPr>
        <w:t>履行</w:t>
      </w:r>
      <w:ins w:id="895" w:author="Mieko Sato" w:date="2018-03-20T20:04:00Z">
        <w:r w:rsidR="00D472D0">
          <w:rPr>
            <w:rFonts w:hint="eastAsia"/>
            <w:color w:val="414042"/>
            <w:spacing w:val="-10"/>
            <w:w w:val="110"/>
          </w:rPr>
          <w:t>して</w:t>
        </w:r>
      </w:ins>
      <w:del w:id="896" w:author="Mieko Sato" w:date="2018-03-20T20:04:00Z">
        <w:r w:rsidDel="00D472D0">
          <w:rPr>
            <w:color w:val="414042"/>
            <w:spacing w:val="-10"/>
            <w:w w:val="110"/>
          </w:rPr>
          <w:delText>についてうまくやって</w:delText>
        </w:r>
      </w:del>
      <w:r>
        <w:rPr>
          <w:color w:val="414042"/>
          <w:spacing w:val="-10"/>
          <w:w w:val="110"/>
        </w:rPr>
        <w:t>きたか</w:t>
      </w:r>
      <w:ins w:id="897" w:author="Mieko Sato" w:date="2018-03-13T17:53:00Z">
        <w:r w:rsidR="00D01B9F">
          <w:rPr>
            <w:rFonts w:hint="eastAsia"/>
            <w:color w:val="414042"/>
            <w:spacing w:val="-10"/>
            <w:w w:val="110"/>
          </w:rPr>
          <w:t>について</w:t>
        </w:r>
      </w:ins>
      <w:r>
        <w:rPr>
          <w:color w:val="414042"/>
          <w:spacing w:val="-10"/>
          <w:w w:val="110"/>
        </w:rPr>
        <w:t>、</w:t>
      </w:r>
      <w:del w:id="898" w:author="Mieko Sato" w:date="2018-03-13T17:53:00Z">
        <w:r w:rsidDel="00D01B9F">
          <w:rPr>
            <w:color w:val="414042"/>
            <w:spacing w:val="-10"/>
            <w:w w:val="110"/>
          </w:rPr>
          <w:delText>と</w:delText>
        </w:r>
        <w:r w:rsidDel="00D01B9F">
          <w:rPr>
            <w:color w:val="414042"/>
            <w:spacing w:val="2"/>
            <w:w w:val="110"/>
          </w:rPr>
          <w:delText>いった点で</w:delText>
        </w:r>
      </w:del>
      <w:r>
        <w:rPr>
          <w:color w:val="414042"/>
          <w:spacing w:val="2"/>
          <w:w w:val="110"/>
        </w:rPr>
        <w:t>明確な情報を</w:t>
      </w:r>
      <w:ins w:id="899" w:author="Mieko Sato" w:date="2018-03-20T20:07:00Z">
        <w:r w:rsidR="00897437">
          <w:rPr>
            <w:rFonts w:hint="eastAsia"/>
            <w:color w:val="414042"/>
            <w:spacing w:val="2"/>
            <w:w w:val="110"/>
          </w:rPr>
          <w:t>得る</w:t>
        </w:r>
      </w:ins>
      <w:del w:id="900" w:author="Mieko Sato" w:date="2018-02-28T18:31:00Z">
        <w:r w:rsidDel="00712DF5">
          <w:rPr>
            <w:rFonts w:hint="eastAsia"/>
            <w:color w:val="414042"/>
            <w:spacing w:val="-11"/>
          </w:rPr>
          <w:delText>も</w:delText>
        </w:r>
        <w:r w:rsidDel="00712DF5">
          <w:rPr>
            <w:rFonts w:hint="eastAsia"/>
            <w:color w:val="414042"/>
            <w:spacing w:val="-13"/>
            <w:w w:val="110"/>
          </w:rPr>
          <w:delText>っ</w:delText>
        </w:r>
      </w:del>
      <w:del w:id="901" w:author="Mieko Sato" w:date="2018-03-13T17:59:00Z">
        <w:r w:rsidDel="00761BC8">
          <w:rPr>
            <w:rFonts w:hint="eastAsia"/>
            <w:color w:val="414042"/>
            <w:spacing w:val="-13"/>
            <w:w w:val="110"/>
          </w:rPr>
          <w:delText>ている</w:delText>
        </w:r>
      </w:del>
      <w:r>
        <w:rPr>
          <w:color w:val="414042"/>
          <w:spacing w:val="-13"/>
          <w:w w:val="110"/>
        </w:rPr>
        <w:t>べきです。</w:t>
      </w:r>
      <w:ins w:id="902" w:author="Mieko Sato" w:date="2018-03-13T17:56:00Z">
        <w:r w:rsidR="00D01B9F">
          <w:rPr>
            <w:rFonts w:hint="eastAsia"/>
            <w:color w:val="414042"/>
            <w:spacing w:val="-13"/>
            <w:w w:val="110"/>
          </w:rPr>
          <w:t>両社は</w:t>
        </w:r>
      </w:ins>
      <w:r>
        <w:rPr>
          <w:color w:val="414042"/>
          <w:spacing w:val="-13"/>
          <w:w w:val="110"/>
        </w:rPr>
        <w:t>こ</w:t>
      </w:r>
      <w:ins w:id="903" w:author="Mieko Sato" w:date="2018-03-13T17:54:00Z">
        <w:r w:rsidR="00D01B9F">
          <w:rPr>
            <w:rFonts w:hint="eastAsia"/>
            <w:color w:val="414042"/>
            <w:spacing w:val="-13"/>
            <w:w w:val="110"/>
          </w:rPr>
          <w:t>の</w:t>
        </w:r>
      </w:ins>
      <w:del w:id="904" w:author="Mieko Sato" w:date="2018-03-13T17:54:00Z">
        <w:r w:rsidDel="00D01B9F">
          <w:rPr>
            <w:color w:val="414042"/>
            <w:spacing w:val="-13"/>
            <w:w w:val="110"/>
          </w:rPr>
          <w:delText>ういった</w:delText>
        </w:r>
      </w:del>
      <w:r>
        <w:rPr>
          <w:color w:val="414042"/>
          <w:spacing w:val="-13"/>
          <w:w w:val="110"/>
        </w:rPr>
        <w:t>情報</w:t>
      </w:r>
      <w:ins w:id="905" w:author="Mieko Sato" w:date="2018-03-13T17:57:00Z">
        <w:r w:rsidR="00D01B9F">
          <w:rPr>
            <w:rFonts w:hint="eastAsia"/>
            <w:color w:val="414042"/>
            <w:spacing w:val="-13"/>
            <w:w w:val="110"/>
          </w:rPr>
          <w:t>を使用して</w:t>
        </w:r>
      </w:ins>
      <w:del w:id="906" w:author="Mieko Sato" w:date="2018-03-13T17:57:00Z">
        <w:r w:rsidDel="00D01B9F">
          <w:rPr>
            <w:color w:val="414042"/>
            <w:spacing w:val="-13"/>
            <w:w w:val="110"/>
          </w:rPr>
          <w:delText>は</w:delText>
        </w:r>
      </w:del>
      <w:r>
        <w:rPr>
          <w:color w:val="414042"/>
          <w:spacing w:val="-13"/>
          <w:w w:val="110"/>
        </w:rPr>
        <w:t>、</w:t>
      </w:r>
      <w:ins w:id="907" w:author="Mieko Sato" w:date="2018-03-13T17:58:00Z">
        <w:r w:rsidR="00761BC8">
          <w:rPr>
            <w:rFonts w:hint="eastAsia"/>
            <w:color w:val="414042"/>
            <w:spacing w:val="-13"/>
            <w:w w:val="110"/>
          </w:rPr>
          <w:t>あらゆる</w:t>
        </w:r>
      </w:ins>
      <w:del w:id="908" w:author="Mieko Sato" w:date="2018-03-13T17:58:00Z">
        <w:r w:rsidDel="00761BC8">
          <w:rPr>
            <w:color w:val="414042"/>
            <w:spacing w:val="-13"/>
            <w:w w:val="110"/>
          </w:rPr>
          <w:delText>さまざまな</w:delText>
        </w:r>
      </w:del>
      <w:r>
        <w:rPr>
          <w:color w:val="414042"/>
          <w:spacing w:val="-13"/>
          <w:w w:val="110"/>
        </w:rPr>
        <w:t>コン</w:t>
      </w:r>
      <w:r>
        <w:rPr>
          <w:color w:val="414042"/>
          <w:spacing w:val="-12"/>
          <w:w w:val="105"/>
        </w:rPr>
        <w:t>プライアンス</w:t>
      </w:r>
      <w:del w:id="909" w:author="Mieko Sato" w:date="2018-03-13T17:58:00Z">
        <w:r w:rsidDel="00761BC8">
          <w:rPr>
            <w:color w:val="414042"/>
            <w:spacing w:val="-12"/>
            <w:w w:val="105"/>
          </w:rPr>
          <w:delText>上の</w:delText>
        </w:r>
      </w:del>
      <w:r>
        <w:rPr>
          <w:color w:val="414042"/>
          <w:spacing w:val="-12"/>
          <w:w w:val="105"/>
        </w:rPr>
        <w:t>問題</w:t>
      </w:r>
      <w:del w:id="910" w:author="Mieko Sato" w:date="2018-03-26T16:26:00Z">
        <w:r w:rsidDel="00D95229">
          <w:rPr>
            <w:rFonts w:hint="eastAsia"/>
            <w:color w:val="414042"/>
            <w:spacing w:val="-12"/>
            <w:w w:val="105"/>
          </w:rPr>
          <w:delText>に対する</w:delText>
        </w:r>
      </w:del>
      <w:ins w:id="911" w:author="Mieko Sato" w:date="2018-03-26T16:26:00Z">
        <w:r w:rsidR="00D95229">
          <w:rPr>
            <w:rFonts w:hint="eastAsia"/>
            <w:color w:val="414042"/>
            <w:spacing w:val="-12"/>
            <w:w w:val="105"/>
          </w:rPr>
          <w:t>の</w:t>
        </w:r>
      </w:ins>
      <w:r>
        <w:rPr>
          <w:color w:val="414042"/>
          <w:spacing w:val="-12"/>
          <w:w w:val="105"/>
        </w:rPr>
        <w:t>是正策を</w:t>
      </w:r>
      <w:del w:id="912" w:author="Mieko Sato" w:date="2018-03-13T17:57:00Z">
        <w:r w:rsidDel="00D01B9F">
          <w:rPr>
            <w:color w:val="414042"/>
            <w:spacing w:val="-12"/>
            <w:w w:val="105"/>
          </w:rPr>
          <w:delText>両社で</w:delText>
        </w:r>
      </w:del>
      <w:r>
        <w:rPr>
          <w:color w:val="414042"/>
          <w:spacing w:val="-12"/>
          <w:w w:val="105"/>
        </w:rPr>
        <w:t>協議する</w:t>
      </w:r>
      <w:ins w:id="913" w:author="Mieko Sato" w:date="2018-03-13T17:57:00Z">
        <w:r w:rsidR="00761BC8">
          <w:rPr>
            <w:rFonts w:hint="eastAsia"/>
            <w:color w:val="414042"/>
            <w:spacing w:val="-12"/>
            <w:w w:val="105"/>
          </w:rPr>
          <w:t>ことに</w:t>
        </w:r>
      </w:ins>
      <w:del w:id="914" w:author="Mieko Sato" w:date="2018-03-13T17:58:00Z">
        <w:r w:rsidDel="00761BC8">
          <w:rPr>
            <w:color w:val="414042"/>
            <w:spacing w:val="-12"/>
            <w:w w:val="105"/>
          </w:rPr>
          <w:delText>ために用いられるべき</w:delText>
        </w:r>
        <w:r w:rsidDel="00761BC8">
          <w:rPr>
            <w:color w:val="414042"/>
          </w:rPr>
          <w:delText>も</w:delText>
        </w:r>
        <w:r w:rsidDel="00761BC8">
          <w:rPr>
            <w:color w:val="414042"/>
            <w:spacing w:val="-18"/>
            <w:w w:val="105"/>
          </w:rPr>
          <w:delText>のと</w:delText>
        </w:r>
      </w:del>
      <w:r>
        <w:rPr>
          <w:color w:val="414042"/>
          <w:spacing w:val="-18"/>
          <w:w w:val="105"/>
        </w:rPr>
        <w:t>なります。監査において問題が明らかになった場合、</w:t>
      </w:r>
      <w:ins w:id="915" w:author="Mieko Sato" w:date="2018-03-13T18:04:00Z">
        <w:r w:rsidR="006C55F4">
          <w:rPr>
            <w:rFonts w:hint="eastAsia"/>
            <w:color w:val="414042"/>
            <w:spacing w:val="-18"/>
            <w:w w:val="105"/>
          </w:rPr>
          <w:t>未解決の処理</w:t>
        </w:r>
      </w:ins>
      <w:del w:id="916" w:author="Mieko Sato" w:date="2018-03-13T18:04:00Z">
        <w:r w:rsidDel="006C55F4">
          <w:rPr>
            <w:color w:val="414042"/>
            <w:spacing w:val="-18"/>
            <w:w w:val="105"/>
          </w:rPr>
          <w:delText>目下の取引</w:delText>
        </w:r>
      </w:del>
      <w:r>
        <w:rPr>
          <w:color w:val="414042"/>
          <w:spacing w:val="-18"/>
          <w:w w:val="105"/>
        </w:rPr>
        <w:t>の一部</w:t>
      </w:r>
      <w:r>
        <w:rPr>
          <w:rFonts w:hint="eastAsia"/>
          <w:color w:val="414042"/>
          <w:spacing w:val="-18"/>
          <w:w w:val="105"/>
        </w:rPr>
        <w:t>として</w:t>
      </w:r>
      <w:del w:id="917" w:author="Mieko Sato" w:date="2018-03-26T16:39:00Z">
        <w:r w:rsidDel="00823CD4">
          <w:rPr>
            <w:rFonts w:hint="eastAsia"/>
            <w:color w:val="414042"/>
            <w:spacing w:val="-18"/>
            <w:w w:val="105"/>
          </w:rPr>
          <w:delText xml:space="preserve"> </w:delText>
        </w:r>
      </w:del>
      <w:r>
        <w:rPr>
          <w:color w:val="414042"/>
          <w:spacing w:val="-13"/>
          <w:w w:val="105"/>
        </w:rPr>
        <w:t>それらを解決するためにはいくつかの選択肢が考えられます。最初の選択肢は問</w:t>
      </w:r>
      <w:r>
        <w:rPr>
          <w:color w:val="414042"/>
          <w:spacing w:val="-6"/>
          <w:w w:val="110"/>
        </w:rPr>
        <w:t>題を引き起こすコー</w:t>
      </w:r>
      <w:r>
        <w:rPr>
          <w:color w:val="414042"/>
        </w:rPr>
        <w:t>ド</w:t>
      </w:r>
      <w:r>
        <w:rPr>
          <w:color w:val="414042"/>
          <w:spacing w:val="-14"/>
          <w:w w:val="110"/>
        </w:rPr>
        <w:t>すべてを単純に削除することです。その</w:t>
      </w:r>
      <w:r>
        <w:rPr>
          <w:color w:val="414042"/>
          <w:spacing w:val="-4"/>
          <w:w w:val="115"/>
        </w:rPr>
        <w:t>オ</w:t>
      </w:r>
      <w:r>
        <w:rPr>
          <w:color w:val="414042"/>
          <w:spacing w:val="-11"/>
          <w:w w:val="110"/>
        </w:rPr>
        <w:t>ープンソース ソ</w:t>
      </w:r>
      <w:r>
        <w:rPr>
          <w:color w:val="414042"/>
          <w:w w:val="115"/>
        </w:rPr>
        <w:t>フ</w:t>
      </w:r>
      <w:r>
        <w:rPr>
          <w:color w:val="414042"/>
        </w:rPr>
        <w:t>ト</w:t>
      </w:r>
      <w:r>
        <w:rPr>
          <w:color w:val="414042"/>
          <w:spacing w:val="-16"/>
          <w:w w:val="110"/>
        </w:rPr>
        <w:t>ウ</w:t>
      </w:r>
      <w:r>
        <w:rPr>
          <w:color w:val="414042"/>
          <w:spacing w:val="-27"/>
          <w:w w:val="115"/>
        </w:rPr>
        <w:t>ェ</w:t>
      </w:r>
      <w:r>
        <w:rPr>
          <w:color w:val="414042"/>
          <w:spacing w:val="-9"/>
          <w:w w:val="110"/>
        </w:rPr>
        <w:t>アが単にプロプライ</w:t>
      </w:r>
      <w:r>
        <w:rPr>
          <w:color w:val="414042"/>
          <w:w w:val="115"/>
        </w:rPr>
        <w:t>エ</w:t>
      </w:r>
      <w:r>
        <w:rPr>
          <w:color w:val="414042"/>
          <w:spacing w:val="-1"/>
          <w:w w:val="110"/>
        </w:rPr>
        <w:t>タリのコー</w:t>
      </w:r>
      <w:r>
        <w:rPr>
          <w:color w:val="414042"/>
          <w:spacing w:val="5"/>
        </w:rPr>
        <w:t>ド</w:t>
      </w:r>
      <w:r>
        <w:rPr>
          <w:color w:val="414042"/>
          <w:spacing w:val="-10"/>
          <w:w w:val="110"/>
        </w:rPr>
        <w:t>を補っているだけというのであれば、完全に</w:t>
      </w:r>
      <w:r>
        <w:rPr>
          <w:color w:val="414042"/>
          <w:spacing w:val="-4"/>
          <w:w w:val="105"/>
        </w:rPr>
        <w:t>削除できる</w:t>
      </w:r>
      <w:del w:id="918" w:author="Mieko Sato" w:date="2018-03-26T16:40:00Z">
        <w:r w:rsidDel="00823CD4">
          <w:rPr>
            <w:color w:val="414042"/>
          </w:rPr>
          <w:delText>も</w:delText>
        </w:r>
        <w:r w:rsidDel="00823CD4">
          <w:rPr>
            <w:color w:val="414042"/>
            <w:w w:val="105"/>
          </w:rPr>
          <w:delText>の</w:delText>
        </w:r>
      </w:del>
      <w:r>
        <w:rPr>
          <w:color w:val="414042"/>
          <w:w w:val="105"/>
        </w:rPr>
        <w:t>か</w:t>
      </w:r>
      <w:r>
        <w:rPr>
          <w:color w:val="414042"/>
        </w:rPr>
        <w:t>も</w:t>
      </w:r>
      <w:r>
        <w:rPr>
          <w:color w:val="414042"/>
          <w:spacing w:val="-18"/>
          <w:w w:val="105"/>
        </w:rPr>
        <w:t>しれません。</w:t>
      </w:r>
      <w:r>
        <w:rPr>
          <w:color w:val="414042"/>
          <w:spacing w:val="-20"/>
        </w:rPr>
        <w:t>も</w:t>
      </w:r>
      <w:r>
        <w:rPr>
          <w:color w:val="414042"/>
          <w:spacing w:val="-10"/>
          <w:w w:val="105"/>
        </w:rPr>
        <w:t>う</w:t>
      </w:r>
      <w:del w:id="919" w:author="Mieko Sato" w:date="2018-03-01T14:41:00Z">
        <w:r w:rsidDel="00256817">
          <w:rPr>
            <w:color w:val="414042"/>
            <w:spacing w:val="-10"/>
            <w:w w:val="105"/>
          </w:rPr>
          <w:delText>一</w:delText>
        </w:r>
      </w:del>
      <w:ins w:id="920" w:author="Mieko Sato" w:date="2018-03-01T14:41:00Z">
        <w:r w:rsidR="00256817">
          <w:rPr>
            <w:color w:val="414042"/>
            <w:spacing w:val="-10"/>
            <w:w w:val="105"/>
          </w:rPr>
          <w:t>1</w:t>
        </w:r>
      </w:ins>
      <w:r>
        <w:rPr>
          <w:color w:val="414042"/>
          <w:spacing w:val="-10"/>
          <w:w w:val="105"/>
        </w:rPr>
        <w:t>つの選択肢は、問題となっているコンポーネ</w:t>
      </w:r>
      <w:del w:id="921" w:author="Mieko Sato" w:date="2018-03-26T16:40:00Z">
        <w:r w:rsidDel="00823CD4">
          <w:rPr>
            <w:color w:val="414042"/>
            <w:spacing w:val="-10"/>
            <w:w w:val="105"/>
          </w:rPr>
          <w:delText xml:space="preserve"> </w:delText>
        </w:r>
      </w:del>
      <w:r>
        <w:rPr>
          <w:color w:val="414042"/>
          <w:spacing w:val="-3"/>
          <w:w w:val="105"/>
        </w:rPr>
        <w:t>ン</w:t>
      </w:r>
      <w:r>
        <w:rPr>
          <w:color w:val="414042"/>
          <w:spacing w:val="-10"/>
        </w:rPr>
        <w:t>ト</w:t>
      </w:r>
      <w:r>
        <w:rPr>
          <w:color w:val="414042"/>
          <w:spacing w:val="-13"/>
          <w:w w:val="105"/>
        </w:rPr>
        <w:t>周辺をくまなく設計するか、またはクリーンルーム方式</w:t>
      </w:r>
      <w:r>
        <w:rPr>
          <w:color w:val="414042"/>
          <w:spacing w:val="-25"/>
          <w:w w:val="105"/>
        </w:rPr>
        <w:t>（</w:t>
      </w:r>
      <w:r>
        <w:rPr>
          <w:color w:val="414042"/>
          <w:spacing w:val="-3"/>
          <w:w w:val="105"/>
        </w:rPr>
        <w:t>他社の著作権やトレー</w:t>
      </w:r>
      <w:del w:id="922" w:author="Mieko Sato" w:date="2018-03-13T18:10:00Z">
        <w:r w:rsidDel="00E97F53">
          <w:rPr>
            <w:color w:val="414042"/>
            <w:spacing w:val="-3"/>
            <w:w w:val="105"/>
          </w:rPr>
          <w:delText xml:space="preserve"> </w:delText>
        </w:r>
      </w:del>
      <w:r>
        <w:rPr>
          <w:color w:val="414042"/>
          <w:spacing w:val="-7"/>
        </w:rPr>
        <w:t>ド</w:t>
      </w:r>
      <w:r>
        <w:rPr>
          <w:color w:val="414042"/>
          <w:spacing w:val="-2"/>
          <w:w w:val="105"/>
        </w:rPr>
        <w:t>シークレッ</w:t>
      </w:r>
      <w:r>
        <w:rPr>
          <w:color w:val="414042"/>
          <w:spacing w:val="5"/>
        </w:rPr>
        <w:t>ト</w:t>
      </w:r>
      <w:r>
        <w:rPr>
          <w:color w:val="414042"/>
          <w:spacing w:val="-11"/>
          <w:w w:val="105"/>
        </w:rPr>
        <w:t>を侵すことなく独自開発する手法</w:t>
      </w:r>
      <w:r>
        <w:rPr>
          <w:color w:val="414042"/>
          <w:spacing w:val="-17"/>
          <w:w w:val="105"/>
        </w:rPr>
        <w:t>）</w:t>
      </w:r>
      <w:r>
        <w:rPr>
          <w:color w:val="414042"/>
          <w:spacing w:val="-8"/>
          <w:w w:val="105"/>
        </w:rPr>
        <w:t>ですべてのコー</w:t>
      </w:r>
      <w:r>
        <w:rPr>
          <w:color w:val="414042"/>
          <w:spacing w:val="5"/>
        </w:rPr>
        <w:t>ド</w:t>
      </w:r>
      <w:r>
        <w:rPr>
          <w:color w:val="414042"/>
          <w:spacing w:val="-5"/>
          <w:w w:val="105"/>
        </w:rPr>
        <w:t>を書き直すこと</w:t>
      </w:r>
      <w:del w:id="923" w:author="工内隆" w:date="2018-02-15T16:28:00Z">
        <w:r w:rsidDel="008914FD">
          <w:rPr>
            <w:color w:val="414042"/>
            <w:spacing w:val="-5"/>
            <w:w w:val="105"/>
          </w:rPr>
          <w:delText xml:space="preserve">  </w:delText>
        </w:r>
      </w:del>
      <w:r>
        <w:rPr>
          <w:color w:val="414042"/>
          <w:spacing w:val="-36"/>
          <w:w w:val="110"/>
        </w:rPr>
        <w:t>です。</w:t>
      </w:r>
    </w:p>
    <w:p w14:paraId="2F7903A4" w14:textId="77777777" w:rsidR="00D01E5D" w:rsidRDefault="00D01E5D">
      <w:pPr>
        <w:pStyle w:val="a3"/>
        <w:spacing w:before="8"/>
        <w:rPr>
          <w:sz w:val="38"/>
        </w:rPr>
      </w:pPr>
    </w:p>
    <w:p w14:paraId="508D86F7" w14:textId="6E43D519" w:rsidR="00D01E5D" w:rsidRDefault="0022633E">
      <w:pPr>
        <w:pStyle w:val="a3"/>
        <w:ind w:left="395" w:right="352"/>
      </w:pPr>
      <w:r>
        <w:rPr>
          <w:color w:val="414042"/>
          <w:spacing w:val="-5"/>
          <w:w w:val="105"/>
        </w:rPr>
        <w:t>そのコードが必須の</w:t>
      </w:r>
      <w:r>
        <w:rPr>
          <w:color w:val="414042"/>
        </w:rPr>
        <w:t>も</w:t>
      </w:r>
      <w:r>
        <w:rPr>
          <w:color w:val="414042"/>
          <w:spacing w:val="-13"/>
          <w:w w:val="105"/>
        </w:rPr>
        <w:t>の</w:t>
      </w:r>
      <w:ins w:id="924" w:author="Mieko Sato" w:date="2018-03-13T18:11:00Z">
        <w:r w:rsidR="00E97F53">
          <w:rPr>
            <w:rFonts w:hint="eastAsia"/>
            <w:color w:val="414042"/>
            <w:spacing w:val="-13"/>
            <w:w w:val="105"/>
          </w:rPr>
          <w:t>である場合</w:t>
        </w:r>
      </w:ins>
      <w:r>
        <w:rPr>
          <w:color w:val="414042"/>
          <w:spacing w:val="-13"/>
          <w:w w:val="105"/>
        </w:rPr>
        <w:t>、</w:t>
      </w:r>
      <w:ins w:id="925" w:author="Mieko Sato" w:date="2018-03-13T18:11:00Z">
        <w:r w:rsidR="00E97F53">
          <w:rPr>
            <w:rFonts w:hint="eastAsia"/>
            <w:color w:val="414042"/>
            <w:spacing w:val="-13"/>
            <w:w w:val="105"/>
          </w:rPr>
          <w:t>または</w:t>
        </w:r>
      </w:ins>
      <w:r>
        <w:rPr>
          <w:color w:val="414042"/>
          <w:spacing w:val="-13"/>
          <w:w w:val="105"/>
        </w:rPr>
        <w:t>以前</w:t>
      </w:r>
      <w:del w:id="926" w:author="Mieko Sato" w:date="2018-03-13T18:21:00Z">
        <w:r w:rsidDel="00170265">
          <w:rPr>
            <w:color w:val="414042"/>
            <w:spacing w:val="-13"/>
            <w:w w:val="105"/>
          </w:rPr>
          <w:delText>に</w:delText>
        </w:r>
      </w:del>
      <w:r>
        <w:rPr>
          <w:color w:val="414042"/>
          <w:spacing w:val="-13"/>
          <w:w w:val="105"/>
        </w:rPr>
        <w:t>頒布されていた</w:t>
      </w:r>
      <w:r>
        <w:rPr>
          <w:color w:val="414042"/>
        </w:rPr>
        <w:t>も</w:t>
      </w:r>
      <w:r>
        <w:rPr>
          <w:color w:val="414042"/>
          <w:spacing w:val="-6"/>
          <w:w w:val="105"/>
        </w:rPr>
        <w:t>の</w:t>
      </w:r>
      <w:ins w:id="927" w:author="Mieko Sato" w:date="2018-03-13T18:11:00Z">
        <w:r w:rsidR="00E97F53">
          <w:rPr>
            <w:rFonts w:hint="eastAsia"/>
            <w:color w:val="414042"/>
            <w:spacing w:val="-6"/>
            <w:w w:val="105"/>
          </w:rPr>
          <w:t>である場合</w:t>
        </w:r>
      </w:ins>
      <w:del w:id="928" w:author="Mieko Sato" w:date="2018-03-13T18:11:00Z">
        <w:r w:rsidDel="00E97F53">
          <w:rPr>
            <w:color w:val="414042"/>
            <w:spacing w:val="-6"/>
            <w:w w:val="105"/>
          </w:rPr>
          <w:delText>だとすれば</w:delText>
        </w:r>
      </w:del>
      <w:r>
        <w:rPr>
          <w:color w:val="414042"/>
          <w:spacing w:val="-6"/>
          <w:w w:val="105"/>
        </w:rPr>
        <w:t>、残される選択肢</w:t>
      </w:r>
      <w:r>
        <w:rPr>
          <w:color w:val="414042"/>
          <w:spacing w:val="-5"/>
          <w:w w:val="110"/>
        </w:rPr>
        <w:t>は</w:t>
      </w:r>
      <w:ins w:id="929" w:author="Mieko Sato" w:date="2018-03-13T18:21:00Z">
        <w:r w:rsidR="00170265">
          <w:rPr>
            <w:rFonts w:hint="eastAsia"/>
            <w:color w:val="414042"/>
            <w:spacing w:val="-5"/>
            <w:w w:val="110"/>
          </w:rPr>
          <w:t>、</w:t>
        </w:r>
      </w:ins>
      <w:r>
        <w:rPr>
          <w:color w:val="414042"/>
          <w:spacing w:val="-5"/>
          <w:w w:val="110"/>
        </w:rPr>
        <w:t>そのコー</w:t>
      </w:r>
      <w:r>
        <w:rPr>
          <w:color w:val="414042"/>
          <w:spacing w:val="5"/>
        </w:rPr>
        <w:t>ド</w:t>
      </w:r>
      <w:r>
        <w:rPr>
          <w:color w:val="414042"/>
          <w:spacing w:val="-13"/>
          <w:w w:val="110"/>
        </w:rPr>
        <w:t>をコンプライアンス</w:t>
      </w:r>
      <w:ins w:id="930" w:author="Mieko Sato" w:date="2018-03-13T18:12:00Z">
        <w:r w:rsidR="00E97F53">
          <w:rPr>
            <w:rFonts w:hint="eastAsia"/>
            <w:color w:val="414042"/>
            <w:spacing w:val="-13"/>
            <w:w w:val="110"/>
          </w:rPr>
          <w:t>な</w:t>
        </w:r>
      </w:ins>
      <w:r>
        <w:rPr>
          <w:color w:val="414042"/>
          <w:spacing w:val="-13"/>
          <w:w w:val="110"/>
        </w:rPr>
        <w:t>状態にすること</w:t>
      </w:r>
      <w:ins w:id="931" w:author="Mieko Sato" w:date="2018-03-13T18:12:00Z">
        <w:r w:rsidR="00E97F53">
          <w:rPr>
            <w:rFonts w:hint="eastAsia"/>
            <w:color w:val="414042"/>
            <w:spacing w:val="-13"/>
            <w:w w:val="110"/>
          </w:rPr>
          <w:t>だけです</w:t>
        </w:r>
      </w:ins>
      <w:del w:id="932" w:author="Mieko Sato" w:date="2018-03-13T18:12:00Z">
        <w:r w:rsidDel="00E97F53">
          <w:rPr>
            <w:color w:val="414042"/>
            <w:spacing w:val="-13"/>
            <w:w w:val="110"/>
          </w:rPr>
          <w:delText>しかありません</w:delText>
        </w:r>
      </w:del>
      <w:r>
        <w:rPr>
          <w:color w:val="414042"/>
          <w:spacing w:val="-13"/>
          <w:w w:val="110"/>
        </w:rPr>
        <w:t>。それぞれの選択</w:t>
      </w:r>
      <w:r>
        <w:rPr>
          <w:color w:val="414042"/>
          <w:spacing w:val="-7"/>
          <w:w w:val="105"/>
        </w:rPr>
        <w:t>肢</w:t>
      </w:r>
      <w:ins w:id="933" w:author="Mieko Sato" w:date="2018-03-13T18:13:00Z">
        <w:r w:rsidR="00E97F53">
          <w:rPr>
            <w:rFonts w:hint="eastAsia"/>
            <w:color w:val="414042"/>
            <w:spacing w:val="-7"/>
            <w:w w:val="105"/>
          </w:rPr>
          <w:t>に</w:t>
        </w:r>
      </w:ins>
      <w:del w:id="934" w:author="Mieko Sato" w:date="2018-03-13T18:13:00Z">
        <w:r w:rsidDel="00E97F53">
          <w:rPr>
            <w:color w:val="414042"/>
            <w:spacing w:val="-7"/>
            <w:w w:val="105"/>
          </w:rPr>
          <w:delText>で</w:delText>
        </w:r>
      </w:del>
      <w:r>
        <w:rPr>
          <w:color w:val="414042"/>
          <w:spacing w:val="-7"/>
          <w:w w:val="105"/>
        </w:rPr>
        <w:t>要するコス</w:t>
      </w:r>
      <w:r>
        <w:rPr>
          <w:color w:val="414042"/>
          <w:spacing w:val="5"/>
        </w:rPr>
        <w:t>ト</w:t>
      </w:r>
      <w:r>
        <w:rPr>
          <w:color w:val="414042"/>
          <w:spacing w:val="-9"/>
          <w:w w:val="105"/>
        </w:rPr>
        <w:t>は</w:t>
      </w:r>
      <w:ins w:id="935" w:author="Mieko Sato" w:date="2018-03-13T18:12:00Z">
        <w:r w:rsidR="00E97F53">
          <w:rPr>
            <w:rFonts w:hint="eastAsia"/>
            <w:color w:val="414042"/>
            <w:spacing w:val="-9"/>
            <w:w w:val="105"/>
          </w:rPr>
          <w:t>、</w:t>
        </w:r>
      </w:ins>
      <w:r>
        <w:rPr>
          <w:color w:val="414042"/>
          <w:spacing w:val="-9"/>
          <w:w w:val="105"/>
        </w:rPr>
        <w:t>対象企業の買収価格を決定する際に</w:t>
      </w:r>
      <w:commentRangeStart w:id="936"/>
      <w:ins w:id="937" w:author="Mieko Sato" w:date="2018-03-13T18:14:00Z">
        <w:r w:rsidR="00E97F53" w:rsidRPr="00823CD4">
          <w:rPr>
            <w:rFonts w:hint="eastAsia"/>
            <w:color w:val="414042"/>
            <w:spacing w:val="-9"/>
            <w:w w:val="105"/>
            <w:highlight w:val="yellow"/>
          </w:rPr>
          <w:t>使用</w:t>
        </w:r>
      </w:ins>
      <w:commentRangeEnd w:id="936"/>
      <w:ins w:id="938" w:author="Mieko Sato" w:date="2018-03-26T16:48:00Z">
        <w:r w:rsidR="00823CD4">
          <w:rPr>
            <w:rStyle w:val="ac"/>
          </w:rPr>
          <w:commentReference w:id="936"/>
        </w:r>
      </w:ins>
      <w:ins w:id="939" w:author="Mieko Sato" w:date="2018-03-13T18:14:00Z">
        <w:r w:rsidR="00E97F53" w:rsidRPr="00823CD4">
          <w:rPr>
            <w:rFonts w:hint="eastAsia"/>
            <w:color w:val="414042"/>
            <w:spacing w:val="-9"/>
            <w:w w:val="105"/>
            <w:highlight w:val="yellow"/>
          </w:rPr>
          <w:t>できます</w:t>
        </w:r>
      </w:ins>
      <w:del w:id="940" w:author="Mieko Sato" w:date="2018-03-13T18:14:00Z">
        <w:r w:rsidDel="00E97F53">
          <w:rPr>
            <w:color w:val="414042"/>
            <w:spacing w:val="-9"/>
            <w:w w:val="105"/>
          </w:rPr>
          <w:delText>考慮されうる</w:delText>
        </w:r>
        <w:r w:rsidDel="00E97F53">
          <w:rPr>
            <w:color w:val="414042"/>
          </w:rPr>
          <w:delText>も</w:delText>
        </w:r>
        <w:r w:rsidDel="00E97F53">
          <w:rPr>
            <w:color w:val="414042"/>
            <w:spacing w:val="-3"/>
            <w:w w:val="105"/>
          </w:rPr>
          <w:delText>のとなり</w:delText>
        </w:r>
        <w:r w:rsidDel="00E97F53">
          <w:rPr>
            <w:color w:val="414042"/>
            <w:spacing w:val="-18"/>
            <w:w w:val="105"/>
          </w:rPr>
          <w:delText>えます</w:delText>
        </w:r>
      </w:del>
      <w:r>
        <w:rPr>
          <w:color w:val="414042"/>
          <w:spacing w:val="-18"/>
          <w:w w:val="105"/>
        </w:rPr>
        <w:t>。いずれを選択</w:t>
      </w:r>
      <w:del w:id="941" w:author="Mieko Sato" w:date="2018-03-13T18:15:00Z">
        <w:r w:rsidDel="00E97F53">
          <w:rPr>
            <w:rFonts w:hint="eastAsia"/>
            <w:color w:val="414042"/>
            <w:spacing w:val="-18"/>
            <w:w w:val="105"/>
          </w:rPr>
          <w:delText>するのであ</w:delText>
        </w:r>
      </w:del>
      <w:ins w:id="942" w:author="Mieko Sato" w:date="2018-03-13T18:15:00Z">
        <w:r w:rsidR="00E97F53">
          <w:rPr>
            <w:rFonts w:hint="eastAsia"/>
            <w:color w:val="414042"/>
            <w:spacing w:val="-18"/>
            <w:w w:val="105"/>
          </w:rPr>
          <w:t>し</w:t>
        </w:r>
      </w:ins>
      <w:del w:id="943" w:author="Mieko Sato" w:date="2018-03-13T18:15:00Z">
        <w:r w:rsidDel="00E97F53">
          <w:rPr>
            <w:color w:val="414042"/>
            <w:spacing w:val="-18"/>
            <w:w w:val="105"/>
          </w:rPr>
          <w:delText>っ</w:delText>
        </w:r>
      </w:del>
      <w:r>
        <w:rPr>
          <w:color w:val="414042"/>
          <w:spacing w:val="-18"/>
          <w:w w:val="105"/>
        </w:rPr>
        <w:t>ても、オープンソース</w:t>
      </w:r>
      <w:ins w:id="944" w:author="Mieko Sato" w:date="2018-03-13T18:15:00Z">
        <w:r w:rsidR="00E97F53">
          <w:rPr>
            <w:rFonts w:hint="eastAsia"/>
            <w:color w:val="414042"/>
            <w:spacing w:val="-18"/>
            <w:w w:val="105"/>
          </w:rPr>
          <w:t xml:space="preserve"> </w:t>
        </w:r>
      </w:ins>
      <w:del w:id="945" w:author="Mieko Sato" w:date="2018-03-13T18:15:00Z">
        <w:r w:rsidDel="00E97F53">
          <w:rPr>
            <w:color w:val="414042"/>
            <w:spacing w:val="-18"/>
            <w:w w:val="105"/>
          </w:rPr>
          <w:delText>の</w:delText>
        </w:r>
      </w:del>
      <w:r>
        <w:rPr>
          <w:color w:val="414042"/>
          <w:spacing w:val="-18"/>
          <w:w w:val="105"/>
        </w:rPr>
        <w:t>コー</w:t>
      </w:r>
      <w:r>
        <w:rPr>
          <w:color w:val="414042"/>
          <w:spacing w:val="5"/>
        </w:rPr>
        <w:t>ド</w:t>
      </w:r>
      <w:r>
        <w:rPr>
          <w:color w:val="414042"/>
          <w:spacing w:val="-3"/>
          <w:w w:val="105"/>
        </w:rPr>
        <w:t>を取り込むのに</w:t>
      </w:r>
      <w:del w:id="946" w:author="Mieko Sato" w:date="2018-03-13T18:16:00Z">
        <w:r w:rsidDel="00E97F53">
          <w:rPr>
            <w:color w:val="414042"/>
            <w:spacing w:val="-3"/>
            <w:w w:val="105"/>
          </w:rPr>
          <w:delText xml:space="preserve">誰  </w:delText>
        </w:r>
        <w:r w:rsidDel="00E97F53">
          <w:rPr>
            <w:color w:val="414042"/>
            <w:spacing w:val="-15"/>
            <w:w w:val="105"/>
          </w:rPr>
          <w:delText>が</w:delText>
        </w:r>
      </w:del>
      <w:r>
        <w:rPr>
          <w:color w:val="414042"/>
          <w:spacing w:val="-15"/>
          <w:w w:val="105"/>
        </w:rPr>
        <w:t>関わった</w:t>
      </w:r>
      <w:ins w:id="947" w:author="Mieko Sato" w:date="2018-03-13T18:16:00Z">
        <w:r w:rsidR="00E97F53">
          <w:rPr>
            <w:rFonts w:hint="eastAsia"/>
            <w:color w:val="414042"/>
            <w:spacing w:val="-15"/>
            <w:w w:val="105"/>
          </w:rPr>
          <w:t>人物</w:t>
        </w:r>
      </w:ins>
      <w:del w:id="948" w:author="Mieko Sato" w:date="2018-03-13T18:16:00Z">
        <w:r w:rsidDel="00E97F53">
          <w:rPr>
            <w:color w:val="414042"/>
            <w:spacing w:val="-15"/>
            <w:w w:val="105"/>
          </w:rPr>
          <w:delText>のか</w:delText>
        </w:r>
      </w:del>
      <w:r>
        <w:rPr>
          <w:color w:val="414042"/>
          <w:spacing w:val="-15"/>
          <w:w w:val="105"/>
        </w:rPr>
        <w:t>を特定し、</w:t>
      </w:r>
      <w:del w:id="949" w:author="Mieko Sato" w:date="2018-03-13T18:17:00Z">
        <w:r w:rsidDel="00E97F53">
          <w:rPr>
            <w:color w:val="414042"/>
            <w:spacing w:val="-15"/>
            <w:w w:val="105"/>
          </w:rPr>
          <w:delText>その人たち</w:delText>
        </w:r>
      </w:del>
      <w:del w:id="950" w:author="Mieko Sato" w:date="2018-03-13T18:22:00Z">
        <w:r w:rsidDel="00AF607A">
          <w:rPr>
            <w:color w:val="414042"/>
            <w:spacing w:val="-15"/>
            <w:w w:val="105"/>
          </w:rPr>
          <w:delText>に</w:delText>
        </w:r>
      </w:del>
      <w:r>
        <w:rPr>
          <w:color w:val="414042"/>
          <w:spacing w:val="-15"/>
          <w:w w:val="105"/>
        </w:rPr>
        <w:t>是正作業に参加して</w:t>
      </w:r>
      <w:r>
        <w:rPr>
          <w:color w:val="414042"/>
        </w:rPr>
        <w:t>も</w:t>
      </w:r>
      <w:r>
        <w:rPr>
          <w:color w:val="414042"/>
          <w:spacing w:val="-6"/>
          <w:w w:val="105"/>
        </w:rPr>
        <w:t>らうこと</w:t>
      </w:r>
      <w:del w:id="951" w:author="Mieko Sato" w:date="2018-03-13T18:17:00Z">
        <w:r w:rsidDel="00E97F53">
          <w:rPr>
            <w:rFonts w:hint="eastAsia"/>
            <w:color w:val="414042"/>
            <w:spacing w:val="-6"/>
            <w:w w:val="105"/>
          </w:rPr>
          <w:delText>は</w:delText>
        </w:r>
      </w:del>
      <w:ins w:id="952" w:author="Mieko Sato" w:date="2018-03-13T18:17:00Z">
        <w:r w:rsidR="00E97F53">
          <w:rPr>
            <w:rFonts w:hint="eastAsia"/>
            <w:color w:val="414042"/>
            <w:spacing w:val="-6"/>
            <w:w w:val="105"/>
          </w:rPr>
          <w:t>が重要で</w:t>
        </w:r>
      </w:ins>
      <w:del w:id="953" w:author="Mieko Sato" w:date="2018-03-13T18:17:00Z">
        <w:r w:rsidDel="00E97F53">
          <w:rPr>
            <w:color w:val="414042"/>
            <w:spacing w:val="-6"/>
            <w:w w:val="105"/>
          </w:rPr>
          <w:delText>非常に大</w:delText>
        </w:r>
        <w:r w:rsidDel="00E97F53">
          <w:rPr>
            <w:color w:val="414042"/>
            <w:spacing w:val="-12"/>
            <w:w w:val="105"/>
          </w:rPr>
          <w:delText>事なことになりま</w:delText>
        </w:r>
      </w:del>
      <w:r>
        <w:rPr>
          <w:color w:val="414042"/>
          <w:spacing w:val="-12"/>
          <w:w w:val="105"/>
        </w:rPr>
        <w:t>す。</w:t>
      </w:r>
      <w:ins w:id="954" w:author="Mieko Sato" w:date="2018-03-13T18:18:00Z">
        <w:r w:rsidR="00DA23E1">
          <w:rPr>
            <w:rFonts w:hint="eastAsia"/>
            <w:color w:val="414042"/>
            <w:spacing w:val="-12"/>
            <w:w w:val="105"/>
          </w:rPr>
          <w:t>彼らは、</w:t>
        </w:r>
      </w:ins>
      <w:r>
        <w:rPr>
          <w:color w:val="414042"/>
          <w:spacing w:val="-12"/>
          <w:w w:val="105"/>
        </w:rPr>
        <w:t>問題を解決する</w:t>
      </w:r>
      <w:ins w:id="955" w:author="Mieko Sato" w:date="2018-03-13T18:18:00Z">
        <w:r w:rsidR="00DA23E1">
          <w:rPr>
            <w:rFonts w:hint="eastAsia"/>
            <w:color w:val="414042"/>
            <w:spacing w:val="-12"/>
            <w:w w:val="105"/>
          </w:rPr>
          <w:t>ため</w:t>
        </w:r>
      </w:ins>
      <w:r>
        <w:rPr>
          <w:color w:val="414042"/>
          <w:spacing w:val="-12"/>
          <w:w w:val="105"/>
        </w:rPr>
        <w:t>の</w:t>
      </w:r>
      <w:del w:id="956" w:author="Mieko Sato" w:date="2018-03-26T16:50:00Z">
        <w:r w:rsidDel="00EE76E1">
          <w:rPr>
            <w:color w:val="414042"/>
            <w:spacing w:val="-12"/>
            <w:w w:val="105"/>
          </w:rPr>
          <w:delText>に</w:delText>
        </w:r>
      </w:del>
      <w:r>
        <w:rPr>
          <w:color w:val="414042"/>
          <w:spacing w:val="-12"/>
          <w:w w:val="105"/>
        </w:rPr>
        <w:t>有益な資料や知識を</w:t>
      </w:r>
      <w:del w:id="957" w:author="Mieko Sato" w:date="2018-03-13T18:19:00Z">
        <w:r w:rsidDel="00DA23E1">
          <w:rPr>
            <w:color w:val="414042"/>
            <w:spacing w:val="-12"/>
            <w:w w:val="105"/>
          </w:rPr>
          <w:delText>彼らが</w:delText>
        </w:r>
      </w:del>
      <w:ins w:id="958" w:author="Mieko Sato" w:date="2018-02-28T18:32:00Z">
        <w:r w:rsidR="00712DF5">
          <w:rPr>
            <w:rFonts w:hint="eastAsia"/>
            <w:color w:val="414042"/>
            <w:spacing w:val="-12"/>
            <w:w w:val="105"/>
          </w:rPr>
          <w:t>持</w:t>
        </w:r>
      </w:ins>
      <w:del w:id="959" w:author="Mieko Sato" w:date="2018-02-28T18:32:00Z">
        <w:r w:rsidDel="00712DF5">
          <w:rPr>
            <w:color w:val="414042"/>
            <w:spacing w:val="-14"/>
          </w:rPr>
          <w:delText>も</w:delText>
        </w:r>
      </w:del>
      <w:r>
        <w:rPr>
          <w:color w:val="414042"/>
          <w:spacing w:val="-6"/>
          <w:w w:val="105"/>
        </w:rPr>
        <w:t>っている</w:t>
      </w:r>
      <w:del w:id="960" w:author="工内隆" w:date="2018-02-15T16:29:00Z">
        <w:r w:rsidDel="008914FD">
          <w:rPr>
            <w:color w:val="414042"/>
            <w:spacing w:val="-6"/>
            <w:w w:val="105"/>
          </w:rPr>
          <w:delText xml:space="preserve"> </w:delText>
        </w:r>
      </w:del>
      <w:r>
        <w:rPr>
          <w:color w:val="414042"/>
          <w:spacing w:val="-14"/>
          <w:w w:val="110"/>
        </w:rPr>
        <w:t>可能性があ</w:t>
      </w:r>
      <w:del w:id="961" w:author="Mieko Sato" w:date="2018-03-13T18:20:00Z">
        <w:r w:rsidDel="00DA23E1">
          <w:rPr>
            <w:rFonts w:hint="eastAsia"/>
            <w:color w:val="414042"/>
            <w:spacing w:val="-14"/>
            <w:w w:val="110"/>
          </w:rPr>
          <w:delText>るからです</w:delText>
        </w:r>
      </w:del>
      <w:ins w:id="962" w:author="Mieko Sato" w:date="2018-03-13T18:20:00Z">
        <w:r w:rsidR="00DA23E1">
          <w:rPr>
            <w:rFonts w:hint="eastAsia"/>
            <w:color w:val="414042"/>
            <w:spacing w:val="-14"/>
            <w:w w:val="110"/>
          </w:rPr>
          <w:t>ります</w:t>
        </w:r>
      </w:ins>
      <w:r>
        <w:rPr>
          <w:color w:val="414042"/>
          <w:spacing w:val="-14"/>
          <w:w w:val="110"/>
        </w:rPr>
        <w:t>。</w:t>
      </w:r>
    </w:p>
    <w:p w14:paraId="607F8A25" w14:textId="77777777" w:rsidR="00D01E5D" w:rsidRDefault="00D01E5D">
      <w:pPr>
        <w:sectPr w:rsidR="00D01E5D">
          <w:headerReference w:type="default" r:id="rId83"/>
          <w:footerReference w:type="default" r:id="rId84"/>
          <w:pgSz w:w="12240" w:h="15840"/>
          <w:pgMar w:top="0" w:right="1240" w:bottom="760" w:left="1180" w:header="0" w:footer="560" w:gutter="0"/>
          <w:pgNumType w:start="24"/>
          <w:cols w:space="720"/>
        </w:sectPr>
      </w:pPr>
    </w:p>
    <w:p w14:paraId="17E3942C" w14:textId="77777777" w:rsidR="00D01E5D" w:rsidRDefault="005668DD">
      <w:pPr>
        <w:pStyle w:val="a3"/>
        <w:rPr>
          <w:sz w:val="20"/>
        </w:rPr>
      </w:pPr>
      <w:r>
        <w:rPr>
          <w:noProof/>
        </w:rPr>
        <w:lastRenderedPageBreak/>
        <mc:AlternateContent>
          <mc:Choice Requires="wps">
            <w:drawing>
              <wp:anchor distT="0" distB="0" distL="114300" distR="114300" simplePos="0" relativeHeight="251660288" behindDoc="0" locked="0" layoutInCell="1" allowOverlap="1" wp14:anchorId="3430A91A" wp14:editId="49D42509">
                <wp:simplePos x="0" y="0"/>
                <wp:positionH relativeFrom="page">
                  <wp:posOffset>607060</wp:posOffset>
                </wp:positionH>
                <wp:positionV relativeFrom="page">
                  <wp:posOffset>529590</wp:posOffset>
                </wp:positionV>
                <wp:extent cx="6583680" cy="0"/>
                <wp:effectExtent l="6985" t="15240" r="10160" b="13335"/>
                <wp:wrapNone/>
                <wp:docPr id="358"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55E64" id="Line 33"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B2BWd0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14:paraId="10B81096" w14:textId="77777777" w:rsidR="00D01E5D" w:rsidRDefault="00D01E5D">
      <w:pPr>
        <w:pStyle w:val="a3"/>
        <w:rPr>
          <w:sz w:val="20"/>
        </w:rPr>
      </w:pPr>
    </w:p>
    <w:p w14:paraId="0061119A" w14:textId="77777777" w:rsidR="00D01E5D" w:rsidRDefault="00D01E5D">
      <w:pPr>
        <w:pStyle w:val="a3"/>
        <w:rPr>
          <w:sz w:val="20"/>
        </w:rPr>
      </w:pPr>
    </w:p>
    <w:p w14:paraId="26ED02E2" w14:textId="77777777" w:rsidR="00D01E5D" w:rsidRDefault="00D01E5D">
      <w:pPr>
        <w:pStyle w:val="a3"/>
        <w:rPr>
          <w:sz w:val="20"/>
        </w:rPr>
      </w:pPr>
    </w:p>
    <w:p w14:paraId="6D946BF2" w14:textId="77777777" w:rsidR="00D01E5D" w:rsidRDefault="00D01E5D">
      <w:pPr>
        <w:pStyle w:val="a3"/>
        <w:rPr>
          <w:sz w:val="20"/>
        </w:rPr>
      </w:pPr>
    </w:p>
    <w:p w14:paraId="71FE14F4" w14:textId="77777777" w:rsidR="00D01E5D" w:rsidRDefault="00D01E5D">
      <w:pPr>
        <w:pStyle w:val="a3"/>
        <w:rPr>
          <w:sz w:val="20"/>
        </w:rPr>
      </w:pPr>
    </w:p>
    <w:p w14:paraId="3B76C02A" w14:textId="77777777" w:rsidR="00D01E5D" w:rsidRDefault="00D01E5D">
      <w:pPr>
        <w:pStyle w:val="a3"/>
        <w:rPr>
          <w:sz w:val="20"/>
        </w:rPr>
      </w:pPr>
    </w:p>
    <w:p w14:paraId="55B6D7E9" w14:textId="77777777" w:rsidR="00D01E5D" w:rsidRDefault="00D01E5D">
      <w:pPr>
        <w:pStyle w:val="a3"/>
        <w:rPr>
          <w:sz w:val="20"/>
        </w:rPr>
      </w:pPr>
    </w:p>
    <w:p w14:paraId="6285D883" w14:textId="77777777" w:rsidR="00D01E5D" w:rsidRDefault="00D01E5D">
      <w:pPr>
        <w:pStyle w:val="a3"/>
        <w:rPr>
          <w:sz w:val="20"/>
        </w:rPr>
      </w:pPr>
    </w:p>
    <w:p w14:paraId="43D015BF" w14:textId="77777777" w:rsidR="00D01E5D" w:rsidRDefault="00D01E5D">
      <w:pPr>
        <w:pStyle w:val="a3"/>
        <w:rPr>
          <w:sz w:val="20"/>
        </w:rPr>
      </w:pPr>
    </w:p>
    <w:p w14:paraId="20DF1967" w14:textId="77777777" w:rsidR="00D01E5D" w:rsidRDefault="00D01E5D">
      <w:pPr>
        <w:pStyle w:val="a3"/>
        <w:rPr>
          <w:sz w:val="20"/>
        </w:rPr>
      </w:pPr>
    </w:p>
    <w:p w14:paraId="29DE562B" w14:textId="77777777" w:rsidR="00D01E5D" w:rsidRDefault="00D01E5D">
      <w:pPr>
        <w:pStyle w:val="a3"/>
        <w:rPr>
          <w:sz w:val="20"/>
        </w:rPr>
      </w:pPr>
    </w:p>
    <w:p w14:paraId="519C699D" w14:textId="77777777" w:rsidR="00D01E5D" w:rsidRDefault="00D01E5D">
      <w:pPr>
        <w:pStyle w:val="a3"/>
        <w:rPr>
          <w:sz w:val="20"/>
        </w:rPr>
      </w:pPr>
    </w:p>
    <w:p w14:paraId="788C9C80" w14:textId="77777777" w:rsidR="00D01E5D" w:rsidRDefault="00D01E5D">
      <w:pPr>
        <w:pStyle w:val="a3"/>
        <w:rPr>
          <w:sz w:val="20"/>
        </w:rPr>
      </w:pPr>
    </w:p>
    <w:p w14:paraId="455CCCFE" w14:textId="77777777" w:rsidR="00D01E5D" w:rsidRDefault="00D01E5D">
      <w:pPr>
        <w:pStyle w:val="a3"/>
        <w:rPr>
          <w:sz w:val="20"/>
        </w:rPr>
      </w:pPr>
    </w:p>
    <w:p w14:paraId="1430F4BB" w14:textId="77777777" w:rsidR="00D01E5D" w:rsidRDefault="00D01E5D">
      <w:pPr>
        <w:pStyle w:val="a3"/>
        <w:rPr>
          <w:sz w:val="20"/>
        </w:rPr>
      </w:pPr>
    </w:p>
    <w:p w14:paraId="35297636" w14:textId="77777777" w:rsidR="00D01E5D" w:rsidRDefault="00D01E5D">
      <w:pPr>
        <w:pStyle w:val="a3"/>
        <w:rPr>
          <w:sz w:val="20"/>
        </w:rPr>
      </w:pPr>
    </w:p>
    <w:p w14:paraId="12A8CC03" w14:textId="77777777" w:rsidR="00D01E5D" w:rsidRDefault="00D01E5D">
      <w:pPr>
        <w:pStyle w:val="a3"/>
        <w:rPr>
          <w:sz w:val="20"/>
        </w:rPr>
      </w:pPr>
    </w:p>
    <w:p w14:paraId="70A7531F" w14:textId="77777777" w:rsidR="00D01E5D" w:rsidRDefault="00D01E5D">
      <w:pPr>
        <w:pStyle w:val="a3"/>
        <w:rPr>
          <w:sz w:val="20"/>
        </w:rPr>
      </w:pPr>
    </w:p>
    <w:p w14:paraId="5E2CC9C4" w14:textId="77777777" w:rsidR="00D01E5D" w:rsidRDefault="00D01E5D">
      <w:pPr>
        <w:pStyle w:val="a3"/>
        <w:rPr>
          <w:sz w:val="20"/>
        </w:rPr>
      </w:pPr>
    </w:p>
    <w:p w14:paraId="774547A1" w14:textId="77777777" w:rsidR="00D01E5D" w:rsidRDefault="00D01E5D">
      <w:pPr>
        <w:pStyle w:val="a3"/>
        <w:rPr>
          <w:sz w:val="20"/>
        </w:rPr>
      </w:pPr>
    </w:p>
    <w:p w14:paraId="37D9ED1D" w14:textId="77777777" w:rsidR="00D01E5D" w:rsidRDefault="00D01E5D">
      <w:pPr>
        <w:pStyle w:val="a3"/>
        <w:rPr>
          <w:sz w:val="20"/>
        </w:rPr>
      </w:pPr>
    </w:p>
    <w:p w14:paraId="3E6A54AA" w14:textId="77777777" w:rsidR="00D01E5D" w:rsidRDefault="00D01E5D">
      <w:pPr>
        <w:pStyle w:val="a3"/>
        <w:rPr>
          <w:sz w:val="20"/>
        </w:rPr>
      </w:pPr>
    </w:p>
    <w:p w14:paraId="103EE384" w14:textId="77777777" w:rsidR="00D01E5D" w:rsidRDefault="00D01E5D">
      <w:pPr>
        <w:pStyle w:val="a3"/>
        <w:rPr>
          <w:sz w:val="20"/>
        </w:rPr>
      </w:pPr>
    </w:p>
    <w:p w14:paraId="57AAE5B1" w14:textId="77777777" w:rsidR="00D01E5D" w:rsidRDefault="00D01E5D">
      <w:pPr>
        <w:pStyle w:val="a3"/>
        <w:rPr>
          <w:sz w:val="20"/>
        </w:rPr>
      </w:pPr>
    </w:p>
    <w:p w14:paraId="523A8D9E" w14:textId="77777777" w:rsidR="00D01E5D" w:rsidRDefault="00D01E5D">
      <w:pPr>
        <w:pStyle w:val="a3"/>
        <w:rPr>
          <w:sz w:val="20"/>
        </w:rPr>
      </w:pPr>
    </w:p>
    <w:p w14:paraId="2B57C9D4" w14:textId="77777777" w:rsidR="00D01E5D" w:rsidRDefault="00D01E5D">
      <w:pPr>
        <w:pStyle w:val="a3"/>
        <w:rPr>
          <w:sz w:val="20"/>
        </w:rPr>
      </w:pPr>
    </w:p>
    <w:p w14:paraId="61E6A547" w14:textId="77777777" w:rsidR="00D01E5D" w:rsidRDefault="00D01E5D">
      <w:pPr>
        <w:pStyle w:val="a3"/>
        <w:rPr>
          <w:sz w:val="20"/>
        </w:rPr>
      </w:pPr>
    </w:p>
    <w:p w14:paraId="685F77C5" w14:textId="77777777" w:rsidR="00D01E5D" w:rsidRDefault="00D01E5D">
      <w:pPr>
        <w:pStyle w:val="a3"/>
        <w:rPr>
          <w:sz w:val="20"/>
        </w:rPr>
      </w:pPr>
    </w:p>
    <w:p w14:paraId="3182BEBF" w14:textId="77777777" w:rsidR="00D01E5D" w:rsidRDefault="00D01E5D">
      <w:pPr>
        <w:pStyle w:val="a3"/>
        <w:rPr>
          <w:sz w:val="20"/>
        </w:rPr>
      </w:pPr>
    </w:p>
    <w:p w14:paraId="7FDC7ABA" w14:textId="77777777" w:rsidR="00D01E5D" w:rsidRDefault="00D01E5D">
      <w:pPr>
        <w:pStyle w:val="a3"/>
        <w:rPr>
          <w:sz w:val="20"/>
        </w:rPr>
      </w:pPr>
    </w:p>
    <w:p w14:paraId="485D2D80" w14:textId="77777777" w:rsidR="00D01E5D" w:rsidRDefault="00D01E5D">
      <w:pPr>
        <w:pStyle w:val="a3"/>
        <w:rPr>
          <w:sz w:val="20"/>
        </w:rPr>
      </w:pPr>
    </w:p>
    <w:p w14:paraId="39A77220" w14:textId="77777777" w:rsidR="00D01E5D" w:rsidRDefault="00D01E5D">
      <w:pPr>
        <w:pStyle w:val="a3"/>
        <w:rPr>
          <w:sz w:val="20"/>
        </w:rPr>
      </w:pPr>
    </w:p>
    <w:p w14:paraId="67D1FB4E" w14:textId="77777777" w:rsidR="00D01E5D" w:rsidRDefault="00D01E5D">
      <w:pPr>
        <w:pStyle w:val="a3"/>
        <w:rPr>
          <w:sz w:val="20"/>
        </w:rPr>
      </w:pPr>
    </w:p>
    <w:p w14:paraId="7DA2DCB0" w14:textId="77777777" w:rsidR="00D01E5D" w:rsidRDefault="00D01E5D">
      <w:pPr>
        <w:pStyle w:val="a3"/>
        <w:rPr>
          <w:sz w:val="20"/>
        </w:rPr>
      </w:pPr>
    </w:p>
    <w:p w14:paraId="6BF947B7" w14:textId="77777777" w:rsidR="00D01E5D" w:rsidRDefault="00D01E5D">
      <w:pPr>
        <w:pStyle w:val="a3"/>
        <w:rPr>
          <w:sz w:val="20"/>
        </w:rPr>
      </w:pPr>
    </w:p>
    <w:p w14:paraId="55413A61" w14:textId="77777777" w:rsidR="00D01E5D" w:rsidRDefault="00D01E5D">
      <w:pPr>
        <w:pStyle w:val="a3"/>
        <w:rPr>
          <w:sz w:val="20"/>
        </w:rPr>
      </w:pPr>
    </w:p>
    <w:p w14:paraId="426981AA" w14:textId="77777777" w:rsidR="00D01E5D" w:rsidRDefault="00D01E5D">
      <w:pPr>
        <w:pStyle w:val="a3"/>
        <w:rPr>
          <w:sz w:val="20"/>
        </w:rPr>
      </w:pPr>
    </w:p>
    <w:p w14:paraId="64A03C35" w14:textId="77777777" w:rsidR="00D01E5D" w:rsidRDefault="00D01E5D">
      <w:pPr>
        <w:pStyle w:val="a3"/>
        <w:rPr>
          <w:sz w:val="20"/>
        </w:rPr>
      </w:pPr>
    </w:p>
    <w:p w14:paraId="7232BB35" w14:textId="77777777" w:rsidR="00D01E5D" w:rsidRDefault="00D01E5D">
      <w:pPr>
        <w:pStyle w:val="a3"/>
        <w:rPr>
          <w:sz w:val="20"/>
        </w:rPr>
      </w:pPr>
    </w:p>
    <w:p w14:paraId="1F44C70F" w14:textId="77777777" w:rsidR="00D01E5D" w:rsidRDefault="00D01E5D">
      <w:pPr>
        <w:pStyle w:val="a3"/>
        <w:rPr>
          <w:sz w:val="20"/>
        </w:rPr>
      </w:pPr>
    </w:p>
    <w:p w14:paraId="2C954605" w14:textId="77777777" w:rsidR="00D01E5D" w:rsidRDefault="00D01E5D">
      <w:pPr>
        <w:pStyle w:val="a3"/>
        <w:rPr>
          <w:sz w:val="20"/>
        </w:rPr>
      </w:pPr>
    </w:p>
    <w:p w14:paraId="75ABF0CD" w14:textId="77777777" w:rsidR="00D01E5D" w:rsidRDefault="00D01E5D">
      <w:pPr>
        <w:pStyle w:val="a3"/>
        <w:rPr>
          <w:sz w:val="20"/>
        </w:rPr>
      </w:pPr>
    </w:p>
    <w:p w14:paraId="6041D125" w14:textId="77777777" w:rsidR="00D01E5D" w:rsidRDefault="005668DD">
      <w:pPr>
        <w:pStyle w:val="1"/>
        <w:spacing w:line="208" w:lineRule="auto"/>
        <w:ind w:left="2780" w:right="1592"/>
      </w:pPr>
      <w:r>
        <w:rPr>
          <w:noProof/>
        </w:rPr>
        <mc:AlternateContent>
          <mc:Choice Requires="wps">
            <w:drawing>
              <wp:anchor distT="0" distB="0" distL="114300" distR="114300" simplePos="0" relativeHeight="251661312" behindDoc="0" locked="0" layoutInCell="1" allowOverlap="1" wp14:anchorId="6A9D94E5" wp14:editId="3A661219">
                <wp:simplePos x="0" y="0"/>
                <wp:positionH relativeFrom="page">
                  <wp:posOffset>1000125</wp:posOffset>
                </wp:positionH>
                <wp:positionV relativeFrom="paragraph">
                  <wp:posOffset>-840740</wp:posOffset>
                </wp:positionV>
                <wp:extent cx="1059180" cy="2272665"/>
                <wp:effectExtent l="0" t="0" r="0" b="4445"/>
                <wp:wrapNone/>
                <wp:docPr id="35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FC12" w14:textId="77777777" w:rsidR="00BD5E4B" w:rsidRDefault="00BD5E4B">
                            <w:pPr>
                              <w:spacing w:before="111"/>
                              <w:rPr>
                                <w:rFonts w:ascii="Arial"/>
                                <w:b/>
                                <w:sz w:val="300"/>
                              </w:rPr>
                            </w:pPr>
                            <w:r>
                              <w:rPr>
                                <w:rFonts w:ascii="Arial"/>
                                <w:b/>
                                <w:color w:val="009EDA"/>
                                <w:w w:val="99"/>
                                <w:sz w:val="30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D94E5" id="Text Box 32" o:spid="_x0000_s1051" type="#_x0000_t202" style="position:absolute;left:0;text-align:left;margin-left:78.75pt;margin-top:-66.2pt;width:83.4pt;height:178.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sMY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" filled="f" stroked="f">
                <v:textbox inset="0,0,0,0">
                  <w:txbxContent>
                    <w:p w14:paraId="3A6DFC12" w14:textId="77777777" w:rsidR="00BD5E4B" w:rsidRDefault="00BD5E4B">
                      <w:pPr>
                        <w:spacing w:before="111"/>
                        <w:rPr>
                          <w:rFonts w:ascii="Arial"/>
                          <w:b/>
                          <w:sz w:val="300"/>
                        </w:rPr>
                      </w:pPr>
                      <w:r>
                        <w:rPr>
                          <w:rFonts w:ascii="Arial"/>
                          <w:b/>
                          <w:color w:val="009EDA"/>
                          <w:w w:val="99"/>
                          <w:sz w:val="300"/>
                        </w:rPr>
                        <w:t>9</w:t>
                      </w:r>
                    </w:p>
                  </w:txbxContent>
                </v:textbox>
                <w10:wrap anchorx="page"/>
              </v:shape>
            </w:pict>
          </mc:Fallback>
        </mc:AlternateContent>
      </w:r>
      <w:bookmarkStart w:id="963" w:name="_bookmark8"/>
      <w:bookmarkEnd w:id="963"/>
      <w:r w:rsidR="0022633E">
        <w:rPr>
          <w:color w:val="009EDA"/>
          <w:spacing w:val="-37"/>
        </w:rPr>
        <w:t>買収対象企業として</w:t>
      </w:r>
      <w:r w:rsidR="0022633E">
        <w:rPr>
          <w:color w:val="009EDA"/>
          <w:spacing w:val="-36"/>
          <w:w w:val="105"/>
        </w:rPr>
        <w:t>監査に備える</w:t>
      </w:r>
    </w:p>
    <w:p w14:paraId="58016F34" w14:textId="77777777" w:rsidR="00D01E5D" w:rsidRDefault="00D01E5D">
      <w:pPr>
        <w:spacing w:line="208" w:lineRule="auto"/>
        <w:sectPr w:rsidR="00D01E5D">
          <w:headerReference w:type="default" r:id="rId85"/>
          <w:footerReference w:type="default" r:id="rId86"/>
          <w:pgSz w:w="12240" w:h="15840"/>
          <w:pgMar w:top="820" w:right="1240" w:bottom="760" w:left="1180" w:header="0" w:footer="560" w:gutter="0"/>
          <w:pgNumType w:start="25"/>
          <w:cols w:space="720"/>
        </w:sectPr>
      </w:pPr>
    </w:p>
    <w:p w14:paraId="4A13F3E8" w14:textId="77777777" w:rsidR="00D01E5D" w:rsidRDefault="00D01E5D">
      <w:pPr>
        <w:pStyle w:val="a3"/>
        <w:rPr>
          <w:sz w:val="20"/>
        </w:rPr>
      </w:pPr>
    </w:p>
    <w:p w14:paraId="7A80F933" w14:textId="77777777" w:rsidR="00D01E5D" w:rsidRDefault="00D01E5D">
      <w:pPr>
        <w:pStyle w:val="a3"/>
        <w:rPr>
          <w:sz w:val="20"/>
        </w:rPr>
      </w:pPr>
    </w:p>
    <w:p w14:paraId="40E50546" w14:textId="77777777" w:rsidR="00D01E5D" w:rsidRDefault="00D01E5D">
      <w:pPr>
        <w:pStyle w:val="a3"/>
        <w:rPr>
          <w:sz w:val="20"/>
        </w:rPr>
      </w:pPr>
    </w:p>
    <w:p w14:paraId="2D083010" w14:textId="77777777" w:rsidR="00D01E5D" w:rsidRDefault="00D01E5D">
      <w:pPr>
        <w:pStyle w:val="a3"/>
        <w:rPr>
          <w:sz w:val="20"/>
        </w:rPr>
      </w:pPr>
    </w:p>
    <w:p w14:paraId="2E28A34A" w14:textId="77777777" w:rsidR="00D01E5D" w:rsidRDefault="00D01E5D">
      <w:pPr>
        <w:pStyle w:val="a3"/>
        <w:rPr>
          <w:sz w:val="20"/>
        </w:rPr>
      </w:pPr>
    </w:p>
    <w:p w14:paraId="680D20AD" w14:textId="77777777" w:rsidR="00D01E5D" w:rsidRDefault="00D01E5D">
      <w:pPr>
        <w:pStyle w:val="a3"/>
        <w:rPr>
          <w:sz w:val="20"/>
        </w:rPr>
      </w:pPr>
    </w:p>
    <w:p w14:paraId="5AAB8209" w14:textId="77777777" w:rsidR="00D01E5D" w:rsidRDefault="00D01E5D">
      <w:pPr>
        <w:pStyle w:val="a3"/>
        <w:rPr>
          <w:sz w:val="20"/>
        </w:rPr>
      </w:pPr>
    </w:p>
    <w:p w14:paraId="00A87069" w14:textId="77777777" w:rsidR="00D01E5D" w:rsidRDefault="00D01E5D">
      <w:pPr>
        <w:pStyle w:val="a3"/>
        <w:rPr>
          <w:sz w:val="20"/>
        </w:rPr>
      </w:pPr>
    </w:p>
    <w:p w14:paraId="58ED1727" w14:textId="77777777" w:rsidR="00D01E5D" w:rsidRDefault="00D01E5D">
      <w:pPr>
        <w:pStyle w:val="a3"/>
        <w:spacing w:before="3"/>
        <w:rPr>
          <w:sz w:val="24"/>
        </w:rPr>
      </w:pPr>
    </w:p>
    <w:p w14:paraId="1A9E170D" w14:textId="5413EA12" w:rsidR="00D01E5D" w:rsidRDefault="0022633E">
      <w:pPr>
        <w:pStyle w:val="a3"/>
        <w:spacing w:before="61"/>
        <w:ind w:left="395" w:right="373"/>
      </w:pPr>
      <w:r>
        <w:rPr>
          <w:color w:val="414042"/>
          <w:spacing w:val="-8"/>
          <w:w w:val="110"/>
        </w:rPr>
        <w:t>オープンソース</w:t>
      </w:r>
      <w:ins w:id="964" w:author="工内隆" w:date="2018-02-15T16:52:00Z">
        <w:r w:rsidR="00552110">
          <w:rPr>
            <w:rFonts w:hint="eastAsia"/>
            <w:color w:val="414042"/>
            <w:spacing w:val="-8"/>
            <w:w w:val="110"/>
          </w:rPr>
          <w:t xml:space="preserve"> </w:t>
        </w:r>
      </w:ins>
      <w:ins w:id="965" w:author="工内隆" w:date="2018-02-15T16:53:00Z">
        <w:r w:rsidR="00552110">
          <w:rPr>
            <w:rFonts w:hint="eastAsia"/>
            <w:color w:val="414042"/>
            <w:spacing w:val="-8"/>
            <w:w w:val="110"/>
          </w:rPr>
          <w:t>コンプライアンス</w:t>
        </w:r>
      </w:ins>
      <w:r>
        <w:rPr>
          <w:color w:val="414042"/>
          <w:spacing w:val="-8"/>
          <w:w w:val="110"/>
        </w:rPr>
        <w:t>監査</w:t>
      </w:r>
      <w:del w:id="966" w:author="Mieko Sato" w:date="2018-03-26T16:52:00Z">
        <w:r w:rsidDel="00EE76E1">
          <w:rPr>
            <w:rFonts w:hint="eastAsia"/>
            <w:color w:val="414042"/>
            <w:spacing w:val="-8"/>
            <w:w w:val="110"/>
          </w:rPr>
          <w:delText>を</w:delText>
        </w:r>
      </w:del>
      <w:ins w:id="967" w:author="Mieko Sato" w:date="2018-03-26T16:52:00Z">
        <w:r w:rsidR="00EE76E1">
          <w:rPr>
            <w:rFonts w:hint="eastAsia"/>
            <w:color w:val="414042"/>
            <w:spacing w:val="-8"/>
            <w:w w:val="110"/>
          </w:rPr>
          <w:t>に</w:t>
        </w:r>
      </w:ins>
      <w:ins w:id="968" w:author="Mieko Sato" w:date="2018-04-02T19:58:00Z">
        <w:r w:rsidR="008B085A">
          <w:rPr>
            <w:rFonts w:hint="eastAsia"/>
            <w:color w:val="414042"/>
            <w:spacing w:val="-8"/>
            <w:w w:val="110"/>
          </w:rPr>
          <w:t>パス</w:t>
        </w:r>
      </w:ins>
      <w:ins w:id="969" w:author="工内隆" w:date="2018-02-15T17:05:00Z">
        <w:del w:id="970" w:author="Mieko Sato" w:date="2018-04-02T19:58:00Z">
          <w:r w:rsidR="00552110" w:rsidDel="008B085A">
            <w:rPr>
              <w:rFonts w:hint="eastAsia"/>
              <w:color w:val="414042"/>
              <w:spacing w:val="-8"/>
              <w:w w:val="110"/>
            </w:rPr>
            <w:delText>合格</w:delText>
          </w:r>
        </w:del>
      </w:ins>
      <w:del w:id="971" w:author="工内隆" w:date="2018-02-15T17:05:00Z">
        <w:r w:rsidDel="00552110">
          <w:rPr>
            <w:color w:val="414042"/>
            <w:spacing w:val="-8"/>
            <w:w w:val="110"/>
          </w:rPr>
          <w:delText>通過</w:delText>
        </w:r>
      </w:del>
      <w:r>
        <w:rPr>
          <w:color w:val="414042"/>
          <w:spacing w:val="-8"/>
          <w:w w:val="110"/>
        </w:rPr>
        <w:t>することは、</w:t>
      </w:r>
      <w:del w:id="972" w:author="Mieko Sato" w:date="2018-02-28T17:53:00Z">
        <w:r w:rsidDel="00C93440">
          <w:rPr>
            <w:color w:val="414042"/>
            <w:spacing w:val="-8"/>
            <w:w w:val="110"/>
          </w:rPr>
          <w:delText>きちんと</w:delText>
        </w:r>
      </w:del>
      <w:r>
        <w:rPr>
          <w:color w:val="414042"/>
          <w:spacing w:val="-8"/>
          <w:w w:val="110"/>
        </w:rPr>
        <w:t>備えていれば</w:t>
      </w:r>
      <w:ins w:id="973" w:author="Mieko Sato" w:date="2018-03-13T18:24:00Z">
        <w:r w:rsidR="00C12FAB">
          <w:rPr>
            <w:rFonts w:hint="eastAsia"/>
            <w:color w:val="414042"/>
            <w:spacing w:val="-8"/>
            <w:w w:val="110"/>
          </w:rPr>
          <w:t>難しく</w:t>
        </w:r>
      </w:ins>
      <w:ins w:id="974" w:author="Mieko Sato" w:date="2018-03-13T18:33:00Z">
        <w:r w:rsidR="00F3401F">
          <w:rPr>
            <w:rFonts w:hint="eastAsia"/>
            <w:color w:val="414042"/>
            <w:spacing w:val="-8"/>
            <w:w w:val="110"/>
          </w:rPr>
          <w:t>は</w:t>
        </w:r>
      </w:ins>
      <w:del w:id="975" w:author="Mieko Sato" w:date="2018-03-13T18:24:00Z">
        <w:r w:rsidDel="00C12FAB">
          <w:rPr>
            <w:color w:val="414042"/>
            <w:spacing w:val="-8"/>
            <w:w w:val="110"/>
          </w:rPr>
          <w:delText>そう大変なことで</w:delText>
        </w:r>
        <w:r w:rsidDel="00C12FAB">
          <w:rPr>
            <w:color w:val="414042"/>
            <w:spacing w:val="-11"/>
            <w:w w:val="110"/>
          </w:rPr>
          <w:delText>は</w:delText>
        </w:r>
      </w:del>
      <w:r>
        <w:rPr>
          <w:color w:val="414042"/>
          <w:spacing w:val="-11"/>
          <w:w w:val="110"/>
        </w:rPr>
        <w:t>ありません。しかし買収企業が</w:t>
      </w:r>
      <w:ins w:id="976" w:author="工内隆" w:date="2018-02-15T17:07:00Z">
        <w:r w:rsidR="00A300CA">
          <w:rPr>
            <w:rFonts w:hint="eastAsia"/>
            <w:color w:val="414042"/>
            <w:spacing w:val="-11"/>
            <w:w w:val="110"/>
          </w:rPr>
          <w:t>買収への</w:t>
        </w:r>
      </w:ins>
      <w:r>
        <w:rPr>
          <w:color w:val="414042"/>
          <w:spacing w:val="-11"/>
          <w:w w:val="110"/>
        </w:rPr>
        <w:t>関心を</w:t>
      </w:r>
      <w:del w:id="977" w:author="Mieko Sato" w:date="2018-03-13T18:35:00Z">
        <w:r w:rsidDel="00A55EF0">
          <w:rPr>
            <w:rFonts w:hint="eastAsia"/>
            <w:color w:val="414042"/>
            <w:spacing w:val="-11"/>
            <w:w w:val="110"/>
          </w:rPr>
          <w:delText>見せた</w:delText>
        </w:r>
      </w:del>
      <w:del w:id="978" w:author="Mieko Sato" w:date="2018-02-28T17:03:00Z">
        <w:r w:rsidDel="002E3EEC">
          <w:rPr>
            <w:rFonts w:hint="eastAsia"/>
            <w:color w:val="414042"/>
            <w:spacing w:val="-11"/>
            <w:w w:val="110"/>
          </w:rPr>
          <w:delText>とき</w:delText>
        </w:r>
      </w:del>
      <w:del w:id="979" w:author="Mieko Sato" w:date="2018-03-13T18:35:00Z">
        <w:r w:rsidDel="00A55EF0">
          <w:rPr>
            <w:rFonts w:hint="eastAsia"/>
            <w:color w:val="414042"/>
            <w:spacing w:val="-11"/>
            <w:w w:val="110"/>
          </w:rPr>
          <w:delText>に</w:delText>
        </w:r>
      </w:del>
      <w:ins w:id="980" w:author="Mieko Sato" w:date="2018-03-13T18:35:00Z">
        <w:r w:rsidR="00A55EF0">
          <w:rPr>
            <w:rFonts w:hint="eastAsia"/>
            <w:color w:val="414042"/>
            <w:spacing w:val="-11"/>
            <w:w w:val="110"/>
          </w:rPr>
          <w:t>示してから</w:t>
        </w:r>
      </w:ins>
      <w:r>
        <w:rPr>
          <w:color w:val="414042"/>
          <w:spacing w:val="-11"/>
          <w:w w:val="110"/>
        </w:rPr>
        <w:t>初めてその準備を始める</w:t>
      </w:r>
      <w:ins w:id="981" w:author="Mieko Sato" w:date="2018-02-28T17:03:00Z">
        <w:r w:rsidR="002E3EEC">
          <w:rPr>
            <w:rFonts w:hint="eastAsia"/>
            <w:color w:val="414042"/>
            <w:spacing w:val="-11"/>
            <w:w w:val="110"/>
          </w:rPr>
          <w:t>場合は</w:t>
        </w:r>
      </w:ins>
      <w:r>
        <w:rPr>
          <w:color w:val="414042"/>
          <w:spacing w:val="-11"/>
          <w:w w:val="110"/>
        </w:rPr>
        <w:t>、</w:t>
      </w:r>
      <w:ins w:id="982" w:author="Mieko Sato" w:date="2018-02-28T17:04:00Z">
        <w:r w:rsidR="002E3EEC">
          <w:rPr>
            <w:rFonts w:hint="eastAsia"/>
            <w:color w:val="414042"/>
            <w:spacing w:val="-11"/>
            <w:w w:val="110"/>
          </w:rPr>
          <w:t>簡単ではない</w:t>
        </w:r>
      </w:ins>
      <w:del w:id="983" w:author="Mieko Sato" w:date="2018-02-28T17:04:00Z">
        <w:r w:rsidDel="002E3EEC">
          <w:rPr>
            <w:color w:val="414042"/>
            <w:spacing w:val="-11"/>
            <w:w w:val="110"/>
          </w:rPr>
          <w:delText>といったことだとするとそうとはいえない</w:delText>
        </w:r>
      </w:del>
      <w:r>
        <w:rPr>
          <w:color w:val="414042"/>
          <w:spacing w:val="-11"/>
          <w:w w:val="110"/>
        </w:rPr>
        <w:t>でしょう。ここで示す</w:t>
      </w:r>
      <w:del w:id="984" w:author="Mieko Sato" w:date="2018-02-28T17:04:00Z">
        <w:r w:rsidDel="002E3EEC">
          <w:rPr>
            <w:rFonts w:hint="eastAsia"/>
            <w:color w:val="414042"/>
            <w:spacing w:val="-11"/>
            <w:w w:val="110"/>
          </w:rPr>
          <w:delText>活動</w:delText>
        </w:r>
      </w:del>
      <w:ins w:id="985" w:author="Mieko Sato" w:date="2018-02-28T17:04:00Z">
        <w:r w:rsidR="002E3EEC">
          <w:rPr>
            <w:rFonts w:hint="eastAsia"/>
            <w:color w:val="414042"/>
            <w:spacing w:val="-11"/>
            <w:w w:val="110"/>
          </w:rPr>
          <w:t>作業</w:t>
        </w:r>
      </w:ins>
      <w:r>
        <w:rPr>
          <w:color w:val="414042"/>
          <w:spacing w:val="-11"/>
          <w:w w:val="110"/>
        </w:rPr>
        <w:t>は、日常のビ</w:t>
      </w:r>
      <w:r>
        <w:rPr>
          <w:color w:val="414042"/>
          <w:spacing w:val="-21"/>
          <w:w w:val="110"/>
        </w:rPr>
        <w:t>ジネスや開発と密接に関係しています。</w:t>
      </w:r>
      <w:r w:rsidRPr="005D396D">
        <w:rPr>
          <w:color w:val="414042"/>
          <w:spacing w:val="-21"/>
          <w:w w:val="110"/>
        </w:rPr>
        <w:t>その目的は</w:t>
      </w:r>
      <w:ins w:id="986" w:author="Mieko Sato" w:date="2018-02-28T17:04:00Z">
        <w:r w:rsidR="002E3EEC" w:rsidRPr="005D396D">
          <w:rPr>
            <w:rFonts w:hint="eastAsia"/>
            <w:color w:val="414042"/>
            <w:spacing w:val="-21"/>
            <w:w w:val="110"/>
          </w:rPr>
          <w:t>、企業が</w:t>
        </w:r>
      </w:ins>
      <w:ins w:id="987" w:author="Mieko Sato" w:date="2018-03-26T17:04:00Z">
        <w:r w:rsidR="00EC199E">
          <w:rPr>
            <w:rFonts w:hint="eastAsia"/>
            <w:color w:val="414042"/>
            <w:spacing w:val="-21"/>
            <w:w w:val="110"/>
          </w:rPr>
          <w:t>必ず</w:t>
        </w:r>
      </w:ins>
      <w:r w:rsidRPr="005D396D">
        <w:rPr>
          <w:color w:val="414042"/>
          <w:spacing w:val="-21"/>
          <w:w w:val="110"/>
        </w:rPr>
        <w:t>すべてのオープンソース コン</w:t>
      </w:r>
      <w:r w:rsidRPr="005D396D">
        <w:rPr>
          <w:color w:val="414042"/>
          <w:spacing w:val="-18"/>
          <w:w w:val="110"/>
        </w:rPr>
        <w:t>ポーネントを追跡し、</w:t>
      </w:r>
      <w:del w:id="988" w:author="Mieko Sato" w:date="2018-02-28T17:04:00Z">
        <w:r w:rsidRPr="002801F7" w:rsidDel="002E3EEC">
          <w:rPr>
            <w:color w:val="414042"/>
            <w:spacing w:val="-18"/>
            <w:w w:val="110"/>
          </w:rPr>
          <w:delText>自分た</w:delText>
        </w:r>
      </w:del>
      <w:del w:id="989" w:author="Mieko Sato" w:date="2018-02-28T17:05:00Z">
        <w:r w:rsidRPr="002801F7" w:rsidDel="002E3EEC">
          <w:rPr>
            <w:color w:val="414042"/>
            <w:spacing w:val="-18"/>
            <w:w w:val="110"/>
          </w:rPr>
          <w:delText>ちが使っている</w:delText>
        </w:r>
      </w:del>
      <w:r w:rsidRPr="002A295E">
        <w:rPr>
          <w:color w:val="414042"/>
          <w:spacing w:val="-18"/>
          <w:w w:val="110"/>
        </w:rPr>
        <w:t xml:space="preserve">オープンソース </w:t>
      </w:r>
      <w:r w:rsidRPr="00C043ED">
        <w:rPr>
          <w:color w:val="414042"/>
          <w:spacing w:val="-18"/>
          <w:w w:val="110"/>
        </w:rPr>
        <w:t>コンポーネント</w:t>
      </w:r>
      <w:ins w:id="990" w:author="Mieko Sato" w:date="2018-02-28T17:05:00Z">
        <w:r w:rsidR="002E3EEC" w:rsidRPr="0061408C">
          <w:rPr>
            <w:rFonts w:hint="eastAsia"/>
            <w:color w:val="414042"/>
            <w:spacing w:val="-18"/>
            <w:w w:val="110"/>
          </w:rPr>
          <w:t>の使用によって</w:t>
        </w:r>
      </w:ins>
      <w:del w:id="991" w:author="Mieko Sato" w:date="2018-02-28T17:05:00Z">
        <w:r w:rsidRPr="0061408C" w:rsidDel="002E3EEC">
          <w:rPr>
            <w:color w:val="414042"/>
            <w:spacing w:val="-18"/>
            <w:w w:val="110"/>
          </w:rPr>
          <w:delText>から</w:delText>
        </w:r>
      </w:del>
      <w:r w:rsidRPr="005D396D">
        <w:rPr>
          <w:color w:val="414042"/>
          <w:spacing w:val="-18"/>
          <w:w w:val="110"/>
        </w:rPr>
        <w:t>生</w:t>
      </w:r>
      <w:r w:rsidRPr="005D396D">
        <w:rPr>
          <w:color w:val="414042"/>
          <w:spacing w:val="-14"/>
          <w:w w:val="110"/>
        </w:rPr>
        <w:t>じ</w:t>
      </w:r>
      <w:ins w:id="992" w:author="Mieko Sato" w:date="2018-03-13T18:38:00Z">
        <w:r w:rsidR="00A55EF0" w:rsidRPr="005D396D">
          <w:rPr>
            <w:rFonts w:hint="eastAsia"/>
            <w:color w:val="414042"/>
            <w:spacing w:val="-14"/>
            <w:w w:val="110"/>
          </w:rPr>
          <w:t>た</w:t>
        </w:r>
      </w:ins>
      <w:del w:id="993" w:author="Mieko Sato" w:date="2018-03-13T18:38:00Z">
        <w:r w:rsidRPr="005D396D" w:rsidDel="00A55EF0">
          <w:rPr>
            <w:color w:val="414042"/>
            <w:spacing w:val="-14"/>
            <w:w w:val="110"/>
          </w:rPr>
          <w:delText>る</w:delText>
        </w:r>
      </w:del>
      <w:r w:rsidRPr="005D396D">
        <w:rPr>
          <w:color w:val="414042"/>
          <w:spacing w:val="-14"/>
          <w:w w:val="110"/>
        </w:rPr>
        <w:t>オープンソース ライセンスの義務を尊重</w:t>
      </w:r>
      <w:ins w:id="994" w:author="Mieko Sato" w:date="2018-03-13T18:44:00Z">
        <w:r w:rsidR="0096781C" w:rsidRPr="005D396D">
          <w:rPr>
            <w:rFonts w:hint="eastAsia"/>
            <w:color w:val="414042"/>
            <w:spacing w:val="-14"/>
            <w:w w:val="110"/>
          </w:rPr>
          <w:t>する</w:t>
        </w:r>
        <w:r w:rsidR="005D396D" w:rsidRPr="005D396D">
          <w:rPr>
            <w:rFonts w:hint="eastAsia"/>
            <w:color w:val="414042"/>
            <w:spacing w:val="-14"/>
            <w:w w:val="110"/>
          </w:rPr>
          <w:t>よう</w:t>
        </w:r>
      </w:ins>
      <w:ins w:id="995" w:author="Mieko Sato" w:date="2018-03-26T17:04:00Z">
        <w:r w:rsidR="00EC199E">
          <w:rPr>
            <w:rFonts w:hint="eastAsia"/>
            <w:color w:val="414042"/>
            <w:spacing w:val="-14"/>
            <w:w w:val="110"/>
          </w:rPr>
          <w:t>に</w:t>
        </w:r>
      </w:ins>
      <w:r w:rsidRPr="005D396D">
        <w:rPr>
          <w:color w:val="414042"/>
          <w:spacing w:val="-14"/>
          <w:w w:val="110"/>
        </w:rPr>
        <w:t>する</w:t>
      </w:r>
      <w:ins w:id="996" w:author="Mieko Sato" w:date="2018-02-28T17:05:00Z">
        <w:r w:rsidR="002E3EEC" w:rsidRPr="005D396D">
          <w:rPr>
            <w:rFonts w:hint="eastAsia"/>
            <w:color w:val="414042"/>
            <w:spacing w:val="-14"/>
            <w:w w:val="110"/>
          </w:rPr>
          <w:t>ことです</w:t>
        </w:r>
      </w:ins>
      <w:del w:id="997" w:author="Mieko Sato" w:date="2018-02-28T17:05:00Z">
        <w:r w:rsidRPr="005D396D" w:rsidDel="002E3EEC">
          <w:rPr>
            <w:color w:val="414042"/>
            <w:spacing w:val="-14"/>
            <w:w w:val="110"/>
          </w:rPr>
          <w:delText>ことを企業に対し確かなものに</w:delText>
        </w:r>
        <w:r w:rsidRPr="002801F7" w:rsidDel="002E3EEC">
          <w:rPr>
            <w:color w:val="414042"/>
            <w:spacing w:val="-16"/>
            <w:w w:val="105"/>
          </w:rPr>
          <w:delText>していくことにあるからです</w:delText>
        </w:r>
      </w:del>
      <w:r w:rsidRPr="002801F7">
        <w:rPr>
          <w:color w:val="414042"/>
          <w:spacing w:val="-16"/>
          <w:w w:val="105"/>
        </w:rPr>
        <w:t>。</w:t>
      </w:r>
      <w:ins w:id="998" w:author="Mieko Sato" w:date="2018-02-28T17:05:00Z">
        <w:r w:rsidR="002E3EEC">
          <w:rPr>
            <w:rFonts w:hint="eastAsia"/>
            <w:color w:val="414042"/>
            <w:spacing w:val="-16"/>
            <w:w w:val="105"/>
          </w:rPr>
          <w:t>これらの取り組みは、</w:t>
        </w:r>
      </w:ins>
      <w:r>
        <w:rPr>
          <w:color w:val="414042"/>
          <w:spacing w:val="-16"/>
          <w:w w:val="105"/>
        </w:rPr>
        <w:t>その企業が企業取引の対象になった</w:t>
      </w:r>
      <w:del w:id="999" w:author="Mieko Sato" w:date="2018-02-28T17:07:00Z">
        <w:r w:rsidDel="002E3EEC">
          <w:rPr>
            <w:rFonts w:hint="eastAsia"/>
            <w:color w:val="414042"/>
            <w:spacing w:val="-16"/>
            <w:w w:val="105"/>
          </w:rPr>
          <w:delText>とき</w:delText>
        </w:r>
      </w:del>
      <w:ins w:id="1000" w:author="Mieko Sato" w:date="2018-02-28T17:07:00Z">
        <w:r w:rsidR="002E3EEC">
          <w:rPr>
            <w:rFonts w:hint="eastAsia"/>
            <w:color w:val="414042"/>
            <w:spacing w:val="-16"/>
            <w:w w:val="105"/>
          </w:rPr>
          <w:t>時</w:t>
        </w:r>
      </w:ins>
      <w:r>
        <w:rPr>
          <w:color w:val="414042"/>
          <w:spacing w:val="-16"/>
          <w:w w:val="105"/>
        </w:rPr>
        <w:t>に、</w:t>
      </w:r>
      <w:del w:id="1001" w:author="Mieko Sato" w:date="2018-02-28T17:07:00Z">
        <w:r w:rsidDel="002E3EEC">
          <w:rPr>
            <w:color w:val="414042"/>
            <w:spacing w:val="-16"/>
            <w:w w:val="105"/>
          </w:rPr>
          <w:delText xml:space="preserve">これらの </w:delText>
        </w:r>
        <w:r w:rsidDel="002E3EEC">
          <w:rPr>
            <w:color w:val="414042"/>
            <w:spacing w:val="-15"/>
            <w:w w:val="105"/>
          </w:rPr>
          <w:delText>取り組みは、</w:delText>
        </w:r>
      </w:del>
      <w:r>
        <w:rPr>
          <w:color w:val="414042"/>
          <w:spacing w:val="-15"/>
          <w:w w:val="105"/>
        </w:rPr>
        <w:t>好ましくないサプライズのリスクを最小にしてくれる点で大きな助けと</w:t>
      </w:r>
      <w:del w:id="1002" w:author="工内隆" w:date="2018-02-15T17:08:00Z">
        <w:r w:rsidDel="00A300CA">
          <w:rPr>
            <w:color w:val="414042"/>
            <w:spacing w:val="-15"/>
            <w:w w:val="105"/>
          </w:rPr>
          <w:delText xml:space="preserve">  </w:delText>
        </w:r>
      </w:del>
      <w:r>
        <w:rPr>
          <w:color w:val="414042"/>
          <w:spacing w:val="-19"/>
          <w:w w:val="110"/>
        </w:rPr>
        <w:t>な</w:t>
      </w:r>
      <w:ins w:id="1003" w:author="工内隆" w:date="2018-02-15T17:08:00Z">
        <w:r w:rsidR="00A300CA">
          <w:rPr>
            <w:rFonts w:hint="eastAsia"/>
            <w:color w:val="414042"/>
            <w:spacing w:val="-19"/>
            <w:w w:val="110"/>
          </w:rPr>
          <w:t>り</w:t>
        </w:r>
      </w:ins>
      <w:del w:id="1004" w:author="工内隆" w:date="2018-02-15T17:08:00Z">
        <w:r w:rsidDel="00A300CA">
          <w:rPr>
            <w:color w:val="414042"/>
            <w:spacing w:val="-19"/>
            <w:w w:val="110"/>
          </w:rPr>
          <w:delText>ってくれ</w:delText>
        </w:r>
      </w:del>
      <w:r>
        <w:rPr>
          <w:color w:val="414042"/>
          <w:spacing w:val="-19"/>
          <w:w w:val="110"/>
        </w:rPr>
        <w:t>ます。</w:t>
      </w:r>
    </w:p>
    <w:p w14:paraId="3DE71189" w14:textId="77777777" w:rsidR="00D01E5D" w:rsidRDefault="00D01E5D">
      <w:pPr>
        <w:pStyle w:val="a3"/>
      </w:pPr>
    </w:p>
    <w:p w14:paraId="64987701" w14:textId="77777777" w:rsidR="00D01E5D" w:rsidRDefault="005668DD">
      <w:pPr>
        <w:pStyle w:val="2"/>
        <w:numPr>
          <w:ilvl w:val="1"/>
          <w:numId w:val="7"/>
        </w:numPr>
        <w:tabs>
          <w:tab w:val="left" w:pos="1138"/>
        </w:tabs>
        <w:spacing w:before="213"/>
      </w:pPr>
      <w:r>
        <w:rPr>
          <w:noProof/>
        </w:rPr>
        <mc:AlternateContent>
          <mc:Choice Requires="wps">
            <w:drawing>
              <wp:anchor distT="0" distB="0" distL="0" distR="0" simplePos="0" relativeHeight="251662336" behindDoc="0" locked="0" layoutInCell="1" allowOverlap="1" wp14:anchorId="78D11B0D" wp14:editId="0907B6FD">
                <wp:simplePos x="0" y="0"/>
                <wp:positionH relativeFrom="page">
                  <wp:posOffset>1000125</wp:posOffset>
                </wp:positionH>
                <wp:positionV relativeFrom="paragraph">
                  <wp:posOffset>573405</wp:posOffset>
                </wp:positionV>
                <wp:extent cx="5772785" cy="0"/>
                <wp:effectExtent l="9525" t="10160" r="8890" b="8890"/>
                <wp:wrapTopAndBottom/>
                <wp:docPr id="35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2CB09" id="Line 31" o:spid="_x0000_s1026" style="position:absolute;left:0;text-align:lef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5.15pt" to="533.3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" strokecolor="#aaaaad" strokeweight="1pt">
                <w10:wrap type="topAndBottom" anchorx="page"/>
              </v:line>
            </w:pict>
          </mc:Fallback>
        </mc:AlternateContent>
      </w:r>
      <w:r w:rsidR="0022633E">
        <w:rPr>
          <w:color w:val="414042"/>
          <w:spacing w:val="-10"/>
          <w:w w:val="110"/>
        </w:rPr>
        <w:t>コードの中身を知る</w:t>
      </w:r>
    </w:p>
    <w:p w14:paraId="481A5115" w14:textId="77777777" w:rsidR="00D01E5D" w:rsidRDefault="0022633E">
      <w:pPr>
        <w:pStyle w:val="a3"/>
        <w:spacing w:before="271"/>
        <w:ind w:left="395"/>
      </w:pPr>
      <w:r>
        <w:rPr>
          <w:color w:val="414042"/>
          <w:w w:val="110"/>
        </w:rPr>
        <w:t>コードの中に何があるのかを知ることはコンプライアンスにおける黄金律（Golden</w:t>
      </w:r>
    </w:p>
    <w:p w14:paraId="34A565CD" w14:textId="45D114B0" w:rsidR="00D01E5D" w:rsidRDefault="0022633E">
      <w:pPr>
        <w:pStyle w:val="a3"/>
        <w:spacing w:before="1"/>
        <w:ind w:left="395" w:right="383"/>
      </w:pPr>
      <w:r>
        <w:rPr>
          <w:color w:val="414042"/>
          <w:spacing w:val="-9"/>
          <w:w w:val="110"/>
        </w:rPr>
        <w:t>rule）</w:t>
      </w:r>
      <w:r>
        <w:rPr>
          <w:color w:val="414042"/>
          <w:spacing w:val="-24"/>
          <w:w w:val="110"/>
        </w:rPr>
        <w:t>です。すべてのソフ</w:t>
      </w:r>
      <w:r>
        <w:rPr>
          <w:color w:val="414042"/>
        </w:rPr>
        <w:t>ト</w:t>
      </w:r>
      <w:r>
        <w:rPr>
          <w:color w:val="414042"/>
          <w:spacing w:val="-5"/>
          <w:w w:val="110"/>
        </w:rPr>
        <w:t>ウェア コンポーネン</w:t>
      </w:r>
      <w:r>
        <w:rPr>
          <w:color w:val="414042"/>
        </w:rPr>
        <w:t>ト</w:t>
      </w:r>
      <w:r>
        <w:rPr>
          <w:color w:val="414042"/>
          <w:spacing w:val="-17"/>
          <w:w w:val="110"/>
        </w:rPr>
        <w:t>について、起源やライセンス情報な</w:t>
      </w:r>
      <w:r>
        <w:rPr>
          <w:color w:val="414042"/>
          <w:spacing w:val="-9"/>
          <w:w w:val="105"/>
        </w:rPr>
        <w:t>どを</w:t>
      </w:r>
      <w:del w:id="1005" w:author="Mieko Sato" w:date="2018-03-13T18:48:00Z">
        <w:r w:rsidDel="00077D42">
          <w:rPr>
            <w:rFonts w:hint="eastAsia"/>
            <w:color w:val="414042"/>
            <w:spacing w:val="-9"/>
            <w:w w:val="105"/>
          </w:rPr>
          <w:delText>伴いつつそれらを網羅した</w:delText>
        </w:r>
      </w:del>
      <w:ins w:id="1006" w:author="Mieko Sato" w:date="2018-03-13T18:48:00Z">
        <w:r w:rsidR="00077D42">
          <w:rPr>
            <w:rFonts w:hint="eastAsia"/>
            <w:color w:val="414042"/>
            <w:spacing w:val="-9"/>
            <w:w w:val="105"/>
          </w:rPr>
          <w:t>含む</w:t>
        </w:r>
      </w:ins>
      <w:r>
        <w:rPr>
          <w:color w:val="414042"/>
          <w:spacing w:val="-9"/>
          <w:w w:val="105"/>
        </w:rPr>
        <w:t>目録を保持</w:t>
      </w:r>
      <w:del w:id="1007" w:author="Mieko Sato" w:date="2018-03-13T18:48:00Z">
        <w:r w:rsidDel="00077D42">
          <w:rPr>
            <w:rFonts w:hint="eastAsia"/>
            <w:color w:val="414042"/>
            <w:spacing w:val="-9"/>
            <w:w w:val="105"/>
          </w:rPr>
          <w:delText>していく</w:delText>
        </w:r>
      </w:del>
      <w:ins w:id="1008" w:author="Mieko Sato" w:date="2018-03-13T18:48:00Z">
        <w:r w:rsidR="00077D42">
          <w:rPr>
            <w:rFonts w:hint="eastAsia"/>
            <w:color w:val="414042"/>
            <w:spacing w:val="-9"/>
            <w:w w:val="105"/>
          </w:rPr>
          <w:t>する</w:t>
        </w:r>
      </w:ins>
      <w:r>
        <w:rPr>
          <w:color w:val="414042"/>
          <w:spacing w:val="-9"/>
          <w:w w:val="105"/>
        </w:rPr>
        <w:t>必要があ</w:t>
      </w:r>
      <w:r>
        <w:rPr>
          <w:color w:val="414042"/>
        </w:rPr>
        <w:t>り</w:t>
      </w:r>
      <w:r>
        <w:rPr>
          <w:color w:val="414042"/>
          <w:spacing w:val="-22"/>
          <w:w w:val="105"/>
        </w:rPr>
        <w:t>ます。目録には、自</w:t>
      </w:r>
      <w:r>
        <w:rPr>
          <w:color w:val="414042"/>
          <w:spacing w:val="-12"/>
          <w:w w:val="110"/>
        </w:rPr>
        <w:t>身の組織で作成されたコンポーネント</w:t>
      </w:r>
      <w:ins w:id="1009" w:author="Mieko Sato" w:date="2018-03-13T18:49:00Z">
        <w:r w:rsidR="00077D42">
          <w:rPr>
            <w:rFonts w:hint="eastAsia"/>
            <w:color w:val="414042"/>
            <w:spacing w:val="-12"/>
            <w:w w:val="110"/>
          </w:rPr>
          <w:t>、</w:t>
        </w:r>
      </w:ins>
      <w:del w:id="1010" w:author="Mieko Sato" w:date="2018-03-13T18:49:00Z">
        <w:r w:rsidDel="00077D42">
          <w:rPr>
            <w:color w:val="414042"/>
            <w:spacing w:val="-12"/>
            <w:w w:val="110"/>
          </w:rPr>
          <w:delText>や</w:delText>
        </w:r>
      </w:del>
      <w:r>
        <w:rPr>
          <w:color w:val="414042"/>
          <w:spacing w:val="-12"/>
          <w:w w:val="110"/>
        </w:rPr>
        <w:t>オープンソース コンポーネン</w:t>
      </w:r>
      <w:r>
        <w:rPr>
          <w:color w:val="414042"/>
          <w:spacing w:val="-4"/>
        </w:rPr>
        <w:t>ト</w:t>
      </w:r>
      <w:r>
        <w:rPr>
          <w:color w:val="414042"/>
          <w:spacing w:val="-24"/>
          <w:w w:val="110"/>
        </w:rPr>
        <w:t>、</w:t>
      </w:r>
      <w:ins w:id="1011" w:author="Mieko Sato" w:date="2018-03-13T18:49:00Z">
        <w:r w:rsidR="00077D42">
          <w:rPr>
            <w:rFonts w:hint="eastAsia"/>
            <w:color w:val="414042"/>
            <w:spacing w:val="-24"/>
            <w:w w:val="110"/>
          </w:rPr>
          <w:t>および</w:t>
        </w:r>
      </w:ins>
      <w:del w:id="1012" w:author="Mieko Sato" w:date="2018-03-13T18:49:00Z">
        <w:r w:rsidDel="00077D42">
          <w:rPr>
            <w:color w:val="414042"/>
            <w:spacing w:val="-24"/>
            <w:w w:val="110"/>
          </w:rPr>
          <w:delText>そして</w:delText>
        </w:r>
      </w:del>
      <w:r>
        <w:rPr>
          <w:color w:val="414042"/>
          <w:spacing w:val="-24"/>
          <w:w w:val="110"/>
        </w:rPr>
        <w:t>サ</w:t>
      </w:r>
      <w:r>
        <w:rPr>
          <w:color w:val="414042"/>
          <w:spacing w:val="-24"/>
          <w:w w:val="105"/>
        </w:rPr>
        <w:t>ー</w:t>
      </w:r>
      <w:r>
        <w:rPr>
          <w:color w:val="414042"/>
          <w:spacing w:val="-17"/>
        </w:rPr>
        <w:t>ド</w:t>
      </w:r>
      <w:r>
        <w:rPr>
          <w:color w:val="414042"/>
          <w:spacing w:val="-9"/>
          <w:w w:val="105"/>
        </w:rPr>
        <w:t>パーティ</w:t>
      </w:r>
      <w:del w:id="1013" w:author="Mieko Sato" w:date="2018-03-13T18:49:00Z">
        <w:r w:rsidDel="00077D42">
          <w:rPr>
            <w:color w:val="414042"/>
            <w:spacing w:val="-9"/>
            <w:w w:val="105"/>
          </w:rPr>
          <w:delText>を</w:delText>
        </w:r>
      </w:del>
      <w:r>
        <w:rPr>
          <w:color w:val="414042"/>
          <w:spacing w:val="-9"/>
          <w:w w:val="105"/>
        </w:rPr>
        <w:t>起源</w:t>
      </w:r>
      <w:ins w:id="1014" w:author="Mieko Sato" w:date="2018-03-13T18:49:00Z">
        <w:r w:rsidR="00077D42">
          <w:rPr>
            <w:rFonts w:hint="eastAsia"/>
            <w:color w:val="414042"/>
            <w:spacing w:val="-9"/>
            <w:w w:val="105"/>
          </w:rPr>
          <w:t>の</w:t>
        </w:r>
      </w:ins>
      <w:del w:id="1015" w:author="Mieko Sato" w:date="2018-03-13T18:49:00Z">
        <w:r w:rsidDel="00077D42">
          <w:rPr>
            <w:color w:val="414042"/>
            <w:spacing w:val="-9"/>
            <w:w w:val="105"/>
          </w:rPr>
          <w:delText>とした</w:delText>
        </w:r>
      </w:del>
      <w:r>
        <w:rPr>
          <w:color w:val="414042"/>
          <w:spacing w:val="-9"/>
          <w:w w:val="105"/>
        </w:rPr>
        <w:t>コンポーネン</w:t>
      </w:r>
      <w:r>
        <w:rPr>
          <w:color w:val="414042"/>
          <w:spacing w:val="5"/>
        </w:rPr>
        <w:t>ト</w:t>
      </w:r>
      <w:r>
        <w:rPr>
          <w:color w:val="414042"/>
          <w:spacing w:val="-16"/>
          <w:w w:val="105"/>
        </w:rPr>
        <w:t>を記載します。ここで</w:t>
      </w:r>
      <w:del w:id="1016" w:author="Mieko Sato" w:date="2018-03-01T14:42:00Z">
        <w:r w:rsidDel="00256817">
          <w:rPr>
            <w:color w:val="414042"/>
            <w:spacing w:val="-16"/>
            <w:w w:val="105"/>
          </w:rPr>
          <w:delText>一番</w:delText>
        </w:r>
      </w:del>
      <w:ins w:id="1017" w:author="Mieko Sato" w:date="2018-03-01T14:42:00Z">
        <w:r w:rsidR="00256817">
          <w:rPr>
            <w:rFonts w:hint="eastAsia"/>
            <w:color w:val="414042"/>
            <w:spacing w:val="-16"/>
            <w:w w:val="105"/>
          </w:rPr>
          <w:t>最も重要</w:t>
        </w:r>
      </w:ins>
      <w:del w:id="1018" w:author="Mieko Sato" w:date="2018-03-01T14:42:00Z">
        <w:r w:rsidDel="00256817">
          <w:rPr>
            <w:color w:val="414042"/>
            <w:spacing w:val="-16"/>
            <w:w w:val="105"/>
          </w:rPr>
          <w:delText>大事</w:delText>
        </w:r>
      </w:del>
      <w:r>
        <w:rPr>
          <w:color w:val="414042"/>
          <w:spacing w:val="-16"/>
          <w:w w:val="105"/>
        </w:rPr>
        <w:t>なのは、オ</w:t>
      </w:r>
      <w:del w:id="1019" w:author="工内隆" w:date="2018-02-15T17:09:00Z">
        <w:r w:rsidDel="00A300CA">
          <w:rPr>
            <w:color w:val="414042"/>
            <w:spacing w:val="-16"/>
            <w:w w:val="105"/>
          </w:rPr>
          <w:delText xml:space="preserve">  </w:delText>
        </w:r>
      </w:del>
      <w:r>
        <w:rPr>
          <w:color w:val="414042"/>
          <w:spacing w:val="-11"/>
          <w:w w:val="110"/>
        </w:rPr>
        <w:t>ープンソースのコンポーネン</w:t>
      </w:r>
      <w:r>
        <w:rPr>
          <w:color w:val="414042"/>
          <w:spacing w:val="5"/>
        </w:rPr>
        <w:t>ト</w:t>
      </w:r>
      <w:r>
        <w:rPr>
          <w:color w:val="414042"/>
          <w:spacing w:val="-15"/>
          <w:w w:val="110"/>
        </w:rPr>
        <w:t>を特定</w:t>
      </w:r>
      <w:ins w:id="1020" w:author="Mieko Sato" w:date="2018-03-01T14:42:00Z">
        <w:r w:rsidR="00256817">
          <w:rPr>
            <w:rFonts w:hint="eastAsia"/>
            <w:color w:val="414042"/>
            <w:spacing w:val="-15"/>
            <w:w w:val="110"/>
          </w:rPr>
          <w:t>および</w:t>
        </w:r>
      </w:ins>
      <w:del w:id="1021" w:author="Mieko Sato" w:date="2018-03-01T14:42:00Z">
        <w:r w:rsidDel="00256817">
          <w:rPr>
            <w:color w:val="414042"/>
            <w:spacing w:val="-15"/>
            <w:w w:val="110"/>
          </w:rPr>
          <w:delText>し</w:delText>
        </w:r>
      </w:del>
      <w:r>
        <w:rPr>
          <w:color w:val="414042"/>
          <w:spacing w:val="-15"/>
          <w:w w:val="110"/>
        </w:rPr>
        <w:t>追跡するプロセスを</w:t>
      </w:r>
      <w:ins w:id="1022" w:author="Mieko Sato" w:date="2018-02-28T18:32:00Z">
        <w:r w:rsidR="00712DF5">
          <w:rPr>
            <w:rFonts w:hint="eastAsia"/>
            <w:color w:val="414042"/>
            <w:spacing w:val="-15"/>
            <w:w w:val="110"/>
          </w:rPr>
          <w:t>持</w:t>
        </w:r>
      </w:ins>
      <w:del w:id="1023" w:author="Mieko Sato" w:date="2018-02-28T18:32:00Z">
        <w:r w:rsidDel="00712DF5">
          <w:rPr>
            <w:color w:val="414042"/>
            <w:spacing w:val="-15"/>
            <w:w w:val="110"/>
          </w:rPr>
          <w:delText>も</w:delText>
        </w:r>
      </w:del>
      <w:r>
        <w:rPr>
          <w:color w:val="414042"/>
          <w:spacing w:val="-15"/>
          <w:w w:val="110"/>
        </w:rPr>
        <w:t>つこと</w:t>
      </w:r>
      <w:r>
        <w:rPr>
          <w:rFonts w:hint="eastAsia"/>
          <w:color w:val="414042"/>
          <w:spacing w:val="-15"/>
          <w:w w:val="110"/>
        </w:rPr>
        <w:t>にありま</w:t>
      </w:r>
      <w:r>
        <w:rPr>
          <w:color w:val="414042"/>
          <w:spacing w:val="-15"/>
          <w:w w:val="110"/>
        </w:rPr>
        <w:t>す。必</w:t>
      </w:r>
      <w:r>
        <w:rPr>
          <w:color w:val="414042"/>
          <w:spacing w:val="-10"/>
          <w:w w:val="110"/>
        </w:rPr>
        <w:t>ずしも複雑なコンプライアンス プログラム</w:t>
      </w:r>
      <w:del w:id="1024" w:author="Mieko Sato" w:date="2018-03-13T18:50:00Z">
        <w:r w:rsidDel="00077D42">
          <w:rPr>
            <w:rFonts w:hint="eastAsia"/>
            <w:color w:val="414042"/>
            <w:spacing w:val="-10"/>
            <w:w w:val="110"/>
          </w:rPr>
          <w:delText>が求められ</w:delText>
        </w:r>
        <w:r w:rsidDel="00077D42">
          <w:rPr>
            <w:color w:val="414042"/>
            <w:spacing w:val="-10"/>
            <w:w w:val="110"/>
          </w:rPr>
          <w:delText>るわけでは</w:delText>
        </w:r>
      </w:del>
      <w:ins w:id="1025" w:author="Mieko Sato" w:date="2018-03-13T18:50:00Z">
        <w:r w:rsidR="00077D42">
          <w:rPr>
            <w:rFonts w:hint="eastAsia"/>
            <w:color w:val="414042"/>
            <w:spacing w:val="-10"/>
            <w:w w:val="110"/>
          </w:rPr>
          <w:t>は必要</w:t>
        </w:r>
      </w:ins>
      <w:ins w:id="1026" w:author="Mieko Sato" w:date="2018-02-28T17:03:00Z">
        <w:r w:rsidR="002E3EEC">
          <w:rPr>
            <w:rFonts w:hint="eastAsia"/>
            <w:color w:val="414042"/>
            <w:spacing w:val="-10"/>
            <w:w w:val="110"/>
          </w:rPr>
          <w:t>ありません</w:t>
        </w:r>
      </w:ins>
      <w:del w:id="1027" w:author="Mieko Sato" w:date="2018-02-28T17:03:00Z">
        <w:r w:rsidDel="002E3EEC">
          <w:rPr>
            <w:color w:val="414042"/>
            <w:spacing w:val="-10"/>
            <w:w w:val="110"/>
          </w:rPr>
          <w:delText>ないのです</w:delText>
        </w:r>
      </w:del>
      <w:r>
        <w:rPr>
          <w:color w:val="414042"/>
          <w:spacing w:val="-10"/>
          <w:w w:val="110"/>
        </w:rPr>
        <w:t>が、「</w:t>
      </w:r>
      <w:r>
        <w:rPr>
          <w:color w:val="414042"/>
          <w:spacing w:val="-23"/>
          <w:w w:val="105"/>
        </w:rPr>
        <w:t>ポリシー」、「プロセス」、「スタッフ」、「</w:t>
      </w:r>
      <w:r>
        <w:rPr>
          <w:color w:val="414042"/>
          <w:spacing w:val="-3"/>
        </w:rPr>
        <w:t>ト</w:t>
      </w:r>
      <w:r>
        <w:rPr>
          <w:color w:val="414042"/>
          <w:spacing w:val="-20"/>
          <w:w w:val="105"/>
        </w:rPr>
        <w:t>レーニング」、「ツール」の</w:t>
      </w:r>
      <w:r>
        <w:rPr>
          <w:color w:val="414042"/>
          <w:spacing w:val="-6"/>
          <w:w w:val="105"/>
        </w:rPr>
        <w:t>5</w:t>
      </w:r>
      <w:r>
        <w:rPr>
          <w:color w:val="414042"/>
          <w:spacing w:val="-1"/>
          <w:w w:val="105"/>
        </w:rPr>
        <w:t>つの基本要素は具</w:t>
      </w:r>
      <w:del w:id="1028" w:author="工内隆" w:date="2018-02-15T17:09:00Z">
        <w:r w:rsidDel="00A300CA">
          <w:rPr>
            <w:color w:val="414042"/>
            <w:spacing w:val="-1"/>
            <w:w w:val="105"/>
          </w:rPr>
          <w:delText xml:space="preserve"> </w:delText>
        </w:r>
      </w:del>
      <w:r>
        <w:rPr>
          <w:color w:val="414042"/>
          <w:spacing w:val="-11"/>
          <w:w w:val="110"/>
        </w:rPr>
        <w:t>備しておくべきでしょう。</w:t>
      </w:r>
    </w:p>
    <w:p w14:paraId="483F34C7" w14:textId="77777777" w:rsidR="00D01E5D" w:rsidRDefault="00D01E5D">
      <w:pPr>
        <w:pStyle w:val="a3"/>
        <w:spacing w:before="4"/>
        <w:rPr>
          <w:sz w:val="41"/>
        </w:rPr>
      </w:pPr>
    </w:p>
    <w:p w14:paraId="3BD87ED3" w14:textId="77777777" w:rsidR="00D01E5D" w:rsidRDefault="0022633E">
      <w:pPr>
        <w:pStyle w:val="3"/>
        <w:numPr>
          <w:ilvl w:val="2"/>
          <w:numId w:val="7"/>
        </w:numPr>
        <w:tabs>
          <w:tab w:val="left" w:pos="1185"/>
        </w:tabs>
        <w:spacing w:before="1"/>
        <w:ind w:hanging="789"/>
      </w:pPr>
      <w:r>
        <w:rPr>
          <w:color w:val="414042"/>
          <w:spacing w:val="-7"/>
          <w:w w:val="120"/>
        </w:rPr>
        <w:t>ポリシーとプロセス</w:t>
      </w:r>
    </w:p>
    <w:p w14:paraId="7B8637E5" w14:textId="77777777" w:rsidR="00D01E5D" w:rsidRDefault="0022633E">
      <w:pPr>
        <w:pStyle w:val="a3"/>
        <w:spacing w:before="338"/>
        <w:ind w:left="395"/>
      </w:pPr>
      <w:r>
        <w:rPr>
          <w:color w:val="414042"/>
          <w:w w:val="120"/>
        </w:rPr>
        <w:t>オ</w:t>
      </w:r>
      <w:r>
        <w:rPr>
          <w:color w:val="414042"/>
          <w:w w:val="110"/>
        </w:rPr>
        <w:t>ープンソース コンプライアンス ポリシーは、</w:t>
      </w:r>
      <w:r>
        <w:rPr>
          <w:color w:val="414042"/>
          <w:w w:val="120"/>
        </w:rPr>
        <w:t>オ</w:t>
      </w:r>
      <w:r>
        <w:rPr>
          <w:color w:val="414042"/>
          <w:w w:val="110"/>
        </w:rPr>
        <w:t>ープンソース ソフ</w:t>
      </w:r>
      <w:r>
        <w:rPr>
          <w:color w:val="414042"/>
        </w:rPr>
        <w:t>ト</w:t>
      </w:r>
      <w:r>
        <w:rPr>
          <w:color w:val="414042"/>
          <w:w w:val="110"/>
        </w:rPr>
        <w:t>ウ</w:t>
      </w:r>
      <w:r>
        <w:rPr>
          <w:color w:val="414042"/>
          <w:w w:val="120"/>
        </w:rPr>
        <w:t>ェ</w:t>
      </w:r>
      <w:r>
        <w:rPr>
          <w:color w:val="414042"/>
          <w:w w:val="110"/>
        </w:rPr>
        <w:t>アの管理</w:t>
      </w:r>
    </w:p>
    <w:p w14:paraId="671B44D3" w14:textId="3CCF3059" w:rsidR="00D01E5D" w:rsidRDefault="0022633E">
      <w:pPr>
        <w:pStyle w:val="a3"/>
        <w:spacing w:before="2"/>
        <w:ind w:left="395" w:right="380"/>
      </w:pPr>
      <w:r>
        <w:rPr>
          <w:color w:val="414042"/>
          <w:spacing w:val="-22"/>
          <w:w w:val="105"/>
        </w:rPr>
        <w:t>（</w:t>
      </w:r>
      <w:r>
        <w:rPr>
          <w:color w:val="414042"/>
          <w:spacing w:val="-7"/>
          <w:w w:val="105"/>
        </w:rPr>
        <w:t>使用とコン</w:t>
      </w:r>
      <w:r>
        <w:rPr>
          <w:color w:val="414042"/>
        </w:rPr>
        <w:t>ト</w:t>
      </w:r>
      <w:r>
        <w:rPr>
          <w:color w:val="414042"/>
          <w:spacing w:val="-10"/>
          <w:w w:val="105"/>
        </w:rPr>
        <w:t>リビューションの両方</w:t>
      </w:r>
      <w:r>
        <w:rPr>
          <w:color w:val="414042"/>
          <w:spacing w:val="-13"/>
          <w:w w:val="105"/>
        </w:rPr>
        <w:t>）</w:t>
      </w:r>
      <w:r>
        <w:rPr>
          <w:color w:val="414042"/>
          <w:spacing w:val="-16"/>
          <w:w w:val="105"/>
        </w:rPr>
        <w:t>を統制する一連のルールです。プロセスは、企</w:t>
      </w:r>
      <w:del w:id="1029" w:author="Mieko Sato" w:date="2018-03-13T18:51:00Z">
        <w:r w:rsidDel="00A97EE7">
          <w:rPr>
            <w:color w:val="414042"/>
            <w:spacing w:val="-16"/>
            <w:w w:val="105"/>
          </w:rPr>
          <w:delText xml:space="preserve"> </w:delText>
        </w:r>
      </w:del>
      <w:r>
        <w:rPr>
          <w:color w:val="414042"/>
          <w:spacing w:val="-15"/>
          <w:w w:val="105"/>
        </w:rPr>
        <w:t>業がこれらのルールを日常ベースで実践していく方法に関する具体的な仕様</w:t>
      </w:r>
      <w:del w:id="1030" w:author="Mieko Sato" w:date="2018-02-28T17:02:00Z">
        <w:r w:rsidDel="0090150B">
          <w:rPr>
            <w:rFonts w:hint="eastAsia"/>
            <w:color w:val="414042"/>
            <w:spacing w:val="-15"/>
            <w:w w:val="105"/>
          </w:rPr>
          <w:delText xml:space="preserve">の  </w:delText>
        </w:r>
        <w:r w:rsidDel="0090150B">
          <w:rPr>
            <w:rFonts w:hint="eastAsia"/>
            <w:color w:val="414042"/>
            <w:spacing w:val="-15"/>
            <w:w w:val="110"/>
          </w:rPr>
          <w:delText>ことをい</w:delText>
        </w:r>
      </w:del>
      <w:ins w:id="1031" w:author="Mieko Sato" w:date="2018-02-28T17:02:00Z">
        <w:r w:rsidR="0090150B">
          <w:rPr>
            <w:rFonts w:hint="eastAsia"/>
            <w:color w:val="414042"/>
            <w:spacing w:val="-15"/>
            <w:w w:val="105"/>
          </w:rPr>
          <w:t>です</w:t>
        </w:r>
      </w:ins>
      <w:del w:id="1032" w:author="Mieko Sato" w:date="2018-02-28T17:02:00Z">
        <w:r w:rsidDel="0090150B">
          <w:rPr>
            <w:color w:val="414042"/>
            <w:spacing w:val="-15"/>
            <w:w w:val="110"/>
          </w:rPr>
          <w:delText>います</w:delText>
        </w:r>
      </w:del>
      <w:r>
        <w:rPr>
          <w:color w:val="414042"/>
          <w:spacing w:val="-15"/>
          <w:w w:val="110"/>
        </w:rPr>
        <w:t>。コンプライアンス</w:t>
      </w:r>
      <w:ins w:id="1033" w:author="Mieko Sato" w:date="2018-03-26T18:28:00Z">
        <w:r w:rsidR="006D0D45">
          <w:rPr>
            <w:rFonts w:hint="eastAsia"/>
            <w:color w:val="414042"/>
            <w:spacing w:val="-15"/>
            <w:w w:val="110"/>
          </w:rPr>
          <w:t>の</w:t>
        </w:r>
      </w:ins>
      <w:del w:id="1034" w:author="Mieko Sato" w:date="2018-03-26T18:28:00Z">
        <w:r w:rsidDel="006D0D45">
          <w:rPr>
            <w:color w:val="414042"/>
            <w:spacing w:val="-15"/>
            <w:w w:val="110"/>
          </w:rPr>
          <w:delText xml:space="preserve"> </w:delText>
        </w:r>
      </w:del>
      <w:del w:id="1035" w:author="Mieko Sato" w:date="2018-03-13T18:51:00Z">
        <w:r w:rsidDel="00A97EE7">
          <w:rPr>
            <w:color w:val="414042"/>
            <w:spacing w:val="-15"/>
            <w:w w:val="110"/>
          </w:rPr>
          <w:delText xml:space="preserve"> </w:delText>
        </w:r>
      </w:del>
      <w:r>
        <w:rPr>
          <w:color w:val="414042"/>
          <w:spacing w:val="-15"/>
          <w:w w:val="110"/>
        </w:rPr>
        <w:t>ポリシーとプロセスが、</w:t>
      </w:r>
      <w:r>
        <w:rPr>
          <w:color w:val="414042"/>
          <w:spacing w:val="-4"/>
          <w:w w:val="115"/>
        </w:rPr>
        <w:t>オ</w:t>
      </w:r>
      <w:r>
        <w:rPr>
          <w:color w:val="414042"/>
          <w:spacing w:val="-7"/>
          <w:w w:val="110"/>
        </w:rPr>
        <w:t>ープンソース  ソ</w:t>
      </w:r>
      <w:r>
        <w:rPr>
          <w:color w:val="414042"/>
          <w:spacing w:val="-3"/>
          <w:w w:val="115"/>
        </w:rPr>
        <w:t>フ</w:t>
      </w:r>
      <w:r>
        <w:rPr>
          <w:color w:val="414042"/>
        </w:rPr>
        <w:t>ト</w:t>
      </w:r>
      <w:r>
        <w:rPr>
          <w:color w:val="414042"/>
          <w:spacing w:val="-16"/>
          <w:w w:val="110"/>
        </w:rPr>
        <w:t>ウ</w:t>
      </w:r>
      <w:r>
        <w:rPr>
          <w:color w:val="414042"/>
          <w:w w:val="115"/>
        </w:rPr>
        <w:t>ェ</w:t>
      </w:r>
    </w:p>
    <w:p w14:paraId="1C2C3D94" w14:textId="77777777" w:rsidR="00D01E5D" w:rsidRDefault="00D01E5D">
      <w:pPr>
        <w:sectPr w:rsidR="00D01E5D">
          <w:headerReference w:type="default" r:id="rId87"/>
          <w:pgSz w:w="12240" w:h="15840"/>
          <w:pgMar w:top="880" w:right="1240" w:bottom="760" w:left="1180" w:header="10" w:footer="560" w:gutter="0"/>
          <w:cols w:space="720"/>
        </w:sectPr>
      </w:pPr>
    </w:p>
    <w:p w14:paraId="684311F5" w14:textId="77777777" w:rsidR="00D01E5D" w:rsidRDefault="00D01E5D">
      <w:pPr>
        <w:pStyle w:val="a3"/>
        <w:rPr>
          <w:sz w:val="20"/>
        </w:rPr>
      </w:pPr>
    </w:p>
    <w:p w14:paraId="7014D0DF" w14:textId="77777777" w:rsidR="00D01E5D" w:rsidRDefault="00D01E5D">
      <w:pPr>
        <w:pStyle w:val="a3"/>
        <w:rPr>
          <w:sz w:val="20"/>
        </w:rPr>
      </w:pPr>
    </w:p>
    <w:p w14:paraId="699DF84A" w14:textId="77777777" w:rsidR="00D01E5D" w:rsidRDefault="00D01E5D">
      <w:pPr>
        <w:pStyle w:val="a3"/>
        <w:rPr>
          <w:sz w:val="22"/>
        </w:rPr>
      </w:pPr>
    </w:p>
    <w:p w14:paraId="6C4B23B2" w14:textId="77777777" w:rsidR="00D01E5D" w:rsidRDefault="0022633E">
      <w:pPr>
        <w:pStyle w:val="a3"/>
        <w:ind w:left="424"/>
        <w:rPr>
          <w:sz w:val="20"/>
        </w:rPr>
      </w:pPr>
      <w:r>
        <w:rPr>
          <w:noProof/>
          <w:sz w:val="20"/>
        </w:rPr>
        <w:drawing>
          <wp:inline distT="0" distB="0" distL="0" distR="0" wp14:anchorId="0803C5BB" wp14:editId="13C544CB">
            <wp:extent cx="5745034" cy="2115788"/>
            <wp:effectExtent l="0" t="0" r="0" b="0"/>
            <wp:docPr id="1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7.jpeg"/>
                    <pic:cNvPicPr/>
                  </pic:nvPicPr>
                  <pic:blipFill>
                    <a:blip r:embed="rId88" cstate="print"/>
                    <a:stretch>
                      <a:fillRect/>
                    </a:stretch>
                  </pic:blipFill>
                  <pic:spPr>
                    <a:xfrm>
                      <a:off x="0" y="0"/>
                      <a:ext cx="5745034" cy="2115788"/>
                    </a:xfrm>
                    <a:prstGeom prst="rect">
                      <a:avLst/>
                    </a:prstGeom>
                  </pic:spPr>
                </pic:pic>
              </a:graphicData>
            </a:graphic>
          </wp:inline>
        </w:drawing>
      </w:r>
    </w:p>
    <w:p w14:paraId="19A54453" w14:textId="77777777" w:rsidR="00D01E5D" w:rsidRDefault="00D01E5D">
      <w:pPr>
        <w:pStyle w:val="a3"/>
        <w:spacing w:before="2"/>
        <w:rPr>
          <w:sz w:val="9"/>
        </w:rPr>
      </w:pPr>
    </w:p>
    <w:p w14:paraId="743AE3EA" w14:textId="77777777" w:rsidR="00D01E5D" w:rsidRDefault="0022633E">
      <w:pPr>
        <w:spacing w:before="72"/>
        <w:ind w:left="395"/>
        <w:rPr>
          <w:sz w:val="20"/>
        </w:rPr>
      </w:pPr>
      <w:r>
        <w:rPr>
          <w:color w:val="009EDA"/>
          <w:w w:val="110"/>
          <w:sz w:val="20"/>
        </w:rPr>
        <w:t>図8：オープンソース コンプライアンス プロセスの開始からから終了まで（サンプル）</w:t>
      </w:r>
    </w:p>
    <w:p w14:paraId="124677F4" w14:textId="77777777" w:rsidR="00D01E5D" w:rsidRDefault="0022633E">
      <w:pPr>
        <w:pStyle w:val="a3"/>
        <w:spacing w:before="160"/>
        <w:ind w:left="395" w:right="427"/>
      </w:pPr>
      <w:r>
        <w:rPr>
          <w:color w:val="414042"/>
          <w:spacing w:val="-15"/>
          <w:w w:val="105"/>
        </w:rPr>
        <w:t>アの使用、コン</w:t>
      </w:r>
      <w:r>
        <w:rPr>
          <w:color w:val="414042"/>
        </w:rPr>
        <w:t>ト</w:t>
      </w:r>
      <w:r>
        <w:rPr>
          <w:color w:val="414042"/>
          <w:spacing w:val="-17"/>
          <w:w w:val="105"/>
        </w:rPr>
        <w:t>リビューション、監査、頒布といったさまざまな側面</w:t>
      </w:r>
      <w:del w:id="1036" w:author="Mieko Sato" w:date="2018-02-28T17:12:00Z">
        <w:r w:rsidDel="00153C1E">
          <w:rPr>
            <w:rFonts w:hint="eastAsia"/>
            <w:color w:val="414042"/>
            <w:spacing w:val="-17"/>
            <w:w w:val="105"/>
          </w:rPr>
          <w:delText>から</w:delText>
        </w:r>
      </w:del>
      <w:ins w:id="1037" w:author="Mieko Sato" w:date="2018-02-28T17:12:00Z">
        <w:r w:rsidR="00153C1E">
          <w:rPr>
            <w:rFonts w:hint="eastAsia"/>
            <w:color w:val="414042"/>
            <w:spacing w:val="-17"/>
            <w:w w:val="105"/>
          </w:rPr>
          <w:t>を</w:t>
        </w:r>
      </w:ins>
      <w:r>
        <w:rPr>
          <w:color w:val="414042"/>
          <w:spacing w:val="-17"/>
          <w:w w:val="105"/>
        </w:rPr>
        <w:t>統制し</w:t>
      </w:r>
      <w:del w:id="1038" w:author="Mieko Sato" w:date="2018-02-28T17:12:00Z">
        <w:r w:rsidDel="00153C1E">
          <w:rPr>
            <w:color w:val="414042"/>
            <w:spacing w:val="-17"/>
            <w:w w:val="105"/>
          </w:rPr>
          <w:delText xml:space="preserve">てい </w:delText>
        </w:r>
        <w:r w:rsidDel="00153C1E">
          <w:rPr>
            <w:color w:val="414042"/>
            <w:spacing w:val="-13"/>
            <w:w w:val="110"/>
          </w:rPr>
          <w:delText>くことになり</w:delText>
        </w:r>
      </w:del>
      <w:r>
        <w:rPr>
          <w:color w:val="414042"/>
          <w:spacing w:val="-13"/>
          <w:w w:val="110"/>
        </w:rPr>
        <w:t>ます。</w:t>
      </w:r>
    </w:p>
    <w:p w14:paraId="34748D81" w14:textId="77777777" w:rsidR="00D01E5D" w:rsidRDefault="00D01E5D">
      <w:pPr>
        <w:pStyle w:val="a3"/>
        <w:spacing w:before="12"/>
        <w:rPr>
          <w:sz w:val="25"/>
        </w:rPr>
      </w:pPr>
    </w:p>
    <w:p w14:paraId="76655ABD" w14:textId="760654BD" w:rsidR="00D01E5D" w:rsidRDefault="0022633E">
      <w:pPr>
        <w:pStyle w:val="a3"/>
        <w:ind w:left="395" w:right="453"/>
        <w:jc w:val="both"/>
      </w:pPr>
      <w:r>
        <w:rPr>
          <w:color w:val="414042"/>
          <w:w w:val="105"/>
        </w:rPr>
        <w:t>図8</w:t>
      </w:r>
      <w:del w:id="1039" w:author="Mieko Sato" w:date="2018-03-13T18:52:00Z">
        <w:r w:rsidDel="00A97EE7">
          <w:rPr>
            <w:color w:val="414042"/>
            <w:spacing w:val="-17"/>
            <w:w w:val="105"/>
          </w:rPr>
          <w:delText>で</w:delText>
        </w:r>
      </w:del>
      <w:r>
        <w:rPr>
          <w:color w:val="414042"/>
          <w:spacing w:val="-17"/>
          <w:w w:val="105"/>
        </w:rPr>
        <w:t>は</w:t>
      </w:r>
      <w:ins w:id="1040" w:author="Mieko Sato" w:date="2018-03-13T18:52:00Z">
        <w:r w:rsidR="00A97EE7">
          <w:rPr>
            <w:rFonts w:hint="eastAsia"/>
            <w:color w:val="414042"/>
            <w:spacing w:val="-17"/>
            <w:w w:val="105"/>
          </w:rPr>
          <w:t>、</w:t>
        </w:r>
      </w:ins>
      <w:r>
        <w:rPr>
          <w:color w:val="414042"/>
          <w:spacing w:val="-17"/>
          <w:w w:val="105"/>
        </w:rPr>
        <w:t>サンプル</w:t>
      </w:r>
      <w:del w:id="1041" w:author="Mieko Sato" w:date="2018-03-13T18:52:00Z">
        <w:r w:rsidDel="00A97EE7">
          <w:rPr>
            <w:color w:val="414042"/>
            <w:spacing w:val="-17"/>
            <w:w w:val="105"/>
          </w:rPr>
          <w:delText>として</w:delText>
        </w:r>
      </w:del>
      <w:r>
        <w:rPr>
          <w:color w:val="414042"/>
          <w:spacing w:val="-17"/>
          <w:w w:val="105"/>
        </w:rPr>
        <w:t>のコンプライアンス</w:t>
      </w:r>
      <w:ins w:id="1042" w:author="工内隆" w:date="2018-02-15T17:10:00Z">
        <w:r w:rsidR="00A300CA">
          <w:rPr>
            <w:rFonts w:hint="eastAsia"/>
            <w:color w:val="414042"/>
            <w:spacing w:val="-17"/>
            <w:w w:val="105"/>
          </w:rPr>
          <w:t xml:space="preserve"> プロセス</w:t>
        </w:r>
      </w:ins>
      <w:del w:id="1043" w:author="Mieko Sato" w:date="2018-03-14T09:35:00Z">
        <w:r w:rsidDel="00995C81">
          <w:rPr>
            <w:rFonts w:hint="eastAsia"/>
            <w:color w:val="414042"/>
            <w:spacing w:val="-17"/>
            <w:w w:val="105"/>
          </w:rPr>
          <w:delText>を</w:delText>
        </w:r>
      </w:del>
      <w:del w:id="1044" w:author="Mieko Sato" w:date="2018-03-10T17:11:00Z">
        <w:r w:rsidDel="00445B27">
          <w:rPr>
            <w:rFonts w:hint="eastAsia"/>
            <w:color w:val="414042"/>
            <w:spacing w:val="-17"/>
            <w:w w:val="105"/>
          </w:rPr>
          <w:delText>例示</w:delText>
        </w:r>
      </w:del>
      <w:del w:id="1045" w:author="Mieko Sato" w:date="2018-03-14T09:35:00Z">
        <w:r w:rsidDel="00995C81">
          <w:rPr>
            <w:rFonts w:hint="eastAsia"/>
            <w:color w:val="414042"/>
            <w:spacing w:val="-17"/>
            <w:w w:val="105"/>
          </w:rPr>
          <w:delText>していま</w:delText>
        </w:r>
      </w:del>
      <w:ins w:id="1046" w:author="Mieko Sato" w:date="2018-03-14T09:35:00Z">
        <w:r w:rsidR="00995C81">
          <w:rPr>
            <w:rFonts w:hint="eastAsia"/>
            <w:color w:val="414042"/>
            <w:spacing w:val="-17"/>
            <w:w w:val="105"/>
          </w:rPr>
          <w:t>で</w:t>
        </w:r>
      </w:ins>
      <w:r>
        <w:rPr>
          <w:color w:val="414042"/>
          <w:spacing w:val="-17"/>
          <w:w w:val="105"/>
        </w:rPr>
        <w:t>す。企業が製品やソフ</w:t>
      </w:r>
      <w:r>
        <w:rPr>
          <w:color w:val="414042"/>
        </w:rPr>
        <w:t>ト</w:t>
      </w:r>
      <w:del w:id="1047" w:author="工内隆" w:date="2018-02-15T17:11:00Z">
        <w:r w:rsidDel="00A300CA">
          <w:rPr>
            <w:color w:val="414042"/>
          </w:rPr>
          <w:delText xml:space="preserve">   </w:delText>
        </w:r>
      </w:del>
      <w:r>
        <w:rPr>
          <w:color w:val="414042"/>
          <w:spacing w:val="-16"/>
          <w:w w:val="110"/>
        </w:rPr>
        <w:t>ウ</w:t>
      </w:r>
      <w:r>
        <w:rPr>
          <w:color w:val="414042"/>
          <w:spacing w:val="-27"/>
          <w:w w:val="115"/>
        </w:rPr>
        <w:t>ェ</w:t>
      </w:r>
      <w:r>
        <w:rPr>
          <w:color w:val="414042"/>
          <w:spacing w:val="5"/>
          <w:w w:val="110"/>
        </w:rPr>
        <w:t>ア スタ</w:t>
      </w:r>
      <w:r>
        <w:rPr>
          <w:color w:val="414042"/>
          <w:spacing w:val="-7"/>
          <w:w w:val="115"/>
        </w:rPr>
        <w:t>ッ</w:t>
      </w:r>
      <w:r>
        <w:rPr>
          <w:color w:val="414042"/>
          <w:spacing w:val="-12"/>
          <w:w w:val="110"/>
        </w:rPr>
        <w:t>クを開発する際に、各ソ</w:t>
      </w:r>
      <w:r>
        <w:rPr>
          <w:color w:val="414042"/>
          <w:spacing w:val="-3"/>
          <w:w w:val="115"/>
        </w:rPr>
        <w:t>フ</w:t>
      </w:r>
      <w:r>
        <w:rPr>
          <w:color w:val="414042"/>
        </w:rPr>
        <w:t>ト</w:t>
      </w:r>
      <w:r>
        <w:rPr>
          <w:color w:val="414042"/>
          <w:spacing w:val="-16"/>
          <w:w w:val="110"/>
        </w:rPr>
        <w:t>ウ</w:t>
      </w:r>
      <w:r>
        <w:rPr>
          <w:color w:val="414042"/>
          <w:spacing w:val="-27"/>
          <w:w w:val="115"/>
        </w:rPr>
        <w:t>ェ</w:t>
      </w:r>
      <w:r>
        <w:rPr>
          <w:color w:val="414042"/>
          <w:spacing w:val="-2"/>
          <w:w w:val="110"/>
        </w:rPr>
        <w:t>ア コンポーネン</w:t>
      </w:r>
      <w:r>
        <w:rPr>
          <w:color w:val="414042"/>
          <w:spacing w:val="5"/>
        </w:rPr>
        <w:t>ト</w:t>
      </w:r>
      <w:r>
        <w:rPr>
          <w:color w:val="414042"/>
          <w:spacing w:val="-6"/>
          <w:w w:val="110"/>
        </w:rPr>
        <w:t>はデュー</w:t>
      </w:r>
      <w:ins w:id="1048" w:author="Mieko Sato" w:date="2018-03-18T14:44:00Z">
        <w:r w:rsidR="00CA6F34">
          <w:rPr>
            <w:rFonts w:hint="eastAsia"/>
            <w:color w:val="414042"/>
            <w:spacing w:val="-6"/>
            <w:w w:val="110"/>
          </w:rPr>
          <w:t xml:space="preserve"> </w:t>
        </w:r>
      </w:ins>
      <w:r>
        <w:rPr>
          <w:color w:val="414042"/>
          <w:spacing w:val="-6"/>
          <w:w w:val="110"/>
        </w:rPr>
        <w:t>デリジ</w:t>
      </w:r>
      <w:r>
        <w:rPr>
          <w:color w:val="414042"/>
          <w:spacing w:val="-3"/>
          <w:w w:val="115"/>
        </w:rPr>
        <w:t>ェ</w:t>
      </w:r>
      <w:r>
        <w:rPr>
          <w:color w:val="414042"/>
          <w:w w:val="110"/>
        </w:rPr>
        <w:t>ン</w:t>
      </w:r>
      <w:r>
        <w:rPr>
          <w:color w:val="414042"/>
          <w:spacing w:val="-5"/>
          <w:w w:val="110"/>
        </w:rPr>
        <w:t>スの一</w:t>
      </w:r>
      <w:del w:id="1049" w:author="Mieko Sato" w:date="2018-03-14T09:37:00Z">
        <w:r w:rsidDel="00995C81">
          <w:rPr>
            <w:color w:val="414042"/>
            <w:spacing w:val="-5"/>
            <w:w w:val="110"/>
          </w:rPr>
          <w:delText>部</w:delText>
        </w:r>
      </w:del>
      <w:ins w:id="1050" w:author="Mieko Sato" w:date="2018-03-14T09:36:00Z">
        <w:r w:rsidR="00995C81">
          <w:rPr>
            <w:rFonts w:hint="eastAsia"/>
            <w:color w:val="414042"/>
            <w:spacing w:val="-5"/>
            <w:w w:val="110"/>
          </w:rPr>
          <w:t>環</w:t>
        </w:r>
      </w:ins>
      <w:r>
        <w:rPr>
          <w:color w:val="414042"/>
          <w:spacing w:val="-5"/>
          <w:w w:val="110"/>
        </w:rPr>
        <w:t>としてこれらのさまざまなス</w:t>
      </w:r>
      <w:r>
        <w:rPr>
          <w:color w:val="414042"/>
          <w:spacing w:val="-6"/>
          <w:w w:val="115"/>
        </w:rPr>
        <w:t>テッ</w:t>
      </w:r>
      <w:r>
        <w:rPr>
          <w:color w:val="414042"/>
          <w:spacing w:val="-5"/>
          <w:w w:val="110"/>
        </w:rPr>
        <w:t>プを経ることになります。</w:t>
      </w:r>
    </w:p>
    <w:p w14:paraId="2956EC70" w14:textId="77777777" w:rsidR="00D01E5D" w:rsidRDefault="00D01E5D">
      <w:pPr>
        <w:pStyle w:val="a3"/>
        <w:spacing w:before="5"/>
      </w:pPr>
    </w:p>
    <w:p w14:paraId="06B94E32" w14:textId="77777777" w:rsidR="00D01E5D" w:rsidRDefault="0022633E">
      <w:pPr>
        <w:pStyle w:val="a4"/>
        <w:numPr>
          <w:ilvl w:val="0"/>
          <w:numId w:val="6"/>
        </w:numPr>
        <w:tabs>
          <w:tab w:val="left" w:pos="1196"/>
        </w:tabs>
        <w:spacing w:before="0"/>
        <w:ind w:hanging="400"/>
        <w:rPr>
          <w:sz w:val="28"/>
        </w:rPr>
      </w:pPr>
      <w:r>
        <w:rPr>
          <w:color w:val="414042"/>
          <w:spacing w:val="-16"/>
          <w:w w:val="110"/>
          <w:sz w:val="28"/>
        </w:rPr>
        <w:t>外部から入ってくるすべてソースコー</w:t>
      </w:r>
      <w:r>
        <w:rPr>
          <w:color w:val="414042"/>
          <w:spacing w:val="5"/>
          <w:sz w:val="28"/>
        </w:rPr>
        <w:t>ド</w:t>
      </w:r>
      <w:r>
        <w:rPr>
          <w:color w:val="414042"/>
          <w:spacing w:val="-7"/>
          <w:w w:val="110"/>
          <w:sz w:val="28"/>
        </w:rPr>
        <w:t>を特定する</w:t>
      </w:r>
    </w:p>
    <w:p w14:paraId="0DF98EE9" w14:textId="77777777" w:rsidR="00D01E5D" w:rsidRDefault="0022633E">
      <w:pPr>
        <w:pStyle w:val="a4"/>
        <w:numPr>
          <w:ilvl w:val="0"/>
          <w:numId w:val="6"/>
        </w:numPr>
        <w:tabs>
          <w:tab w:val="left" w:pos="1196"/>
        </w:tabs>
        <w:ind w:hanging="400"/>
        <w:rPr>
          <w:sz w:val="28"/>
        </w:rPr>
      </w:pPr>
      <w:r>
        <w:rPr>
          <w:color w:val="414042"/>
          <w:spacing w:val="-10"/>
          <w:w w:val="110"/>
          <w:sz w:val="28"/>
        </w:rPr>
        <w:t>ソースコー</w:t>
      </w:r>
      <w:r>
        <w:rPr>
          <w:color w:val="414042"/>
          <w:spacing w:val="5"/>
          <w:sz w:val="28"/>
        </w:rPr>
        <w:t>ド</w:t>
      </w:r>
      <w:r>
        <w:rPr>
          <w:color w:val="414042"/>
          <w:spacing w:val="-5"/>
          <w:w w:val="110"/>
          <w:sz w:val="28"/>
        </w:rPr>
        <w:t>を監査する</w:t>
      </w:r>
    </w:p>
    <w:p w14:paraId="39EC43B5" w14:textId="77777777" w:rsidR="00D01E5D" w:rsidRDefault="0022633E">
      <w:pPr>
        <w:pStyle w:val="a4"/>
        <w:numPr>
          <w:ilvl w:val="0"/>
          <w:numId w:val="6"/>
        </w:numPr>
        <w:tabs>
          <w:tab w:val="left" w:pos="1196"/>
        </w:tabs>
        <w:ind w:hanging="400"/>
        <w:rPr>
          <w:sz w:val="28"/>
        </w:rPr>
      </w:pPr>
      <w:r>
        <w:rPr>
          <w:color w:val="414042"/>
          <w:spacing w:val="-5"/>
          <w:w w:val="105"/>
          <w:sz w:val="28"/>
        </w:rPr>
        <w:t>監査で明らかにされたあらゆる問題を解決する</w:t>
      </w:r>
    </w:p>
    <w:p w14:paraId="37EE4009" w14:textId="77777777" w:rsidR="00D01E5D" w:rsidRDefault="0022633E">
      <w:pPr>
        <w:pStyle w:val="a4"/>
        <w:numPr>
          <w:ilvl w:val="0"/>
          <w:numId w:val="6"/>
        </w:numPr>
        <w:tabs>
          <w:tab w:val="left" w:pos="1196"/>
        </w:tabs>
        <w:spacing w:before="122"/>
        <w:ind w:hanging="400"/>
        <w:rPr>
          <w:sz w:val="28"/>
        </w:rPr>
      </w:pPr>
      <w:r>
        <w:rPr>
          <w:color w:val="414042"/>
          <w:spacing w:val="-11"/>
          <w:w w:val="105"/>
          <w:sz w:val="28"/>
        </w:rPr>
        <w:t>適切なレビューを実施し、これを完遂する</w:t>
      </w:r>
    </w:p>
    <w:p w14:paraId="4A1B6579" w14:textId="77777777" w:rsidR="00D01E5D" w:rsidRDefault="0022633E">
      <w:pPr>
        <w:pStyle w:val="a4"/>
        <w:numPr>
          <w:ilvl w:val="0"/>
          <w:numId w:val="6"/>
        </w:numPr>
        <w:tabs>
          <w:tab w:val="left" w:pos="1196"/>
        </w:tabs>
        <w:ind w:hanging="400"/>
        <w:rPr>
          <w:sz w:val="28"/>
        </w:rPr>
      </w:pPr>
      <w:r>
        <w:rPr>
          <w:color w:val="414042"/>
          <w:spacing w:val="-13"/>
          <w:w w:val="110"/>
          <w:sz w:val="28"/>
        </w:rPr>
        <w:t>オープンソースの使用についての内部承認を得る</w:t>
      </w:r>
    </w:p>
    <w:p w14:paraId="1810A262" w14:textId="77777777" w:rsidR="00D01E5D" w:rsidRDefault="0022633E">
      <w:pPr>
        <w:pStyle w:val="a4"/>
        <w:numPr>
          <w:ilvl w:val="0"/>
          <w:numId w:val="6"/>
        </w:numPr>
        <w:tabs>
          <w:tab w:val="left" w:pos="1196"/>
        </w:tabs>
        <w:ind w:hanging="400"/>
        <w:rPr>
          <w:sz w:val="28"/>
        </w:rPr>
      </w:pPr>
      <w:r>
        <w:rPr>
          <w:color w:val="414042"/>
          <w:spacing w:val="2"/>
          <w:w w:val="110"/>
          <w:sz w:val="28"/>
        </w:rPr>
        <w:t>ソ</w:t>
      </w:r>
      <w:r>
        <w:rPr>
          <w:color w:val="414042"/>
          <w:spacing w:val="-3"/>
          <w:w w:val="115"/>
          <w:sz w:val="28"/>
        </w:rPr>
        <w:t>フ</w:t>
      </w:r>
      <w:r>
        <w:rPr>
          <w:color w:val="414042"/>
          <w:sz w:val="28"/>
        </w:rPr>
        <w:t>ト</w:t>
      </w:r>
      <w:r>
        <w:rPr>
          <w:color w:val="414042"/>
          <w:spacing w:val="-16"/>
          <w:w w:val="110"/>
          <w:sz w:val="28"/>
        </w:rPr>
        <w:t>ウ</w:t>
      </w:r>
      <w:r>
        <w:rPr>
          <w:color w:val="414042"/>
          <w:spacing w:val="-27"/>
          <w:w w:val="115"/>
          <w:sz w:val="28"/>
        </w:rPr>
        <w:t>ェ</w:t>
      </w:r>
      <w:r>
        <w:rPr>
          <w:color w:val="414042"/>
          <w:spacing w:val="-9"/>
          <w:w w:val="110"/>
          <w:sz w:val="28"/>
        </w:rPr>
        <w:t>ア目録に</w:t>
      </w:r>
      <w:r>
        <w:rPr>
          <w:color w:val="414042"/>
          <w:spacing w:val="-4"/>
          <w:w w:val="115"/>
          <w:sz w:val="28"/>
        </w:rPr>
        <w:t>オ</w:t>
      </w:r>
      <w:r>
        <w:rPr>
          <w:color w:val="414042"/>
          <w:spacing w:val="-9"/>
          <w:w w:val="110"/>
          <w:sz w:val="28"/>
        </w:rPr>
        <w:t>ープンソース ソ</w:t>
      </w:r>
      <w:r>
        <w:rPr>
          <w:color w:val="414042"/>
          <w:spacing w:val="-3"/>
          <w:w w:val="115"/>
          <w:sz w:val="28"/>
        </w:rPr>
        <w:t>フ</w:t>
      </w:r>
      <w:r>
        <w:rPr>
          <w:color w:val="414042"/>
          <w:sz w:val="28"/>
        </w:rPr>
        <w:t>ト</w:t>
      </w:r>
      <w:r>
        <w:rPr>
          <w:color w:val="414042"/>
          <w:spacing w:val="-16"/>
          <w:w w:val="110"/>
          <w:sz w:val="28"/>
        </w:rPr>
        <w:t>ウ</w:t>
      </w:r>
      <w:r>
        <w:rPr>
          <w:color w:val="414042"/>
          <w:spacing w:val="-27"/>
          <w:w w:val="115"/>
          <w:sz w:val="28"/>
        </w:rPr>
        <w:t>ェ</w:t>
      </w:r>
      <w:r>
        <w:rPr>
          <w:color w:val="414042"/>
          <w:spacing w:val="-6"/>
          <w:w w:val="110"/>
          <w:sz w:val="28"/>
        </w:rPr>
        <w:t>アを登録する</w:t>
      </w:r>
    </w:p>
    <w:p w14:paraId="513251C2" w14:textId="77777777" w:rsidR="00D01E5D" w:rsidRDefault="0022633E">
      <w:pPr>
        <w:pStyle w:val="a4"/>
        <w:numPr>
          <w:ilvl w:val="0"/>
          <w:numId w:val="6"/>
        </w:numPr>
        <w:tabs>
          <w:tab w:val="left" w:pos="1195"/>
          <w:tab w:val="left" w:pos="1196"/>
        </w:tabs>
        <w:ind w:hanging="400"/>
        <w:rPr>
          <w:sz w:val="28"/>
        </w:rPr>
      </w:pPr>
      <w:r>
        <w:rPr>
          <w:color w:val="414042"/>
          <w:spacing w:val="-14"/>
          <w:w w:val="110"/>
          <w:sz w:val="28"/>
        </w:rPr>
        <w:t>製品の関連文書にオープンソース ソフトウェアの使用状況を反映する</w:t>
      </w:r>
    </w:p>
    <w:p w14:paraId="1277563F" w14:textId="77777777" w:rsidR="00D01E5D" w:rsidRDefault="0022633E">
      <w:pPr>
        <w:pStyle w:val="a4"/>
        <w:numPr>
          <w:ilvl w:val="0"/>
          <w:numId w:val="6"/>
        </w:numPr>
        <w:tabs>
          <w:tab w:val="left" w:pos="1196"/>
        </w:tabs>
        <w:spacing w:before="122"/>
        <w:ind w:hanging="400"/>
        <w:rPr>
          <w:sz w:val="28"/>
        </w:rPr>
      </w:pPr>
      <w:r>
        <w:rPr>
          <w:color w:val="414042"/>
          <w:spacing w:val="-14"/>
          <w:w w:val="110"/>
          <w:sz w:val="28"/>
        </w:rPr>
        <w:t>頒布に先立ちすべてのステップに対する検証を行う</w:t>
      </w:r>
    </w:p>
    <w:p w14:paraId="07346F67" w14:textId="77777777" w:rsidR="00D01E5D" w:rsidRDefault="0022633E">
      <w:pPr>
        <w:pStyle w:val="a4"/>
        <w:numPr>
          <w:ilvl w:val="0"/>
          <w:numId w:val="6"/>
        </w:numPr>
        <w:tabs>
          <w:tab w:val="left" w:pos="1107"/>
        </w:tabs>
        <w:ind w:left="1106" w:hanging="311"/>
        <w:rPr>
          <w:sz w:val="28"/>
        </w:rPr>
      </w:pPr>
      <w:r>
        <w:rPr>
          <w:color w:val="414042"/>
          <w:spacing w:val="-10"/>
          <w:w w:val="105"/>
          <w:sz w:val="28"/>
        </w:rPr>
        <w:t>ソースコー</w:t>
      </w:r>
      <w:r>
        <w:rPr>
          <w:color w:val="414042"/>
          <w:spacing w:val="5"/>
          <w:sz w:val="28"/>
        </w:rPr>
        <w:t>ド</w:t>
      </w:r>
      <w:r>
        <w:rPr>
          <w:color w:val="414042"/>
          <w:spacing w:val="-10"/>
          <w:w w:val="105"/>
          <w:sz w:val="28"/>
        </w:rPr>
        <w:t>を頒布し、頒布に関する最終検証を行う</w:t>
      </w:r>
    </w:p>
    <w:p w14:paraId="01A284F5" w14:textId="77777777" w:rsidR="00D01E5D" w:rsidRDefault="00D01E5D">
      <w:pPr>
        <w:pStyle w:val="a3"/>
        <w:spacing w:before="2"/>
      </w:pPr>
    </w:p>
    <w:p w14:paraId="52D369DE" w14:textId="2DBE65A8" w:rsidR="00D01E5D" w:rsidRDefault="0022633E">
      <w:pPr>
        <w:pStyle w:val="a3"/>
        <w:ind w:left="395" w:right="332"/>
      </w:pPr>
      <w:r>
        <w:rPr>
          <w:color w:val="414042"/>
          <w:spacing w:val="-5"/>
          <w:w w:val="110"/>
        </w:rPr>
        <w:t>このプロセスからのアウ</w:t>
      </w:r>
      <w:r>
        <w:rPr>
          <w:color w:val="414042"/>
          <w:spacing w:val="-30"/>
          <w:w w:val="105"/>
        </w:rPr>
        <w:t>ト</w:t>
      </w:r>
      <w:r>
        <w:rPr>
          <w:color w:val="414042"/>
          <w:spacing w:val="-8"/>
          <w:w w:val="110"/>
        </w:rPr>
        <w:t>プッ</w:t>
      </w:r>
      <w:r>
        <w:rPr>
          <w:color w:val="414042"/>
          <w:spacing w:val="5"/>
          <w:w w:val="105"/>
        </w:rPr>
        <w:t>ト</w:t>
      </w:r>
      <w:r>
        <w:rPr>
          <w:color w:val="414042"/>
          <w:spacing w:val="-13"/>
          <w:w w:val="110"/>
        </w:rPr>
        <w:t>は、公開可能なオープンソースの部品表</w:t>
      </w:r>
      <w:r>
        <w:rPr>
          <w:color w:val="414042"/>
          <w:w w:val="110"/>
        </w:rPr>
        <w:t xml:space="preserve">（BoM: </w:t>
      </w:r>
      <w:r>
        <w:rPr>
          <w:color w:val="414042"/>
          <w:w w:val="105"/>
        </w:rPr>
        <w:t>Bill</w:t>
      </w:r>
      <w:r>
        <w:rPr>
          <w:color w:val="414042"/>
          <w:spacing w:val="55"/>
          <w:w w:val="105"/>
        </w:rPr>
        <w:t xml:space="preserve"> </w:t>
      </w:r>
      <w:r>
        <w:rPr>
          <w:color w:val="414042"/>
          <w:spacing w:val="-3"/>
          <w:w w:val="105"/>
        </w:rPr>
        <w:t>of</w:t>
      </w:r>
      <w:r>
        <w:rPr>
          <w:color w:val="414042"/>
          <w:spacing w:val="55"/>
          <w:w w:val="105"/>
        </w:rPr>
        <w:t xml:space="preserve"> </w:t>
      </w:r>
      <w:r>
        <w:rPr>
          <w:color w:val="414042"/>
          <w:spacing w:val="-6"/>
          <w:w w:val="105"/>
        </w:rPr>
        <w:t>Materials）</w:t>
      </w:r>
      <w:r>
        <w:rPr>
          <w:color w:val="414042"/>
          <w:spacing w:val="-13"/>
          <w:w w:val="105"/>
        </w:rPr>
        <w:t>ですが、それに書面による申し</w:t>
      </w:r>
      <w:del w:id="1051" w:author="Mieko Sato" w:date="2018-03-16T13:07:00Z">
        <w:r w:rsidDel="002A295E">
          <w:rPr>
            <w:rFonts w:hint="eastAsia"/>
            <w:color w:val="414042"/>
            <w:spacing w:val="-13"/>
            <w:w w:val="105"/>
          </w:rPr>
          <w:delText>入れ</w:delText>
        </w:r>
      </w:del>
      <w:ins w:id="1052" w:author="Mieko Sato" w:date="2018-03-16T13:07:00Z">
        <w:r w:rsidR="002A295E">
          <w:rPr>
            <w:rFonts w:hint="eastAsia"/>
            <w:color w:val="414042"/>
            <w:spacing w:val="-13"/>
            <w:w w:val="105"/>
          </w:rPr>
          <w:t>出</w:t>
        </w:r>
      </w:ins>
      <w:r>
        <w:rPr>
          <w:color w:val="414042"/>
          <w:spacing w:val="-4"/>
          <w:w w:val="105"/>
        </w:rPr>
        <w:t>（Written</w:t>
      </w:r>
      <w:r>
        <w:rPr>
          <w:color w:val="414042"/>
          <w:spacing w:val="55"/>
          <w:w w:val="105"/>
        </w:rPr>
        <w:t xml:space="preserve"> </w:t>
      </w:r>
      <w:r>
        <w:rPr>
          <w:color w:val="414042"/>
          <w:spacing w:val="-13"/>
          <w:w w:val="105"/>
        </w:rPr>
        <w:t>offer）</w:t>
      </w:r>
      <w:r>
        <w:rPr>
          <w:color w:val="414042"/>
          <w:spacing w:val="-21"/>
          <w:w w:val="105"/>
        </w:rPr>
        <w:t>、著作権、ラ</w:t>
      </w:r>
      <w:r>
        <w:rPr>
          <w:color w:val="414042"/>
          <w:spacing w:val="-16"/>
          <w:w w:val="105"/>
        </w:rPr>
        <w:t>イセンス、帰属表示の告知文など、部品表にあるコンポーネントの法的義務を履</w:t>
      </w:r>
      <w:r>
        <w:rPr>
          <w:color w:val="414042"/>
          <w:spacing w:val="-12"/>
          <w:w w:val="110"/>
        </w:rPr>
        <w:t>行していることを示すものを伴います。オープンソース コンプライアンス プロセス</w:t>
      </w:r>
    </w:p>
    <w:p w14:paraId="139152B4" w14:textId="77777777" w:rsidR="00D01E5D" w:rsidRDefault="00D01E5D">
      <w:pPr>
        <w:sectPr w:rsidR="00D01E5D">
          <w:pgSz w:w="12240" w:h="15840"/>
          <w:pgMar w:top="880" w:right="1240" w:bottom="760" w:left="1180" w:header="10" w:footer="560" w:gutter="0"/>
          <w:cols w:space="720"/>
        </w:sectPr>
      </w:pPr>
    </w:p>
    <w:p w14:paraId="491E754B" w14:textId="77777777" w:rsidR="00D01E5D" w:rsidRDefault="00D01E5D">
      <w:pPr>
        <w:pStyle w:val="a3"/>
        <w:rPr>
          <w:sz w:val="20"/>
        </w:rPr>
      </w:pPr>
    </w:p>
    <w:p w14:paraId="3086970A" w14:textId="77777777" w:rsidR="00D01E5D" w:rsidRDefault="00D01E5D">
      <w:pPr>
        <w:pStyle w:val="a3"/>
        <w:rPr>
          <w:sz w:val="20"/>
        </w:rPr>
      </w:pPr>
    </w:p>
    <w:p w14:paraId="365D177A" w14:textId="187F9902" w:rsidR="00D01E5D" w:rsidRDefault="0022633E">
      <w:pPr>
        <w:pStyle w:val="a3"/>
        <w:spacing w:before="207"/>
        <w:ind w:left="395" w:right="579"/>
      </w:pPr>
      <w:r>
        <w:rPr>
          <w:color w:val="414042"/>
          <w:spacing w:val="-13"/>
          <w:w w:val="105"/>
        </w:rPr>
        <w:t>の詳細については、</w:t>
      </w:r>
      <w:r>
        <w:rPr>
          <w:color w:val="414042"/>
          <w:w w:val="105"/>
        </w:rPr>
        <w:t xml:space="preserve">The Linux </w:t>
      </w:r>
      <w:r>
        <w:rPr>
          <w:color w:val="414042"/>
          <w:spacing w:val="-4"/>
          <w:w w:val="105"/>
        </w:rPr>
        <w:t>Foundation</w:t>
      </w:r>
      <w:r>
        <w:rPr>
          <w:color w:val="414042"/>
          <w:spacing w:val="-7"/>
          <w:w w:val="105"/>
        </w:rPr>
        <w:t>から公開されているフリーの電子書</w:t>
      </w:r>
      <w:r>
        <w:rPr>
          <w:color w:val="414042"/>
          <w:spacing w:val="-23"/>
          <w:w w:val="110"/>
        </w:rPr>
        <w:t>籍「</w:t>
      </w:r>
      <w:r>
        <w:rPr>
          <w:color w:val="0096D6"/>
          <w:w w:val="110"/>
        </w:rPr>
        <w:t>Open</w:t>
      </w:r>
      <w:r>
        <w:rPr>
          <w:color w:val="0096D6"/>
          <w:spacing w:val="-52"/>
          <w:w w:val="110"/>
        </w:rPr>
        <w:t xml:space="preserve"> </w:t>
      </w:r>
      <w:r>
        <w:rPr>
          <w:color w:val="0096D6"/>
          <w:w w:val="110"/>
        </w:rPr>
        <w:t>Source</w:t>
      </w:r>
      <w:r>
        <w:rPr>
          <w:color w:val="0096D6"/>
          <w:spacing w:val="-52"/>
          <w:w w:val="110"/>
        </w:rPr>
        <w:t xml:space="preserve"> </w:t>
      </w:r>
      <w:r>
        <w:rPr>
          <w:color w:val="0096D6"/>
          <w:spacing w:val="-3"/>
          <w:w w:val="110"/>
        </w:rPr>
        <w:t xml:space="preserve">Compliance </w:t>
      </w:r>
      <w:r>
        <w:rPr>
          <w:color w:val="0096D6"/>
          <w:w w:val="110"/>
        </w:rPr>
        <w:t>in</w:t>
      </w:r>
      <w:r>
        <w:rPr>
          <w:color w:val="0096D6"/>
          <w:spacing w:val="-52"/>
          <w:w w:val="110"/>
        </w:rPr>
        <w:t xml:space="preserve"> </w:t>
      </w:r>
      <w:r>
        <w:rPr>
          <w:color w:val="0096D6"/>
          <w:w w:val="110"/>
        </w:rPr>
        <w:t>the</w:t>
      </w:r>
      <w:r>
        <w:rPr>
          <w:color w:val="0096D6"/>
          <w:spacing w:val="-52"/>
          <w:w w:val="110"/>
        </w:rPr>
        <w:t xml:space="preserve"> </w:t>
      </w:r>
      <w:r>
        <w:rPr>
          <w:color w:val="0096D6"/>
          <w:spacing w:val="-6"/>
          <w:w w:val="110"/>
        </w:rPr>
        <w:t>Enterprise</w:t>
      </w:r>
      <w:r>
        <w:rPr>
          <w:color w:val="414042"/>
          <w:spacing w:val="-12"/>
          <w:w w:val="110"/>
        </w:rPr>
        <w:t>」を参考にして</w:t>
      </w:r>
      <w:del w:id="1053" w:author="Mieko Sato" w:date="2018-03-14T11:24:00Z">
        <w:r w:rsidDel="00A639B2">
          <w:rPr>
            <w:color w:val="414042"/>
            <w:spacing w:val="-12"/>
            <w:w w:val="110"/>
          </w:rPr>
          <w:delText>みて</w:delText>
        </w:r>
      </w:del>
      <w:r>
        <w:rPr>
          <w:color w:val="414042"/>
          <w:spacing w:val="-12"/>
          <w:w w:val="110"/>
        </w:rPr>
        <w:t>ください。</w:t>
      </w:r>
    </w:p>
    <w:p w14:paraId="2C5A69AE" w14:textId="77777777" w:rsidR="00D01E5D" w:rsidRDefault="00D01E5D">
      <w:pPr>
        <w:pStyle w:val="a3"/>
        <w:spacing w:before="2"/>
        <w:rPr>
          <w:sz w:val="33"/>
        </w:rPr>
      </w:pPr>
    </w:p>
    <w:p w14:paraId="23950131" w14:textId="77777777" w:rsidR="00D01E5D" w:rsidRDefault="0022633E">
      <w:pPr>
        <w:pStyle w:val="3"/>
        <w:numPr>
          <w:ilvl w:val="2"/>
          <w:numId w:val="7"/>
        </w:numPr>
        <w:tabs>
          <w:tab w:val="left" w:pos="1227"/>
        </w:tabs>
        <w:ind w:left="1226" w:hanging="831"/>
      </w:pPr>
      <w:r>
        <w:rPr>
          <w:color w:val="414042"/>
          <w:spacing w:val="-9"/>
          <w:w w:val="125"/>
        </w:rPr>
        <w:t>スタッフ</w:t>
      </w:r>
    </w:p>
    <w:p w14:paraId="265B8B7F" w14:textId="176DD1F6" w:rsidR="00D01E5D" w:rsidRDefault="0022633E">
      <w:pPr>
        <w:pStyle w:val="a3"/>
        <w:spacing w:before="339"/>
        <w:ind w:left="395" w:right="404"/>
      </w:pPr>
      <w:r>
        <w:rPr>
          <w:color w:val="414042"/>
          <w:spacing w:val="-16"/>
          <w:w w:val="110"/>
        </w:rPr>
        <w:t xml:space="preserve">大企業におけるオープンソース </w:t>
      </w:r>
      <w:del w:id="1054" w:author="Mieko Sato" w:date="2018-03-14T11:24:00Z">
        <w:r w:rsidDel="00A639B2">
          <w:rPr>
            <w:color w:val="414042"/>
            <w:spacing w:val="-16"/>
            <w:w w:val="110"/>
          </w:rPr>
          <w:delText xml:space="preserve"> </w:delText>
        </w:r>
      </w:del>
      <w:r>
        <w:rPr>
          <w:color w:val="414042"/>
          <w:spacing w:val="-16"/>
          <w:w w:val="110"/>
        </w:rPr>
        <w:t>コンプライアンス</w:t>
      </w:r>
      <w:ins w:id="1055" w:author="Mieko Sato" w:date="2018-03-01T13:55:00Z">
        <w:r w:rsidR="001903D6">
          <w:rPr>
            <w:rFonts w:hint="eastAsia"/>
            <w:color w:val="414042"/>
            <w:spacing w:val="-16"/>
            <w:w w:val="110"/>
          </w:rPr>
          <w:t xml:space="preserve"> </w:t>
        </w:r>
      </w:ins>
      <w:r>
        <w:rPr>
          <w:color w:val="414042"/>
          <w:spacing w:val="-16"/>
          <w:w w:val="110"/>
        </w:rPr>
        <w:t xml:space="preserve">チームは、オープンソース </w:t>
      </w:r>
      <w:del w:id="1056" w:author="Mieko Sato" w:date="2018-03-14T11:24:00Z">
        <w:r w:rsidDel="00A639B2">
          <w:rPr>
            <w:color w:val="414042"/>
            <w:spacing w:val="-16"/>
            <w:w w:val="110"/>
          </w:rPr>
          <w:delText xml:space="preserve"> </w:delText>
        </w:r>
      </w:del>
      <w:r>
        <w:rPr>
          <w:color w:val="414042"/>
          <w:spacing w:val="-16"/>
          <w:w w:val="110"/>
        </w:rPr>
        <w:t>コン</w:t>
      </w:r>
      <w:r>
        <w:rPr>
          <w:color w:val="414042"/>
          <w:spacing w:val="-3"/>
          <w:w w:val="105"/>
        </w:rPr>
        <w:t>プ</w:t>
      </w:r>
      <w:r>
        <w:rPr>
          <w:color w:val="414042"/>
          <w:spacing w:val="-16"/>
          <w:w w:val="105"/>
        </w:rPr>
        <w:t>ライアンスを確実にするという目標を</w:t>
      </w:r>
      <w:del w:id="1057" w:author="Mieko Sato" w:date="2018-02-28T18:29:00Z">
        <w:r w:rsidDel="00A43544">
          <w:rPr>
            <w:rFonts w:hint="eastAsia"/>
            <w:color w:val="414042"/>
            <w:spacing w:val="-16"/>
            <w:w w:val="105"/>
          </w:rPr>
          <w:delText>も</w:delText>
        </w:r>
      </w:del>
      <w:ins w:id="1058" w:author="Mieko Sato" w:date="2018-02-28T18:29:00Z">
        <w:r w:rsidR="00A43544">
          <w:rPr>
            <w:rFonts w:hint="eastAsia"/>
            <w:color w:val="414042"/>
            <w:spacing w:val="-16"/>
            <w:w w:val="105"/>
          </w:rPr>
          <w:t>持</w:t>
        </w:r>
      </w:ins>
      <w:r>
        <w:rPr>
          <w:color w:val="414042"/>
          <w:spacing w:val="-16"/>
          <w:w w:val="105"/>
        </w:rPr>
        <w:t>つ、さまざまな個人で構成される分野横</w:t>
      </w:r>
      <w:del w:id="1059" w:author="工内隆" w:date="2018-02-15T17:13:00Z">
        <w:r w:rsidDel="00A300CA">
          <w:rPr>
            <w:color w:val="414042"/>
            <w:spacing w:val="-16"/>
            <w:w w:val="105"/>
          </w:rPr>
          <w:delText xml:space="preserve"> </w:delText>
        </w:r>
      </w:del>
      <w:r>
        <w:rPr>
          <w:color w:val="414042"/>
          <w:spacing w:val="-16"/>
          <w:w w:val="105"/>
        </w:rPr>
        <w:t>断的なグループ</w:t>
      </w:r>
      <w:del w:id="1060" w:author="Mieko Sato" w:date="2018-02-28T18:25:00Z">
        <w:r w:rsidDel="002D6EEF">
          <w:rPr>
            <w:rFonts w:hint="eastAsia"/>
            <w:color w:val="414042"/>
            <w:spacing w:val="-16"/>
            <w:w w:val="105"/>
          </w:rPr>
          <w:delText>と</w:delText>
        </w:r>
      </w:del>
      <w:ins w:id="1061" w:author="Mieko Sato" w:date="2018-02-28T18:25:00Z">
        <w:r w:rsidR="002D6EEF">
          <w:rPr>
            <w:rFonts w:hint="eastAsia"/>
            <w:color w:val="414042"/>
            <w:spacing w:val="-16"/>
            <w:w w:val="105"/>
          </w:rPr>
          <w:t>に</w:t>
        </w:r>
      </w:ins>
      <w:r>
        <w:rPr>
          <w:color w:val="414042"/>
          <w:spacing w:val="-16"/>
          <w:w w:val="105"/>
        </w:rPr>
        <w:t>なります。中核となるチーム</w:t>
      </w:r>
      <w:r>
        <w:rPr>
          <w:color w:val="414042"/>
          <w:spacing w:val="-6"/>
          <w:w w:val="105"/>
        </w:rPr>
        <w:t>（Core</w:t>
      </w:r>
      <w:r>
        <w:rPr>
          <w:color w:val="414042"/>
          <w:w w:val="105"/>
        </w:rPr>
        <w:t xml:space="preserve">  </w:t>
      </w:r>
      <w:r>
        <w:rPr>
          <w:color w:val="414042"/>
          <w:spacing w:val="-5"/>
          <w:w w:val="105"/>
        </w:rPr>
        <w:t>team）</w:t>
      </w:r>
      <w:r>
        <w:rPr>
          <w:color w:val="414042"/>
          <w:spacing w:val="-7"/>
          <w:w w:val="105"/>
        </w:rPr>
        <w:t>は</w:t>
      </w:r>
      <w:ins w:id="1062" w:author="Mieko Sato" w:date="2018-03-01T13:56:00Z">
        <w:r w:rsidR="00497141">
          <w:rPr>
            <w:rFonts w:hint="eastAsia"/>
            <w:color w:val="414042"/>
            <w:spacing w:val="-7"/>
            <w:w w:val="105"/>
          </w:rPr>
          <w:t>、</w:t>
        </w:r>
      </w:ins>
      <w:ins w:id="1063" w:author="Mieko Sato" w:date="2018-03-14T11:26:00Z">
        <w:r w:rsidR="00A639B2">
          <w:rPr>
            <w:rFonts w:hint="eastAsia"/>
            <w:color w:val="414042"/>
            <w:spacing w:val="-7"/>
            <w:w w:val="105"/>
          </w:rPr>
          <w:t>通常</w:t>
        </w:r>
      </w:ins>
      <w:del w:id="1064" w:author="Mieko Sato" w:date="2018-03-14T11:26:00Z">
        <w:r w:rsidDel="00A639B2">
          <w:rPr>
            <w:color w:val="414042"/>
            <w:spacing w:val="-7"/>
            <w:w w:val="105"/>
          </w:rPr>
          <w:delText>しばしば</w:delText>
        </w:r>
      </w:del>
      <w:r>
        <w:rPr>
          <w:color w:val="414042"/>
          <w:spacing w:val="-7"/>
          <w:w w:val="105"/>
        </w:rPr>
        <w:t>「オープンソ</w:t>
      </w:r>
      <w:r>
        <w:rPr>
          <w:color w:val="414042"/>
          <w:spacing w:val="-16"/>
          <w:w w:val="110"/>
        </w:rPr>
        <w:t>ース</w:t>
      </w:r>
      <w:r>
        <w:rPr>
          <w:color w:val="414042"/>
          <w:spacing w:val="-57"/>
          <w:w w:val="110"/>
        </w:rPr>
        <w:t xml:space="preserve"> </w:t>
      </w:r>
      <w:r>
        <w:rPr>
          <w:color w:val="414042"/>
          <w:spacing w:val="-7"/>
          <w:w w:val="110"/>
        </w:rPr>
        <w:t>レビュー</w:t>
      </w:r>
      <w:ins w:id="1065" w:author="Mieko Sato" w:date="2018-04-02T12:52:00Z">
        <w:r w:rsidR="004F040A">
          <w:rPr>
            <w:rFonts w:hint="eastAsia"/>
            <w:color w:val="414042"/>
            <w:spacing w:val="-7"/>
            <w:w w:val="110"/>
          </w:rPr>
          <w:t xml:space="preserve"> </w:t>
        </w:r>
      </w:ins>
      <w:r>
        <w:rPr>
          <w:color w:val="414042"/>
          <w:spacing w:val="-7"/>
          <w:w w:val="110"/>
        </w:rPr>
        <w:t>ボー</w:t>
      </w:r>
      <w:r>
        <w:rPr>
          <w:color w:val="414042"/>
          <w:spacing w:val="-18"/>
          <w:w w:val="105"/>
        </w:rPr>
        <w:t>ド</w:t>
      </w:r>
      <w:r>
        <w:rPr>
          <w:color w:val="414042"/>
          <w:spacing w:val="-6"/>
          <w:w w:val="110"/>
        </w:rPr>
        <w:t>（Open</w:t>
      </w:r>
      <w:r>
        <w:rPr>
          <w:color w:val="414042"/>
          <w:spacing w:val="-57"/>
          <w:w w:val="110"/>
        </w:rPr>
        <w:t xml:space="preserve"> </w:t>
      </w:r>
      <w:r>
        <w:rPr>
          <w:color w:val="414042"/>
          <w:w w:val="110"/>
        </w:rPr>
        <w:t>Source</w:t>
      </w:r>
      <w:r>
        <w:rPr>
          <w:color w:val="414042"/>
          <w:spacing w:val="-57"/>
          <w:w w:val="110"/>
        </w:rPr>
        <w:t xml:space="preserve"> </w:t>
      </w:r>
      <w:r>
        <w:rPr>
          <w:color w:val="414042"/>
          <w:spacing w:val="-5"/>
          <w:w w:val="110"/>
        </w:rPr>
        <w:t>Review</w:t>
      </w:r>
      <w:r>
        <w:rPr>
          <w:color w:val="414042"/>
          <w:spacing w:val="-57"/>
          <w:w w:val="110"/>
        </w:rPr>
        <w:t xml:space="preserve"> </w:t>
      </w:r>
      <w:r>
        <w:rPr>
          <w:color w:val="414042"/>
          <w:w w:val="110"/>
        </w:rPr>
        <w:t>Board</w:t>
      </w:r>
      <w:r>
        <w:rPr>
          <w:color w:val="414042"/>
          <w:spacing w:val="-29"/>
          <w:w w:val="110"/>
        </w:rPr>
        <w:t xml:space="preserve">: </w:t>
      </w:r>
      <w:r>
        <w:rPr>
          <w:color w:val="414042"/>
          <w:spacing w:val="-10"/>
          <w:w w:val="110"/>
        </w:rPr>
        <w:t>OSRB）」と呼ばれ、エンジニア</w:t>
      </w:r>
      <w:r>
        <w:rPr>
          <w:color w:val="414042"/>
          <w:spacing w:val="-11"/>
          <w:w w:val="105"/>
        </w:rPr>
        <w:t>リン</w:t>
      </w:r>
      <w:r>
        <w:rPr>
          <w:color w:val="414042"/>
          <w:spacing w:val="-18"/>
          <w:w w:val="105"/>
        </w:rPr>
        <w:t>グや製品チームからの代表者、</w:t>
      </w:r>
      <w:del w:id="1066" w:author="Mieko Sato" w:date="2018-03-01T14:43:00Z">
        <w:r w:rsidDel="00256817">
          <w:rPr>
            <w:color w:val="414042"/>
            <w:spacing w:val="-18"/>
            <w:w w:val="105"/>
          </w:rPr>
          <w:delText>一</w:delText>
        </w:r>
      </w:del>
      <w:ins w:id="1067" w:author="Mieko Sato" w:date="2018-03-01T14:43:00Z">
        <w:r w:rsidR="00256817">
          <w:rPr>
            <w:color w:val="414042"/>
            <w:spacing w:val="-18"/>
            <w:w w:val="105"/>
          </w:rPr>
          <w:t>1</w:t>
        </w:r>
      </w:ins>
      <w:r>
        <w:rPr>
          <w:color w:val="414042"/>
          <w:spacing w:val="-18"/>
          <w:w w:val="105"/>
        </w:rPr>
        <w:t>人以上の法務専門家、およびコンプライア</w:t>
      </w:r>
      <w:del w:id="1068" w:author="工内隆" w:date="2018-02-15T17:13:00Z">
        <w:r w:rsidDel="00A300CA">
          <w:rPr>
            <w:color w:val="414042"/>
            <w:spacing w:val="-18"/>
            <w:w w:val="105"/>
          </w:rPr>
          <w:delText xml:space="preserve">  </w:delText>
        </w:r>
      </w:del>
      <w:r>
        <w:rPr>
          <w:color w:val="414042"/>
          <w:spacing w:val="-5"/>
          <w:w w:val="110"/>
        </w:rPr>
        <w:t>ンス</w:t>
      </w:r>
      <w:r>
        <w:rPr>
          <w:color w:val="414042"/>
          <w:spacing w:val="-12"/>
          <w:w w:val="110"/>
        </w:rPr>
        <w:t xml:space="preserve"> </w:t>
      </w:r>
      <w:r>
        <w:rPr>
          <w:color w:val="414042"/>
          <w:spacing w:val="-18"/>
          <w:w w:val="110"/>
        </w:rPr>
        <w:t>オフィサーで構成されます。また、</w:t>
      </w:r>
      <w:r>
        <w:rPr>
          <w:color w:val="414042"/>
          <w:w w:val="105"/>
        </w:rPr>
        <w:t>ド</w:t>
      </w:r>
      <w:r>
        <w:rPr>
          <w:color w:val="414042"/>
          <w:spacing w:val="-6"/>
          <w:w w:val="110"/>
        </w:rPr>
        <w:t>キュメン</w:t>
      </w:r>
      <w:r>
        <w:rPr>
          <w:color w:val="414042"/>
          <w:spacing w:val="-4"/>
          <w:w w:val="105"/>
        </w:rPr>
        <w:t>ト</w:t>
      </w:r>
      <w:r>
        <w:rPr>
          <w:color w:val="414042"/>
          <w:spacing w:val="-21"/>
          <w:w w:val="110"/>
        </w:rPr>
        <w:t>、サプライチェーン、経営企画、情報</w:t>
      </w:r>
      <w:r>
        <w:rPr>
          <w:color w:val="414042"/>
          <w:spacing w:val="-19"/>
          <w:w w:val="110"/>
        </w:rPr>
        <w:t>システム、ローカライゼーションなど、コンプライアンスの取り組みに継続的</w:t>
      </w:r>
      <w:del w:id="1069" w:author="Mieko Sato" w:date="2018-03-14T11:26:00Z">
        <w:r w:rsidDel="00A639B2">
          <w:rPr>
            <w:color w:val="414042"/>
            <w:spacing w:val="-19"/>
            <w:w w:val="110"/>
          </w:rPr>
          <w:delText xml:space="preserve"> </w:delText>
        </w:r>
      </w:del>
      <w:r>
        <w:rPr>
          <w:color w:val="414042"/>
          <w:spacing w:val="-7"/>
          <w:w w:val="105"/>
        </w:rPr>
        <w:t>な貢</w:t>
      </w:r>
      <w:r>
        <w:rPr>
          <w:color w:val="414042"/>
          <w:spacing w:val="-15"/>
          <w:w w:val="105"/>
        </w:rPr>
        <w:t>献をする</w:t>
      </w:r>
      <w:del w:id="1070" w:author="Mieko Sato" w:date="2018-02-28T18:25:00Z">
        <w:r w:rsidDel="002D6EEF">
          <w:rPr>
            <w:color w:val="414042"/>
            <w:spacing w:val="-15"/>
            <w:w w:val="105"/>
          </w:rPr>
          <w:delText>、</w:delText>
        </w:r>
      </w:del>
      <w:r>
        <w:rPr>
          <w:color w:val="414042"/>
          <w:spacing w:val="-15"/>
          <w:w w:val="105"/>
        </w:rPr>
        <w:t>複数</w:t>
      </w:r>
      <w:del w:id="1071" w:author="Mieko Sato" w:date="2018-02-28T18:26:00Z">
        <w:r w:rsidDel="002D6EEF">
          <w:rPr>
            <w:color w:val="414042"/>
            <w:spacing w:val="-15"/>
            <w:w w:val="105"/>
          </w:rPr>
          <w:delText>の</w:delText>
        </w:r>
      </w:del>
      <w:r>
        <w:rPr>
          <w:color w:val="414042"/>
          <w:spacing w:val="-15"/>
          <w:w w:val="105"/>
        </w:rPr>
        <w:t>部門</w:t>
      </w:r>
      <w:ins w:id="1072" w:author="Mieko Sato" w:date="2018-02-28T18:26:00Z">
        <w:r w:rsidR="002D6EEF">
          <w:rPr>
            <w:rFonts w:hint="eastAsia"/>
            <w:color w:val="414042"/>
            <w:spacing w:val="-15"/>
            <w:w w:val="105"/>
          </w:rPr>
          <w:t>の</w:t>
        </w:r>
      </w:ins>
      <w:del w:id="1073" w:author="Mieko Sato" w:date="2018-02-28T18:26:00Z">
        <w:r w:rsidDel="002D6EEF">
          <w:rPr>
            <w:color w:val="414042"/>
            <w:spacing w:val="-15"/>
            <w:w w:val="105"/>
          </w:rPr>
          <w:delText>に</w:delText>
        </w:r>
      </w:del>
      <w:del w:id="1074" w:author="Mieko Sato" w:date="2018-02-28T18:25:00Z">
        <w:r w:rsidDel="002D6EEF">
          <w:rPr>
            <w:rFonts w:hint="eastAsia"/>
            <w:color w:val="414042"/>
            <w:spacing w:val="-15"/>
            <w:w w:val="105"/>
          </w:rPr>
          <w:delText>亘</w:delText>
        </w:r>
      </w:del>
      <w:del w:id="1075" w:author="Mieko Sato" w:date="2018-02-28T18:26:00Z">
        <w:r w:rsidDel="002D6EEF">
          <w:rPr>
            <w:color w:val="414042"/>
            <w:spacing w:val="-15"/>
            <w:w w:val="105"/>
          </w:rPr>
          <w:delText>る</w:delText>
        </w:r>
      </w:del>
      <w:r>
        <w:rPr>
          <w:color w:val="414042"/>
          <w:spacing w:val="-15"/>
          <w:w w:val="105"/>
        </w:rPr>
        <w:t>さまざまな</w:t>
      </w:r>
      <w:ins w:id="1076" w:author="Mieko Sato" w:date="2018-03-14T11:27:00Z">
        <w:r w:rsidR="00A639B2">
          <w:rPr>
            <w:rFonts w:hint="eastAsia"/>
            <w:color w:val="414042"/>
            <w:spacing w:val="-15"/>
            <w:w w:val="105"/>
          </w:rPr>
          <w:t>人々</w:t>
        </w:r>
      </w:ins>
      <w:del w:id="1077" w:author="Mieko Sato" w:date="2018-03-14T11:27:00Z">
        <w:r w:rsidDel="00A639B2">
          <w:rPr>
            <w:color w:val="414042"/>
            <w:spacing w:val="-15"/>
            <w:w w:val="105"/>
          </w:rPr>
          <w:delText>個人</w:delText>
        </w:r>
      </w:del>
      <w:r>
        <w:rPr>
          <w:color w:val="414042"/>
          <w:spacing w:val="-15"/>
          <w:w w:val="105"/>
        </w:rPr>
        <w:t>によって</w:t>
      </w:r>
      <w:ins w:id="1078" w:author="Mieko Sato" w:date="2018-02-28T18:27:00Z">
        <w:r w:rsidR="002D6EEF">
          <w:rPr>
            <w:rFonts w:hint="eastAsia"/>
            <w:color w:val="414042"/>
            <w:spacing w:val="-15"/>
            <w:w w:val="105"/>
          </w:rPr>
          <w:t>、</w:t>
        </w:r>
      </w:ins>
      <w:r>
        <w:rPr>
          <w:color w:val="414042"/>
          <w:spacing w:val="-15"/>
          <w:w w:val="105"/>
        </w:rPr>
        <w:t>拡張チーム</w:t>
      </w:r>
      <w:r>
        <w:rPr>
          <w:color w:val="414042"/>
          <w:spacing w:val="-3"/>
          <w:w w:val="105"/>
        </w:rPr>
        <w:t>（Extended</w:t>
      </w:r>
    </w:p>
    <w:p w14:paraId="210340AF" w14:textId="73D6F9E6" w:rsidR="00D01E5D" w:rsidRDefault="0022633E">
      <w:pPr>
        <w:pStyle w:val="a3"/>
        <w:spacing w:before="10"/>
        <w:ind w:left="395" w:right="441"/>
        <w:jc w:val="both"/>
      </w:pPr>
      <w:r>
        <w:rPr>
          <w:color w:val="414042"/>
          <w:spacing w:val="-5"/>
          <w:w w:val="105"/>
        </w:rPr>
        <w:t>team）</w:t>
      </w:r>
      <w:r>
        <w:rPr>
          <w:color w:val="414042"/>
          <w:spacing w:val="-22"/>
          <w:w w:val="105"/>
        </w:rPr>
        <w:t>が形成されます。しかし、小規模企業やスタートアップにおいては、</w:t>
      </w:r>
      <w:del w:id="1079" w:author="Mieko Sato" w:date="2018-03-01T14:00:00Z">
        <w:r w:rsidDel="00597FA3">
          <w:rPr>
            <w:color w:val="414042"/>
            <w:spacing w:val="-22"/>
            <w:w w:val="105"/>
          </w:rPr>
          <w:delText>一</w:delText>
        </w:r>
      </w:del>
      <w:ins w:id="1080" w:author="Mieko Sato" w:date="2018-03-01T14:00:00Z">
        <w:r w:rsidR="00597FA3">
          <w:rPr>
            <w:color w:val="414042"/>
            <w:spacing w:val="-22"/>
            <w:w w:val="105"/>
          </w:rPr>
          <w:t>1</w:t>
        </w:r>
      </w:ins>
      <w:r>
        <w:rPr>
          <w:color w:val="414042"/>
          <w:spacing w:val="-22"/>
          <w:w w:val="105"/>
        </w:rPr>
        <w:t>人のエ</w:t>
      </w:r>
      <w:r>
        <w:rPr>
          <w:color w:val="414042"/>
          <w:spacing w:val="-15"/>
          <w:w w:val="105"/>
        </w:rPr>
        <w:t>ンジニアリング  マネージャ</w:t>
      </w:r>
      <w:ins w:id="1081" w:author="Mieko Sato" w:date="2018-04-02T12:53:00Z">
        <w:r w:rsidR="0024107B">
          <w:rPr>
            <w:rFonts w:hint="eastAsia"/>
            <w:color w:val="414042"/>
            <w:spacing w:val="-15"/>
            <w:w w:val="105"/>
          </w:rPr>
          <w:t>ー</w:t>
        </w:r>
      </w:ins>
      <w:r>
        <w:rPr>
          <w:color w:val="414042"/>
          <w:spacing w:val="-15"/>
          <w:w w:val="105"/>
        </w:rPr>
        <w:t>と</w:t>
      </w:r>
      <w:del w:id="1082" w:author="Mieko Sato" w:date="2018-03-01T14:00:00Z">
        <w:r w:rsidDel="00597FA3">
          <w:rPr>
            <w:color w:val="414042"/>
            <w:spacing w:val="-15"/>
            <w:w w:val="105"/>
          </w:rPr>
          <w:delText>一</w:delText>
        </w:r>
      </w:del>
      <w:ins w:id="1083" w:author="Mieko Sato" w:date="2018-03-01T14:00:00Z">
        <w:r w:rsidR="00597FA3">
          <w:rPr>
            <w:color w:val="414042"/>
            <w:spacing w:val="-15"/>
            <w:w w:val="105"/>
          </w:rPr>
          <w:t>1</w:t>
        </w:r>
      </w:ins>
      <w:r>
        <w:rPr>
          <w:color w:val="414042"/>
          <w:spacing w:val="-15"/>
          <w:w w:val="105"/>
        </w:rPr>
        <w:t>人の法務専門家というシンプルな構成もあ</w:t>
      </w:r>
      <w:del w:id="1084" w:author="Mieko Sato" w:date="2018-03-14T11:29:00Z">
        <w:r w:rsidDel="00A639B2">
          <w:rPr>
            <w:color w:val="414042"/>
            <w:spacing w:val="-15"/>
            <w:w w:val="105"/>
          </w:rPr>
          <w:delText>り</w:delText>
        </w:r>
      </w:del>
      <w:del w:id="1085" w:author="Mieko Sato" w:date="2018-02-28T18:27:00Z">
        <w:r w:rsidDel="002D6EEF">
          <w:rPr>
            <w:rFonts w:hint="eastAsia"/>
            <w:color w:val="414042"/>
            <w:spacing w:val="-15"/>
            <w:w w:val="105"/>
          </w:rPr>
          <w:delText>え</w:delText>
        </w:r>
      </w:del>
      <w:r>
        <w:rPr>
          <w:color w:val="414042"/>
          <w:spacing w:val="-15"/>
          <w:w w:val="105"/>
        </w:rPr>
        <w:t>るでしょう。ど</w:t>
      </w:r>
      <w:ins w:id="1086" w:author="Mieko Sato" w:date="2018-02-28T18:27:00Z">
        <w:r w:rsidR="002D6EEF">
          <w:rPr>
            <w:rFonts w:hint="eastAsia"/>
            <w:color w:val="414042"/>
            <w:spacing w:val="-15"/>
            <w:w w:val="105"/>
          </w:rPr>
          <w:t>のような</w:t>
        </w:r>
      </w:ins>
      <w:del w:id="1087" w:author="Mieko Sato" w:date="2018-02-28T18:27:00Z">
        <w:r w:rsidDel="002D6EEF">
          <w:rPr>
            <w:color w:val="414042"/>
            <w:spacing w:val="-15"/>
            <w:w w:val="105"/>
          </w:rPr>
          <w:delText>ういった</w:delText>
        </w:r>
      </w:del>
      <w:r>
        <w:rPr>
          <w:color w:val="414042"/>
          <w:spacing w:val="-15"/>
          <w:w w:val="105"/>
        </w:rPr>
        <w:t>構成になるかは</w:t>
      </w:r>
      <w:ins w:id="1088" w:author="Mieko Sato" w:date="2018-02-28T18:28:00Z">
        <w:r w:rsidR="002D6EEF">
          <w:rPr>
            <w:rFonts w:hint="eastAsia"/>
            <w:color w:val="414042"/>
            <w:spacing w:val="-15"/>
            <w:w w:val="105"/>
          </w:rPr>
          <w:t>、</w:t>
        </w:r>
      </w:ins>
      <w:del w:id="1089" w:author="Mieko Sato" w:date="2018-02-28T18:28:00Z">
        <w:r w:rsidDel="00170BFA">
          <w:rPr>
            <w:color w:val="414042"/>
            <w:spacing w:val="-15"/>
            <w:w w:val="105"/>
          </w:rPr>
          <w:delText>それぞれの</w:delText>
        </w:r>
      </w:del>
      <w:r>
        <w:rPr>
          <w:color w:val="414042"/>
          <w:spacing w:val="-15"/>
          <w:w w:val="105"/>
        </w:rPr>
        <w:t>会社</w:t>
      </w:r>
      <w:ins w:id="1090" w:author="Mieko Sato" w:date="2018-02-28T18:28:00Z">
        <w:r w:rsidR="00170BFA">
          <w:rPr>
            <w:rFonts w:hint="eastAsia"/>
            <w:color w:val="414042"/>
            <w:spacing w:val="-15"/>
            <w:w w:val="105"/>
          </w:rPr>
          <w:t>に</w:t>
        </w:r>
      </w:ins>
      <w:ins w:id="1091" w:author="Mieko Sato" w:date="2018-03-14T14:21:00Z">
        <w:r w:rsidR="00C04C9E">
          <w:rPr>
            <w:rFonts w:hint="eastAsia"/>
            <w:color w:val="414042"/>
            <w:spacing w:val="-15"/>
            <w:w w:val="105"/>
          </w:rPr>
          <w:t>よ</w:t>
        </w:r>
      </w:ins>
      <w:ins w:id="1092" w:author="Mieko Sato" w:date="2018-03-14T14:20:00Z">
        <w:r w:rsidR="00C04C9E">
          <w:rPr>
            <w:rFonts w:hint="eastAsia"/>
            <w:color w:val="414042"/>
            <w:spacing w:val="-15"/>
            <w:w w:val="105"/>
          </w:rPr>
          <w:t>って</w:t>
        </w:r>
      </w:ins>
      <w:ins w:id="1093" w:author="Mieko Sato" w:date="2018-02-28T18:28:00Z">
        <w:r w:rsidR="00170BFA">
          <w:rPr>
            <w:rFonts w:hint="eastAsia"/>
            <w:color w:val="414042"/>
            <w:spacing w:val="-15"/>
            <w:w w:val="105"/>
          </w:rPr>
          <w:t>異なります。</w:t>
        </w:r>
      </w:ins>
      <w:del w:id="1094" w:author="Mieko Sato" w:date="2018-02-28T18:28:00Z">
        <w:r w:rsidDel="00170BFA">
          <w:rPr>
            <w:color w:val="414042"/>
            <w:spacing w:val="-15"/>
            <w:w w:val="105"/>
          </w:rPr>
          <w:delText>で違ってきます。</w:delText>
        </w:r>
      </w:del>
    </w:p>
    <w:p w14:paraId="14D5403C" w14:textId="77777777" w:rsidR="00D01E5D" w:rsidRDefault="00D01E5D">
      <w:pPr>
        <w:pStyle w:val="a3"/>
        <w:spacing w:before="11"/>
        <w:rPr>
          <w:sz w:val="40"/>
        </w:rPr>
      </w:pPr>
    </w:p>
    <w:p w14:paraId="540DFC49" w14:textId="77777777" w:rsidR="00D01E5D" w:rsidRDefault="0022633E">
      <w:pPr>
        <w:pStyle w:val="3"/>
        <w:numPr>
          <w:ilvl w:val="2"/>
          <w:numId w:val="7"/>
        </w:numPr>
        <w:tabs>
          <w:tab w:val="left" w:pos="1224"/>
        </w:tabs>
        <w:ind w:left="1223" w:hanging="828"/>
      </w:pPr>
      <w:r>
        <w:rPr>
          <w:color w:val="414042"/>
          <w:spacing w:val="-4"/>
          <w:w w:val="110"/>
        </w:rPr>
        <w:t>トレーニング</w:t>
      </w:r>
    </w:p>
    <w:p w14:paraId="37946917" w14:textId="3A506BAA" w:rsidR="00D01E5D" w:rsidRDefault="0022633E">
      <w:pPr>
        <w:pStyle w:val="a3"/>
        <w:spacing w:before="339"/>
        <w:ind w:left="395" w:right="367"/>
      </w:pPr>
      <w:r>
        <w:rPr>
          <w:color w:val="414042"/>
          <w:spacing w:val="-11"/>
          <w:w w:val="105"/>
        </w:rPr>
        <w:t>教育は、コンプライアンス プログラム</w:t>
      </w:r>
      <w:ins w:id="1095" w:author="Mieko Sato" w:date="2018-03-14T14:21:00Z">
        <w:r w:rsidR="00887223">
          <w:rPr>
            <w:rFonts w:hint="eastAsia"/>
            <w:color w:val="414042"/>
            <w:spacing w:val="-11"/>
            <w:w w:val="105"/>
          </w:rPr>
          <w:t>の</w:t>
        </w:r>
      </w:ins>
      <w:del w:id="1096" w:author="Mieko Sato" w:date="2018-03-14T14:21:00Z">
        <w:r w:rsidDel="00887223">
          <w:rPr>
            <w:color w:val="414042"/>
            <w:spacing w:val="-11"/>
            <w:w w:val="105"/>
          </w:rPr>
          <w:delText>で</w:delText>
        </w:r>
      </w:del>
      <w:del w:id="1097" w:author="Mieko Sato" w:date="2018-03-14T14:22:00Z">
        <w:r w:rsidDel="00887223">
          <w:rPr>
            <w:color w:val="414042"/>
            <w:spacing w:val="-11"/>
            <w:w w:val="105"/>
          </w:rPr>
          <w:delText>本質的に</w:delText>
        </w:r>
      </w:del>
      <w:r>
        <w:rPr>
          <w:color w:val="414042"/>
          <w:spacing w:val="-11"/>
          <w:w w:val="105"/>
        </w:rPr>
        <w:t>重要な構成要素</w:t>
      </w:r>
      <w:del w:id="1098" w:author="Mieko Sato" w:date="2018-03-14T14:21:00Z">
        <w:r w:rsidDel="00887223">
          <w:rPr>
            <w:rFonts w:hint="eastAsia"/>
            <w:color w:val="414042"/>
            <w:spacing w:val="-11"/>
            <w:w w:val="105"/>
          </w:rPr>
          <w:delText>とな</w:delText>
        </w:r>
        <w:r w:rsidDel="00887223">
          <w:rPr>
            <w:rFonts w:hint="eastAsia"/>
            <w:color w:val="414042"/>
          </w:rPr>
          <w:delText>り</w:delText>
        </w:r>
        <w:r w:rsidDel="00887223">
          <w:rPr>
            <w:rFonts w:hint="eastAsia"/>
            <w:color w:val="414042"/>
            <w:spacing w:val="-21"/>
            <w:w w:val="105"/>
          </w:rPr>
          <w:delText>ま</w:delText>
        </w:r>
      </w:del>
      <w:ins w:id="1099" w:author="Mieko Sato" w:date="2018-03-14T14:21:00Z">
        <w:r w:rsidR="00887223">
          <w:rPr>
            <w:rFonts w:hint="eastAsia"/>
            <w:color w:val="414042"/>
            <w:spacing w:val="-11"/>
            <w:w w:val="105"/>
          </w:rPr>
          <w:t>で</w:t>
        </w:r>
      </w:ins>
      <w:r>
        <w:rPr>
          <w:color w:val="414042"/>
          <w:spacing w:val="-21"/>
          <w:w w:val="105"/>
        </w:rPr>
        <w:t>す。教育</w:t>
      </w:r>
      <w:r>
        <w:rPr>
          <w:color w:val="414042"/>
          <w:spacing w:val="-12"/>
          <w:w w:val="110"/>
        </w:rPr>
        <w:t>によって</w:t>
      </w:r>
      <w:ins w:id="1100" w:author="Mieko Sato" w:date="2018-03-14T14:22:00Z">
        <w:r w:rsidR="00887223">
          <w:rPr>
            <w:rFonts w:hint="eastAsia"/>
            <w:color w:val="414042"/>
            <w:spacing w:val="-12"/>
            <w:w w:val="110"/>
          </w:rPr>
          <w:t>、</w:t>
        </w:r>
      </w:ins>
      <w:r>
        <w:rPr>
          <w:color w:val="414042"/>
          <w:spacing w:val="-12"/>
          <w:w w:val="110"/>
        </w:rPr>
        <w:t>従業員</w:t>
      </w:r>
      <w:ins w:id="1101" w:author="Mieko Sato" w:date="2018-03-14T14:46:00Z">
        <w:r w:rsidR="00567766">
          <w:rPr>
            <w:rFonts w:hint="eastAsia"/>
            <w:color w:val="414042"/>
            <w:spacing w:val="-12"/>
            <w:w w:val="110"/>
          </w:rPr>
          <w:t>は</w:t>
        </w:r>
      </w:ins>
      <w:del w:id="1102" w:author="Mieko Sato" w:date="2018-03-14T14:46:00Z">
        <w:r w:rsidDel="00567766">
          <w:rPr>
            <w:rFonts w:hint="eastAsia"/>
            <w:color w:val="414042"/>
            <w:spacing w:val="-12"/>
            <w:w w:val="110"/>
          </w:rPr>
          <w:delText>に対し</w:delText>
        </w:r>
      </w:del>
      <w:ins w:id="1103" w:author="Mieko Sato" w:date="2018-03-26T18:35:00Z">
        <w:r w:rsidR="006D0D45">
          <w:rPr>
            <w:rFonts w:hint="eastAsia"/>
            <w:color w:val="414042"/>
            <w:spacing w:val="-12"/>
            <w:w w:val="110"/>
          </w:rPr>
          <w:t>確実に</w:t>
        </w:r>
      </w:ins>
      <w:r>
        <w:rPr>
          <w:color w:val="414042"/>
          <w:spacing w:val="-4"/>
          <w:w w:val="120"/>
        </w:rPr>
        <w:t>オ</w:t>
      </w:r>
      <w:r>
        <w:rPr>
          <w:color w:val="414042"/>
          <w:spacing w:val="-13"/>
          <w:w w:val="110"/>
        </w:rPr>
        <w:t>ープンソース ソフ</w:t>
      </w:r>
      <w:r>
        <w:rPr>
          <w:color w:val="414042"/>
        </w:rPr>
        <w:t>ト</w:t>
      </w:r>
      <w:r>
        <w:rPr>
          <w:color w:val="414042"/>
          <w:spacing w:val="-16"/>
          <w:w w:val="110"/>
        </w:rPr>
        <w:t>ウ</w:t>
      </w:r>
      <w:r>
        <w:rPr>
          <w:color w:val="414042"/>
          <w:spacing w:val="-27"/>
          <w:w w:val="120"/>
        </w:rPr>
        <w:t>ェ</w:t>
      </w:r>
      <w:r>
        <w:rPr>
          <w:color w:val="414042"/>
          <w:spacing w:val="-8"/>
          <w:w w:val="110"/>
        </w:rPr>
        <w:t>アの使用を統制</w:t>
      </w:r>
      <w:ins w:id="1104" w:author="Mieko Sato" w:date="2018-03-14T14:23:00Z">
        <w:r w:rsidR="00887223">
          <w:rPr>
            <w:rFonts w:hint="eastAsia"/>
            <w:color w:val="414042"/>
            <w:spacing w:val="-8"/>
            <w:w w:val="110"/>
          </w:rPr>
          <w:t>す</w:t>
        </w:r>
      </w:ins>
      <w:del w:id="1105" w:author="Mieko Sato" w:date="2018-03-14T14:23:00Z">
        <w:r w:rsidDel="00887223">
          <w:rPr>
            <w:color w:val="414042"/>
            <w:spacing w:val="-8"/>
            <w:w w:val="110"/>
          </w:rPr>
          <w:delText>してい</w:delText>
        </w:r>
      </w:del>
      <w:r>
        <w:rPr>
          <w:color w:val="414042"/>
          <w:spacing w:val="-8"/>
          <w:w w:val="110"/>
        </w:rPr>
        <w:t>るポリシー</w:t>
      </w:r>
      <w:ins w:id="1106" w:author="Mieko Sato" w:date="2018-03-26T18:35:00Z">
        <w:r w:rsidR="006D0D45">
          <w:rPr>
            <w:rFonts w:hint="eastAsia"/>
            <w:color w:val="414042"/>
            <w:spacing w:val="-8"/>
            <w:w w:val="110"/>
          </w:rPr>
          <w:t>を</w:t>
        </w:r>
      </w:ins>
      <w:del w:id="1107" w:author="Mieko Sato" w:date="2018-03-26T18:35:00Z">
        <w:r w:rsidDel="006D0D45">
          <w:rPr>
            <w:rFonts w:hint="eastAsia"/>
            <w:color w:val="414042"/>
            <w:spacing w:val="-14"/>
            <w:w w:val="110"/>
          </w:rPr>
          <w:delText>について</w:delText>
        </w:r>
      </w:del>
      <w:ins w:id="1108" w:author="Mieko Sato" w:date="2018-03-14T14:23:00Z">
        <w:r w:rsidR="00887223">
          <w:rPr>
            <w:rFonts w:hint="eastAsia"/>
            <w:color w:val="414042"/>
            <w:spacing w:val="-14"/>
            <w:w w:val="110"/>
          </w:rPr>
          <w:t>正しく</w:t>
        </w:r>
      </w:ins>
      <w:del w:id="1109" w:author="Mieko Sato" w:date="2018-03-14T14:23:00Z">
        <w:r w:rsidDel="00887223">
          <w:rPr>
            <w:color w:val="414042"/>
            <w:spacing w:val="-14"/>
            <w:w w:val="110"/>
          </w:rPr>
          <w:delText>きちんとした</w:delText>
        </w:r>
      </w:del>
      <w:r>
        <w:rPr>
          <w:color w:val="414042"/>
          <w:spacing w:val="-14"/>
          <w:w w:val="110"/>
        </w:rPr>
        <w:t>理解</w:t>
      </w:r>
      <w:ins w:id="1110" w:author="Mieko Sato" w:date="2018-03-14T14:46:00Z">
        <w:r w:rsidR="00567766">
          <w:rPr>
            <w:rFonts w:hint="eastAsia"/>
            <w:color w:val="414042"/>
            <w:spacing w:val="-14"/>
            <w:w w:val="110"/>
          </w:rPr>
          <w:t>できるようになり</w:t>
        </w:r>
      </w:ins>
      <w:del w:id="1111" w:author="Mieko Sato" w:date="2018-03-14T14:30:00Z">
        <w:r w:rsidDel="00887223">
          <w:rPr>
            <w:color w:val="414042"/>
            <w:spacing w:val="-14"/>
            <w:w w:val="110"/>
          </w:rPr>
          <w:delText>を</w:delText>
        </w:r>
      </w:del>
      <w:del w:id="1112" w:author="Mieko Sato" w:date="2018-02-28T18:30:00Z">
        <w:r w:rsidDel="00A43544">
          <w:rPr>
            <w:rFonts w:hint="eastAsia"/>
            <w:color w:val="414042"/>
            <w:spacing w:val="-14"/>
            <w:w w:val="110"/>
          </w:rPr>
          <w:delText>も</w:delText>
        </w:r>
      </w:del>
      <w:del w:id="1113" w:author="Mieko Sato" w:date="2018-03-14T14:30:00Z">
        <w:r w:rsidDel="00887223">
          <w:rPr>
            <w:color w:val="414042"/>
            <w:spacing w:val="-14"/>
            <w:w w:val="110"/>
          </w:rPr>
          <w:delText>つことを確実にすることができ</w:delText>
        </w:r>
      </w:del>
      <w:r>
        <w:rPr>
          <w:color w:val="414042"/>
          <w:spacing w:val="-14"/>
          <w:w w:val="110"/>
        </w:rPr>
        <w:t>ます。</w:t>
      </w:r>
      <w:r>
        <w:rPr>
          <w:color w:val="414042"/>
          <w:spacing w:val="-4"/>
          <w:w w:val="120"/>
        </w:rPr>
        <w:t>オ</w:t>
      </w:r>
      <w:r>
        <w:rPr>
          <w:color w:val="414042"/>
          <w:spacing w:val="-12"/>
          <w:w w:val="110"/>
        </w:rPr>
        <w:t>ープンソース</w:t>
      </w:r>
      <w:r>
        <w:rPr>
          <w:color w:val="414042"/>
          <w:spacing w:val="-7"/>
          <w:w w:val="110"/>
        </w:rPr>
        <w:t>とコンプライアンスの</w:t>
      </w:r>
      <w:r>
        <w:rPr>
          <w:color w:val="414042"/>
          <w:spacing w:val="-3"/>
        </w:rPr>
        <w:t>ト</w:t>
      </w:r>
      <w:r>
        <w:rPr>
          <w:color w:val="414042"/>
          <w:spacing w:val="-6"/>
          <w:w w:val="110"/>
        </w:rPr>
        <w:t>レー</w:t>
      </w:r>
      <w:r>
        <w:rPr>
          <w:color w:val="414042"/>
          <w:w w:val="120"/>
        </w:rPr>
        <w:t>ニ</w:t>
      </w:r>
      <w:r>
        <w:rPr>
          <w:color w:val="414042"/>
          <w:spacing w:val="-12"/>
          <w:w w:val="110"/>
        </w:rPr>
        <w:t>ングを提供する</w:t>
      </w:r>
      <w:ins w:id="1114" w:author="Mieko Sato" w:date="2018-03-14T14:32:00Z">
        <w:r w:rsidR="00DC5156">
          <w:rPr>
            <w:rFonts w:hint="eastAsia"/>
            <w:color w:val="414042"/>
            <w:spacing w:val="-12"/>
            <w:w w:val="110"/>
          </w:rPr>
          <w:t>目的</w:t>
        </w:r>
      </w:ins>
      <w:del w:id="1115" w:author="Mieko Sato" w:date="2018-03-14T14:32:00Z">
        <w:r w:rsidDel="00DC5156">
          <w:rPr>
            <w:color w:val="414042"/>
            <w:spacing w:val="-12"/>
            <w:w w:val="110"/>
          </w:rPr>
          <w:delText>ことのゴール</w:delText>
        </w:r>
      </w:del>
      <w:r>
        <w:rPr>
          <w:color w:val="414042"/>
          <w:spacing w:val="-12"/>
          <w:w w:val="110"/>
        </w:rPr>
        <w:t>は、</w:t>
      </w:r>
      <w:r>
        <w:rPr>
          <w:color w:val="414042"/>
          <w:spacing w:val="-4"/>
          <w:w w:val="120"/>
        </w:rPr>
        <w:t>オ</w:t>
      </w:r>
      <w:r>
        <w:rPr>
          <w:color w:val="414042"/>
          <w:spacing w:val="-10"/>
          <w:w w:val="110"/>
        </w:rPr>
        <w:t>ープンソース</w:t>
      </w:r>
      <w:del w:id="1116" w:author="Mieko Sato" w:date="2018-03-14T15:13:00Z">
        <w:r w:rsidDel="00AF6BA3">
          <w:rPr>
            <w:rFonts w:hint="eastAsia"/>
            <w:color w:val="414042"/>
            <w:spacing w:val="-10"/>
            <w:w w:val="110"/>
          </w:rPr>
          <w:delText>に関</w:delText>
        </w:r>
        <w:r w:rsidDel="00AF6BA3">
          <w:rPr>
            <w:rFonts w:hint="eastAsia"/>
            <w:color w:val="414042"/>
            <w:spacing w:val="-8"/>
            <w:w w:val="110"/>
          </w:rPr>
          <w:delText>する</w:delText>
        </w:r>
      </w:del>
      <w:ins w:id="1117" w:author="Mieko Sato" w:date="2018-03-14T15:13:00Z">
        <w:r w:rsidR="00AF6BA3">
          <w:rPr>
            <w:rFonts w:hint="eastAsia"/>
            <w:color w:val="414042"/>
            <w:spacing w:val="-10"/>
            <w:w w:val="110"/>
          </w:rPr>
          <w:t>の</w:t>
        </w:r>
      </w:ins>
      <w:r>
        <w:rPr>
          <w:color w:val="414042"/>
          <w:spacing w:val="-8"/>
          <w:w w:val="110"/>
        </w:rPr>
        <w:t>ポリシー</w:t>
      </w:r>
      <w:ins w:id="1118" w:author="Mieko Sato" w:date="2018-03-14T15:13:00Z">
        <w:r w:rsidR="00AF6BA3">
          <w:rPr>
            <w:rFonts w:hint="eastAsia"/>
            <w:color w:val="414042"/>
            <w:spacing w:val="-8"/>
            <w:w w:val="110"/>
          </w:rPr>
          <w:t>や</w:t>
        </w:r>
      </w:ins>
      <w:del w:id="1119" w:author="Mieko Sato" w:date="2018-03-14T15:13:00Z">
        <w:r w:rsidDel="00AF6BA3">
          <w:rPr>
            <w:color w:val="414042"/>
            <w:spacing w:val="-8"/>
            <w:w w:val="110"/>
          </w:rPr>
          <w:delText>と</w:delText>
        </w:r>
      </w:del>
      <w:r>
        <w:rPr>
          <w:color w:val="414042"/>
          <w:spacing w:val="-8"/>
          <w:w w:val="110"/>
        </w:rPr>
        <w:t>戦略</w:t>
      </w:r>
      <w:ins w:id="1120" w:author="Mieko Sato" w:date="2018-03-14T15:13:00Z">
        <w:r w:rsidR="00AF6BA3">
          <w:rPr>
            <w:rFonts w:hint="eastAsia"/>
            <w:color w:val="414042"/>
            <w:spacing w:val="-8"/>
            <w:w w:val="110"/>
          </w:rPr>
          <w:t>に対する</w:t>
        </w:r>
      </w:ins>
      <w:del w:id="1121" w:author="Mieko Sato" w:date="2018-03-14T15:13:00Z">
        <w:r w:rsidDel="00AF6BA3">
          <w:rPr>
            <w:color w:val="414042"/>
            <w:spacing w:val="-8"/>
            <w:w w:val="110"/>
          </w:rPr>
          <w:delText>への</w:delText>
        </w:r>
      </w:del>
      <w:ins w:id="1122" w:author="Mieko Sato" w:date="2018-03-14T14:48:00Z">
        <w:r w:rsidR="00567766">
          <w:rPr>
            <w:rFonts w:hint="eastAsia"/>
            <w:color w:val="414042"/>
            <w:spacing w:val="-8"/>
            <w:w w:val="110"/>
          </w:rPr>
          <w:t>意識を高め</w:t>
        </w:r>
      </w:ins>
      <w:del w:id="1123" w:author="Mieko Sato" w:date="2018-03-14T14:48:00Z">
        <w:r w:rsidDel="00567766">
          <w:rPr>
            <w:color w:val="414042"/>
            <w:spacing w:val="-8"/>
            <w:w w:val="110"/>
          </w:rPr>
          <w:delText>理解を底上げし</w:delText>
        </w:r>
      </w:del>
      <w:r>
        <w:rPr>
          <w:color w:val="414042"/>
          <w:spacing w:val="-8"/>
          <w:w w:val="110"/>
        </w:rPr>
        <w:t>、</w:t>
      </w:r>
      <w:r>
        <w:rPr>
          <w:color w:val="414042"/>
          <w:spacing w:val="-4"/>
          <w:w w:val="120"/>
        </w:rPr>
        <w:t>オ</w:t>
      </w:r>
      <w:r>
        <w:rPr>
          <w:color w:val="414042"/>
          <w:spacing w:val="-16"/>
          <w:w w:val="110"/>
        </w:rPr>
        <w:t>ープンソース</w:t>
      </w:r>
      <w:ins w:id="1124" w:author="Mieko Sato" w:date="2018-03-14T14:50:00Z">
        <w:r w:rsidR="00567766">
          <w:rPr>
            <w:rFonts w:hint="eastAsia"/>
            <w:color w:val="414042"/>
            <w:spacing w:val="-16"/>
            <w:w w:val="110"/>
          </w:rPr>
          <w:t xml:space="preserve"> </w:t>
        </w:r>
      </w:ins>
      <w:del w:id="1125" w:author="Mieko Sato" w:date="2018-03-14T14:50:00Z">
        <w:r w:rsidDel="00567766">
          <w:rPr>
            <w:color w:val="414042"/>
            <w:spacing w:val="-16"/>
            <w:w w:val="110"/>
          </w:rPr>
          <w:delText>の</w:delText>
        </w:r>
      </w:del>
      <w:r>
        <w:rPr>
          <w:color w:val="414042"/>
          <w:spacing w:val="-16"/>
          <w:w w:val="110"/>
        </w:rPr>
        <w:t>ライセンス</w:t>
      </w:r>
      <w:del w:id="1126" w:author="Mieko Sato" w:date="2018-03-14T18:07:00Z">
        <w:r w:rsidDel="004B37A6">
          <w:rPr>
            <w:color w:val="414042"/>
            <w:spacing w:val="-16"/>
            <w:w w:val="110"/>
          </w:rPr>
          <w:delText>について</w:delText>
        </w:r>
      </w:del>
      <w:r>
        <w:rPr>
          <w:color w:val="414042"/>
          <w:spacing w:val="-16"/>
          <w:w w:val="110"/>
        </w:rPr>
        <w:t>の</w:t>
      </w:r>
      <w:r>
        <w:rPr>
          <w:color w:val="414042"/>
          <w:spacing w:val="-17"/>
          <w:w w:val="105"/>
        </w:rPr>
        <w:t>事実と課題について</w:t>
      </w:r>
      <w:ins w:id="1127" w:author="Mieko Sato" w:date="2018-03-14T14:51:00Z">
        <w:r w:rsidR="00567766">
          <w:rPr>
            <w:rFonts w:hint="eastAsia"/>
            <w:color w:val="414042"/>
            <w:spacing w:val="-17"/>
            <w:w w:val="105"/>
          </w:rPr>
          <w:t>の</w:t>
        </w:r>
      </w:ins>
      <w:r>
        <w:rPr>
          <w:color w:val="414042"/>
          <w:spacing w:val="-17"/>
          <w:w w:val="105"/>
        </w:rPr>
        <w:t>共通</w:t>
      </w:r>
      <w:del w:id="1128" w:author="Mieko Sato" w:date="2018-03-14T14:51:00Z">
        <w:r w:rsidDel="00567766">
          <w:rPr>
            <w:color w:val="414042"/>
            <w:spacing w:val="-17"/>
            <w:w w:val="105"/>
          </w:rPr>
          <w:delText>した</w:delText>
        </w:r>
      </w:del>
      <w:r>
        <w:rPr>
          <w:color w:val="414042"/>
          <w:spacing w:val="-17"/>
          <w:w w:val="105"/>
        </w:rPr>
        <w:t>理解を構築すること</w:t>
      </w:r>
      <w:del w:id="1129" w:author="Mieko Sato" w:date="2018-03-14T14:51:00Z">
        <w:r w:rsidDel="00567766">
          <w:rPr>
            <w:color w:val="414042"/>
            <w:spacing w:val="-17"/>
            <w:w w:val="105"/>
          </w:rPr>
          <w:delText>にあるの</w:delText>
        </w:r>
      </w:del>
      <w:r>
        <w:rPr>
          <w:color w:val="414042"/>
          <w:spacing w:val="-17"/>
          <w:w w:val="105"/>
        </w:rPr>
        <w:t>です。</w:t>
      </w:r>
      <w:del w:id="1130" w:author="Mieko Sato" w:date="2018-03-14T18:10:00Z">
        <w:r w:rsidDel="00833A13">
          <w:rPr>
            <w:color w:val="414042"/>
            <w:spacing w:val="-17"/>
            <w:w w:val="105"/>
          </w:rPr>
          <w:delText>また、</w:delText>
        </w:r>
        <w:r w:rsidDel="00833A13">
          <w:rPr>
            <w:color w:val="414042"/>
            <w:spacing w:val="-3"/>
          </w:rPr>
          <w:delText>ト</w:delText>
        </w:r>
        <w:r w:rsidDel="00833A13">
          <w:rPr>
            <w:color w:val="414042"/>
            <w:spacing w:val="-3"/>
            <w:w w:val="105"/>
          </w:rPr>
          <w:delText>レーニン</w:delText>
        </w:r>
      </w:del>
      <w:del w:id="1131" w:author="Mieko Sato" w:date="2018-03-14T14:51:00Z">
        <w:r w:rsidDel="00567766">
          <w:rPr>
            <w:color w:val="414042"/>
            <w:spacing w:val="-3"/>
            <w:w w:val="105"/>
          </w:rPr>
          <w:delText xml:space="preserve">  </w:delText>
        </w:r>
      </w:del>
      <w:del w:id="1132" w:author="Mieko Sato" w:date="2018-03-14T18:10:00Z">
        <w:r w:rsidDel="00833A13">
          <w:rPr>
            <w:color w:val="414042"/>
            <w:spacing w:val="-3"/>
            <w:w w:val="110"/>
          </w:rPr>
          <w:delText>グは</w:delText>
        </w:r>
      </w:del>
      <w:r>
        <w:rPr>
          <w:color w:val="414042"/>
          <w:spacing w:val="-3"/>
          <w:w w:val="110"/>
        </w:rPr>
        <w:t>製品やソフ</w:t>
      </w:r>
      <w:r>
        <w:rPr>
          <w:color w:val="414042"/>
        </w:rPr>
        <w:t>ト</w:t>
      </w:r>
      <w:r>
        <w:rPr>
          <w:color w:val="414042"/>
          <w:spacing w:val="-16"/>
          <w:w w:val="110"/>
        </w:rPr>
        <w:t>ウ</w:t>
      </w:r>
      <w:r>
        <w:rPr>
          <w:color w:val="414042"/>
          <w:spacing w:val="-27"/>
          <w:w w:val="120"/>
        </w:rPr>
        <w:t>ェ</w:t>
      </w:r>
      <w:r>
        <w:rPr>
          <w:color w:val="414042"/>
          <w:w w:val="110"/>
        </w:rPr>
        <w:t>ア ポー</w:t>
      </w:r>
      <w:r>
        <w:rPr>
          <w:color w:val="414042"/>
          <w:spacing w:val="-30"/>
        </w:rPr>
        <w:t>ト</w:t>
      </w:r>
      <w:r>
        <w:rPr>
          <w:color w:val="414042"/>
          <w:spacing w:val="-10"/>
          <w:w w:val="110"/>
        </w:rPr>
        <w:t>フォリ</w:t>
      </w:r>
      <w:r>
        <w:rPr>
          <w:color w:val="414042"/>
          <w:spacing w:val="-5"/>
          <w:w w:val="120"/>
        </w:rPr>
        <w:t>オ</w:t>
      </w:r>
      <w:ins w:id="1133" w:author="Mieko Sato" w:date="2018-03-15T15:33:00Z">
        <w:r w:rsidR="00A1457D">
          <w:rPr>
            <w:rFonts w:hint="eastAsia"/>
            <w:color w:val="414042"/>
            <w:spacing w:val="-5"/>
            <w:w w:val="120"/>
          </w:rPr>
          <w:t>への</w:t>
        </w:r>
      </w:ins>
      <w:del w:id="1134" w:author="Mieko Sato" w:date="2018-03-15T15:33:00Z">
        <w:r w:rsidDel="00A1457D">
          <w:rPr>
            <w:color w:val="414042"/>
            <w:spacing w:val="2"/>
            <w:w w:val="110"/>
          </w:rPr>
          <w:delText>に</w:delText>
        </w:r>
      </w:del>
      <w:r>
        <w:rPr>
          <w:color w:val="414042"/>
          <w:spacing w:val="-4"/>
          <w:w w:val="120"/>
        </w:rPr>
        <w:t>オ</w:t>
      </w:r>
      <w:r>
        <w:rPr>
          <w:color w:val="414042"/>
          <w:spacing w:val="-8"/>
          <w:w w:val="110"/>
        </w:rPr>
        <w:t>ープンソース ソフ</w:t>
      </w:r>
      <w:r>
        <w:rPr>
          <w:color w:val="414042"/>
        </w:rPr>
        <w:t>ト</w:t>
      </w:r>
      <w:r>
        <w:rPr>
          <w:color w:val="414042"/>
          <w:spacing w:val="-16"/>
          <w:w w:val="110"/>
        </w:rPr>
        <w:t>ウ</w:t>
      </w:r>
      <w:r>
        <w:rPr>
          <w:color w:val="414042"/>
          <w:spacing w:val="-27"/>
          <w:w w:val="120"/>
        </w:rPr>
        <w:t>ェ</w:t>
      </w:r>
      <w:r>
        <w:rPr>
          <w:color w:val="414042"/>
          <w:spacing w:val="-4"/>
          <w:w w:val="110"/>
        </w:rPr>
        <w:t>ア</w:t>
      </w:r>
      <w:del w:id="1135" w:author="Mieko Sato" w:date="2018-03-15T15:33:00Z">
        <w:r w:rsidDel="00A1457D">
          <w:rPr>
            <w:color w:val="414042"/>
            <w:spacing w:val="-4"/>
            <w:w w:val="110"/>
          </w:rPr>
          <w:delText>を</w:delText>
        </w:r>
      </w:del>
      <w:r>
        <w:rPr>
          <w:color w:val="414042"/>
          <w:spacing w:val="-4"/>
          <w:w w:val="110"/>
        </w:rPr>
        <w:t>取り込</w:t>
      </w:r>
      <w:ins w:id="1136" w:author="Mieko Sato" w:date="2018-03-15T15:33:00Z">
        <w:r w:rsidR="00A1457D">
          <w:rPr>
            <w:rFonts w:hint="eastAsia"/>
            <w:color w:val="414042"/>
            <w:spacing w:val="-4"/>
            <w:w w:val="110"/>
          </w:rPr>
          <w:t>みに関する</w:t>
        </w:r>
      </w:ins>
      <w:del w:id="1137" w:author="Mieko Sato" w:date="2018-03-15T15:33:00Z">
        <w:r w:rsidDel="00A1457D">
          <w:rPr>
            <w:color w:val="414042"/>
            <w:spacing w:val="-4"/>
            <w:w w:val="110"/>
          </w:rPr>
          <w:delText>むこ</w:delText>
        </w:r>
        <w:r w:rsidDel="00A1457D">
          <w:rPr>
            <w:color w:val="414042"/>
            <w:spacing w:val="-18"/>
            <w:w w:val="110"/>
          </w:rPr>
          <w:delText>との</w:delText>
        </w:r>
      </w:del>
      <w:r>
        <w:rPr>
          <w:color w:val="414042"/>
          <w:spacing w:val="-18"/>
          <w:w w:val="110"/>
        </w:rPr>
        <w:t>ビジネス上</w:t>
      </w:r>
      <w:ins w:id="1138" w:author="Mieko Sato" w:date="2018-03-15T15:34:00Z">
        <w:r w:rsidR="00A1457D">
          <w:rPr>
            <w:rFonts w:hint="eastAsia"/>
            <w:color w:val="414042"/>
            <w:spacing w:val="-18"/>
            <w:w w:val="110"/>
          </w:rPr>
          <w:t>および</w:t>
        </w:r>
      </w:ins>
      <w:del w:id="1139" w:author="Mieko Sato" w:date="2018-03-15T15:34:00Z">
        <w:r w:rsidDel="00A1457D">
          <w:rPr>
            <w:color w:val="414042"/>
            <w:spacing w:val="-18"/>
            <w:w w:val="110"/>
          </w:rPr>
          <w:delText>、</w:delText>
        </w:r>
      </w:del>
      <w:r>
        <w:rPr>
          <w:color w:val="414042"/>
          <w:spacing w:val="-18"/>
          <w:w w:val="110"/>
        </w:rPr>
        <w:t>法務上のリスクについても</w:t>
      </w:r>
      <w:ins w:id="1140" w:author="Mieko Sato" w:date="2018-03-15T15:35:00Z">
        <w:r w:rsidR="0033702D">
          <w:rPr>
            <w:rFonts w:hint="eastAsia"/>
            <w:color w:val="414042"/>
            <w:spacing w:val="-18"/>
            <w:w w:val="110"/>
          </w:rPr>
          <w:t>、</w:t>
        </w:r>
      </w:ins>
      <w:r>
        <w:rPr>
          <w:color w:val="414042"/>
          <w:spacing w:val="-18"/>
          <w:w w:val="110"/>
        </w:rPr>
        <w:t>カバーすべきでしょう。</w:t>
      </w:r>
    </w:p>
    <w:p w14:paraId="539078C3" w14:textId="77777777" w:rsidR="00D01E5D" w:rsidRDefault="00D01E5D">
      <w:pPr>
        <w:pStyle w:val="a3"/>
        <w:spacing w:before="3"/>
        <w:rPr>
          <w:sz w:val="38"/>
        </w:rPr>
      </w:pPr>
    </w:p>
    <w:p w14:paraId="6875AFC6" w14:textId="376F8D32" w:rsidR="00D01E5D" w:rsidRDefault="0022633E">
      <w:pPr>
        <w:pStyle w:val="a3"/>
        <w:ind w:left="395" w:right="348"/>
        <w:jc w:val="both"/>
      </w:pPr>
      <w:del w:id="1141" w:author="Mieko Sato" w:date="2018-03-15T15:35:00Z">
        <w:r w:rsidDel="0033702D">
          <w:rPr>
            <w:color w:val="414042"/>
            <w:spacing w:val="-15"/>
            <w:w w:val="105"/>
          </w:rPr>
          <w:delText>トレーニングとして</w:delText>
        </w:r>
      </w:del>
      <w:ins w:id="1142" w:author="工内隆" w:date="2018-02-15T17:15:00Z">
        <w:r w:rsidR="00A300CA">
          <w:rPr>
            <w:rFonts w:hint="eastAsia"/>
            <w:color w:val="414042"/>
            <w:spacing w:val="-15"/>
            <w:w w:val="105"/>
          </w:rPr>
          <w:t>公</w:t>
        </w:r>
      </w:ins>
      <w:del w:id="1143" w:author="工内隆" w:date="2018-02-15T17:15:00Z">
        <w:r w:rsidDel="00A300CA">
          <w:rPr>
            <w:color w:val="414042"/>
            <w:spacing w:val="-15"/>
            <w:w w:val="105"/>
          </w:rPr>
          <w:delText>形</w:delText>
        </w:r>
      </w:del>
      <w:r>
        <w:rPr>
          <w:color w:val="414042"/>
          <w:spacing w:val="-15"/>
          <w:w w:val="105"/>
        </w:rPr>
        <w:t>式</w:t>
      </w:r>
      <w:ins w:id="1144" w:author="Mieko Sato" w:date="2018-03-15T15:35:00Z">
        <w:r w:rsidR="0033702D">
          <w:rPr>
            <w:rFonts w:hint="eastAsia"/>
            <w:color w:val="414042"/>
            <w:spacing w:val="-15"/>
            <w:w w:val="105"/>
          </w:rPr>
          <w:t>および</w:t>
        </w:r>
      </w:ins>
      <w:del w:id="1145" w:author="Mieko Sato" w:date="2018-02-28T18:20:00Z">
        <w:r w:rsidDel="002D6EEF">
          <w:rPr>
            <w:rFonts w:hint="eastAsia"/>
            <w:color w:val="414042"/>
            <w:spacing w:val="-15"/>
            <w:w w:val="105"/>
          </w:rPr>
          <w:delText>的</w:delText>
        </w:r>
      </w:del>
      <w:del w:id="1146" w:author="Mieko Sato" w:date="2018-03-15T15:35:00Z">
        <w:r w:rsidDel="0033702D">
          <w:rPr>
            <w:rFonts w:hint="eastAsia"/>
            <w:color w:val="414042"/>
            <w:spacing w:val="-15"/>
            <w:w w:val="105"/>
          </w:rPr>
          <w:delText>な</w:delText>
        </w:r>
        <w:r w:rsidDel="0033702D">
          <w:rPr>
            <w:color w:val="414042"/>
            <w:spacing w:val="-15"/>
            <w:w w:val="105"/>
          </w:rPr>
          <w:delText>もの、</w:delText>
        </w:r>
      </w:del>
      <w:r>
        <w:rPr>
          <w:color w:val="414042"/>
          <w:spacing w:val="-15"/>
          <w:w w:val="105"/>
        </w:rPr>
        <w:t>非</w:t>
      </w:r>
      <w:ins w:id="1147" w:author="工内隆" w:date="2018-02-15T17:15:00Z">
        <w:r w:rsidR="00A300CA">
          <w:rPr>
            <w:rFonts w:hint="eastAsia"/>
            <w:color w:val="414042"/>
            <w:spacing w:val="-15"/>
            <w:w w:val="105"/>
          </w:rPr>
          <w:t>公</w:t>
        </w:r>
      </w:ins>
      <w:del w:id="1148" w:author="工内隆" w:date="2018-02-15T17:15:00Z">
        <w:r w:rsidDel="00A300CA">
          <w:rPr>
            <w:color w:val="414042"/>
            <w:spacing w:val="-15"/>
            <w:w w:val="105"/>
          </w:rPr>
          <w:delText>形</w:delText>
        </w:r>
      </w:del>
      <w:r>
        <w:rPr>
          <w:color w:val="414042"/>
          <w:spacing w:val="-15"/>
          <w:w w:val="105"/>
        </w:rPr>
        <w:t>式</w:t>
      </w:r>
      <w:del w:id="1149" w:author="工内隆" w:date="2018-02-15T17:15:00Z">
        <w:r w:rsidDel="00A300CA">
          <w:rPr>
            <w:color w:val="414042"/>
            <w:spacing w:val="-15"/>
            <w:w w:val="105"/>
          </w:rPr>
          <w:delText>的</w:delText>
        </w:r>
      </w:del>
      <w:r>
        <w:rPr>
          <w:color w:val="414042"/>
          <w:spacing w:val="-15"/>
          <w:w w:val="105"/>
        </w:rPr>
        <w:t>な</w:t>
      </w:r>
      <w:ins w:id="1150" w:author="Mieko Sato" w:date="2018-03-15T15:35:00Z">
        <w:r w:rsidR="0033702D">
          <w:rPr>
            <w:rFonts w:hint="eastAsia"/>
            <w:color w:val="414042"/>
            <w:spacing w:val="-15"/>
            <w:w w:val="105"/>
          </w:rPr>
          <w:t>トレーニング</w:t>
        </w:r>
      </w:ins>
      <w:del w:id="1151" w:author="Mieko Sato" w:date="2018-03-15T15:35:00Z">
        <w:r w:rsidDel="0033702D">
          <w:rPr>
            <w:color w:val="414042"/>
            <w:spacing w:val="-15"/>
            <w:w w:val="105"/>
          </w:rPr>
          <w:delText>もの</w:delText>
        </w:r>
      </w:del>
      <w:ins w:id="1152" w:author="工内隆" w:date="2018-02-15T17:15:00Z">
        <w:r w:rsidR="00A300CA">
          <w:rPr>
            <w:rFonts w:hint="eastAsia"/>
            <w:color w:val="414042"/>
            <w:spacing w:val="-15"/>
            <w:w w:val="105"/>
          </w:rPr>
          <w:t>の</w:t>
        </w:r>
      </w:ins>
      <w:r>
        <w:rPr>
          <w:color w:val="414042"/>
          <w:spacing w:val="-15"/>
          <w:w w:val="105"/>
        </w:rPr>
        <w:t>両方を活用できます。</w:t>
      </w:r>
      <w:ins w:id="1153" w:author="工内隆" w:date="2018-02-15T17:15:00Z">
        <w:r w:rsidR="00A300CA">
          <w:rPr>
            <w:rFonts w:hint="eastAsia"/>
            <w:color w:val="414042"/>
            <w:spacing w:val="-15"/>
            <w:w w:val="105"/>
          </w:rPr>
          <w:t>公</w:t>
        </w:r>
      </w:ins>
      <w:del w:id="1154" w:author="工内隆" w:date="2018-02-15T17:16:00Z">
        <w:r w:rsidDel="00A300CA">
          <w:rPr>
            <w:color w:val="414042"/>
            <w:spacing w:val="-15"/>
            <w:w w:val="105"/>
          </w:rPr>
          <w:delText>形</w:delText>
        </w:r>
      </w:del>
      <w:r>
        <w:rPr>
          <w:color w:val="414042"/>
          <w:spacing w:val="-15"/>
          <w:w w:val="105"/>
        </w:rPr>
        <w:t>式</w:t>
      </w:r>
      <w:del w:id="1155" w:author="Mieko Sato" w:date="2018-02-28T18:22:00Z">
        <w:r w:rsidDel="002D6EEF">
          <w:rPr>
            <w:rFonts w:hint="eastAsia"/>
            <w:color w:val="414042"/>
            <w:spacing w:val="-15"/>
            <w:w w:val="105"/>
          </w:rPr>
          <w:delText>的</w:delText>
        </w:r>
      </w:del>
      <w:r>
        <w:rPr>
          <w:rFonts w:hint="eastAsia"/>
          <w:color w:val="414042"/>
          <w:spacing w:val="-15"/>
          <w:w w:val="105"/>
        </w:rPr>
        <w:t>な</w:t>
      </w:r>
      <w:r>
        <w:rPr>
          <w:color w:val="414042"/>
          <w:spacing w:val="-18"/>
          <w:w w:val="105"/>
        </w:rPr>
        <w:t>手法には、コース修了のために従業員が確認試験に合格する必要</w:t>
      </w:r>
      <w:ins w:id="1156" w:author="工内隆" w:date="2018-02-15T17:17:00Z">
        <w:r w:rsidR="00722CE4">
          <w:rPr>
            <w:rFonts w:hint="eastAsia"/>
            <w:color w:val="414042"/>
            <w:spacing w:val="-18"/>
            <w:w w:val="105"/>
          </w:rPr>
          <w:t>の</w:t>
        </w:r>
      </w:ins>
      <w:del w:id="1157" w:author="工内隆" w:date="2018-02-15T17:17:00Z">
        <w:r w:rsidDel="00722CE4">
          <w:rPr>
            <w:color w:val="414042"/>
            <w:spacing w:val="-18"/>
            <w:w w:val="105"/>
          </w:rPr>
          <w:delText>が</w:delText>
        </w:r>
      </w:del>
      <w:r>
        <w:rPr>
          <w:color w:val="414042"/>
          <w:spacing w:val="-18"/>
          <w:w w:val="105"/>
        </w:rPr>
        <w:t>ある</w:t>
      </w:r>
      <w:del w:id="1158" w:author="工内隆" w:date="2018-02-15T17:17:00Z">
        <w:r w:rsidDel="00722CE4">
          <w:rPr>
            <w:color w:val="414042"/>
            <w:spacing w:val="-18"/>
            <w:w w:val="105"/>
          </w:rPr>
          <w:delText>、</w:delText>
        </w:r>
      </w:del>
      <w:r>
        <w:rPr>
          <w:color w:val="414042"/>
          <w:spacing w:val="-18"/>
          <w:w w:val="105"/>
        </w:rPr>
        <w:t>インス</w:t>
      </w:r>
      <w:r>
        <w:rPr>
          <w:color w:val="414042"/>
          <w:spacing w:val="-21"/>
          <w:w w:val="105"/>
        </w:rPr>
        <w:t>トラクター</w:t>
      </w:r>
      <w:del w:id="1159" w:author="工内隆" w:date="2018-02-15T17:17:00Z">
        <w:r w:rsidDel="00722CE4">
          <w:rPr>
            <w:color w:val="414042"/>
            <w:spacing w:val="-21"/>
            <w:w w:val="105"/>
          </w:rPr>
          <w:delText>が</w:delText>
        </w:r>
      </w:del>
      <w:r>
        <w:rPr>
          <w:color w:val="414042"/>
          <w:spacing w:val="-21"/>
          <w:w w:val="105"/>
        </w:rPr>
        <w:t>指導</w:t>
      </w:r>
      <w:ins w:id="1160" w:author="Mieko Sato" w:date="2018-02-28T18:23:00Z">
        <w:r w:rsidR="002D6EEF">
          <w:rPr>
            <w:rFonts w:hint="eastAsia"/>
            <w:color w:val="414042"/>
            <w:spacing w:val="-21"/>
            <w:w w:val="105"/>
          </w:rPr>
          <w:t>型</w:t>
        </w:r>
      </w:ins>
      <w:ins w:id="1161" w:author="工内隆" w:date="2018-02-15T17:17:00Z">
        <w:del w:id="1162" w:author="Mieko Sato" w:date="2018-02-28T18:23:00Z">
          <w:r w:rsidR="00722CE4" w:rsidDel="002D6EEF">
            <w:rPr>
              <w:rFonts w:hint="eastAsia"/>
              <w:color w:val="414042"/>
              <w:spacing w:val="-21"/>
              <w:w w:val="105"/>
            </w:rPr>
            <w:delText>の</w:delText>
          </w:r>
        </w:del>
      </w:ins>
      <w:del w:id="1163" w:author="工内隆" w:date="2018-02-15T17:17:00Z">
        <w:r w:rsidDel="00722CE4">
          <w:rPr>
            <w:color w:val="414042"/>
            <w:spacing w:val="-21"/>
            <w:w w:val="105"/>
          </w:rPr>
          <w:delText>する</w:delText>
        </w:r>
      </w:del>
      <w:r>
        <w:rPr>
          <w:color w:val="414042"/>
          <w:spacing w:val="-21"/>
          <w:w w:val="105"/>
        </w:rPr>
        <w:t>トレーニング</w:t>
      </w:r>
      <w:ins w:id="1164" w:author="Mieko Sato" w:date="2018-02-28T18:05:00Z">
        <w:r w:rsidR="0085024B">
          <w:rPr>
            <w:rFonts w:hint="eastAsia"/>
            <w:color w:val="414042"/>
            <w:spacing w:val="-21"/>
            <w:w w:val="105"/>
          </w:rPr>
          <w:t xml:space="preserve"> </w:t>
        </w:r>
      </w:ins>
      <w:r>
        <w:rPr>
          <w:color w:val="414042"/>
          <w:spacing w:val="-21"/>
          <w:w w:val="105"/>
        </w:rPr>
        <w:t>コースがあります。非</w:t>
      </w:r>
      <w:ins w:id="1165" w:author="工内隆" w:date="2018-02-15T17:17:00Z">
        <w:r w:rsidR="00722CE4">
          <w:rPr>
            <w:rFonts w:hint="eastAsia"/>
            <w:color w:val="414042"/>
            <w:spacing w:val="-21"/>
            <w:w w:val="105"/>
          </w:rPr>
          <w:t>公</w:t>
        </w:r>
      </w:ins>
      <w:del w:id="1166" w:author="工内隆" w:date="2018-02-15T17:17:00Z">
        <w:r w:rsidDel="00722CE4">
          <w:rPr>
            <w:color w:val="414042"/>
            <w:spacing w:val="-21"/>
            <w:w w:val="105"/>
          </w:rPr>
          <w:delText>形</w:delText>
        </w:r>
      </w:del>
      <w:r>
        <w:rPr>
          <w:color w:val="414042"/>
          <w:spacing w:val="-21"/>
          <w:w w:val="105"/>
        </w:rPr>
        <w:t>式</w:t>
      </w:r>
      <w:del w:id="1167" w:author="工内隆" w:date="2018-02-15T17:17:00Z">
        <w:r w:rsidDel="00722CE4">
          <w:rPr>
            <w:color w:val="414042"/>
            <w:spacing w:val="-21"/>
            <w:w w:val="105"/>
          </w:rPr>
          <w:delText>的</w:delText>
        </w:r>
      </w:del>
      <w:r>
        <w:rPr>
          <w:color w:val="414042"/>
          <w:spacing w:val="-21"/>
          <w:w w:val="105"/>
        </w:rPr>
        <w:t>なものには、</w:t>
      </w:r>
      <w:ins w:id="1168" w:author="Mieko Sato" w:date="2018-02-28T18:06:00Z">
        <w:r w:rsidR="0085024B">
          <w:rPr>
            <w:rFonts w:hint="eastAsia"/>
            <w:color w:val="414042"/>
            <w:spacing w:val="-21"/>
            <w:w w:val="105"/>
          </w:rPr>
          <w:t>ウェビナー</w:t>
        </w:r>
      </w:ins>
      <w:del w:id="1169" w:author="Mieko Sato" w:date="2018-02-28T18:06:00Z">
        <w:r w:rsidDel="0085024B">
          <w:rPr>
            <w:color w:val="414042"/>
            <w:spacing w:val="-7"/>
            <w:w w:val="105"/>
          </w:rPr>
          <w:delText xml:space="preserve">Webiner </w:delText>
        </w:r>
      </w:del>
      <w:r>
        <w:rPr>
          <w:color w:val="414042"/>
          <w:spacing w:val="-12"/>
          <w:w w:val="105"/>
        </w:rPr>
        <w:t>やブラウンバッグ</w:t>
      </w:r>
      <w:ins w:id="1170" w:author="Mieko Sato" w:date="2018-02-28T18:06:00Z">
        <w:r w:rsidR="0085024B">
          <w:rPr>
            <w:rFonts w:hint="eastAsia"/>
            <w:color w:val="414042"/>
            <w:spacing w:val="-12"/>
            <w:w w:val="105"/>
          </w:rPr>
          <w:t xml:space="preserve"> </w:t>
        </w:r>
      </w:ins>
      <w:r>
        <w:rPr>
          <w:color w:val="414042"/>
          <w:spacing w:val="-12"/>
          <w:w w:val="105"/>
        </w:rPr>
        <w:t>セミナー</w:t>
      </w:r>
      <w:r>
        <w:rPr>
          <w:color w:val="414042"/>
          <w:spacing w:val="-10"/>
          <w:w w:val="105"/>
        </w:rPr>
        <w:t>（</w:t>
      </w:r>
      <w:r>
        <w:rPr>
          <w:color w:val="414042"/>
          <w:spacing w:val="-9"/>
          <w:w w:val="105"/>
        </w:rPr>
        <w:t>昼食</w:t>
      </w:r>
      <w:del w:id="1171" w:author="Mieko Sato" w:date="2018-02-28T18:08:00Z">
        <w:r w:rsidDel="00740C09">
          <w:rPr>
            <w:rFonts w:hint="eastAsia"/>
            <w:color w:val="414042"/>
            <w:spacing w:val="-9"/>
            <w:w w:val="105"/>
          </w:rPr>
          <w:delText>持ち込み可の</w:delText>
        </w:r>
      </w:del>
      <w:ins w:id="1172" w:author="Mieko Sato" w:date="2018-02-28T18:08:00Z">
        <w:r w:rsidR="00740C09">
          <w:rPr>
            <w:rFonts w:hint="eastAsia"/>
            <w:color w:val="414042"/>
            <w:spacing w:val="-9"/>
            <w:w w:val="105"/>
          </w:rPr>
          <w:t>持参</w:t>
        </w:r>
      </w:ins>
      <w:r>
        <w:rPr>
          <w:color w:val="414042"/>
          <w:spacing w:val="-9"/>
          <w:w w:val="105"/>
        </w:rPr>
        <w:t>セミナー</w:t>
      </w:r>
      <w:r>
        <w:rPr>
          <w:color w:val="414042"/>
          <w:spacing w:val="-16"/>
          <w:w w:val="105"/>
        </w:rPr>
        <w:t>）</w:t>
      </w:r>
      <w:r>
        <w:rPr>
          <w:color w:val="414042"/>
          <w:spacing w:val="-14"/>
          <w:w w:val="105"/>
        </w:rPr>
        <w:t>、そして</w:t>
      </w:r>
      <w:ins w:id="1173" w:author="工内隆" w:date="2018-02-15T17:18:00Z">
        <w:r w:rsidR="00722CE4">
          <w:rPr>
            <w:rFonts w:hint="eastAsia"/>
            <w:color w:val="414042"/>
            <w:spacing w:val="-14"/>
            <w:w w:val="105"/>
          </w:rPr>
          <w:t>新規</w:t>
        </w:r>
      </w:ins>
      <w:r>
        <w:rPr>
          <w:color w:val="414042"/>
          <w:spacing w:val="-14"/>
          <w:w w:val="105"/>
        </w:rPr>
        <w:t>採用</w:t>
      </w:r>
      <w:del w:id="1174" w:author="工内隆" w:date="2018-02-15T17:18:00Z">
        <w:r w:rsidDel="00722CE4">
          <w:rPr>
            <w:color w:val="414042"/>
            <w:spacing w:val="-14"/>
            <w:w w:val="105"/>
          </w:rPr>
          <w:delText>した</w:delText>
        </w:r>
      </w:del>
      <w:r>
        <w:rPr>
          <w:color w:val="414042"/>
          <w:spacing w:val="-14"/>
          <w:w w:val="105"/>
        </w:rPr>
        <w:t>従業員に</w:t>
      </w:r>
      <w:del w:id="1175" w:author="工内隆" w:date="2018-02-15T17:18:00Z">
        <w:r w:rsidDel="00722CE4">
          <w:rPr>
            <w:color w:val="414042"/>
            <w:spacing w:val="-14"/>
            <w:w w:val="105"/>
          </w:rPr>
          <w:delText xml:space="preserve">  </w:delText>
        </w:r>
      </w:del>
      <w:r>
        <w:rPr>
          <w:color w:val="414042"/>
          <w:spacing w:val="-12"/>
          <w:w w:val="105"/>
        </w:rPr>
        <w:t>対するオリエンテーション セッションの</w:t>
      </w:r>
      <w:ins w:id="1176" w:author="Mieko Sato" w:date="2018-02-28T18:15:00Z">
        <w:r w:rsidR="00D80860">
          <w:rPr>
            <w:rFonts w:hint="eastAsia"/>
            <w:color w:val="414042"/>
            <w:spacing w:val="-12"/>
            <w:w w:val="105"/>
          </w:rPr>
          <w:t>一環で行う新入社員向け</w:t>
        </w:r>
      </w:ins>
      <w:del w:id="1177" w:author="Mieko Sato" w:date="2018-02-28T18:15:00Z">
        <w:r w:rsidDel="00D80860">
          <w:rPr>
            <w:color w:val="414042"/>
            <w:spacing w:val="-12"/>
            <w:w w:val="105"/>
          </w:rPr>
          <w:delText>一部として使う</w:delText>
        </w:r>
      </w:del>
      <w:r>
        <w:rPr>
          <w:color w:val="414042"/>
          <w:spacing w:val="-12"/>
          <w:w w:val="105"/>
        </w:rPr>
        <w:t>プレゼンテーション</w:t>
      </w:r>
      <w:del w:id="1178" w:author="Mieko Sato" w:date="2018-02-28T18:10:00Z">
        <w:r w:rsidDel="00740C09">
          <w:rPr>
            <w:rFonts w:hint="eastAsia"/>
            <w:color w:val="414042"/>
            <w:spacing w:val="-12"/>
            <w:w w:val="105"/>
          </w:rPr>
          <w:delText>といった</w:delText>
        </w:r>
      </w:del>
      <w:ins w:id="1179" w:author="Mieko Sato" w:date="2018-02-28T18:10:00Z">
        <w:r w:rsidR="00740C09">
          <w:rPr>
            <w:rFonts w:hint="eastAsia"/>
            <w:color w:val="414042"/>
            <w:spacing w:val="-12"/>
            <w:w w:val="105"/>
          </w:rPr>
          <w:t>など</w:t>
        </w:r>
      </w:ins>
    </w:p>
    <w:p w14:paraId="05E51E18" w14:textId="77777777" w:rsidR="00D01E5D" w:rsidRDefault="00D01E5D">
      <w:pPr>
        <w:jc w:val="both"/>
        <w:sectPr w:rsidR="00D01E5D">
          <w:pgSz w:w="12240" w:h="15840"/>
          <w:pgMar w:top="880" w:right="1240" w:bottom="760" w:left="1180" w:header="10" w:footer="560" w:gutter="0"/>
          <w:cols w:space="720"/>
        </w:sectPr>
      </w:pPr>
    </w:p>
    <w:p w14:paraId="41C0260E" w14:textId="77777777" w:rsidR="00D01E5D" w:rsidDel="00740C09" w:rsidRDefault="00D01E5D">
      <w:pPr>
        <w:pStyle w:val="a3"/>
        <w:rPr>
          <w:del w:id="1180" w:author="Mieko Sato" w:date="2018-02-28T18:10:00Z"/>
          <w:sz w:val="20"/>
        </w:rPr>
      </w:pPr>
    </w:p>
    <w:p w14:paraId="0380CECA" w14:textId="77777777" w:rsidR="00D01E5D" w:rsidDel="00740C09" w:rsidRDefault="00D01E5D">
      <w:pPr>
        <w:pStyle w:val="a3"/>
        <w:rPr>
          <w:del w:id="1181" w:author="Mieko Sato" w:date="2018-02-28T18:10:00Z"/>
          <w:sz w:val="20"/>
        </w:rPr>
      </w:pPr>
    </w:p>
    <w:p w14:paraId="7F89DDD7" w14:textId="77777777" w:rsidR="00D01E5D" w:rsidRDefault="0022633E" w:rsidP="00483ABA">
      <w:pPr>
        <w:pStyle w:val="a3"/>
        <w:spacing w:before="207"/>
      </w:pPr>
      <w:del w:id="1182" w:author="Mieko Sato" w:date="2018-02-28T18:10:00Z">
        <w:r w:rsidDel="00740C09">
          <w:rPr>
            <w:color w:val="414042"/>
            <w:w w:val="105"/>
          </w:rPr>
          <w:delText>もの</w:delText>
        </w:r>
      </w:del>
      <w:r>
        <w:rPr>
          <w:color w:val="414042"/>
          <w:w w:val="105"/>
        </w:rPr>
        <w:t>があります。</w:t>
      </w:r>
    </w:p>
    <w:p w14:paraId="671085BA" w14:textId="77777777" w:rsidR="00D01E5D" w:rsidRDefault="00D01E5D">
      <w:pPr>
        <w:pStyle w:val="a3"/>
      </w:pPr>
    </w:p>
    <w:p w14:paraId="7FE71DE3" w14:textId="77777777" w:rsidR="00D01E5D" w:rsidRDefault="0022633E">
      <w:pPr>
        <w:pStyle w:val="3"/>
        <w:numPr>
          <w:ilvl w:val="2"/>
          <w:numId w:val="7"/>
        </w:numPr>
        <w:tabs>
          <w:tab w:val="left" w:pos="1217"/>
        </w:tabs>
        <w:spacing w:before="185"/>
        <w:ind w:left="1216" w:hanging="821"/>
      </w:pPr>
      <w:r>
        <w:rPr>
          <w:color w:val="414042"/>
          <w:spacing w:val="-9"/>
          <w:w w:val="115"/>
        </w:rPr>
        <w:t>ツールの活用</w:t>
      </w:r>
    </w:p>
    <w:p w14:paraId="60728E31" w14:textId="5352B969" w:rsidR="00D01E5D" w:rsidRDefault="0022633E">
      <w:pPr>
        <w:pStyle w:val="a3"/>
        <w:spacing w:before="338"/>
        <w:ind w:left="395" w:right="342"/>
      </w:pPr>
      <w:r>
        <w:rPr>
          <w:color w:val="414042"/>
          <w:spacing w:val="-4"/>
          <w:w w:val="120"/>
        </w:rPr>
        <w:t>オ</w:t>
      </w:r>
      <w:r>
        <w:rPr>
          <w:color w:val="414042"/>
          <w:spacing w:val="-11"/>
          <w:w w:val="110"/>
        </w:rPr>
        <w:t>ープンソース コンプライアンス チームは、ソースコー</w:t>
      </w:r>
      <w:r>
        <w:rPr>
          <w:color w:val="414042"/>
        </w:rPr>
        <w:t>ド</w:t>
      </w:r>
      <w:r>
        <w:rPr>
          <w:color w:val="414042"/>
          <w:spacing w:val="-10"/>
          <w:w w:val="110"/>
        </w:rPr>
        <w:t>の監査の自動化、</w:t>
      </w:r>
      <w:r>
        <w:rPr>
          <w:color w:val="414042"/>
          <w:spacing w:val="-4"/>
          <w:w w:val="120"/>
        </w:rPr>
        <w:t>オ</w:t>
      </w:r>
      <w:r>
        <w:rPr>
          <w:color w:val="414042"/>
          <w:spacing w:val="-12"/>
          <w:w w:val="110"/>
        </w:rPr>
        <w:t>ープンソース コー</w:t>
      </w:r>
      <w:r>
        <w:rPr>
          <w:color w:val="414042"/>
        </w:rPr>
        <w:t>ド</w:t>
      </w:r>
      <w:r>
        <w:rPr>
          <w:color w:val="414042"/>
          <w:spacing w:val="-17"/>
          <w:w w:val="110"/>
        </w:rPr>
        <w:t>の発見、</w:t>
      </w:r>
      <w:ins w:id="1183" w:author="Mieko Sato" w:date="2018-03-15T15:38:00Z">
        <w:r w:rsidR="0033702D">
          <w:rPr>
            <w:rFonts w:hint="eastAsia"/>
            <w:color w:val="414042"/>
            <w:spacing w:val="-17"/>
            <w:w w:val="110"/>
          </w:rPr>
          <w:t>および</w:t>
        </w:r>
      </w:ins>
      <w:r>
        <w:rPr>
          <w:color w:val="414042"/>
          <w:spacing w:val="-17"/>
          <w:w w:val="110"/>
        </w:rPr>
        <w:t>そのライセンスの特定のためにツールを頻繁に用います。</w:t>
      </w:r>
      <w:r>
        <w:rPr>
          <w:color w:val="414042"/>
          <w:spacing w:val="-12"/>
          <w:w w:val="110"/>
        </w:rPr>
        <w:t>これらのツールとしては、コンプライアンス プロジ</w:t>
      </w:r>
      <w:r>
        <w:rPr>
          <w:color w:val="414042"/>
          <w:spacing w:val="-12"/>
          <w:w w:val="120"/>
        </w:rPr>
        <w:t>ェ</w:t>
      </w:r>
      <w:r>
        <w:rPr>
          <w:color w:val="414042"/>
          <w:spacing w:val="-5"/>
          <w:w w:val="110"/>
        </w:rPr>
        <w:t>ク</w:t>
      </w:r>
      <w:r>
        <w:rPr>
          <w:color w:val="414042"/>
        </w:rPr>
        <w:t>ト管</w:t>
      </w:r>
      <w:r>
        <w:rPr>
          <w:color w:val="414042"/>
          <w:spacing w:val="-9"/>
          <w:w w:val="110"/>
        </w:rPr>
        <w:t>理のためのもの、ソフ</w:t>
      </w:r>
      <w:r>
        <w:rPr>
          <w:color w:val="414042"/>
        </w:rPr>
        <w:t>ト</w:t>
      </w:r>
      <w:r>
        <w:rPr>
          <w:color w:val="414042"/>
          <w:w w:val="110"/>
        </w:rPr>
        <w:t>ウ</w:t>
      </w:r>
      <w:r>
        <w:rPr>
          <w:color w:val="414042"/>
          <w:spacing w:val="-27"/>
          <w:w w:val="120"/>
        </w:rPr>
        <w:t>ェ</w:t>
      </w:r>
      <w:r>
        <w:rPr>
          <w:color w:val="414042"/>
          <w:spacing w:val="-7"/>
          <w:w w:val="110"/>
        </w:rPr>
        <w:t>ア目録のための</w:t>
      </w:r>
      <w:r>
        <w:rPr>
          <w:color w:val="414042"/>
        </w:rPr>
        <w:t>も</w:t>
      </w:r>
      <w:r>
        <w:rPr>
          <w:color w:val="414042"/>
          <w:spacing w:val="-10"/>
          <w:w w:val="110"/>
        </w:rPr>
        <w:t>の</w:t>
      </w:r>
      <w:ins w:id="1184" w:author="Mieko Sato" w:date="2018-03-15T15:41:00Z">
        <w:r w:rsidR="00345B0B">
          <w:rPr>
            <w:rFonts w:hint="eastAsia"/>
            <w:color w:val="414042"/>
            <w:spacing w:val="-10"/>
            <w:w w:val="110"/>
          </w:rPr>
          <w:t>、</w:t>
        </w:r>
      </w:ins>
      <w:del w:id="1185" w:author="Mieko Sato" w:date="2018-03-15T15:41:00Z">
        <w:r w:rsidDel="00345B0B">
          <w:rPr>
            <w:color w:val="414042"/>
            <w:spacing w:val="-10"/>
            <w:w w:val="110"/>
          </w:rPr>
          <w:delText>や</w:delText>
        </w:r>
      </w:del>
      <w:r>
        <w:rPr>
          <w:color w:val="414042"/>
          <w:spacing w:val="-10"/>
          <w:w w:val="110"/>
        </w:rPr>
        <w:t>ソースコー</w:t>
      </w:r>
      <w:r>
        <w:rPr>
          <w:color w:val="414042"/>
          <w:spacing w:val="-5"/>
        </w:rPr>
        <w:t>ド</w:t>
      </w:r>
      <w:r>
        <w:rPr>
          <w:color w:val="414042"/>
          <w:spacing w:val="-12"/>
          <w:w w:val="110"/>
        </w:rPr>
        <w:t>やライセンスを特定するため</w:t>
      </w:r>
      <w:r>
        <w:rPr>
          <w:color w:val="414042"/>
        </w:rPr>
        <w:t>も</w:t>
      </w:r>
      <w:r>
        <w:rPr>
          <w:color w:val="414042"/>
          <w:spacing w:val="-2"/>
          <w:w w:val="110"/>
        </w:rPr>
        <w:t>のなどが挙げ</w:t>
      </w:r>
      <w:r>
        <w:rPr>
          <w:color w:val="414042"/>
          <w:spacing w:val="-23"/>
          <w:w w:val="110"/>
        </w:rPr>
        <w:t>られます。</w:t>
      </w:r>
    </w:p>
    <w:p w14:paraId="25C5CA0A" w14:textId="77777777" w:rsidR="00D01E5D" w:rsidRDefault="00D01E5D">
      <w:pPr>
        <w:pStyle w:val="a3"/>
      </w:pPr>
    </w:p>
    <w:p w14:paraId="2FE4AC1D" w14:textId="77777777" w:rsidR="00D01E5D" w:rsidRDefault="005668DD">
      <w:pPr>
        <w:pStyle w:val="2"/>
        <w:numPr>
          <w:ilvl w:val="1"/>
          <w:numId w:val="7"/>
        </w:numPr>
        <w:tabs>
          <w:tab w:val="left" w:pos="1194"/>
        </w:tabs>
        <w:spacing w:before="208"/>
        <w:ind w:left="1193" w:hanging="798"/>
      </w:pPr>
      <w:r>
        <w:rPr>
          <w:noProof/>
        </w:rPr>
        <mc:AlternateContent>
          <mc:Choice Requires="wps">
            <w:drawing>
              <wp:anchor distT="0" distB="0" distL="0" distR="0" simplePos="0" relativeHeight="251663360" behindDoc="0" locked="0" layoutInCell="1" allowOverlap="1" wp14:anchorId="11ECD985" wp14:editId="46617884">
                <wp:simplePos x="0" y="0"/>
                <wp:positionH relativeFrom="page">
                  <wp:posOffset>1000125</wp:posOffset>
                </wp:positionH>
                <wp:positionV relativeFrom="paragraph">
                  <wp:posOffset>570230</wp:posOffset>
                </wp:positionV>
                <wp:extent cx="5772785" cy="0"/>
                <wp:effectExtent l="9525" t="13335" r="8890" b="15240"/>
                <wp:wrapTopAndBottom/>
                <wp:docPr id="35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C086A" id="Line 30" o:spid="_x0000_s1026" style="position:absolute;left:0;text-align:lef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9pt" to="533.3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" strokecolor="#aaaaad" strokeweight="1pt">
                <w10:wrap type="topAndBottom" anchorx="page"/>
              </v:line>
            </w:pict>
          </mc:Fallback>
        </mc:AlternateContent>
      </w:r>
      <w:r w:rsidR="0022633E">
        <w:rPr>
          <w:color w:val="414042"/>
          <w:spacing w:val="-14"/>
          <w:w w:val="115"/>
        </w:rPr>
        <w:t>「コンプライアンス」の状態にある</w:t>
      </w:r>
    </w:p>
    <w:p w14:paraId="72AB9D23" w14:textId="107D3361" w:rsidR="00D01E5D" w:rsidRDefault="0022633E">
      <w:pPr>
        <w:pStyle w:val="a3"/>
        <w:spacing w:before="271"/>
        <w:ind w:left="395" w:right="339"/>
      </w:pPr>
      <w:r>
        <w:rPr>
          <w:color w:val="414042"/>
          <w:spacing w:val="-3"/>
          <w:w w:val="105"/>
        </w:rPr>
        <w:t xml:space="preserve">オープンソース </w:t>
      </w:r>
      <w:del w:id="1186" w:author="Mieko Sato" w:date="2018-03-15T15:43:00Z">
        <w:r w:rsidDel="00B15BD5">
          <w:rPr>
            <w:color w:val="414042"/>
            <w:spacing w:val="-3"/>
            <w:w w:val="105"/>
          </w:rPr>
          <w:delText xml:space="preserve"> </w:delText>
        </w:r>
      </w:del>
      <w:r>
        <w:rPr>
          <w:color w:val="414042"/>
          <w:spacing w:val="-3"/>
          <w:w w:val="105"/>
        </w:rPr>
        <w:t>ソフ</w:t>
      </w:r>
      <w:r>
        <w:rPr>
          <w:color w:val="414042"/>
        </w:rPr>
        <w:t>ト</w:t>
      </w:r>
      <w:r>
        <w:rPr>
          <w:color w:val="414042"/>
          <w:spacing w:val="-14"/>
          <w:w w:val="105"/>
        </w:rPr>
        <w:t>ウェアを含む製品を出荷した場合、意図的であるかどうかに</w:t>
      </w:r>
      <w:ins w:id="1187" w:author="Mieko Sato" w:date="2018-03-15T15:42:00Z">
        <w:r w:rsidR="00B15BD5">
          <w:rPr>
            <w:rFonts w:hint="eastAsia"/>
            <w:color w:val="414042"/>
            <w:spacing w:val="-14"/>
            <w:w w:val="105"/>
          </w:rPr>
          <w:t>かかわ</w:t>
        </w:r>
      </w:ins>
      <w:del w:id="1188" w:author="Mieko Sato" w:date="2018-03-15T15:42:00Z">
        <w:r w:rsidDel="00B15BD5">
          <w:rPr>
            <w:color w:val="414042"/>
            <w:spacing w:val="-21"/>
            <w:w w:val="110"/>
          </w:rPr>
          <w:delText>よ</w:delText>
        </w:r>
      </w:del>
      <w:r>
        <w:rPr>
          <w:color w:val="414042"/>
          <w:spacing w:val="-21"/>
          <w:w w:val="110"/>
        </w:rPr>
        <w:t>らず、それらソフ</w:t>
      </w:r>
      <w:r>
        <w:rPr>
          <w:color w:val="414042"/>
        </w:rPr>
        <w:t>ト</w:t>
      </w:r>
      <w:r>
        <w:rPr>
          <w:color w:val="414042"/>
          <w:spacing w:val="-12"/>
          <w:w w:val="110"/>
        </w:rPr>
        <w:t>ウェア コンポーネン</w:t>
      </w:r>
      <w:r>
        <w:rPr>
          <w:color w:val="414042"/>
          <w:spacing w:val="5"/>
        </w:rPr>
        <w:t>ト</w:t>
      </w:r>
      <w:r>
        <w:rPr>
          <w:color w:val="414042"/>
          <w:spacing w:val="-13"/>
          <w:w w:val="110"/>
        </w:rPr>
        <w:t>を統制する各種ライセンスを順守してい</w:t>
      </w:r>
      <w:r>
        <w:rPr>
          <w:color w:val="414042"/>
          <w:spacing w:val="-8"/>
          <w:w w:val="105"/>
        </w:rPr>
        <w:t>る必要があ</w:t>
      </w:r>
      <w:r>
        <w:rPr>
          <w:color w:val="414042"/>
        </w:rPr>
        <w:t>り</w:t>
      </w:r>
      <w:r>
        <w:rPr>
          <w:color w:val="414042"/>
          <w:spacing w:val="-14"/>
          <w:w w:val="105"/>
        </w:rPr>
        <w:t>ます。</w:t>
      </w:r>
      <w:commentRangeStart w:id="1189"/>
      <w:commentRangeStart w:id="1190"/>
      <w:del w:id="1191" w:author="Mieko Sato" w:date="2018-03-16T09:22:00Z">
        <w:r w:rsidRPr="00ED4397" w:rsidDel="004D780F">
          <w:rPr>
            <w:color w:val="414042"/>
            <w:spacing w:val="-14"/>
            <w:w w:val="105"/>
            <w:highlight w:val="yellow"/>
          </w:rPr>
          <w:delText>これ</w:delText>
        </w:r>
        <w:commentRangeEnd w:id="1189"/>
        <w:r w:rsidR="00ED4397" w:rsidDel="004D780F">
          <w:rPr>
            <w:rStyle w:val="ac"/>
          </w:rPr>
          <w:commentReference w:id="1189"/>
        </w:r>
        <w:commentRangeEnd w:id="1190"/>
        <w:r w:rsidR="00E5211B" w:rsidDel="004D780F">
          <w:rPr>
            <w:rStyle w:val="ac"/>
          </w:rPr>
          <w:commentReference w:id="1190"/>
        </w:r>
        <w:r w:rsidRPr="00ED4397" w:rsidDel="004D780F">
          <w:rPr>
            <w:color w:val="414042"/>
            <w:spacing w:val="-14"/>
            <w:w w:val="105"/>
            <w:highlight w:val="yellow"/>
          </w:rPr>
          <w:delText>は</w:delText>
        </w:r>
      </w:del>
      <w:r w:rsidRPr="00ED4397">
        <w:rPr>
          <w:color w:val="414042"/>
          <w:spacing w:val="-14"/>
          <w:w w:val="105"/>
          <w:highlight w:val="yellow"/>
        </w:rPr>
        <w:t>コー</w:t>
      </w:r>
      <w:r w:rsidRPr="00ED4397">
        <w:rPr>
          <w:color w:val="414042"/>
          <w:highlight w:val="yellow"/>
        </w:rPr>
        <w:t>ド</w:t>
      </w:r>
      <w:r w:rsidRPr="00ED4397">
        <w:rPr>
          <w:color w:val="414042"/>
          <w:spacing w:val="-7"/>
          <w:w w:val="105"/>
          <w:highlight w:val="yellow"/>
        </w:rPr>
        <w:t>の中に何があるかを</w:t>
      </w:r>
      <w:ins w:id="1192" w:author="Mieko Sato" w:date="2018-03-16T09:20:00Z">
        <w:r w:rsidR="004D780F">
          <w:rPr>
            <w:rFonts w:hint="eastAsia"/>
            <w:color w:val="414042"/>
            <w:spacing w:val="-7"/>
            <w:w w:val="105"/>
            <w:highlight w:val="yellow"/>
          </w:rPr>
          <w:t>正確に</w:t>
        </w:r>
      </w:ins>
      <w:ins w:id="1193" w:author="Mieko Sato" w:date="2018-03-16T09:22:00Z">
        <w:r w:rsidR="004D780F">
          <w:rPr>
            <w:rFonts w:hint="eastAsia"/>
            <w:color w:val="414042"/>
            <w:spacing w:val="-7"/>
            <w:w w:val="105"/>
            <w:highlight w:val="yellow"/>
          </w:rPr>
          <w:t>知る</w:t>
        </w:r>
      </w:ins>
      <w:ins w:id="1194" w:author="Mieko Sato" w:date="2018-03-16T09:21:00Z">
        <w:r w:rsidR="004D780F">
          <w:rPr>
            <w:rFonts w:hint="eastAsia"/>
            <w:color w:val="414042"/>
            <w:spacing w:val="-7"/>
            <w:w w:val="105"/>
            <w:highlight w:val="yellow"/>
          </w:rPr>
          <w:t>こと</w:t>
        </w:r>
      </w:ins>
      <w:ins w:id="1195" w:author="Mieko Sato" w:date="2018-03-16T09:39:00Z">
        <w:r w:rsidR="00960DE7">
          <w:rPr>
            <w:rFonts w:hint="eastAsia"/>
            <w:color w:val="414042"/>
            <w:spacing w:val="-7"/>
            <w:w w:val="105"/>
            <w:highlight w:val="yellow"/>
          </w:rPr>
          <w:t>が</w:t>
        </w:r>
      </w:ins>
      <w:ins w:id="1196" w:author="Mieko Sato" w:date="2018-03-16T09:21:00Z">
        <w:r w:rsidR="004D780F">
          <w:rPr>
            <w:rFonts w:hint="eastAsia"/>
            <w:color w:val="414042"/>
            <w:spacing w:val="-7"/>
            <w:w w:val="105"/>
            <w:highlight w:val="yellow"/>
          </w:rPr>
          <w:t>重要で</w:t>
        </w:r>
      </w:ins>
      <w:ins w:id="1197" w:author="Mieko Sato" w:date="2018-03-16T09:36:00Z">
        <w:r w:rsidR="00055535">
          <w:rPr>
            <w:rFonts w:hint="eastAsia"/>
            <w:color w:val="414042"/>
            <w:spacing w:val="-7"/>
            <w:w w:val="105"/>
            <w:highlight w:val="yellow"/>
          </w:rPr>
          <w:t>あり、</w:t>
        </w:r>
      </w:ins>
      <w:ins w:id="1198" w:author="工内隆" w:date="2018-02-15T17:19:00Z">
        <w:r w:rsidR="00722CE4" w:rsidRPr="00ED4397">
          <w:rPr>
            <w:rFonts w:hint="eastAsia"/>
            <w:color w:val="414042"/>
            <w:spacing w:val="-7"/>
            <w:w w:val="105"/>
            <w:highlight w:val="yellow"/>
          </w:rPr>
          <w:t>整備された</w:t>
        </w:r>
      </w:ins>
      <w:del w:id="1199" w:author="Mieko Sato" w:date="2018-03-16T09:38:00Z">
        <w:r w:rsidRPr="00ED4397" w:rsidDel="00055535">
          <w:rPr>
            <w:color w:val="414042"/>
            <w:spacing w:val="-7"/>
            <w:w w:val="105"/>
            <w:highlight w:val="yellow"/>
          </w:rPr>
          <w:delText>整った</w:delText>
        </w:r>
      </w:del>
      <w:r w:rsidRPr="00ED4397">
        <w:rPr>
          <w:color w:val="414042"/>
          <w:spacing w:val="-7"/>
          <w:w w:val="105"/>
          <w:highlight w:val="yellow"/>
        </w:rPr>
        <w:t>部品表</w:t>
      </w:r>
      <w:r w:rsidRPr="00ED4397">
        <w:rPr>
          <w:color w:val="414042"/>
          <w:spacing w:val="-8"/>
          <w:w w:val="105"/>
          <w:highlight w:val="yellow"/>
        </w:rPr>
        <w:t>（BoM）</w:t>
      </w:r>
      <w:ins w:id="1200" w:author="Mieko Sato" w:date="2018-03-16T09:40:00Z">
        <w:r w:rsidR="001F666E">
          <w:rPr>
            <w:rFonts w:hint="eastAsia"/>
            <w:color w:val="414042"/>
            <w:spacing w:val="-8"/>
            <w:w w:val="105"/>
            <w:highlight w:val="yellow"/>
          </w:rPr>
          <w:t>の</w:t>
        </w:r>
        <w:r w:rsidR="00960DE7">
          <w:rPr>
            <w:rFonts w:hint="eastAsia"/>
            <w:color w:val="414042"/>
            <w:spacing w:val="-8"/>
            <w:w w:val="105"/>
            <w:highlight w:val="yellow"/>
          </w:rPr>
          <w:t>存在</w:t>
        </w:r>
        <w:r w:rsidR="001F666E">
          <w:rPr>
            <w:rFonts w:hint="eastAsia"/>
            <w:color w:val="414042"/>
            <w:spacing w:val="-8"/>
            <w:w w:val="105"/>
            <w:highlight w:val="yellow"/>
          </w:rPr>
          <w:t>が</w:t>
        </w:r>
      </w:ins>
      <w:del w:id="1201" w:author="Mieko Sato" w:date="2018-03-16T09:25:00Z">
        <w:r w:rsidRPr="00ED4397" w:rsidDel="004D780F">
          <w:rPr>
            <w:rFonts w:hint="eastAsia"/>
            <w:color w:val="414042"/>
            <w:spacing w:val="-12"/>
            <w:w w:val="105"/>
            <w:highlight w:val="yellow"/>
          </w:rPr>
          <w:delText xml:space="preserve">として知 </w:delText>
        </w:r>
        <w:r w:rsidRPr="00ED4397" w:rsidDel="004D780F">
          <w:rPr>
            <w:rFonts w:hint="eastAsia"/>
            <w:color w:val="414042"/>
            <w:spacing w:val="-12"/>
            <w:w w:val="110"/>
            <w:highlight w:val="yellow"/>
          </w:rPr>
          <w:delText>ることに重きを置くこと</w:delText>
        </w:r>
      </w:del>
      <w:del w:id="1202" w:author="Mieko Sato" w:date="2018-03-16T09:39:00Z">
        <w:r w:rsidR="00960DE7" w:rsidRPr="00ED4397" w:rsidDel="00960DE7">
          <w:rPr>
            <w:rFonts w:hint="eastAsia"/>
            <w:color w:val="414042"/>
            <w:spacing w:val="-12"/>
            <w:w w:val="110"/>
            <w:highlight w:val="yellow"/>
          </w:rPr>
          <w:delText>によって</w:delText>
        </w:r>
      </w:del>
      <w:r w:rsidRPr="00ED4397">
        <w:rPr>
          <w:color w:val="414042"/>
          <w:spacing w:val="-12"/>
          <w:w w:val="110"/>
          <w:highlight w:val="yellow"/>
        </w:rPr>
        <w:t>コンプライアンス</w:t>
      </w:r>
      <w:ins w:id="1203" w:author="Mieko Sato" w:date="2018-03-16T09:39:00Z">
        <w:r w:rsidR="00960DE7">
          <w:rPr>
            <w:rFonts w:hint="eastAsia"/>
            <w:color w:val="414042"/>
            <w:spacing w:val="-12"/>
            <w:w w:val="110"/>
            <w:highlight w:val="yellow"/>
          </w:rPr>
          <w:t>の</w:t>
        </w:r>
      </w:ins>
      <w:ins w:id="1204" w:author="Mieko Sato" w:date="2018-03-16T09:29:00Z">
        <w:r w:rsidR="00755D1E">
          <w:rPr>
            <w:rFonts w:hint="eastAsia"/>
            <w:color w:val="414042"/>
            <w:spacing w:val="-12"/>
            <w:w w:val="110"/>
            <w:highlight w:val="yellow"/>
          </w:rPr>
          <w:t>履行</w:t>
        </w:r>
      </w:ins>
      <w:ins w:id="1205" w:author="Mieko Sato" w:date="2018-03-16T09:41:00Z">
        <w:r w:rsidR="001F666E">
          <w:rPr>
            <w:rFonts w:hint="eastAsia"/>
            <w:color w:val="414042"/>
            <w:spacing w:val="-12"/>
            <w:w w:val="110"/>
            <w:highlight w:val="yellow"/>
          </w:rPr>
          <w:t>を</w:t>
        </w:r>
      </w:ins>
      <w:ins w:id="1206" w:author="Mieko Sato" w:date="2018-03-16T09:39:00Z">
        <w:r w:rsidR="00960DE7">
          <w:rPr>
            <w:rFonts w:hint="eastAsia"/>
            <w:color w:val="414042"/>
            <w:spacing w:val="-12"/>
            <w:w w:val="110"/>
            <w:highlight w:val="yellow"/>
          </w:rPr>
          <w:t>容易に</w:t>
        </w:r>
      </w:ins>
      <w:ins w:id="1207" w:author="Mieko Sato" w:date="2018-03-16T09:41:00Z">
        <w:r w:rsidR="001F666E">
          <w:rPr>
            <w:rFonts w:hint="eastAsia"/>
            <w:color w:val="414042"/>
            <w:spacing w:val="-12"/>
            <w:w w:val="110"/>
            <w:highlight w:val="yellow"/>
          </w:rPr>
          <w:t>し</w:t>
        </w:r>
        <w:r w:rsidR="004C3968">
          <w:rPr>
            <w:rFonts w:hint="eastAsia"/>
            <w:color w:val="414042"/>
            <w:spacing w:val="-12"/>
            <w:w w:val="110"/>
            <w:highlight w:val="yellow"/>
          </w:rPr>
          <w:t>ま</w:t>
        </w:r>
      </w:ins>
      <w:del w:id="1208" w:author="Mieko Sato" w:date="2018-03-16T09:29:00Z">
        <w:r w:rsidRPr="00ED4397" w:rsidDel="00755D1E">
          <w:rPr>
            <w:color w:val="414042"/>
            <w:spacing w:val="-12"/>
            <w:w w:val="110"/>
            <w:highlight w:val="yellow"/>
          </w:rPr>
          <w:delText>が実施</w:delText>
        </w:r>
      </w:del>
      <w:del w:id="1209" w:author="Mieko Sato" w:date="2018-03-16T09:39:00Z">
        <w:r w:rsidRPr="00ED4397" w:rsidDel="00960DE7">
          <w:rPr>
            <w:color w:val="414042"/>
            <w:spacing w:val="-12"/>
            <w:w w:val="110"/>
            <w:highlight w:val="yellow"/>
          </w:rPr>
          <w:delText>しやす</w:delText>
        </w:r>
      </w:del>
      <w:del w:id="1210" w:author="Mieko Sato" w:date="2018-03-16T09:29:00Z">
        <w:r w:rsidRPr="00ED4397" w:rsidDel="00755D1E">
          <w:rPr>
            <w:color w:val="414042"/>
            <w:spacing w:val="-12"/>
            <w:w w:val="110"/>
            <w:highlight w:val="yellow"/>
          </w:rPr>
          <w:delText>いものになる</w:delText>
        </w:r>
      </w:del>
      <w:del w:id="1211" w:author="Mieko Sato" w:date="2018-03-16T09:30:00Z">
        <w:r w:rsidRPr="00ED4397" w:rsidDel="00755D1E">
          <w:rPr>
            <w:color w:val="414042"/>
            <w:spacing w:val="-12"/>
            <w:w w:val="110"/>
            <w:highlight w:val="yellow"/>
          </w:rPr>
          <w:delText>からで</w:delText>
        </w:r>
      </w:del>
      <w:r w:rsidRPr="00ED4397">
        <w:rPr>
          <w:color w:val="414042"/>
          <w:spacing w:val="-51"/>
          <w:w w:val="110"/>
          <w:highlight w:val="yellow"/>
        </w:rPr>
        <w:t>す。</w:t>
      </w:r>
      <w:r w:rsidR="007A14E9">
        <w:rPr>
          <w:rStyle w:val="ac"/>
        </w:rPr>
        <w:commentReference w:id="1212"/>
      </w:r>
    </w:p>
    <w:p w14:paraId="3CB8484B" w14:textId="77777777" w:rsidR="00D01E5D" w:rsidRDefault="00D01E5D">
      <w:pPr>
        <w:pStyle w:val="a3"/>
        <w:spacing w:before="7"/>
      </w:pPr>
    </w:p>
    <w:p w14:paraId="04BA3366" w14:textId="1C031077" w:rsidR="00D01E5D" w:rsidRDefault="0022633E">
      <w:pPr>
        <w:pStyle w:val="a3"/>
        <w:ind w:left="395" w:right="525"/>
        <w:jc w:val="both"/>
      </w:pPr>
      <w:r>
        <w:rPr>
          <w:color w:val="414042"/>
          <w:spacing w:val="-16"/>
          <w:w w:val="110"/>
        </w:rPr>
        <w:t>コンプライアンスの状態にある、というのはそう単純な話ではなく、ライセンスやコ</w:t>
      </w:r>
      <w:r>
        <w:rPr>
          <w:color w:val="414042"/>
          <w:spacing w:val="-16"/>
          <w:w w:val="105"/>
        </w:rPr>
        <w:t>ー</w:t>
      </w:r>
      <w:r>
        <w:rPr>
          <w:color w:val="414042"/>
          <w:spacing w:val="-16"/>
        </w:rPr>
        <w:t>ド</w:t>
      </w:r>
      <w:r>
        <w:rPr>
          <w:color w:val="414042"/>
          <w:spacing w:val="-18"/>
          <w:w w:val="105"/>
        </w:rPr>
        <w:t>の構造に応じて製品ごとに変わってくるものです。ハイレベルでは、コンプライ</w:t>
      </w:r>
      <w:del w:id="1213" w:author="Mieko Sato" w:date="2018-03-15T17:00:00Z">
        <w:r w:rsidDel="00932A83">
          <w:rPr>
            <w:color w:val="414042"/>
            <w:spacing w:val="-18"/>
            <w:w w:val="105"/>
          </w:rPr>
          <w:delText xml:space="preserve"> </w:delText>
        </w:r>
      </w:del>
      <w:r>
        <w:rPr>
          <w:color w:val="414042"/>
          <w:spacing w:val="-15"/>
          <w:w w:val="110"/>
        </w:rPr>
        <w:t>アンス</w:t>
      </w:r>
      <w:ins w:id="1214" w:author="工内隆" w:date="2018-02-15T17:21:00Z">
        <w:r w:rsidR="00722CE4">
          <w:rPr>
            <w:rFonts w:hint="eastAsia"/>
            <w:color w:val="414042"/>
            <w:spacing w:val="-15"/>
            <w:w w:val="110"/>
          </w:rPr>
          <w:t>の状態</w:t>
        </w:r>
      </w:ins>
      <w:r>
        <w:rPr>
          <w:color w:val="414042"/>
          <w:spacing w:val="-15"/>
          <w:w w:val="110"/>
        </w:rPr>
        <w:t>にある</w:t>
      </w:r>
      <w:del w:id="1215" w:author="工内隆" w:date="2018-02-15T17:21:00Z">
        <w:r w:rsidDel="00722CE4">
          <w:rPr>
            <w:color w:val="414042"/>
            <w:spacing w:val="-15"/>
            <w:w w:val="110"/>
          </w:rPr>
          <w:delText>状態</w:delText>
        </w:r>
      </w:del>
      <w:r>
        <w:rPr>
          <w:color w:val="414042"/>
          <w:spacing w:val="-15"/>
          <w:w w:val="110"/>
        </w:rPr>
        <w:t>とは、以下を意味しています。</w:t>
      </w:r>
    </w:p>
    <w:p w14:paraId="765294D6" w14:textId="77777777" w:rsidR="00D01E5D" w:rsidRDefault="00D01E5D">
      <w:pPr>
        <w:pStyle w:val="a3"/>
        <w:spacing w:before="5"/>
      </w:pPr>
    </w:p>
    <w:p w14:paraId="5924CC34" w14:textId="77777777" w:rsidR="00D01E5D" w:rsidRDefault="0022633E">
      <w:pPr>
        <w:pStyle w:val="a4"/>
        <w:numPr>
          <w:ilvl w:val="0"/>
          <w:numId w:val="5"/>
        </w:numPr>
        <w:tabs>
          <w:tab w:val="left" w:pos="1116"/>
        </w:tabs>
        <w:spacing w:before="0"/>
        <w:ind w:firstLine="0"/>
        <w:rPr>
          <w:sz w:val="28"/>
        </w:rPr>
      </w:pPr>
      <w:r>
        <w:rPr>
          <w:color w:val="414042"/>
          <w:spacing w:val="-4"/>
          <w:w w:val="120"/>
          <w:sz w:val="28"/>
        </w:rPr>
        <w:t>オ</w:t>
      </w:r>
      <w:r>
        <w:rPr>
          <w:color w:val="414042"/>
          <w:spacing w:val="-9"/>
          <w:w w:val="110"/>
          <w:sz w:val="28"/>
        </w:rPr>
        <w:t>ープンソース ソフ</w:t>
      </w:r>
      <w:r>
        <w:rPr>
          <w:color w:val="414042"/>
          <w:sz w:val="28"/>
        </w:rPr>
        <w:t>ト</w:t>
      </w:r>
      <w:r>
        <w:rPr>
          <w:color w:val="414042"/>
          <w:spacing w:val="-16"/>
          <w:w w:val="110"/>
          <w:sz w:val="28"/>
        </w:rPr>
        <w:t>ウ</w:t>
      </w:r>
      <w:r>
        <w:rPr>
          <w:color w:val="414042"/>
          <w:spacing w:val="-27"/>
          <w:w w:val="120"/>
          <w:sz w:val="28"/>
        </w:rPr>
        <w:t>ェ</w:t>
      </w:r>
      <w:r>
        <w:rPr>
          <w:color w:val="414042"/>
          <w:spacing w:val="-11"/>
          <w:w w:val="110"/>
          <w:sz w:val="28"/>
        </w:rPr>
        <w:t>アのすべての使用を追跡している</w:t>
      </w:r>
    </w:p>
    <w:p w14:paraId="73BAC778" w14:textId="6B7434D1" w:rsidR="00D01E5D" w:rsidRDefault="0022633E">
      <w:pPr>
        <w:pStyle w:val="a4"/>
        <w:numPr>
          <w:ilvl w:val="0"/>
          <w:numId w:val="5"/>
        </w:numPr>
        <w:tabs>
          <w:tab w:val="left" w:pos="1116"/>
        </w:tabs>
        <w:spacing w:line="254" w:lineRule="auto"/>
        <w:ind w:right="822" w:firstLine="0"/>
        <w:rPr>
          <w:sz w:val="28"/>
        </w:rPr>
      </w:pPr>
      <w:r>
        <w:rPr>
          <w:color w:val="414042"/>
          <w:spacing w:val="-12"/>
          <w:w w:val="105"/>
          <w:sz w:val="28"/>
        </w:rPr>
        <w:t>製品として出荷したイメージファイルにある</w:t>
      </w:r>
      <w:ins w:id="1216" w:author="Mieko Sato" w:date="2018-03-15T17:09:00Z">
        <w:r w:rsidR="00BA3690">
          <w:rPr>
            <w:rFonts w:hint="eastAsia"/>
            <w:color w:val="414042"/>
            <w:spacing w:val="-12"/>
            <w:w w:val="105"/>
            <w:sz w:val="28"/>
          </w:rPr>
          <w:t>すべての</w:t>
        </w:r>
      </w:ins>
      <w:r>
        <w:rPr>
          <w:color w:val="414042"/>
          <w:spacing w:val="-12"/>
          <w:w w:val="105"/>
          <w:sz w:val="28"/>
        </w:rPr>
        <w:t>ソフ</w:t>
      </w:r>
      <w:r>
        <w:rPr>
          <w:color w:val="414042"/>
          <w:sz w:val="28"/>
        </w:rPr>
        <w:t>ト</w:t>
      </w:r>
      <w:r>
        <w:rPr>
          <w:color w:val="414042"/>
          <w:spacing w:val="-12"/>
          <w:w w:val="105"/>
          <w:sz w:val="28"/>
        </w:rPr>
        <w:t>ウェア</w:t>
      </w:r>
      <w:del w:id="1217" w:author="Mieko Sato" w:date="2018-03-16T09:46:00Z">
        <w:r w:rsidDel="00234CC0">
          <w:rPr>
            <w:rFonts w:hint="eastAsia"/>
            <w:color w:val="414042"/>
            <w:spacing w:val="-12"/>
            <w:w w:val="105"/>
            <w:sz w:val="28"/>
          </w:rPr>
          <w:delText>に対し</w:delText>
        </w:r>
      </w:del>
      <w:ins w:id="1218" w:author="Mieko Sato" w:date="2018-03-16T09:46:00Z">
        <w:r w:rsidR="00234CC0">
          <w:rPr>
            <w:rFonts w:hint="eastAsia"/>
            <w:color w:val="414042"/>
            <w:spacing w:val="-12"/>
            <w:w w:val="105"/>
            <w:sz w:val="28"/>
          </w:rPr>
          <w:t>の</w:t>
        </w:r>
      </w:ins>
      <w:r>
        <w:rPr>
          <w:color w:val="414042"/>
          <w:spacing w:val="-12"/>
          <w:w w:val="105"/>
          <w:sz w:val="28"/>
        </w:rPr>
        <w:t>オープンソ</w:t>
      </w:r>
      <w:del w:id="1219" w:author="工内隆" w:date="2018-02-15T17:21:00Z">
        <w:r w:rsidDel="00722CE4">
          <w:rPr>
            <w:color w:val="414042"/>
            <w:spacing w:val="-12"/>
            <w:w w:val="105"/>
            <w:sz w:val="28"/>
          </w:rPr>
          <w:delText xml:space="preserve">  </w:delText>
        </w:r>
      </w:del>
      <w:r>
        <w:rPr>
          <w:color w:val="414042"/>
          <w:spacing w:val="-9"/>
          <w:w w:val="105"/>
          <w:sz w:val="28"/>
        </w:rPr>
        <w:t>ース</w:t>
      </w:r>
      <w:del w:id="1220" w:author="Mieko Sato" w:date="2018-03-16T09:47:00Z">
        <w:r w:rsidDel="00234CC0">
          <w:rPr>
            <w:color w:val="414042"/>
            <w:spacing w:val="-9"/>
            <w:w w:val="105"/>
            <w:sz w:val="28"/>
          </w:rPr>
          <w:delText>の</w:delText>
        </w:r>
      </w:del>
      <w:r>
        <w:rPr>
          <w:color w:val="414042"/>
          <w:spacing w:val="-9"/>
          <w:w w:val="105"/>
          <w:sz w:val="28"/>
        </w:rPr>
        <w:t>部品表</w:t>
      </w:r>
      <w:r>
        <w:rPr>
          <w:color w:val="414042"/>
          <w:spacing w:val="-8"/>
          <w:w w:val="105"/>
          <w:sz w:val="28"/>
        </w:rPr>
        <w:t>（BoM）</w:t>
      </w:r>
      <w:ins w:id="1221" w:author="Mieko Sato" w:date="2018-03-16T09:47:00Z">
        <w:r w:rsidR="00234CC0">
          <w:rPr>
            <w:rFonts w:hint="eastAsia"/>
            <w:color w:val="414042"/>
            <w:spacing w:val="-8"/>
            <w:w w:val="105"/>
            <w:sz w:val="28"/>
          </w:rPr>
          <w:t>を</w:t>
        </w:r>
      </w:ins>
      <w:del w:id="1222" w:author="Mieko Sato" w:date="2018-03-16T09:48:00Z">
        <w:r w:rsidDel="00234CC0">
          <w:rPr>
            <w:color w:val="414042"/>
            <w:spacing w:val="-11"/>
            <w:w w:val="105"/>
            <w:sz w:val="28"/>
          </w:rPr>
          <w:delText>として</w:delText>
        </w:r>
      </w:del>
      <w:ins w:id="1223" w:author="Mieko Sato" w:date="2018-03-16T09:48:00Z">
        <w:r w:rsidR="00234CC0">
          <w:rPr>
            <w:rFonts w:hint="eastAsia"/>
            <w:color w:val="414042"/>
            <w:spacing w:val="-11"/>
            <w:w w:val="105"/>
            <w:sz w:val="28"/>
          </w:rPr>
          <w:t>作成</w:t>
        </w:r>
      </w:ins>
      <w:ins w:id="1224" w:author="Mieko Sato" w:date="2018-03-16T09:49:00Z">
        <w:r w:rsidR="00234CC0">
          <w:rPr>
            <w:rFonts w:hint="eastAsia"/>
            <w:color w:val="414042"/>
            <w:spacing w:val="-11"/>
            <w:w w:val="105"/>
            <w:sz w:val="28"/>
          </w:rPr>
          <w:t>して</w:t>
        </w:r>
      </w:ins>
      <w:del w:id="1225" w:author="Mieko Sato" w:date="2018-03-16T09:49:00Z">
        <w:r w:rsidDel="00234CC0">
          <w:rPr>
            <w:color w:val="414042"/>
            <w:spacing w:val="-11"/>
            <w:w w:val="105"/>
            <w:sz w:val="28"/>
          </w:rPr>
          <w:delText>取</w:delText>
        </w:r>
        <w:r w:rsidDel="00234CC0">
          <w:rPr>
            <w:color w:val="414042"/>
            <w:sz w:val="28"/>
          </w:rPr>
          <w:delText>り</w:delText>
        </w:r>
        <w:r w:rsidDel="00234CC0">
          <w:rPr>
            <w:color w:val="414042"/>
            <w:spacing w:val="-5"/>
            <w:w w:val="105"/>
            <w:sz w:val="28"/>
          </w:rPr>
          <w:delText>まとめて</w:delText>
        </w:r>
      </w:del>
      <w:r>
        <w:rPr>
          <w:color w:val="414042"/>
          <w:spacing w:val="-5"/>
          <w:w w:val="105"/>
          <w:sz w:val="28"/>
        </w:rPr>
        <w:t>いる</w:t>
      </w:r>
    </w:p>
    <w:p w14:paraId="5F834BF7" w14:textId="77777777" w:rsidR="00D01E5D" w:rsidRDefault="0022633E">
      <w:pPr>
        <w:pStyle w:val="a4"/>
        <w:numPr>
          <w:ilvl w:val="0"/>
          <w:numId w:val="5"/>
        </w:numPr>
        <w:tabs>
          <w:tab w:val="left" w:pos="1116"/>
        </w:tabs>
        <w:spacing w:before="200"/>
        <w:ind w:firstLine="0"/>
        <w:rPr>
          <w:sz w:val="28"/>
        </w:rPr>
      </w:pPr>
      <w:r>
        <w:rPr>
          <w:color w:val="414042"/>
          <w:spacing w:val="-14"/>
          <w:w w:val="110"/>
          <w:sz w:val="28"/>
        </w:rPr>
        <w:t>オープンソース ライセンスの義務を履行している</w:t>
      </w:r>
    </w:p>
    <w:p w14:paraId="4B0628DB" w14:textId="77777777" w:rsidR="00D01E5D" w:rsidRDefault="0022633E">
      <w:pPr>
        <w:pStyle w:val="a4"/>
        <w:numPr>
          <w:ilvl w:val="0"/>
          <w:numId w:val="5"/>
        </w:numPr>
        <w:tabs>
          <w:tab w:val="left" w:pos="1116"/>
        </w:tabs>
        <w:spacing w:line="254" w:lineRule="auto"/>
        <w:ind w:right="787" w:firstLine="0"/>
        <w:rPr>
          <w:sz w:val="28"/>
        </w:rPr>
      </w:pPr>
      <w:r>
        <w:rPr>
          <w:color w:val="414042"/>
          <w:w w:val="110"/>
          <w:sz w:val="28"/>
        </w:rPr>
        <w:t>ソフ</w:t>
      </w:r>
      <w:r>
        <w:rPr>
          <w:color w:val="414042"/>
          <w:spacing w:val="-8"/>
          <w:sz w:val="28"/>
        </w:rPr>
        <w:t>トウ</w:t>
      </w:r>
      <w:r>
        <w:rPr>
          <w:color w:val="414042"/>
          <w:spacing w:val="-27"/>
          <w:w w:val="115"/>
          <w:sz w:val="28"/>
        </w:rPr>
        <w:t>ェ</w:t>
      </w:r>
      <w:r>
        <w:rPr>
          <w:color w:val="414042"/>
          <w:spacing w:val="-19"/>
          <w:w w:val="110"/>
          <w:sz w:val="28"/>
        </w:rPr>
        <w:t>アのア</w:t>
      </w:r>
      <w:r>
        <w:rPr>
          <w:color w:val="414042"/>
          <w:spacing w:val="-14"/>
          <w:w w:val="115"/>
          <w:sz w:val="28"/>
        </w:rPr>
        <w:t>ッ</w:t>
      </w:r>
      <w:r>
        <w:rPr>
          <w:color w:val="414042"/>
          <w:spacing w:val="-3"/>
          <w:w w:val="110"/>
          <w:sz w:val="28"/>
        </w:rPr>
        <w:t>プデー</w:t>
      </w:r>
      <w:r>
        <w:rPr>
          <w:color w:val="414042"/>
          <w:spacing w:val="5"/>
          <w:sz w:val="28"/>
        </w:rPr>
        <w:t>ト</w:t>
      </w:r>
      <w:r>
        <w:rPr>
          <w:color w:val="414042"/>
          <w:spacing w:val="-9"/>
          <w:w w:val="110"/>
          <w:sz w:val="28"/>
        </w:rPr>
        <w:t>を発行するごとに同じプロセスを繰</w:t>
      </w:r>
      <w:r>
        <w:rPr>
          <w:color w:val="414042"/>
          <w:spacing w:val="5"/>
          <w:sz w:val="28"/>
        </w:rPr>
        <w:t>り</w:t>
      </w:r>
      <w:r>
        <w:rPr>
          <w:color w:val="414042"/>
          <w:spacing w:val="-9"/>
          <w:w w:val="110"/>
          <w:sz w:val="28"/>
        </w:rPr>
        <w:t>返している</w:t>
      </w:r>
    </w:p>
    <w:p w14:paraId="465A4980" w14:textId="75EF91C1" w:rsidR="00D01E5D" w:rsidRDefault="0022633E">
      <w:pPr>
        <w:pStyle w:val="a4"/>
        <w:numPr>
          <w:ilvl w:val="0"/>
          <w:numId w:val="5"/>
        </w:numPr>
        <w:tabs>
          <w:tab w:val="left" w:pos="1116"/>
        </w:tabs>
        <w:spacing w:before="200" w:line="254" w:lineRule="auto"/>
        <w:ind w:right="833" w:firstLine="0"/>
        <w:rPr>
          <w:sz w:val="28"/>
        </w:rPr>
      </w:pPr>
      <w:r>
        <w:rPr>
          <w:color w:val="414042"/>
          <w:spacing w:val="-10"/>
          <w:w w:val="105"/>
          <w:sz w:val="28"/>
        </w:rPr>
        <w:t>コンプライアンスに関する</w:t>
      </w:r>
      <w:del w:id="1226" w:author="Mieko Sato" w:date="2018-03-15T17:27:00Z">
        <w:r w:rsidDel="005527C2">
          <w:rPr>
            <w:color w:val="414042"/>
            <w:spacing w:val="-10"/>
            <w:w w:val="105"/>
            <w:sz w:val="28"/>
          </w:rPr>
          <w:delText>と</w:delText>
        </w:r>
      </w:del>
      <w:r>
        <w:rPr>
          <w:color w:val="414042"/>
          <w:spacing w:val="-10"/>
          <w:w w:val="105"/>
          <w:sz w:val="28"/>
        </w:rPr>
        <w:t>問い合わせに対し真摯にかつ迅速に対応</w:t>
      </w:r>
      <w:del w:id="1227" w:author="工内隆" w:date="2018-02-15T17:21:00Z">
        <w:r w:rsidDel="00722CE4">
          <w:rPr>
            <w:color w:val="414042"/>
            <w:spacing w:val="-10"/>
            <w:w w:val="105"/>
            <w:sz w:val="28"/>
          </w:rPr>
          <w:delText xml:space="preserve">  </w:delText>
        </w:r>
      </w:del>
      <w:r>
        <w:rPr>
          <w:color w:val="414042"/>
          <w:spacing w:val="-9"/>
          <w:w w:val="110"/>
          <w:sz w:val="28"/>
        </w:rPr>
        <w:t>している</w:t>
      </w:r>
    </w:p>
    <w:p w14:paraId="10C29B94" w14:textId="77777777" w:rsidR="00D01E5D" w:rsidRDefault="00D01E5D">
      <w:pPr>
        <w:spacing w:line="254" w:lineRule="auto"/>
        <w:rPr>
          <w:sz w:val="28"/>
        </w:rPr>
        <w:sectPr w:rsidR="00D01E5D">
          <w:pgSz w:w="12240" w:h="15840"/>
          <w:pgMar w:top="880" w:right="1240" w:bottom="760" w:left="1180" w:header="10" w:footer="560" w:gutter="0"/>
          <w:cols w:space="720"/>
        </w:sectPr>
      </w:pPr>
    </w:p>
    <w:p w14:paraId="14D73BB5" w14:textId="77777777" w:rsidR="00D01E5D" w:rsidRDefault="00D01E5D">
      <w:pPr>
        <w:pStyle w:val="a3"/>
        <w:rPr>
          <w:sz w:val="20"/>
        </w:rPr>
      </w:pPr>
    </w:p>
    <w:p w14:paraId="201A5869" w14:textId="77777777" w:rsidR="00D01E5D" w:rsidRDefault="00D01E5D">
      <w:pPr>
        <w:pStyle w:val="a3"/>
        <w:spacing w:before="3"/>
        <w:rPr>
          <w:sz w:val="26"/>
        </w:rPr>
      </w:pPr>
    </w:p>
    <w:p w14:paraId="2DBE7CD4" w14:textId="77777777" w:rsidR="00D01E5D" w:rsidRDefault="005668DD">
      <w:pPr>
        <w:pStyle w:val="2"/>
        <w:numPr>
          <w:ilvl w:val="1"/>
          <w:numId w:val="7"/>
        </w:numPr>
        <w:tabs>
          <w:tab w:val="left" w:pos="1190"/>
        </w:tabs>
        <w:spacing w:before="84"/>
        <w:ind w:left="1189" w:hanging="794"/>
      </w:pPr>
      <w:r>
        <w:rPr>
          <w:noProof/>
        </w:rPr>
        <mc:AlternateContent>
          <mc:Choice Requires="wps">
            <w:drawing>
              <wp:anchor distT="0" distB="0" distL="0" distR="0" simplePos="0" relativeHeight="251664384" behindDoc="0" locked="0" layoutInCell="1" allowOverlap="1" wp14:anchorId="24593872" wp14:editId="0DD734C0">
                <wp:simplePos x="0" y="0"/>
                <wp:positionH relativeFrom="page">
                  <wp:posOffset>1000125</wp:posOffset>
                </wp:positionH>
                <wp:positionV relativeFrom="paragraph">
                  <wp:posOffset>491490</wp:posOffset>
                </wp:positionV>
                <wp:extent cx="5772785" cy="0"/>
                <wp:effectExtent l="9525" t="12065" r="8890" b="6985"/>
                <wp:wrapTopAndBottom/>
                <wp:docPr id="35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E35E5" id="Line 29" o:spid="_x0000_s1026" style="position:absolute;left:0;text-align:lef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8.7pt" to="533.3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" strokecolor="#aaaaad" strokeweight="1pt">
                <w10:wrap type="topAndBottom" anchorx="page"/>
              </v:line>
            </w:pict>
          </mc:Fallback>
        </mc:AlternateContent>
      </w:r>
      <w:r w:rsidR="0022633E">
        <w:rPr>
          <w:color w:val="414042"/>
          <w:spacing w:val="-16"/>
          <w:w w:val="115"/>
        </w:rPr>
        <w:t>セキュリティのために最新版を使用する</w:t>
      </w:r>
    </w:p>
    <w:p w14:paraId="7FC78BD5" w14:textId="54143DC1" w:rsidR="00D01E5D" w:rsidRDefault="0022633E">
      <w:pPr>
        <w:pStyle w:val="a3"/>
        <w:spacing w:before="296"/>
        <w:ind w:left="395" w:right="331"/>
      </w:pPr>
      <w:r>
        <w:rPr>
          <w:color w:val="414042"/>
          <w:spacing w:val="-5"/>
          <w:w w:val="110"/>
        </w:rPr>
        <w:t>包括的なコンプライ</w:t>
      </w:r>
      <w:r>
        <w:rPr>
          <w:color w:val="414042"/>
          <w:w w:val="120"/>
        </w:rPr>
        <w:t>ア</w:t>
      </w:r>
      <w:r>
        <w:rPr>
          <w:color w:val="414042"/>
          <w:spacing w:val="-9"/>
          <w:w w:val="110"/>
        </w:rPr>
        <w:t>ンス</w:t>
      </w:r>
      <w:ins w:id="1228" w:author="Mieko Sato" w:date="2018-03-15T17:28:00Z">
        <w:r w:rsidR="005527C2">
          <w:rPr>
            <w:rFonts w:hint="eastAsia"/>
            <w:color w:val="414042"/>
            <w:spacing w:val="-9"/>
            <w:w w:val="110"/>
          </w:rPr>
          <w:t xml:space="preserve"> </w:t>
        </w:r>
      </w:ins>
      <w:r>
        <w:rPr>
          <w:color w:val="414042"/>
          <w:spacing w:val="-9"/>
          <w:w w:val="110"/>
        </w:rPr>
        <w:t>プログラムの</w:t>
      </w:r>
      <w:del w:id="1229" w:author="Mieko Sato" w:date="2018-03-01T14:00:00Z">
        <w:r w:rsidDel="00597FA3">
          <w:rPr>
            <w:color w:val="414042"/>
            <w:spacing w:val="-9"/>
            <w:w w:val="110"/>
          </w:rPr>
          <w:delText>一</w:delText>
        </w:r>
      </w:del>
      <w:del w:id="1230" w:author="Mieko Sato" w:date="2018-03-15T17:28:00Z">
        <w:r w:rsidDel="005527C2">
          <w:rPr>
            <w:color w:val="414042"/>
            <w:spacing w:val="-9"/>
            <w:w w:val="110"/>
          </w:rPr>
          <w:delText>つの</w:delText>
        </w:r>
      </w:del>
      <w:r>
        <w:rPr>
          <w:color w:val="414042"/>
          <w:spacing w:val="-9"/>
          <w:w w:val="110"/>
        </w:rPr>
        <w:t>メリ</w:t>
      </w:r>
      <w:r>
        <w:rPr>
          <w:color w:val="414042"/>
          <w:spacing w:val="-4"/>
          <w:w w:val="120"/>
        </w:rPr>
        <w:t>ッ</w:t>
      </w:r>
      <w:r>
        <w:rPr>
          <w:color w:val="414042"/>
        </w:rPr>
        <w:t>ト</w:t>
      </w:r>
      <w:ins w:id="1231" w:author="Mieko Sato" w:date="2018-03-15T17:28:00Z">
        <w:r w:rsidR="005527C2">
          <w:rPr>
            <w:rFonts w:hint="eastAsia"/>
            <w:color w:val="414042"/>
          </w:rPr>
          <w:t>の1つは、</w:t>
        </w:r>
      </w:ins>
      <w:del w:id="1232" w:author="Mieko Sato" w:date="2018-03-15T17:28:00Z">
        <w:r w:rsidDel="005527C2">
          <w:rPr>
            <w:color w:val="414042"/>
            <w:spacing w:val="-14"/>
            <w:w w:val="110"/>
          </w:rPr>
          <w:delText>として、</w:delText>
        </w:r>
      </w:del>
      <w:r>
        <w:rPr>
          <w:color w:val="414042"/>
          <w:spacing w:val="-14"/>
          <w:w w:val="110"/>
        </w:rPr>
        <w:t>安全でないバージョ</w:t>
      </w:r>
      <w:r>
        <w:rPr>
          <w:color w:val="414042"/>
          <w:spacing w:val="-9"/>
          <w:w w:val="110"/>
        </w:rPr>
        <w:t>ンの</w:t>
      </w:r>
      <w:r>
        <w:rPr>
          <w:color w:val="414042"/>
          <w:spacing w:val="-4"/>
          <w:w w:val="120"/>
        </w:rPr>
        <w:t>オ</w:t>
      </w:r>
      <w:r>
        <w:rPr>
          <w:color w:val="414042"/>
          <w:spacing w:val="-11"/>
          <w:w w:val="110"/>
        </w:rPr>
        <w:t xml:space="preserve">ープンソース </w:t>
      </w:r>
      <w:ins w:id="1233" w:author="Mieko Sato" w:date="2018-03-15T17:30:00Z">
        <w:r w:rsidR="005527C2">
          <w:rPr>
            <w:rFonts w:hint="eastAsia"/>
            <w:color w:val="414042"/>
            <w:spacing w:val="-11"/>
            <w:w w:val="110"/>
          </w:rPr>
          <w:t>コンポーネント</w:t>
        </w:r>
      </w:ins>
      <w:del w:id="1234" w:author="Mieko Sato" w:date="2018-03-15T17:30:00Z">
        <w:r w:rsidDel="005527C2">
          <w:rPr>
            <w:color w:val="414042"/>
            <w:spacing w:val="-11"/>
            <w:w w:val="110"/>
          </w:rPr>
          <w:delText>ソ</w:delText>
        </w:r>
        <w:r w:rsidDel="005527C2">
          <w:rPr>
            <w:color w:val="414042"/>
            <w:spacing w:val="-3"/>
            <w:w w:val="120"/>
          </w:rPr>
          <w:delText>フ</w:delText>
        </w:r>
        <w:r w:rsidDel="005527C2">
          <w:rPr>
            <w:color w:val="414042"/>
            <w:spacing w:val="-8"/>
          </w:rPr>
          <w:delText>トウ</w:delText>
        </w:r>
        <w:r w:rsidDel="005527C2">
          <w:rPr>
            <w:color w:val="414042"/>
            <w:spacing w:val="-14"/>
            <w:w w:val="120"/>
          </w:rPr>
          <w:delText>ェア</w:delText>
        </w:r>
      </w:del>
      <w:r>
        <w:rPr>
          <w:color w:val="414042"/>
          <w:spacing w:val="-13"/>
          <w:w w:val="110"/>
        </w:rPr>
        <w:t>を</w:t>
      </w:r>
      <w:ins w:id="1235" w:author="Mieko Sato" w:date="2018-03-15T17:30:00Z">
        <w:r w:rsidR="005527C2">
          <w:rPr>
            <w:rFonts w:hint="eastAsia"/>
            <w:color w:val="414042"/>
            <w:spacing w:val="-13"/>
            <w:w w:val="110"/>
          </w:rPr>
          <w:t>含む</w:t>
        </w:r>
      </w:ins>
      <w:del w:id="1236" w:author="Mieko Sato" w:date="2018-03-15T17:30:00Z">
        <w:r w:rsidDel="005527C2">
          <w:rPr>
            <w:color w:val="414042"/>
            <w:spacing w:val="-13"/>
            <w:w w:val="110"/>
          </w:rPr>
          <w:delText>搭載した</w:delText>
        </w:r>
      </w:del>
      <w:r>
        <w:rPr>
          <w:color w:val="414042"/>
          <w:spacing w:val="-13"/>
          <w:w w:val="110"/>
        </w:rPr>
        <w:t>製品を</w:t>
      </w:r>
      <w:ins w:id="1237" w:author="Mieko Sato" w:date="2018-03-15T17:29:00Z">
        <w:r w:rsidR="005527C2">
          <w:rPr>
            <w:rFonts w:hint="eastAsia"/>
            <w:color w:val="414042"/>
            <w:spacing w:val="-13"/>
            <w:w w:val="110"/>
          </w:rPr>
          <w:t>簡単に</w:t>
        </w:r>
      </w:ins>
      <w:r>
        <w:rPr>
          <w:color w:val="414042"/>
          <w:spacing w:val="-13"/>
          <w:w w:val="110"/>
        </w:rPr>
        <w:t>見つけ</w:t>
      </w:r>
      <w:ins w:id="1238" w:author="Mieko Sato" w:date="2018-03-15T17:29:00Z">
        <w:r w:rsidR="005527C2">
          <w:rPr>
            <w:rFonts w:hint="eastAsia"/>
            <w:color w:val="414042"/>
            <w:spacing w:val="-13"/>
            <w:w w:val="110"/>
          </w:rPr>
          <w:t>て</w:t>
        </w:r>
      </w:ins>
      <w:del w:id="1239" w:author="Mieko Sato" w:date="2018-03-15T17:29:00Z">
        <w:r w:rsidDel="005527C2">
          <w:rPr>
            <w:color w:val="414042"/>
            <w:spacing w:val="-13"/>
            <w:w w:val="110"/>
          </w:rPr>
          <w:delText>、それを</w:delText>
        </w:r>
      </w:del>
      <w:r>
        <w:rPr>
          <w:color w:val="414042"/>
          <w:spacing w:val="-13"/>
          <w:w w:val="110"/>
        </w:rPr>
        <w:t>置</w:t>
      </w:r>
      <w:del w:id="1240" w:author="Mieko Sato" w:date="2018-03-15T17:29:00Z">
        <w:r w:rsidDel="005527C2">
          <w:rPr>
            <w:color w:val="414042"/>
            <w:spacing w:val="-13"/>
            <w:w w:val="110"/>
          </w:rPr>
          <w:delText>き</w:delText>
        </w:r>
      </w:del>
      <w:r>
        <w:rPr>
          <w:color w:val="414042"/>
          <w:spacing w:val="-13"/>
          <w:w w:val="110"/>
        </w:rPr>
        <w:t>換</w:t>
      </w:r>
      <w:ins w:id="1241" w:author="Mieko Sato" w:date="2018-03-15T17:29:00Z">
        <w:r w:rsidR="005527C2">
          <w:rPr>
            <w:rFonts w:hint="eastAsia"/>
            <w:color w:val="414042"/>
            <w:spacing w:val="-13"/>
            <w:w w:val="110"/>
          </w:rPr>
          <w:t>できること</w:t>
        </w:r>
      </w:ins>
      <w:ins w:id="1242" w:author="Mieko Sato" w:date="2018-03-15T17:30:00Z">
        <w:r w:rsidR="005527C2">
          <w:rPr>
            <w:rFonts w:hint="eastAsia"/>
            <w:color w:val="414042"/>
            <w:spacing w:val="-13"/>
            <w:w w:val="110"/>
          </w:rPr>
          <w:t>で</w:t>
        </w:r>
      </w:ins>
      <w:del w:id="1243" w:author="Mieko Sato" w:date="2018-03-15T17:30:00Z">
        <w:r w:rsidDel="005527C2">
          <w:rPr>
            <w:color w:val="414042"/>
            <w:spacing w:val="-13"/>
            <w:w w:val="110"/>
          </w:rPr>
          <w:delText>えるのが容易になるということが挙げられます</w:delText>
        </w:r>
      </w:del>
      <w:r>
        <w:rPr>
          <w:color w:val="414042"/>
          <w:spacing w:val="-13"/>
          <w:w w:val="110"/>
        </w:rPr>
        <w:t>。最近では大抵のソースコー</w:t>
      </w:r>
      <w:r>
        <w:rPr>
          <w:color w:val="414042"/>
          <w:spacing w:val="-23"/>
        </w:rPr>
        <w:t xml:space="preserve">ド </w:t>
      </w:r>
      <w:r>
        <w:rPr>
          <w:color w:val="414042"/>
          <w:spacing w:val="-9"/>
          <w:w w:val="110"/>
        </w:rPr>
        <w:t>スキャンツー</w:t>
      </w:r>
      <w:r>
        <w:rPr>
          <w:color w:val="414042"/>
          <w:spacing w:val="-8"/>
          <w:w w:val="110"/>
        </w:rPr>
        <w:t>ルが</w:t>
      </w:r>
      <w:ins w:id="1244" w:author="Mieko Sato" w:date="2018-03-26T18:48:00Z">
        <w:r w:rsidR="00CA176A">
          <w:rPr>
            <w:rFonts w:hint="eastAsia"/>
            <w:color w:val="414042"/>
            <w:spacing w:val="-8"/>
            <w:w w:val="110"/>
          </w:rPr>
          <w:t>、</w:t>
        </w:r>
      </w:ins>
      <w:r>
        <w:rPr>
          <w:color w:val="414042"/>
          <w:spacing w:val="-8"/>
          <w:w w:val="110"/>
        </w:rPr>
        <w:t>古いソフトウ</w:t>
      </w:r>
      <w:r>
        <w:rPr>
          <w:color w:val="414042"/>
          <w:spacing w:val="-28"/>
          <w:w w:val="120"/>
        </w:rPr>
        <w:t xml:space="preserve">ェア </w:t>
      </w:r>
      <w:r>
        <w:rPr>
          <w:color w:val="414042"/>
          <w:spacing w:val="-7"/>
          <w:w w:val="110"/>
        </w:rPr>
        <w:t>コンポーネン</w:t>
      </w:r>
      <w:r>
        <w:rPr>
          <w:color w:val="414042"/>
          <w:spacing w:val="-26"/>
        </w:rPr>
        <w:t>ト</w:t>
      </w:r>
      <w:r>
        <w:rPr>
          <w:color w:val="414042"/>
          <w:spacing w:val="-1"/>
          <w:w w:val="110"/>
        </w:rPr>
        <w:t>で明らかにな</w:t>
      </w:r>
      <w:r>
        <w:rPr>
          <w:color w:val="414042"/>
          <w:spacing w:val="-10"/>
          <w:w w:val="120"/>
        </w:rPr>
        <w:t>っ</w:t>
      </w:r>
      <w:r>
        <w:rPr>
          <w:color w:val="414042"/>
          <w:spacing w:val="-8"/>
          <w:w w:val="110"/>
        </w:rPr>
        <w:t>たセキュリ</w:t>
      </w:r>
      <w:r>
        <w:rPr>
          <w:color w:val="414042"/>
          <w:spacing w:val="-31"/>
          <w:w w:val="120"/>
        </w:rPr>
        <w:t>テ</w:t>
      </w:r>
      <w:r>
        <w:rPr>
          <w:color w:val="414042"/>
          <w:spacing w:val="-8"/>
          <w:w w:val="110"/>
        </w:rPr>
        <w:t>ィ脆弱性に</w:t>
      </w:r>
      <w:del w:id="1245" w:author="Mieko Sato" w:date="2018-03-15T17:32:00Z">
        <w:r w:rsidDel="005527C2">
          <w:rPr>
            <w:color w:val="414042"/>
            <w:spacing w:val="-8"/>
            <w:w w:val="110"/>
          </w:rPr>
          <w:delText>対し</w:delText>
        </w:r>
      </w:del>
      <w:r>
        <w:rPr>
          <w:color w:val="414042"/>
          <w:w w:val="120"/>
        </w:rPr>
        <w:t>フ</w:t>
      </w:r>
      <w:r>
        <w:rPr>
          <w:color w:val="414042"/>
          <w:spacing w:val="-16"/>
          <w:w w:val="110"/>
        </w:rPr>
        <w:t>ラグを付ける機能を提供しています。</w:t>
      </w:r>
      <w:r>
        <w:rPr>
          <w:color w:val="414042"/>
          <w:spacing w:val="-4"/>
          <w:w w:val="120"/>
        </w:rPr>
        <w:t>オ</w:t>
      </w:r>
      <w:r>
        <w:rPr>
          <w:color w:val="414042"/>
          <w:spacing w:val="-9"/>
          <w:w w:val="110"/>
        </w:rPr>
        <w:t>ープンソース コンポーネン</w:t>
      </w:r>
      <w:r>
        <w:rPr>
          <w:color w:val="414042"/>
          <w:spacing w:val="5"/>
        </w:rPr>
        <w:t>ト</w:t>
      </w:r>
      <w:r>
        <w:rPr>
          <w:color w:val="414042"/>
          <w:spacing w:val="-22"/>
          <w:w w:val="110"/>
        </w:rPr>
        <w:t>を</w:t>
      </w:r>
      <w:r>
        <w:rPr>
          <w:color w:val="414042"/>
          <w:spacing w:val="-17"/>
          <w:w w:val="120"/>
        </w:rPr>
        <w:t>アッ</w:t>
      </w:r>
      <w:r>
        <w:rPr>
          <w:color w:val="414042"/>
          <w:spacing w:val="-6"/>
          <w:w w:val="110"/>
        </w:rPr>
        <w:t>プグレー</w:t>
      </w:r>
      <w:r>
        <w:rPr>
          <w:color w:val="414042"/>
          <w:spacing w:val="-6"/>
        </w:rPr>
        <w:t>ド</w:t>
      </w:r>
      <w:r>
        <w:rPr>
          <w:color w:val="414042"/>
          <w:spacing w:val="-16"/>
          <w:w w:val="110"/>
        </w:rPr>
        <w:t>する際に考えるべき大事なことの</w:t>
      </w:r>
      <w:del w:id="1246" w:author="Mieko Sato" w:date="2018-03-01T14:00:00Z">
        <w:r w:rsidDel="00597FA3">
          <w:rPr>
            <w:color w:val="414042"/>
            <w:spacing w:val="-16"/>
            <w:w w:val="110"/>
          </w:rPr>
          <w:delText>一</w:delText>
        </w:r>
      </w:del>
      <w:ins w:id="1247" w:author="Mieko Sato" w:date="2018-03-01T14:00:00Z">
        <w:r w:rsidR="00597FA3">
          <w:rPr>
            <w:color w:val="414042"/>
            <w:spacing w:val="-16"/>
            <w:w w:val="110"/>
          </w:rPr>
          <w:t>1</w:t>
        </w:r>
      </w:ins>
      <w:r>
        <w:rPr>
          <w:color w:val="414042"/>
          <w:spacing w:val="-16"/>
          <w:w w:val="110"/>
        </w:rPr>
        <w:t>つは、前のバージョンと同じライセンスが維</w:t>
      </w:r>
      <w:r>
        <w:rPr>
          <w:color w:val="414042"/>
          <w:spacing w:val="-14"/>
          <w:w w:val="110"/>
        </w:rPr>
        <w:t>持されていることを常に確認することです。</w:t>
      </w:r>
      <w:r>
        <w:rPr>
          <w:color w:val="414042"/>
          <w:spacing w:val="-4"/>
          <w:w w:val="120"/>
        </w:rPr>
        <w:t>オ</w:t>
      </w:r>
      <w:r>
        <w:rPr>
          <w:color w:val="414042"/>
          <w:spacing w:val="-11"/>
          <w:w w:val="110"/>
        </w:rPr>
        <w:t>ープンソース プロジ</w:t>
      </w:r>
      <w:r>
        <w:rPr>
          <w:color w:val="414042"/>
          <w:spacing w:val="-12"/>
          <w:w w:val="120"/>
        </w:rPr>
        <w:t>ェ</w:t>
      </w:r>
      <w:r>
        <w:rPr>
          <w:color w:val="414042"/>
          <w:spacing w:val="-5"/>
          <w:w w:val="110"/>
        </w:rPr>
        <w:t>ク</w:t>
      </w:r>
      <w:r>
        <w:rPr>
          <w:color w:val="414042"/>
          <w:spacing w:val="-26"/>
        </w:rPr>
        <w:t>ト</w:t>
      </w:r>
      <w:r>
        <w:rPr>
          <w:color w:val="414042"/>
          <w:spacing w:val="-10"/>
          <w:w w:val="110"/>
        </w:rPr>
        <w:t>では、メジャ</w:t>
      </w:r>
      <w:r>
        <w:rPr>
          <w:color w:val="414042"/>
          <w:spacing w:val="-12"/>
          <w:w w:val="110"/>
        </w:rPr>
        <w:t>ー</w:t>
      </w:r>
      <w:ins w:id="1248" w:author="Mieko Sato" w:date="2018-03-26T18:50:00Z">
        <w:r w:rsidR="0087283F">
          <w:rPr>
            <w:rFonts w:hint="eastAsia"/>
            <w:color w:val="414042"/>
            <w:spacing w:val="-12"/>
            <w:w w:val="110"/>
          </w:rPr>
          <w:t xml:space="preserve"> </w:t>
        </w:r>
      </w:ins>
      <w:r>
        <w:rPr>
          <w:color w:val="414042"/>
          <w:spacing w:val="-12"/>
          <w:w w:val="110"/>
        </w:rPr>
        <w:t>リリースのタイミングでライセンスが変更されることがあ</w:t>
      </w:r>
      <w:r>
        <w:rPr>
          <w:color w:val="414042"/>
        </w:rPr>
        <w:t>り</w:t>
      </w:r>
      <w:r>
        <w:rPr>
          <w:color w:val="414042"/>
          <w:spacing w:val="-24"/>
          <w:w w:val="110"/>
        </w:rPr>
        <w:t>ます。セキュリ</w:t>
      </w:r>
      <w:r>
        <w:rPr>
          <w:color w:val="414042"/>
          <w:spacing w:val="-31"/>
          <w:w w:val="120"/>
        </w:rPr>
        <w:t>テ</w:t>
      </w:r>
      <w:r>
        <w:rPr>
          <w:color w:val="414042"/>
          <w:spacing w:val="-9"/>
          <w:w w:val="110"/>
        </w:rPr>
        <w:t>ィ上の問</w:t>
      </w:r>
      <w:r>
        <w:rPr>
          <w:color w:val="414042"/>
          <w:spacing w:val="-6"/>
          <w:w w:val="110"/>
        </w:rPr>
        <w:t>題があるバージョンを使う状況を回避するために</w:t>
      </w:r>
      <w:r>
        <w:rPr>
          <w:color w:val="414042"/>
        </w:rPr>
        <w:t>も</w:t>
      </w:r>
      <w:r>
        <w:rPr>
          <w:color w:val="414042"/>
          <w:spacing w:val="-11"/>
          <w:w w:val="110"/>
        </w:rPr>
        <w:t>、企業は</w:t>
      </w:r>
      <w:r>
        <w:rPr>
          <w:color w:val="414042"/>
          <w:spacing w:val="-4"/>
          <w:w w:val="120"/>
        </w:rPr>
        <w:t>オ</w:t>
      </w:r>
      <w:r>
        <w:rPr>
          <w:color w:val="414042"/>
          <w:spacing w:val="-15"/>
          <w:w w:val="110"/>
        </w:rPr>
        <w:t>ープンソース プ</w:t>
      </w:r>
      <w:r>
        <w:rPr>
          <w:color w:val="414042"/>
          <w:w w:val="105"/>
        </w:rPr>
        <w:t>ロ</w:t>
      </w:r>
      <w:r>
        <w:rPr>
          <w:color w:val="414042"/>
          <w:spacing w:val="-10"/>
          <w:w w:val="105"/>
        </w:rPr>
        <w:t>ジェク</w:t>
      </w:r>
      <w:r>
        <w:rPr>
          <w:color w:val="414042"/>
          <w:spacing w:val="6"/>
        </w:rPr>
        <w:t>ト</w:t>
      </w:r>
      <w:r>
        <w:rPr>
          <w:color w:val="414042"/>
          <w:spacing w:val="-15"/>
          <w:w w:val="105"/>
        </w:rPr>
        <w:t>のコミュニティに積極的に参加することが望まれます。使用しているオー</w:t>
      </w:r>
      <w:del w:id="1249" w:author="工内隆" w:date="2018-02-15T17:23:00Z">
        <w:r w:rsidDel="00722CE4">
          <w:rPr>
            <w:color w:val="414042"/>
            <w:spacing w:val="-15"/>
            <w:w w:val="105"/>
          </w:rPr>
          <w:delText xml:space="preserve">   </w:delText>
        </w:r>
      </w:del>
      <w:r>
        <w:rPr>
          <w:color w:val="414042"/>
          <w:spacing w:val="6"/>
          <w:w w:val="110"/>
        </w:rPr>
        <w:t>プ</w:t>
      </w:r>
      <w:r>
        <w:rPr>
          <w:color w:val="414042"/>
          <w:spacing w:val="-9"/>
          <w:w w:val="110"/>
        </w:rPr>
        <w:t>ンソース プロジ</w:t>
      </w:r>
      <w:r>
        <w:rPr>
          <w:color w:val="414042"/>
          <w:spacing w:val="-12"/>
          <w:w w:val="120"/>
        </w:rPr>
        <w:t>ェ</w:t>
      </w:r>
      <w:r>
        <w:rPr>
          <w:color w:val="414042"/>
        </w:rPr>
        <w:t>クト</w:t>
      </w:r>
      <w:r>
        <w:rPr>
          <w:color w:val="414042"/>
          <w:spacing w:val="-8"/>
          <w:w w:val="110"/>
        </w:rPr>
        <w:t>のすべてにおいて</w:t>
      </w:r>
      <w:r>
        <w:rPr>
          <w:color w:val="414042"/>
          <w:spacing w:val="-28"/>
          <w:w w:val="120"/>
        </w:rPr>
        <w:t>ア</w:t>
      </w:r>
      <w:r>
        <w:rPr>
          <w:color w:val="414042"/>
          <w:spacing w:val="-5"/>
          <w:w w:val="110"/>
        </w:rPr>
        <w:t>ク</w:t>
      </w:r>
      <w:r>
        <w:rPr>
          <w:color w:val="414042"/>
          <w:spacing w:val="-31"/>
          <w:w w:val="120"/>
        </w:rPr>
        <w:t>テ</w:t>
      </w:r>
      <w:r>
        <w:rPr>
          <w:color w:val="414042"/>
          <w:spacing w:val="-10"/>
          <w:w w:val="110"/>
        </w:rPr>
        <w:t>ィブに活動することは合理的</w:t>
      </w:r>
      <w:ins w:id="1250" w:author="Mieko Sato" w:date="2018-03-15T17:41:00Z">
        <w:r w:rsidR="00743812">
          <w:rPr>
            <w:rFonts w:hint="eastAsia"/>
            <w:color w:val="414042"/>
            <w:spacing w:val="-10"/>
            <w:w w:val="110"/>
          </w:rPr>
          <w:t>・</w:t>
        </w:r>
      </w:ins>
      <w:del w:id="1251" w:author="Mieko Sato" w:date="2018-03-15T17:41:00Z">
        <w:r w:rsidDel="00743812">
          <w:rPr>
            <w:color w:val="414042"/>
            <w:spacing w:val="-10"/>
            <w:w w:val="110"/>
          </w:rPr>
          <w:delText>、</w:delText>
        </w:r>
      </w:del>
      <w:r>
        <w:rPr>
          <w:color w:val="414042"/>
          <w:spacing w:val="-10"/>
          <w:w w:val="110"/>
        </w:rPr>
        <w:t>現</w:t>
      </w:r>
      <w:r>
        <w:rPr>
          <w:color w:val="414042"/>
          <w:w w:val="105"/>
        </w:rPr>
        <w:t>実</w:t>
      </w:r>
      <w:r>
        <w:rPr>
          <w:color w:val="414042"/>
          <w:spacing w:val="-9"/>
          <w:w w:val="105"/>
        </w:rPr>
        <w:t>的ではないため、最</w:t>
      </w:r>
      <w:del w:id="1252" w:author="Mieko Sato" w:date="2018-03-15T17:43:00Z">
        <w:r w:rsidDel="00743812">
          <w:rPr>
            <w:color w:val="414042"/>
            <w:spacing w:val="-5"/>
          </w:rPr>
          <w:delText>も</w:delText>
        </w:r>
      </w:del>
      <w:r>
        <w:rPr>
          <w:color w:val="414042"/>
          <w:spacing w:val="-8"/>
          <w:w w:val="105"/>
        </w:rPr>
        <w:t>重要</w:t>
      </w:r>
      <w:del w:id="1253" w:author="Mieko Sato" w:date="2018-03-15T17:44:00Z">
        <w:r w:rsidDel="00743812">
          <w:rPr>
            <w:color w:val="414042"/>
            <w:spacing w:val="-8"/>
            <w:w w:val="105"/>
          </w:rPr>
          <w:delText>な</w:delText>
        </w:r>
      </w:del>
      <w:r>
        <w:rPr>
          <w:color w:val="414042"/>
          <w:spacing w:val="-8"/>
          <w:w w:val="105"/>
        </w:rPr>
        <w:t>コンポーネン</w:t>
      </w:r>
      <w:r>
        <w:rPr>
          <w:color w:val="414042"/>
          <w:spacing w:val="5"/>
        </w:rPr>
        <w:t>ト</w:t>
      </w:r>
      <w:r>
        <w:rPr>
          <w:color w:val="414042"/>
          <w:spacing w:val="-9"/>
          <w:w w:val="105"/>
        </w:rPr>
        <w:t>を特定</w:t>
      </w:r>
      <w:ins w:id="1254" w:author="Mieko Sato" w:date="2018-03-15T17:42:00Z">
        <w:r w:rsidR="00743812">
          <w:rPr>
            <w:rFonts w:hint="eastAsia"/>
            <w:color w:val="414042"/>
            <w:spacing w:val="-9"/>
            <w:w w:val="105"/>
          </w:rPr>
          <w:t>するためにある程度</w:t>
        </w:r>
      </w:ins>
      <w:del w:id="1255" w:author="Mieko Sato" w:date="2018-03-15T17:43:00Z">
        <w:r w:rsidDel="00743812">
          <w:rPr>
            <w:color w:val="414042"/>
            <w:spacing w:val="-9"/>
            <w:w w:val="105"/>
          </w:rPr>
          <w:delText>した上で一定レベル</w:delText>
        </w:r>
      </w:del>
      <w:r>
        <w:rPr>
          <w:color w:val="414042"/>
          <w:spacing w:val="-9"/>
          <w:w w:val="105"/>
        </w:rPr>
        <w:t>の優先</w:t>
      </w:r>
      <w:ins w:id="1256" w:author="Mieko Sato" w:date="2018-03-15T17:44:00Z">
        <w:r w:rsidR="00743812">
          <w:rPr>
            <w:rFonts w:hint="eastAsia"/>
            <w:color w:val="414042"/>
            <w:spacing w:val="-9"/>
            <w:w w:val="105"/>
          </w:rPr>
          <w:t>順位</w:t>
        </w:r>
      </w:ins>
      <w:del w:id="1257" w:author="Mieko Sato" w:date="2018-03-15T17:44:00Z">
        <w:r w:rsidDel="00743812">
          <w:rPr>
            <w:color w:val="414042"/>
            <w:spacing w:val="-9"/>
            <w:w w:val="105"/>
          </w:rPr>
          <w:delText>度</w:delText>
        </w:r>
      </w:del>
      <w:r>
        <w:rPr>
          <w:color w:val="414042"/>
          <w:spacing w:val="-11"/>
          <w:w w:val="105"/>
        </w:rPr>
        <w:t>付けをする</w:t>
      </w:r>
      <w:del w:id="1258" w:author="Mieko Sato" w:date="2018-03-15T17:44:00Z">
        <w:r w:rsidDel="00743812">
          <w:rPr>
            <w:color w:val="414042"/>
            <w:spacing w:val="-11"/>
            <w:w w:val="105"/>
          </w:rPr>
          <w:delText>ことが</w:delText>
        </w:r>
      </w:del>
      <w:r>
        <w:rPr>
          <w:color w:val="414042"/>
          <w:spacing w:val="-11"/>
          <w:w w:val="105"/>
        </w:rPr>
        <w:t>必要</w:t>
      </w:r>
      <w:ins w:id="1259" w:author="Mieko Sato" w:date="2018-03-15T17:44:00Z">
        <w:r w:rsidR="00743812">
          <w:rPr>
            <w:rFonts w:hint="eastAsia"/>
            <w:color w:val="414042"/>
            <w:spacing w:val="-11"/>
            <w:w w:val="105"/>
          </w:rPr>
          <w:t>が</w:t>
        </w:r>
      </w:ins>
      <w:ins w:id="1260" w:author="Mieko Sato" w:date="2018-03-15T17:45:00Z">
        <w:r w:rsidR="00743812">
          <w:rPr>
            <w:rFonts w:hint="eastAsia"/>
            <w:color w:val="414042"/>
            <w:spacing w:val="-11"/>
            <w:w w:val="105"/>
          </w:rPr>
          <w:t>あ</w:t>
        </w:r>
      </w:ins>
      <w:del w:id="1261" w:author="Mieko Sato" w:date="2018-03-15T17:45:00Z">
        <w:r w:rsidDel="00743812">
          <w:rPr>
            <w:color w:val="414042"/>
            <w:spacing w:val="-11"/>
            <w:w w:val="105"/>
          </w:rPr>
          <w:delText>とな</w:delText>
        </w:r>
      </w:del>
      <w:r>
        <w:rPr>
          <w:color w:val="414042"/>
          <w:spacing w:val="-11"/>
          <w:w w:val="105"/>
        </w:rPr>
        <w:t>ります。参加のレベルは多岐にわた</w:t>
      </w:r>
      <w:r>
        <w:rPr>
          <w:color w:val="414042"/>
        </w:rPr>
        <w:t>り</w:t>
      </w:r>
      <w:r>
        <w:rPr>
          <w:color w:val="414042"/>
          <w:spacing w:val="-2"/>
          <w:w w:val="105"/>
        </w:rPr>
        <w:t xml:space="preserve">、メーリング </w:t>
      </w:r>
      <w:del w:id="1262" w:author="Mieko Sato" w:date="2018-03-15T17:45:00Z">
        <w:r w:rsidDel="00743812">
          <w:rPr>
            <w:color w:val="414042"/>
            <w:spacing w:val="-2"/>
            <w:w w:val="105"/>
          </w:rPr>
          <w:delText xml:space="preserve"> </w:delText>
        </w:r>
      </w:del>
      <w:r>
        <w:rPr>
          <w:color w:val="414042"/>
          <w:spacing w:val="-2"/>
          <w:w w:val="105"/>
        </w:rPr>
        <w:t>リス</w:t>
      </w:r>
      <w:r>
        <w:rPr>
          <w:color w:val="414042"/>
          <w:spacing w:val="5"/>
        </w:rPr>
        <w:t>ト</w:t>
      </w:r>
      <w:r>
        <w:rPr>
          <w:color w:val="414042"/>
          <w:spacing w:val="-13"/>
          <w:w w:val="105"/>
        </w:rPr>
        <w:t>への登録</w:t>
      </w:r>
      <w:ins w:id="1263" w:author="Mieko Sato" w:date="2018-03-15T17:46:00Z">
        <w:r w:rsidR="009B5AB5">
          <w:rPr>
            <w:rFonts w:hint="eastAsia"/>
            <w:color w:val="414042"/>
            <w:spacing w:val="-13"/>
            <w:w w:val="105"/>
          </w:rPr>
          <w:t>や</w:t>
        </w:r>
      </w:ins>
      <w:del w:id="1264" w:author="Mieko Sato" w:date="2018-03-15T17:46:00Z">
        <w:r w:rsidDel="009B5AB5">
          <w:rPr>
            <w:color w:val="414042"/>
            <w:spacing w:val="-13"/>
            <w:w w:val="105"/>
          </w:rPr>
          <w:delText>、</w:delText>
        </w:r>
      </w:del>
      <w:r>
        <w:rPr>
          <w:color w:val="414042"/>
          <w:spacing w:val="-13"/>
          <w:w w:val="105"/>
        </w:rPr>
        <w:t>技術的議論への参加</w:t>
      </w:r>
      <w:ins w:id="1265" w:author="Mieko Sato" w:date="2018-03-15T17:46:00Z">
        <w:r w:rsidR="009B5AB5">
          <w:rPr>
            <w:rFonts w:hint="eastAsia"/>
            <w:color w:val="414042"/>
            <w:spacing w:val="-13"/>
            <w:w w:val="105"/>
          </w:rPr>
          <w:t>から</w:t>
        </w:r>
      </w:ins>
      <w:del w:id="1266" w:author="Mieko Sato" w:date="2018-03-15T17:46:00Z">
        <w:r w:rsidDel="009B5AB5">
          <w:rPr>
            <w:color w:val="414042"/>
            <w:spacing w:val="-13"/>
            <w:w w:val="105"/>
          </w:rPr>
          <w:delText>や</w:delText>
        </w:r>
      </w:del>
      <w:r>
        <w:rPr>
          <w:color w:val="414042"/>
          <w:spacing w:val="-13"/>
          <w:w w:val="105"/>
        </w:rPr>
        <w:t>、バグ修正や小さめの機能</w:t>
      </w:r>
      <w:del w:id="1267" w:author="Mieko Sato" w:date="2018-03-15T17:46:00Z">
        <w:r w:rsidDel="009B5AB5">
          <w:rPr>
            <w:color w:val="414042"/>
            <w:spacing w:val="-13"/>
            <w:w w:val="105"/>
          </w:rPr>
          <w:delText>へ</w:delText>
        </w:r>
      </w:del>
      <w:r>
        <w:rPr>
          <w:color w:val="414042"/>
          <w:spacing w:val="-13"/>
          <w:w w:val="105"/>
        </w:rPr>
        <w:t>のコン</w:t>
      </w:r>
      <w:r>
        <w:rPr>
          <w:color w:val="414042"/>
        </w:rPr>
        <w:t>ト</w:t>
      </w:r>
      <w:r>
        <w:rPr>
          <w:color w:val="414042"/>
          <w:spacing w:val="-2"/>
          <w:w w:val="105"/>
        </w:rPr>
        <w:t>リビュ</w:t>
      </w:r>
      <w:del w:id="1268" w:author="工内隆" w:date="2018-02-15T17:23:00Z">
        <w:r w:rsidDel="00722CE4">
          <w:rPr>
            <w:color w:val="414042"/>
            <w:spacing w:val="-2"/>
            <w:w w:val="105"/>
          </w:rPr>
          <w:delText xml:space="preserve"> </w:delText>
        </w:r>
      </w:del>
      <w:r>
        <w:rPr>
          <w:color w:val="414042"/>
          <w:spacing w:val="-6"/>
          <w:w w:val="110"/>
        </w:rPr>
        <w:t>ー</w:t>
      </w:r>
      <w:r>
        <w:rPr>
          <w:color w:val="414042"/>
          <w:spacing w:val="-19"/>
          <w:w w:val="110"/>
        </w:rPr>
        <w:t>ション、</w:t>
      </w:r>
      <w:del w:id="1269" w:author="Mieko Sato" w:date="2018-03-15T17:47:00Z">
        <w:r w:rsidDel="009B5AB5">
          <w:rPr>
            <w:color w:val="414042"/>
            <w:spacing w:val="-19"/>
            <w:w w:val="110"/>
          </w:rPr>
          <w:delText>とい</w:delText>
        </w:r>
        <w:r w:rsidDel="009B5AB5">
          <w:rPr>
            <w:color w:val="414042"/>
            <w:spacing w:val="-10"/>
            <w:w w:val="120"/>
          </w:rPr>
          <w:delText>っ</w:delText>
        </w:r>
        <w:r w:rsidDel="009B5AB5">
          <w:rPr>
            <w:color w:val="414042"/>
            <w:spacing w:val="-8"/>
            <w:w w:val="110"/>
          </w:rPr>
          <w:delText>たレベルから</w:delText>
        </w:r>
      </w:del>
      <w:r>
        <w:rPr>
          <w:color w:val="414042"/>
          <w:spacing w:val="-8"/>
          <w:w w:val="110"/>
        </w:rPr>
        <w:t>、さらには大規模なコン</w:t>
      </w:r>
      <w:r>
        <w:rPr>
          <w:color w:val="414042"/>
        </w:rPr>
        <w:t>ト</w:t>
      </w:r>
      <w:r>
        <w:rPr>
          <w:color w:val="414042"/>
          <w:spacing w:val="-5"/>
          <w:w w:val="110"/>
        </w:rPr>
        <w:t>リビューションまでさまざまで</w:t>
      </w:r>
      <w:r>
        <w:rPr>
          <w:color w:val="414042"/>
          <w:spacing w:val="-51"/>
          <w:w w:val="105"/>
        </w:rPr>
        <w:t>す</w:t>
      </w:r>
      <w:r>
        <w:rPr>
          <w:color w:val="414042"/>
          <w:spacing w:val="-15"/>
          <w:w w:val="105"/>
        </w:rPr>
        <w:t>。少なくと</w:t>
      </w:r>
      <w:r>
        <w:rPr>
          <w:color w:val="414042"/>
        </w:rPr>
        <w:t>も</w:t>
      </w:r>
      <w:r>
        <w:rPr>
          <w:color w:val="414042"/>
          <w:spacing w:val="-12"/>
          <w:w w:val="105"/>
        </w:rPr>
        <w:t>、特定のオープンソース プロジェク</w:t>
      </w:r>
      <w:r>
        <w:rPr>
          <w:color w:val="414042"/>
          <w:spacing w:val="-2"/>
        </w:rPr>
        <w:t>トに取り</w:t>
      </w:r>
      <w:r>
        <w:rPr>
          <w:color w:val="414042"/>
          <w:spacing w:val="-5"/>
          <w:w w:val="105"/>
        </w:rPr>
        <w:t>組んでいる企業内</w:t>
      </w:r>
      <w:del w:id="1270" w:author="Mieko Sato" w:date="2018-03-26T19:32:00Z">
        <w:r w:rsidDel="00676E90">
          <w:rPr>
            <w:color w:val="414042"/>
            <w:spacing w:val="-5"/>
            <w:w w:val="105"/>
          </w:rPr>
          <w:delText>の</w:delText>
        </w:r>
      </w:del>
      <w:r>
        <w:rPr>
          <w:color w:val="414042"/>
          <w:spacing w:val="-5"/>
          <w:w w:val="105"/>
        </w:rPr>
        <w:t>開発者がメーリング リス</w:t>
      </w:r>
      <w:r>
        <w:rPr>
          <w:color w:val="414042"/>
          <w:spacing w:val="5"/>
        </w:rPr>
        <w:t>ト</w:t>
      </w:r>
      <w:r>
        <w:rPr>
          <w:color w:val="414042"/>
          <w:spacing w:val="-15"/>
          <w:w w:val="105"/>
        </w:rPr>
        <w:t>を閲覧し、セキュリティの脆弱性や修正対応に関するレポー</w:t>
      </w:r>
      <w:r>
        <w:rPr>
          <w:color w:val="414042"/>
        </w:rPr>
        <w:t>ト</w:t>
      </w:r>
      <w:r>
        <w:rPr>
          <w:color w:val="414042"/>
          <w:spacing w:val="-14"/>
          <w:w w:val="110"/>
        </w:rPr>
        <w:t>に</w:t>
      </w:r>
      <w:r>
        <w:rPr>
          <w:color w:val="414042"/>
          <w:spacing w:val="-6"/>
          <w:w w:val="110"/>
        </w:rPr>
        <w:t>目を配</w:t>
      </w:r>
      <w:r>
        <w:rPr>
          <w:color w:val="414042"/>
          <w:spacing w:val="-24"/>
          <w:w w:val="120"/>
        </w:rPr>
        <w:t>っ</w:t>
      </w:r>
      <w:r>
        <w:rPr>
          <w:color w:val="414042"/>
          <w:spacing w:val="-5"/>
          <w:w w:val="110"/>
        </w:rPr>
        <w:t>ておくことは有益</w:t>
      </w:r>
      <w:ins w:id="1271" w:author="Mieko Sato" w:date="2018-03-15T17:52:00Z">
        <w:r w:rsidR="0025006B">
          <w:rPr>
            <w:rFonts w:hint="eastAsia"/>
            <w:color w:val="414042"/>
            <w:spacing w:val="-5"/>
            <w:w w:val="110"/>
          </w:rPr>
          <w:t>で</w:t>
        </w:r>
      </w:ins>
      <w:del w:id="1272" w:author="Mieko Sato" w:date="2018-03-15T17:52:00Z">
        <w:r w:rsidDel="0025006B">
          <w:rPr>
            <w:color w:val="414042"/>
            <w:spacing w:val="-5"/>
            <w:w w:val="110"/>
          </w:rPr>
          <w:delText>な</w:delText>
        </w:r>
        <w:r w:rsidDel="0025006B">
          <w:rPr>
            <w:color w:val="414042"/>
          </w:rPr>
          <w:delText>も</w:delText>
        </w:r>
        <w:r w:rsidDel="0025006B">
          <w:rPr>
            <w:color w:val="414042"/>
            <w:spacing w:val="-13"/>
            <w:w w:val="110"/>
          </w:rPr>
          <w:delText>のといえま</w:delText>
        </w:r>
      </w:del>
      <w:r>
        <w:rPr>
          <w:color w:val="414042"/>
          <w:spacing w:val="-13"/>
          <w:w w:val="110"/>
        </w:rPr>
        <w:t>す。</w:t>
      </w:r>
    </w:p>
    <w:p w14:paraId="254C5AC6" w14:textId="77777777" w:rsidR="00D01E5D" w:rsidRDefault="00D01E5D">
      <w:pPr>
        <w:pStyle w:val="a3"/>
      </w:pPr>
    </w:p>
    <w:p w14:paraId="7D432316" w14:textId="77777777" w:rsidR="00D01E5D" w:rsidRDefault="005668DD">
      <w:pPr>
        <w:pStyle w:val="2"/>
        <w:numPr>
          <w:ilvl w:val="1"/>
          <w:numId w:val="7"/>
        </w:numPr>
        <w:tabs>
          <w:tab w:val="left" w:pos="1143"/>
        </w:tabs>
        <w:spacing w:before="223"/>
        <w:ind w:left="1142" w:hanging="747"/>
      </w:pPr>
      <w:r>
        <w:rPr>
          <w:noProof/>
        </w:rPr>
        <mc:AlternateContent>
          <mc:Choice Requires="wps">
            <w:drawing>
              <wp:anchor distT="0" distB="0" distL="0" distR="0" simplePos="0" relativeHeight="251665408" behindDoc="0" locked="0" layoutInCell="1" allowOverlap="1" wp14:anchorId="140F5A3B" wp14:editId="2C0550EB">
                <wp:simplePos x="0" y="0"/>
                <wp:positionH relativeFrom="page">
                  <wp:posOffset>1000125</wp:posOffset>
                </wp:positionH>
                <wp:positionV relativeFrom="paragraph">
                  <wp:posOffset>579755</wp:posOffset>
                </wp:positionV>
                <wp:extent cx="5772785" cy="0"/>
                <wp:effectExtent l="9525" t="11430" r="8890" b="7620"/>
                <wp:wrapTopAndBottom/>
                <wp:docPr id="35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6402B" id="Line 28" o:spid="_x0000_s1026" style="position:absolute;left:0;text-align:lef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5.65pt" to="533.3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" strokecolor="#aaaaad" strokeweight="1pt">
                <w10:wrap type="topAndBottom" anchorx="page"/>
              </v:line>
            </w:pict>
          </mc:Fallback>
        </mc:AlternateContent>
      </w:r>
      <w:r w:rsidR="0022633E">
        <w:rPr>
          <w:color w:val="414042"/>
          <w:spacing w:val="-24"/>
          <w:w w:val="115"/>
        </w:rPr>
        <w:t>コンプライアンスの取り組みを測る</w:t>
      </w:r>
    </w:p>
    <w:p w14:paraId="13A5F5EF" w14:textId="249CF7DE" w:rsidR="00D01E5D" w:rsidRDefault="008267C6">
      <w:pPr>
        <w:pStyle w:val="a3"/>
        <w:spacing w:before="391"/>
        <w:ind w:left="395" w:right="372"/>
      </w:pPr>
      <w:ins w:id="1273" w:author="Mieko Sato" w:date="2018-03-15T17:53:00Z">
        <w:r>
          <w:rPr>
            <w:rFonts w:hint="eastAsia"/>
            <w:color w:val="414042"/>
            <w:spacing w:val="-14"/>
            <w:w w:val="105"/>
          </w:rPr>
          <w:t>あらゆる規模の</w:t>
        </w:r>
      </w:ins>
      <w:r w:rsidR="0022633E">
        <w:rPr>
          <w:color w:val="414042"/>
          <w:spacing w:val="-14"/>
          <w:w w:val="105"/>
        </w:rPr>
        <w:t>組織</w:t>
      </w:r>
      <w:ins w:id="1274" w:author="Mieko Sato" w:date="2018-03-15T17:53:00Z">
        <w:r>
          <w:rPr>
            <w:rFonts w:hint="eastAsia"/>
            <w:color w:val="414042"/>
            <w:spacing w:val="-14"/>
            <w:w w:val="105"/>
          </w:rPr>
          <w:t>に</w:t>
        </w:r>
      </w:ins>
      <w:ins w:id="1275" w:author="Mieko Sato" w:date="2018-03-15T17:54:00Z">
        <w:r>
          <w:rPr>
            <w:rFonts w:hint="eastAsia"/>
            <w:color w:val="414042"/>
            <w:spacing w:val="-14"/>
            <w:w w:val="105"/>
          </w:rPr>
          <w:t>とって</w:t>
        </w:r>
      </w:ins>
      <w:del w:id="1276" w:author="Mieko Sato" w:date="2018-03-15T17:54:00Z">
        <w:r w:rsidR="0022633E" w:rsidDel="008267C6">
          <w:rPr>
            <w:color w:val="414042"/>
            <w:spacing w:val="-14"/>
            <w:w w:val="105"/>
          </w:rPr>
          <w:delText>の規模によらず、</w:delText>
        </w:r>
      </w:del>
      <w:r w:rsidR="0022633E">
        <w:rPr>
          <w:color w:val="414042"/>
          <w:spacing w:val="-14"/>
          <w:w w:val="105"/>
        </w:rPr>
        <w:t>最も簡単で</w:t>
      </w:r>
      <w:del w:id="1277" w:author="Mieko Sato" w:date="2018-03-26T23:35:00Z">
        <w:r w:rsidR="0022633E" w:rsidDel="00E76EDA">
          <w:rPr>
            <w:color w:val="414042"/>
            <w:spacing w:val="-14"/>
            <w:w w:val="105"/>
          </w:rPr>
          <w:delText>かつ</w:delText>
        </w:r>
      </w:del>
      <w:r w:rsidR="0022633E">
        <w:rPr>
          <w:color w:val="414042"/>
          <w:spacing w:val="-14"/>
          <w:w w:val="105"/>
        </w:rPr>
        <w:t>効果的な最初のステップは</w:t>
      </w:r>
      <w:ins w:id="1278" w:author="Mieko Sato" w:date="2018-03-15T17:54:00Z">
        <w:r>
          <w:rPr>
            <w:rFonts w:hint="eastAsia"/>
            <w:color w:val="414042"/>
            <w:spacing w:val="-14"/>
            <w:w w:val="105"/>
          </w:rPr>
          <w:t>、</w:t>
        </w:r>
      </w:ins>
      <w:r w:rsidR="0022633E">
        <w:rPr>
          <w:color w:val="414042"/>
          <w:w w:val="105"/>
        </w:rPr>
        <w:t>OpenChainプ</w:t>
      </w:r>
      <w:del w:id="1279" w:author="工内隆" w:date="2018-02-15T17:24:00Z">
        <w:r w:rsidR="0022633E" w:rsidDel="00722CE4">
          <w:rPr>
            <w:color w:val="414042"/>
            <w:w w:val="105"/>
          </w:rPr>
          <w:delText xml:space="preserve">  </w:delText>
        </w:r>
      </w:del>
      <w:r w:rsidR="0022633E">
        <w:rPr>
          <w:color w:val="414042"/>
          <w:spacing w:val="-15"/>
          <w:w w:val="105"/>
        </w:rPr>
        <w:t>ロジェクトに参加し、「</w:t>
      </w:r>
      <w:hyperlink r:id="rId89">
        <w:r w:rsidR="0022633E">
          <w:rPr>
            <w:color w:val="0096D6"/>
            <w:spacing w:val="6"/>
            <w:w w:val="105"/>
          </w:rPr>
          <w:t>OpenChain</w:t>
        </w:r>
        <w:r w:rsidR="0022633E">
          <w:rPr>
            <w:color w:val="0096D6"/>
            <w:spacing w:val="-5"/>
            <w:w w:val="105"/>
          </w:rPr>
          <w:t>適合</w:t>
        </w:r>
        <w:r w:rsidR="0022633E">
          <w:rPr>
            <w:color w:val="0096D6"/>
            <w:spacing w:val="3"/>
            <w:w w:val="105"/>
          </w:rPr>
          <w:t>（OpenChain</w:t>
        </w:r>
        <w:r w:rsidR="0022633E">
          <w:rPr>
            <w:color w:val="0096D6"/>
            <w:spacing w:val="85"/>
            <w:w w:val="105"/>
          </w:rPr>
          <w:t xml:space="preserve"> </w:t>
        </w:r>
        <w:r w:rsidR="0022633E">
          <w:rPr>
            <w:color w:val="0096D6"/>
            <w:w w:val="105"/>
          </w:rPr>
          <w:t>Conformant）</w:t>
        </w:r>
      </w:hyperlink>
      <w:r w:rsidR="0022633E">
        <w:rPr>
          <w:color w:val="414042"/>
          <w:spacing w:val="-11"/>
          <w:w w:val="105"/>
        </w:rPr>
        <w:t>」のステータス</w:t>
      </w:r>
      <w:r w:rsidR="0022633E">
        <w:rPr>
          <w:color w:val="414042"/>
          <w:spacing w:val="-13"/>
          <w:w w:val="105"/>
        </w:rPr>
        <w:t>を得ることです。</w:t>
      </w:r>
      <w:hyperlink r:id="rId90">
        <w:r w:rsidR="0022633E">
          <w:rPr>
            <w:color w:val="0096D6"/>
            <w:spacing w:val="-8"/>
            <w:w w:val="105"/>
          </w:rPr>
          <w:t>オンライン</w:t>
        </w:r>
      </w:hyperlink>
      <w:r w:rsidR="0022633E">
        <w:rPr>
          <w:color w:val="414042"/>
          <w:spacing w:val="-1"/>
          <w:w w:val="105"/>
        </w:rPr>
        <w:t>もしくは</w:t>
      </w:r>
      <w:hyperlink r:id="rId91">
        <w:r w:rsidR="0022633E">
          <w:rPr>
            <w:color w:val="0096D6"/>
            <w:spacing w:val="-10"/>
            <w:w w:val="105"/>
          </w:rPr>
          <w:t>机上</w:t>
        </w:r>
      </w:hyperlink>
      <w:r w:rsidR="0022633E">
        <w:rPr>
          <w:color w:val="414042"/>
          <w:spacing w:val="-3"/>
          <w:w w:val="105"/>
        </w:rPr>
        <w:t>で一連の質問を埋めることでこの作業は</w:t>
      </w:r>
      <w:del w:id="1280" w:author="工内隆" w:date="2018-02-15T17:24:00Z">
        <w:r w:rsidR="0022633E" w:rsidDel="00722CE4">
          <w:rPr>
            <w:color w:val="414042"/>
            <w:spacing w:val="-3"/>
            <w:w w:val="105"/>
          </w:rPr>
          <w:delText xml:space="preserve"> </w:delText>
        </w:r>
      </w:del>
      <w:r w:rsidR="0022633E">
        <w:rPr>
          <w:color w:val="414042"/>
          <w:spacing w:val="-15"/>
          <w:w w:val="105"/>
        </w:rPr>
        <w:t>実施できます。</w:t>
      </w:r>
      <w:r w:rsidR="0022633E">
        <w:rPr>
          <w:color w:val="414042"/>
          <w:w w:val="105"/>
        </w:rPr>
        <w:t>OpenChain</w:t>
      </w:r>
      <w:r w:rsidR="0022633E">
        <w:rPr>
          <w:color w:val="414042"/>
          <w:spacing w:val="-9"/>
          <w:w w:val="105"/>
        </w:rPr>
        <w:t>適合に使われる質問は、組織のオープンソース ソフト</w:t>
      </w:r>
      <w:r w:rsidR="0022633E">
        <w:rPr>
          <w:color w:val="414042"/>
          <w:spacing w:val="-12"/>
          <w:w w:val="110"/>
        </w:rPr>
        <w:t>ウェア</w:t>
      </w:r>
      <w:del w:id="1281" w:author="Mieko Sato" w:date="2018-03-15T17:55:00Z">
        <w:r w:rsidR="0022633E" w:rsidDel="00546DF4">
          <w:rPr>
            <w:color w:val="414042"/>
            <w:spacing w:val="-12"/>
            <w:w w:val="110"/>
          </w:rPr>
          <w:delText xml:space="preserve"> </w:delText>
        </w:r>
      </w:del>
      <w:r w:rsidR="0022633E">
        <w:rPr>
          <w:color w:val="414042"/>
          <w:spacing w:val="-12"/>
          <w:w w:val="110"/>
        </w:rPr>
        <w:t xml:space="preserve"> コンプライアンスに対するプロセスやポリシーをチェックする助けにもなりま</w:t>
      </w:r>
      <w:r w:rsidR="0022633E">
        <w:rPr>
          <w:color w:val="414042"/>
          <w:spacing w:val="-49"/>
          <w:w w:val="105"/>
        </w:rPr>
        <w:t>す。</w:t>
      </w:r>
      <w:r w:rsidR="0022633E">
        <w:rPr>
          <w:color w:val="414042"/>
          <w:w w:val="105"/>
        </w:rPr>
        <w:t>OpenChain</w:t>
      </w:r>
      <w:r w:rsidR="0022633E">
        <w:rPr>
          <w:color w:val="414042"/>
          <w:spacing w:val="2"/>
          <w:w w:val="105"/>
        </w:rPr>
        <w:t>は</w:t>
      </w:r>
      <w:r w:rsidR="0022633E">
        <w:rPr>
          <w:color w:val="414042"/>
          <w:w w:val="105"/>
        </w:rPr>
        <w:t>ISO9001</w:t>
      </w:r>
      <w:r w:rsidR="0022633E">
        <w:rPr>
          <w:color w:val="414042"/>
          <w:spacing w:val="-10"/>
          <w:w w:val="105"/>
        </w:rPr>
        <w:t>に似た</w:t>
      </w:r>
      <w:del w:id="1282" w:author="Mieko Sato" w:date="2018-03-15T17:57:00Z">
        <w:r w:rsidR="0022633E" w:rsidDel="00546DF4">
          <w:rPr>
            <w:color w:val="414042"/>
            <w:spacing w:val="-10"/>
            <w:w w:val="105"/>
          </w:rPr>
          <w:delText>産業</w:delText>
        </w:r>
      </w:del>
      <w:ins w:id="1283" w:author="Mieko Sato" w:date="2018-03-15T17:57:00Z">
        <w:r w:rsidR="00546DF4">
          <w:rPr>
            <w:rFonts w:hint="eastAsia"/>
            <w:color w:val="414042"/>
            <w:spacing w:val="-10"/>
            <w:w w:val="105"/>
          </w:rPr>
          <w:t>業界</w:t>
        </w:r>
      </w:ins>
      <w:r w:rsidR="0022633E">
        <w:rPr>
          <w:color w:val="414042"/>
          <w:spacing w:val="-10"/>
          <w:w w:val="105"/>
        </w:rPr>
        <w:t>標準で</w:t>
      </w:r>
      <w:ins w:id="1284" w:author="Mieko Sato" w:date="2018-03-15T18:13:00Z">
        <w:r w:rsidR="006542E9">
          <w:rPr>
            <w:rFonts w:hint="eastAsia"/>
            <w:color w:val="414042"/>
            <w:spacing w:val="-10"/>
            <w:w w:val="105"/>
          </w:rPr>
          <w:t>す。</w:t>
        </w:r>
      </w:ins>
      <w:del w:id="1285" w:author="Mieko Sato" w:date="2018-03-26T23:52:00Z">
        <w:r w:rsidR="0022633E" w:rsidDel="009C23BC">
          <w:rPr>
            <w:color w:val="414042"/>
            <w:spacing w:val="-10"/>
            <w:w w:val="105"/>
          </w:rPr>
          <w:delText>、</w:delText>
        </w:r>
      </w:del>
      <w:ins w:id="1286" w:author="Mieko Sato" w:date="2018-03-26T23:59:00Z">
        <w:r w:rsidR="006F63F8">
          <w:rPr>
            <w:rFonts w:hint="eastAsia"/>
            <w:color w:val="414042"/>
            <w:spacing w:val="-10"/>
            <w:w w:val="105"/>
          </w:rPr>
          <w:t>大局を重視し、</w:t>
        </w:r>
      </w:ins>
      <w:del w:id="1287" w:author="Mieko Sato" w:date="2018-03-26T23:59:00Z">
        <w:r w:rsidR="0022633E" w:rsidDel="006F63F8">
          <w:rPr>
            <w:color w:val="414042"/>
            <w:spacing w:val="-10"/>
            <w:w w:val="105"/>
          </w:rPr>
          <w:delText>全体像</w:delText>
        </w:r>
      </w:del>
      <w:del w:id="1288" w:author="Mieko Sato" w:date="2018-03-26T23:50:00Z">
        <w:r w:rsidR="0022633E" w:rsidDel="009C23BC">
          <w:rPr>
            <w:color w:val="414042"/>
            <w:spacing w:val="-10"/>
            <w:w w:val="105"/>
          </w:rPr>
          <w:delText>を描くこと</w:delText>
        </w:r>
      </w:del>
      <w:del w:id="1289" w:author="Mieko Sato" w:date="2018-03-26T23:59:00Z">
        <w:r w:rsidR="0022633E" w:rsidDel="006F63F8">
          <w:rPr>
            <w:color w:val="414042"/>
            <w:spacing w:val="-10"/>
            <w:w w:val="105"/>
          </w:rPr>
          <w:delText>に</w:delText>
        </w:r>
      </w:del>
      <w:del w:id="1290" w:author="Mieko Sato" w:date="2018-03-27T00:00:00Z">
        <w:r w:rsidR="0022633E" w:rsidDel="006F63F8">
          <w:rPr>
            <w:color w:val="414042"/>
            <w:spacing w:val="-10"/>
            <w:w w:val="105"/>
          </w:rPr>
          <w:delText>焦点を当て</w:delText>
        </w:r>
      </w:del>
      <w:del w:id="1291" w:author="Mieko Sato" w:date="2018-03-26T23:50:00Z">
        <w:r w:rsidR="0022633E" w:rsidDel="009C23BC">
          <w:rPr>
            <w:color w:val="414042"/>
            <w:spacing w:val="-10"/>
            <w:w w:val="105"/>
          </w:rPr>
          <w:delText>て</w:delText>
        </w:r>
        <w:r w:rsidR="0022633E" w:rsidDel="009C23BC">
          <w:rPr>
            <w:color w:val="414042"/>
            <w:spacing w:val="-14"/>
            <w:w w:val="105"/>
          </w:rPr>
          <w:delText>いますが</w:delText>
        </w:r>
      </w:del>
      <w:r w:rsidR="0022633E">
        <w:rPr>
          <w:color w:val="414042"/>
          <w:spacing w:val="-14"/>
          <w:w w:val="105"/>
        </w:rPr>
        <w:t>、</w:t>
      </w:r>
      <w:del w:id="1292" w:author="Mieko Sato" w:date="2018-03-26T23:50:00Z">
        <w:r w:rsidR="0022633E" w:rsidDel="009C23BC">
          <w:rPr>
            <w:rFonts w:hint="eastAsia"/>
            <w:color w:val="414042"/>
            <w:spacing w:val="-14"/>
            <w:w w:val="105"/>
          </w:rPr>
          <w:delText>個々の</w:delText>
        </w:r>
        <w:r w:rsidR="0022633E" w:rsidDel="009C23BC">
          <w:rPr>
            <w:color w:val="414042"/>
            <w:spacing w:val="-14"/>
            <w:w w:val="105"/>
          </w:rPr>
          <w:delText>組織に</w:delText>
        </w:r>
      </w:del>
      <w:del w:id="1293" w:author="Mieko Sato" w:date="2018-03-15T18:03:00Z">
        <w:r w:rsidR="0022633E" w:rsidDel="00546DF4">
          <w:rPr>
            <w:color w:val="414042"/>
            <w:spacing w:val="-14"/>
            <w:w w:val="105"/>
          </w:rPr>
          <w:delText>までいたる</w:delText>
        </w:r>
      </w:del>
      <w:ins w:id="1294" w:author="Mieko Sato" w:date="2018-03-26T23:50:00Z">
        <w:r w:rsidR="009C23BC">
          <w:rPr>
            <w:rFonts w:hint="eastAsia"/>
            <w:color w:val="414042"/>
            <w:spacing w:val="-14"/>
            <w:w w:val="105"/>
          </w:rPr>
          <w:t>詳細な</w:t>
        </w:r>
      </w:ins>
      <w:del w:id="1295" w:author="Mieko Sato" w:date="2018-03-26T23:51:00Z">
        <w:r w:rsidR="0022633E" w:rsidDel="009C23BC">
          <w:rPr>
            <w:color w:val="414042"/>
            <w:spacing w:val="-14"/>
            <w:w w:val="105"/>
          </w:rPr>
          <w:delText>適切な</w:delText>
        </w:r>
      </w:del>
      <w:r w:rsidR="0022633E">
        <w:rPr>
          <w:color w:val="414042"/>
          <w:spacing w:val="-14"/>
          <w:w w:val="105"/>
        </w:rPr>
        <w:t>プロセス</w:t>
      </w:r>
      <w:ins w:id="1296" w:author="Mieko Sato" w:date="2018-03-26T23:51:00Z">
        <w:r w:rsidR="009C23BC">
          <w:rPr>
            <w:rFonts w:hint="eastAsia"/>
            <w:color w:val="414042"/>
            <w:spacing w:val="-14"/>
            <w:w w:val="105"/>
          </w:rPr>
          <w:t>や</w:t>
        </w:r>
      </w:ins>
      <w:del w:id="1297" w:author="Mieko Sato" w:date="2018-03-15T18:03:00Z">
        <w:r w:rsidR="0022633E" w:rsidDel="00546DF4">
          <w:rPr>
            <w:color w:val="414042"/>
            <w:spacing w:val="-14"/>
            <w:w w:val="105"/>
          </w:rPr>
          <w:delText>、</w:delText>
        </w:r>
      </w:del>
      <w:r w:rsidR="0022633E">
        <w:rPr>
          <w:color w:val="414042"/>
          <w:spacing w:val="-14"/>
          <w:w w:val="105"/>
        </w:rPr>
        <w:t>ポリシーの実装</w:t>
      </w:r>
      <w:ins w:id="1298" w:author="Mieko Sato" w:date="2018-03-26T23:57:00Z">
        <w:r w:rsidR="006F63F8">
          <w:rPr>
            <w:rFonts w:hint="eastAsia"/>
            <w:color w:val="414042"/>
            <w:spacing w:val="-14"/>
            <w:w w:val="105"/>
          </w:rPr>
          <w:t>について</w:t>
        </w:r>
      </w:ins>
      <w:ins w:id="1299" w:author="Mieko Sato" w:date="2018-03-26T23:51:00Z">
        <w:r w:rsidR="009C23BC">
          <w:rPr>
            <w:rFonts w:hint="eastAsia"/>
            <w:color w:val="414042"/>
            <w:spacing w:val="-14"/>
            <w:w w:val="105"/>
          </w:rPr>
          <w:t>は</w:t>
        </w:r>
      </w:ins>
      <w:ins w:id="1300" w:author="Mieko Sato" w:date="2018-03-27T00:00:00Z">
        <w:r w:rsidR="006F63F8">
          <w:rPr>
            <w:rFonts w:hint="eastAsia"/>
            <w:color w:val="414042"/>
            <w:spacing w:val="-14"/>
            <w:w w:val="105"/>
          </w:rPr>
          <w:t>、</w:t>
        </w:r>
      </w:ins>
      <w:ins w:id="1301" w:author="Mieko Sato" w:date="2018-03-26T23:51:00Z">
        <w:r w:rsidR="009C23BC">
          <w:rPr>
            <w:rFonts w:hint="eastAsia"/>
            <w:color w:val="414042"/>
            <w:spacing w:val="-14"/>
            <w:w w:val="105"/>
          </w:rPr>
          <w:t>個々の組織</w:t>
        </w:r>
      </w:ins>
      <w:ins w:id="1302" w:author="Mieko Sato" w:date="2018-03-26T23:52:00Z">
        <w:r w:rsidR="009C23BC">
          <w:rPr>
            <w:rFonts w:hint="eastAsia"/>
            <w:color w:val="414042"/>
            <w:spacing w:val="-14"/>
            <w:w w:val="105"/>
          </w:rPr>
          <w:t>の</w:t>
        </w:r>
      </w:ins>
      <w:ins w:id="1303" w:author="Mieko Sato" w:date="2018-03-26T23:53:00Z">
        <w:r w:rsidR="009C23BC">
          <w:rPr>
            <w:rFonts w:hint="eastAsia"/>
            <w:color w:val="414042"/>
            <w:spacing w:val="-14"/>
            <w:w w:val="105"/>
          </w:rPr>
          <w:t>裁量に委ねています。</w:t>
        </w:r>
      </w:ins>
      <w:del w:id="1304" w:author="Mieko Sato" w:date="2018-03-15T18:13:00Z">
        <w:r w:rsidR="0022633E" w:rsidDel="006542E9">
          <w:rPr>
            <w:rFonts w:hint="eastAsia"/>
            <w:color w:val="414042"/>
            <w:spacing w:val="-14"/>
            <w:w w:val="105"/>
          </w:rPr>
          <w:delText>も</w:delText>
        </w:r>
      </w:del>
      <w:del w:id="1305" w:author="Mieko Sato" w:date="2018-03-15T18:15:00Z">
        <w:r w:rsidR="0022633E" w:rsidDel="006542E9">
          <w:rPr>
            <w:color w:val="414042"/>
            <w:spacing w:val="-14"/>
            <w:w w:val="105"/>
          </w:rPr>
          <w:delText>伴っ</w:delText>
        </w:r>
      </w:del>
      <w:del w:id="1306" w:author="Mieko Sato" w:date="2018-03-15T18:13:00Z">
        <w:r w:rsidR="0022633E" w:rsidDel="006542E9">
          <w:rPr>
            <w:color w:val="414042"/>
            <w:spacing w:val="-14"/>
            <w:w w:val="105"/>
          </w:rPr>
          <w:delText xml:space="preserve">ていま </w:delText>
        </w:r>
        <w:r w:rsidR="0022633E" w:rsidDel="006542E9">
          <w:rPr>
            <w:color w:val="414042"/>
            <w:spacing w:val="-49"/>
            <w:w w:val="110"/>
          </w:rPr>
          <w:delText>す。</w:delText>
        </w:r>
      </w:del>
      <w:r w:rsidR="0022633E">
        <w:rPr>
          <w:color w:val="414042"/>
          <w:w w:val="110"/>
        </w:rPr>
        <w:t>OpenChain</w:t>
      </w:r>
      <w:r w:rsidR="0022633E">
        <w:rPr>
          <w:color w:val="414042"/>
          <w:spacing w:val="-12"/>
          <w:w w:val="110"/>
        </w:rPr>
        <w:t>適合</w:t>
      </w:r>
      <w:del w:id="1307" w:author="Mieko Sato" w:date="2018-03-15T18:16:00Z">
        <w:r w:rsidR="0022633E" w:rsidDel="009911DA">
          <w:rPr>
            <w:color w:val="414042"/>
            <w:spacing w:val="-12"/>
            <w:w w:val="110"/>
          </w:rPr>
          <w:delText>している</w:delText>
        </w:r>
      </w:del>
      <w:del w:id="1308" w:author="Mieko Sato" w:date="2018-03-15T18:18:00Z">
        <w:r w:rsidR="0022633E" w:rsidDel="00072329">
          <w:rPr>
            <w:color w:val="414042"/>
            <w:spacing w:val="-12"/>
            <w:w w:val="110"/>
          </w:rPr>
          <w:delText>こ</w:delText>
        </w:r>
      </w:del>
      <w:r w:rsidR="0022633E">
        <w:rPr>
          <w:color w:val="414042"/>
          <w:spacing w:val="-12"/>
          <w:w w:val="110"/>
        </w:rPr>
        <w:t>とは、オープンソース コンプライアンスのプロセス</w:t>
      </w:r>
      <w:r w:rsidR="0022633E">
        <w:rPr>
          <w:color w:val="414042"/>
          <w:w w:val="105"/>
        </w:rPr>
        <w:t>や</w:t>
      </w:r>
      <w:r w:rsidR="0022633E">
        <w:rPr>
          <w:color w:val="414042"/>
          <w:spacing w:val="-13"/>
          <w:w w:val="105"/>
        </w:rPr>
        <w:t>ポリシーが存在していること</w:t>
      </w:r>
      <w:ins w:id="1309" w:author="Mieko Sato" w:date="2018-03-15T18:19:00Z">
        <w:r w:rsidR="00072329">
          <w:rPr>
            <w:rFonts w:hint="eastAsia"/>
            <w:color w:val="414042"/>
            <w:spacing w:val="-13"/>
            <w:w w:val="105"/>
          </w:rPr>
          <w:t>、および</w:t>
        </w:r>
      </w:ins>
      <w:del w:id="1310" w:author="Mieko Sato" w:date="2018-03-15T18:19:00Z">
        <w:r w:rsidR="0022633E" w:rsidDel="00072329">
          <w:rPr>
            <w:color w:val="414042"/>
            <w:spacing w:val="-13"/>
            <w:w w:val="105"/>
          </w:rPr>
          <w:delText>を示すものであり、</w:delText>
        </w:r>
      </w:del>
      <w:r w:rsidR="0022633E">
        <w:rPr>
          <w:color w:val="414042"/>
          <w:spacing w:val="-13"/>
          <w:w w:val="105"/>
        </w:rPr>
        <w:t>サプライヤ</w:t>
      </w:r>
      <w:ins w:id="1311" w:author="Mieko Sato" w:date="2018-03-15T18:18:00Z">
        <w:r w:rsidR="00072329">
          <w:rPr>
            <w:rFonts w:hint="eastAsia"/>
            <w:color w:val="414042"/>
            <w:spacing w:val="-13"/>
            <w:w w:val="105"/>
          </w:rPr>
          <w:t>ー</w:t>
        </w:r>
      </w:ins>
      <w:r w:rsidR="0022633E">
        <w:rPr>
          <w:color w:val="414042"/>
          <w:spacing w:val="-13"/>
          <w:w w:val="105"/>
        </w:rPr>
        <w:t>や顧</w:t>
      </w:r>
      <w:r w:rsidR="0022633E">
        <w:rPr>
          <w:color w:val="414042"/>
          <w:spacing w:val="-13"/>
          <w:w w:val="105"/>
        </w:rPr>
        <w:lastRenderedPageBreak/>
        <w:t>客の求めに応じ</w:t>
      </w:r>
    </w:p>
    <w:p w14:paraId="60D89DE0" w14:textId="77777777" w:rsidR="00D01E5D" w:rsidRDefault="00D01E5D">
      <w:pPr>
        <w:sectPr w:rsidR="00D01E5D">
          <w:pgSz w:w="12240" w:h="15840"/>
          <w:pgMar w:top="880" w:right="1240" w:bottom="760" w:left="1180" w:header="10" w:footer="560" w:gutter="0"/>
          <w:cols w:space="720"/>
        </w:sectPr>
      </w:pPr>
    </w:p>
    <w:p w14:paraId="712D8239" w14:textId="77777777" w:rsidR="00D01E5D" w:rsidRDefault="00D01E5D">
      <w:pPr>
        <w:pStyle w:val="a3"/>
        <w:rPr>
          <w:sz w:val="20"/>
        </w:rPr>
      </w:pPr>
    </w:p>
    <w:p w14:paraId="79E9BB77" w14:textId="77777777" w:rsidR="00D01E5D" w:rsidRDefault="00D01E5D">
      <w:pPr>
        <w:pStyle w:val="a3"/>
        <w:rPr>
          <w:sz w:val="20"/>
        </w:rPr>
      </w:pPr>
    </w:p>
    <w:p w14:paraId="16C9C0B0" w14:textId="5103B910" w:rsidR="00D01E5D" w:rsidRDefault="0022633E">
      <w:pPr>
        <w:pStyle w:val="a3"/>
        <w:spacing w:before="207"/>
        <w:ind w:left="395" w:right="405"/>
      </w:pPr>
      <w:r>
        <w:rPr>
          <w:color w:val="414042"/>
          <w:spacing w:val="-16"/>
          <w:w w:val="105"/>
        </w:rPr>
        <w:t>て</w:t>
      </w:r>
      <w:del w:id="1312" w:author="Mieko Sato" w:date="2018-03-15T18:19:00Z">
        <w:r w:rsidDel="00072329">
          <w:rPr>
            <w:color w:val="414042"/>
            <w:spacing w:val="-16"/>
            <w:w w:val="105"/>
          </w:rPr>
          <w:delText>、</w:delText>
        </w:r>
      </w:del>
      <w:r>
        <w:rPr>
          <w:color w:val="414042"/>
          <w:spacing w:val="-16"/>
          <w:w w:val="105"/>
        </w:rPr>
        <w:t>詳細情報</w:t>
      </w:r>
      <w:ins w:id="1313" w:author="Mieko Sato" w:date="2018-03-15T18:19:00Z">
        <w:r w:rsidR="00072329">
          <w:rPr>
            <w:rFonts w:hint="eastAsia"/>
            <w:color w:val="414042"/>
            <w:spacing w:val="-16"/>
            <w:w w:val="105"/>
          </w:rPr>
          <w:t>を</w:t>
        </w:r>
      </w:ins>
      <w:del w:id="1314" w:author="Mieko Sato" w:date="2018-03-15T18:19:00Z">
        <w:r w:rsidDel="00072329">
          <w:rPr>
            <w:color w:val="414042"/>
            <w:spacing w:val="-16"/>
            <w:w w:val="105"/>
          </w:rPr>
          <w:delText>も</w:delText>
        </w:r>
      </w:del>
      <w:r>
        <w:rPr>
          <w:color w:val="414042"/>
          <w:spacing w:val="-16"/>
          <w:w w:val="105"/>
        </w:rPr>
        <w:t>提供できること</w:t>
      </w:r>
      <w:ins w:id="1315" w:author="Mieko Sato" w:date="2018-03-15T18:19:00Z">
        <w:r w:rsidR="00072329">
          <w:rPr>
            <w:rFonts w:hint="eastAsia"/>
            <w:color w:val="414042"/>
            <w:spacing w:val="-16"/>
            <w:w w:val="105"/>
          </w:rPr>
          <w:t>を</w:t>
        </w:r>
      </w:ins>
      <w:del w:id="1316" w:author="Mieko Sato" w:date="2018-03-15T18:19:00Z">
        <w:r w:rsidDel="00072329">
          <w:rPr>
            <w:color w:val="414042"/>
            <w:spacing w:val="-16"/>
            <w:w w:val="105"/>
          </w:rPr>
          <w:delText>も</w:delText>
        </w:r>
      </w:del>
      <w:r>
        <w:rPr>
          <w:color w:val="414042"/>
          <w:spacing w:val="-16"/>
          <w:w w:val="105"/>
        </w:rPr>
        <w:t>意味します。</w:t>
      </w:r>
      <w:r>
        <w:rPr>
          <w:color w:val="414042"/>
          <w:w w:val="105"/>
        </w:rPr>
        <w:t>OpenChain</w:t>
      </w:r>
      <w:r>
        <w:rPr>
          <w:color w:val="414042"/>
          <w:spacing w:val="-13"/>
          <w:w w:val="105"/>
        </w:rPr>
        <w:t>は、グローバルなサプライ</w:t>
      </w:r>
      <w:r>
        <w:rPr>
          <w:color w:val="414042"/>
          <w:spacing w:val="-11"/>
          <w:w w:val="105"/>
        </w:rPr>
        <w:t>チェーンにまたがる組織間の信頼を築き上げるために設計されているのです。</w:t>
      </w:r>
    </w:p>
    <w:p w14:paraId="54F1EE89" w14:textId="77777777" w:rsidR="00D01E5D" w:rsidRDefault="00D01E5D">
      <w:pPr>
        <w:pStyle w:val="a3"/>
        <w:spacing w:before="5"/>
        <w:rPr>
          <w:sz w:val="39"/>
        </w:rPr>
      </w:pPr>
    </w:p>
    <w:p w14:paraId="6058EC5D" w14:textId="5C818228" w:rsidR="00D01E5D" w:rsidRDefault="0022633E">
      <w:pPr>
        <w:pStyle w:val="a3"/>
        <w:ind w:left="395" w:right="486"/>
      </w:pPr>
      <w:r>
        <w:rPr>
          <w:color w:val="414042"/>
          <w:w w:val="110"/>
        </w:rPr>
        <w:t xml:space="preserve">The Linux </w:t>
      </w:r>
      <w:r>
        <w:rPr>
          <w:color w:val="414042"/>
          <w:spacing w:val="-5"/>
          <w:w w:val="110"/>
        </w:rPr>
        <w:t>Foundation</w:t>
      </w:r>
      <w:r>
        <w:rPr>
          <w:color w:val="414042"/>
          <w:spacing w:val="-16"/>
          <w:w w:val="110"/>
        </w:rPr>
        <w:t>の「</w:t>
      </w:r>
      <w:hyperlink r:id="rId92">
        <w:r>
          <w:rPr>
            <w:color w:val="0096D6"/>
            <w:spacing w:val="-4"/>
            <w:w w:val="110"/>
          </w:rPr>
          <w:t>自己査定用チェックリス</w:t>
        </w:r>
        <w:r>
          <w:rPr>
            <w:color w:val="0096D6"/>
            <w:spacing w:val="-10"/>
            <w:w w:val="105"/>
          </w:rPr>
          <w:t>ト</w:t>
        </w:r>
        <w:r>
          <w:rPr>
            <w:color w:val="0096D6"/>
            <w:spacing w:val="1"/>
            <w:w w:val="110"/>
          </w:rPr>
          <w:t>（Self-Assessment</w:t>
        </w:r>
      </w:hyperlink>
      <w:r>
        <w:rPr>
          <w:color w:val="0096D6"/>
          <w:spacing w:val="1"/>
          <w:w w:val="110"/>
        </w:rPr>
        <w:t xml:space="preserve"> </w:t>
      </w:r>
      <w:hyperlink r:id="rId93">
        <w:r>
          <w:rPr>
            <w:color w:val="0096D6"/>
            <w:spacing w:val="1"/>
            <w:w w:val="110"/>
          </w:rPr>
          <w:t>Checklist）</w:t>
        </w:r>
      </w:hyperlink>
      <w:r>
        <w:rPr>
          <w:color w:val="414042"/>
          <w:spacing w:val="-13"/>
          <w:w w:val="110"/>
        </w:rPr>
        <w:t>」はオープンソース</w:t>
      </w:r>
      <w:ins w:id="1317" w:author="Mieko Sato" w:date="2018-03-15T18:20:00Z">
        <w:r w:rsidR="002015BB">
          <w:rPr>
            <w:rFonts w:hint="eastAsia"/>
            <w:color w:val="414042"/>
            <w:spacing w:val="-13"/>
            <w:w w:val="110"/>
          </w:rPr>
          <w:t xml:space="preserve"> </w:t>
        </w:r>
      </w:ins>
      <w:r>
        <w:rPr>
          <w:color w:val="414042"/>
          <w:spacing w:val="-13"/>
          <w:w w:val="110"/>
        </w:rPr>
        <w:t>コンプライアンス</w:t>
      </w:r>
      <w:ins w:id="1318" w:author="Mieko Sato" w:date="2018-03-15T18:20:00Z">
        <w:r w:rsidR="002015BB">
          <w:rPr>
            <w:rFonts w:hint="eastAsia"/>
            <w:color w:val="414042"/>
            <w:spacing w:val="-13"/>
            <w:w w:val="110"/>
          </w:rPr>
          <w:t xml:space="preserve"> </w:t>
        </w:r>
      </w:ins>
      <w:r>
        <w:rPr>
          <w:color w:val="414042"/>
          <w:spacing w:val="-13"/>
          <w:w w:val="110"/>
        </w:rPr>
        <w:t>プログラムを成功させるために必要な要素に加え、コンプライアンスのベス</w:t>
      </w:r>
      <w:r>
        <w:rPr>
          <w:color w:val="414042"/>
          <w:spacing w:val="-30"/>
          <w:w w:val="105"/>
        </w:rPr>
        <w:t>ト</w:t>
      </w:r>
      <w:r>
        <w:rPr>
          <w:color w:val="414042"/>
          <w:spacing w:val="-14"/>
          <w:w w:val="110"/>
        </w:rPr>
        <w:t>プラクティスを提供した、幅広いチェッ</w:t>
      </w:r>
    </w:p>
    <w:p w14:paraId="4E708985" w14:textId="4490EB7F" w:rsidR="00D01E5D" w:rsidRDefault="0022633E">
      <w:pPr>
        <w:pStyle w:val="a3"/>
        <w:spacing w:before="4"/>
        <w:ind w:left="395" w:right="380"/>
        <w:jc w:val="both"/>
      </w:pPr>
      <w:r>
        <w:rPr>
          <w:color w:val="414042"/>
          <w:spacing w:val="-7"/>
          <w:w w:val="105"/>
        </w:rPr>
        <w:t>クリス</w:t>
      </w:r>
      <w:r>
        <w:rPr>
          <w:color w:val="414042"/>
          <w:spacing w:val="-26"/>
        </w:rPr>
        <w:t>ト</w:t>
      </w:r>
      <w:r>
        <w:rPr>
          <w:color w:val="414042"/>
          <w:spacing w:val="-16"/>
          <w:w w:val="105"/>
        </w:rPr>
        <w:t>です。企業は</w:t>
      </w:r>
      <w:ins w:id="1319" w:author="Mieko Sato" w:date="2018-03-15T18:25:00Z">
        <w:r w:rsidR="002015BB">
          <w:rPr>
            <w:rFonts w:hint="eastAsia"/>
            <w:color w:val="414042"/>
            <w:spacing w:val="-16"/>
            <w:w w:val="105"/>
          </w:rPr>
          <w:t>ぜひ</w:t>
        </w:r>
      </w:ins>
      <w:r>
        <w:rPr>
          <w:color w:val="414042"/>
          <w:spacing w:val="-16"/>
          <w:w w:val="105"/>
        </w:rPr>
        <w:t>これを社内の自主運営型</w:t>
      </w:r>
      <w:del w:id="1320" w:author="Mieko Sato" w:date="2018-03-27T00:04:00Z">
        <w:r w:rsidDel="002F7EB9">
          <w:rPr>
            <w:color w:val="414042"/>
            <w:spacing w:val="-16"/>
            <w:w w:val="105"/>
          </w:rPr>
          <w:delText>の</w:delText>
        </w:r>
      </w:del>
      <w:r>
        <w:rPr>
          <w:color w:val="414042"/>
          <w:spacing w:val="-16"/>
          <w:w w:val="105"/>
        </w:rPr>
        <w:t>チェックリス</w:t>
      </w:r>
      <w:r>
        <w:rPr>
          <w:color w:val="414042"/>
        </w:rPr>
        <w:t>ト</w:t>
      </w:r>
      <w:r>
        <w:rPr>
          <w:color w:val="414042"/>
          <w:spacing w:val="-16"/>
          <w:w w:val="105"/>
        </w:rPr>
        <w:t>として使用し、自</w:t>
      </w:r>
      <w:ins w:id="1321" w:author="Mieko Sato" w:date="2018-03-15T18:26:00Z">
        <w:r w:rsidR="002015BB">
          <w:rPr>
            <w:rFonts w:hint="eastAsia"/>
            <w:color w:val="414042"/>
            <w:spacing w:val="-16"/>
            <w:w w:val="105"/>
          </w:rPr>
          <w:t>社</w:t>
        </w:r>
      </w:ins>
      <w:del w:id="1322" w:author="Mieko Sato" w:date="2018-03-15T18:26:00Z">
        <w:r w:rsidDel="002015BB">
          <w:rPr>
            <w:color w:val="414042"/>
            <w:spacing w:val="-16"/>
            <w:w w:val="105"/>
          </w:rPr>
          <w:delText>分た</w:delText>
        </w:r>
        <w:r w:rsidDel="002015BB">
          <w:rPr>
            <w:color w:val="414042"/>
            <w:spacing w:val="-5"/>
            <w:w w:val="110"/>
          </w:rPr>
          <w:delText>ち</w:delText>
        </w:r>
      </w:del>
      <w:r>
        <w:rPr>
          <w:color w:val="414042"/>
          <w:spacing w:val="-5"/>
          <w:w w:val="110"/>
        </w:rPr>
        <w:t>のコンプライ</w:t>
      </w:r>
      <w:r>
        <w:rPr>
          <w:color w:val="414042"/>
          <w:w w:val="115"/>
        </w:rPr>
        <w:t>ア</w:t>
      </w:r>
      <w:r>
        <w:rPr>
          <w:color w:val="414042"/>
          <w:spacing w:val="-7"/>
          <w:w w:val="110"/>
        </w:rPr>
        <w:t>ンスをベス</w:t>
      </w:r>
      <w:r>
        <w:rPr>
          <w:color w:val="414042"/>
          <w:spacing w:val="-30"/>
        </w:rPr>
        <w:t>ト</w:t>
      </w:r>
      <w:r>
        <w:rPr>
          <w:color w:val="414042"/>
          <w:spacing w:val="-8"/>
          <w:w w:val="110"/>
        </w:rPr>
        <w:t>プラク</w:t>
      </w:r>
      <w:r>
        <w:rPr>
          <w:color w:val="414042"/>
          <w:spacing w:val="-31"/>
          <w:w w:val="115"/>
        </w:rPr>
        <w:t>テ</w:t>
      </w:r>
      <w:r>
        <w:rPr>
          <w:color w:val="414042"/>
          <w:spacing w:val="-9"/>
          <w:w w:val="110"/>
        </w:rPr>
        <w:t>ィスと比較して評価</w:t>
      </w:r>
      <w:ins w:id="1323" w:author="Mieko Sato" w:date="2018-03-15T18:25:00Z">
        <w:r w:rsidR="002015BB">
          <w:rPr>
            <w:rFonts w:hint="eastAsia"/>
            <w:color w:val="414042"/>
            <w:spacing w:val="-9"/>
            <w:w w:val="110"/>
          </w:rPr>
          <w:t>してください</w:t>
        </w:r>
      </w:ins>
      <w:del w:id="1324" w:author="Mieko Sato" w:date="2018-03-15T18:25:00Z">
        <w:r w:rsidDel="002015BB">
          <w:rPr>
            <w:color w:val="414042"/>
            <w:spacing w:val="-9"/>
            <w:w w:val="110"/>
          </w:rPr>
          <w:delText>することが奨励されてい</w:delText>
        </w:r>
        <w:r w:rsidDel="002015BB">
          <w:rPr>
            <w:color w:val="414042"/>
            <w:spacing w:val="-37"/>
            <w:w w:val="110"/>
          </w:rPr>
          <w:delText>ます</w:delText>
        </w:r>
      </w:del>
      <w:r>
        <w:rPr>
          <w:color w:val="414042"/>
          <w:spacing w:val="-37"/>
          <w:w w:val="110"/>
        </w:rPr>
        <w:t>。</w:t>
      </w:r>
    </w:p>
    <w:p w14:paraId="4E589612" w14:textId="77777777" w:rsidR="00D01E5D" w:rsidRDefault="00D01E5D">
      <w:pPr>
        <w:jc w:val="both"/>
        <w:sectPr w:rsidR="00D01E5D">
          <w:pgSz w:w="12240" w:h="15840"/>
          <w:pgMar w:top="880" w:right="1240" w:bottom="760" w:left="1180" w:header="10" w:footer="560" w:gutter="0"/>
          <w:cols w:space="720"/>
        </w:sectPr>
      </w:pPr>
    </w:p>
    <w:p w14:paraId="378219D0" w14:textId="77777777" w:rsidR="00D01E5D" w:rsidRDefault="005668DD">
      <w:pPr>
        <w:pStyle w:val="a3"/>
        <w:rPr>
          <w:sz w:val="20"/>
        </w:rPr>
      </w:pPr>
      <w:r>
        <w:rPr>
          <w:noProof/>
        </w:rPr>
        <w:lastRenderedPageBreak/>
        <mc:AlternateContent>
          <mc:Choice Requires="wps">
            <w:drawing>
              <wp:anchor distT="0" distB="0" distL="114300" distR="114300" simplePos="0" relativeHeight="251666432" behindDoc="0" locked="0" layoutInCell="1" allowOverlap="1" wp14:anchorId="62FE05C9" wp14:editId="4630D59F">
                <wp:simplePos x="0" y="0"/>
                <wp:positionH relativeFrom="page">
                  <wp:posOffset>607060</wp:posOffset>
                </wp:positionH>
                <wp:positionV relativeFrom="page">
                  <wp:posOffset>529590</wp:posOffset>
                </wp:positionV>
                <wp:extent cx="6583680" cy="0"/>
                <wp:effectExtent l="6985" t="15240" r="10160" b="13335"/>
                <wp:wrapNone/>
                <wp:docPr id="35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7B7CA" id="Line 27"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HQv5rk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14:paraId="15252246" w14:textId="77777777" w:rsidR="00D01E5D" w:rsidRDefault="00D01E5D">
      <w:pPr>
        <w:pStyle w:val="a3"/>
        <w:rPr>
          <w:sz w:val="20"/>
        </w:rPr>
      </w:pPr>
    </w:p>
    <w:p w14:paraId="4CA08583" w14:textId="77777777" w:rsidR="00D01E5D" w:rsidRDefault="00D01E5D">
      <w:pPr>
        <w:pStyle w:val="a3"/>
        <w:rPr>
          <w:sz w:val="20"/>
        </w:rPr>
      </w:pPr>
    </w:p>
    <w:p w14:paraId="452EC144" w14:textId="77777777" w:rsidR="00D01E5D" w:rsidRDefault="00D01E5D">
      <w:pPr>
        <w:pStyle w:val="a3"/>
        <w:rPr>
          <w:sz w:val="20"/>
        </w:rPr>
      </w:pPr>
    </w:p>
    <w:p w14:paraId="2DB91CE7" w14:textId="77777777" w:rsidR="00D01E5D" w:rsidRDefault="00D01E5D">
      <w:pPr>
        <w:pStyle w:val="a3"/>
        <w:rPr>
          <w:sz w:val="20"/>
        </w:rPr>
      </w:pPr>
    </w:p>
    <w:p w14:paraId="3196A389" w14:textId="77777777" w:rsidR="00D01E5D" w:rsidRDefault="00D01E5D">
      <w:pPr>
        <w:pStyle w:val="a3"/>
        <w:rPr>
          <w:sz w:val="20"/>
        </w:rPr>
      </w:pPr>
    </w:p>
    <w:p w14:paraId="7B0C7B88" w14:textId="77777777" w:rsidR="00D01E5D" w:rsidRDefault="00D01E5D">
      <w:pPr>
        <w:pStyle w:val="a3"/>
        <w:rPr>
          <w:sz w:val="20"/>
        </w:rPr>
      </w:pPr>
    </w:p>
    <w:p w14:paraId="28EC1C86" w14:textId="77777777" w:rsidR="00D01E5D" w:rsidRDefault="00D01E5D">
      <w:pPr>
        <w:pStyle w:val="a3"/>
        <w:rPr>
          <w:sz w:val="20"/>
        </w:rPr>
      </w:pPr>
    </w:p>
    <w:p w14:paraId="050F0DEF" w14:textId="77777777" w:rsidR="00D01E5D" w:rsidRDefault="00D01E5D">
      <w:pPr>
        <w:pStyle w:val="a3"/>
        <w:rPr>
          <w:sz w:val="20"/>
        </w:rPr>
      </w:pPr>
    </w:p>
    <w:p w14:paraId="2D9647B7" w14:textId="77777777" w:rsidR="00D01E5D" w:rsidRDefault="00D01E5D">
      <w:pPr>
        <w:pStyle w:val="a3"/>
        <w:rPr>
          <w:sz w:val="20"/>
        </w:rPr>
      </w:pPr>
    </w:p>
    <w:p w14:paraId="794A12AA" w14:textId="77777777" w:rsidR="00D01E5D" w:rsidRDefault="00D01E5D">
      <w:pPr>
        <w:pStyle w:val="a3"/>
        <w:rPr>
          <w:sz w:val="20"/>
        </w:rPr>
      </w:pPr>
    </w:p>
    <w:p w14:paraId="29BB0622" w14:textId="77777777" w:rsidR="00D01E5D" w:rsidRDefault="00D01E5D">
      <w:pPr>
        <w:pStyle w:val="a3"/>
        <w:rPr>
          <w:sz w:val="20"/>
        </w:rPr>
      </w:pPr>
    </w:p>
    <w:p w14:paraId="06E7224B" w14:textId="77777777" w:rsidR="00D01E5D" w:rsidRDefault="00D01E5D">
      <w:pPr>
        <w:pStyle w:val="a3"/>
        <w:rPr>
          <w:sz w:val="20"/>
        </w:rPr>
      </w:pPr>
    </w:p>
    <w:p w14:paraId="6C1B45D9" w14:textId="77777777" w:rsidR="00D01E5D" w:rsidRDefault="00D01E5D">
      <w:pPr>
        <w:pStyle w:val="a3"/>
        <w:rPr>
          <w:sz w:val="20"/>
        </w:rPr>
      </w:pPr>
    </w:p>
    <w:p w14:paraId="6D539548" w14:textId="77777777" w:rsidR="00D01E5D" w:rsidRDefault="00D01E5D">
      <w:pPr>
        <w:pStyle w:val="a3"/>
        <w:rPr>
          <w:sz w:val="20"/>
        </w:rPr>
      </w:pPr>
    </w:p>
    <w:p w14:paraId="3A92EA4F" w14:textId="77777777" w:rsidR="00D01E5D" w:rsidRDefault="00D01E5D">
      <w:pPr>
        <w:pStyle w:val="a3"/>
        <w:rPr>
          <w:sz w:val="20"/>
        </w:rPr>
      </w:pPr>
    </w:p>
    <w:p w14:paraId="3133BBFB" w14:textId="77777777" w:rsidR="00D01E5D" w:rsidRDefault="00D01E5D">
      <w:pPr>
        <w:pStyle w:val="a3"/>
        <w:rPr>
          <w:sz w:val="20"/>
        </w:rPr>
      </w:pPr>
    </w:p>
    <w:p w14:paraId="28BF5983" w14:textId="77777777" w:rsidR="00D01E5D" w:rsidRDefault="00D01E5D">
      <w:pPr>
        <w:pStyle w:val="a3"/>
        <w:rPr>
          <w:sz w:val="20"/>
        </w:rPr>
      </w:pPr>
    </w:p>
    <w:p w14:paraId="4FD9BB73" w14:textId="77777777" w:rsidR="00D01E5D" w:rsidRDefault="00D01E5D">
      <w:pPr>
        <w:pStyle w:val="a3"/>
        <w:rPr>
          <w:sz w:val="20"/>
        </w:rPr>
      </w:pPr>
    </w:p>
    <w:p w14:paraId="6EF901D7" w14:textId="77777777" w:rsidR="00D01E5D" w:rsidRDefault="00D01E5D">
      <w:pPr>
        <w:pStyle w:val="a3"/>
        <w:rPr>
          <w:sz w:val="20"/>
        </w:rPr>
      </w:pPr>
    </w:p>
    <w:p w14:paraId="61C897DB" w14:textId="77777777" w:rsidR="00D01E5D" w:rsidRDefault="00D01E5D">
      <w:pPr>
        <w:pStyle w:val="a3"/>
        <w:rPr>
          <w:sz w:val="20"/>
        </w:rPr>
      </w:pPr>
    </w:p>
    <w:p w14:paraId="6776850C" w14:textId="77777777" w:rsidR="00D01E5D" w:rsidRDefault="00D01E5D">
      <w:pPr>
        <w:pStyle w:val="a3"/>
        <w:rPr>
          <w:sz w:val="20"/>
        </w:rPr>
      </w:pPr>
    </w:p>
    <w:p w14:paraId="48DB0B0E" w14:textId="77777777" w:rsidR="00D01E5D" w:rsidRDefault="00D01E5D">
      <w:pPr>
        <w:pStyle w:val="a3"/>
        <w:rPr>
          <w:sz w:val="20"/>
        </w:rPr>
      </w:pPr>
    </w:p>
    <w:p w14:paraId="1643EEEE" w14:textId="77777777" w:rsidR="00D01E5D" w:rsidRDefault="00D01E5D">
      <w:pPr>
        <w:pStyle w:val="a3"/>
        <w:rPr>
          <w:sz w:val="20"/>
        </w:rPr>
      </w:pPr>
    </w:p>
    <w:p w14:paraId="4731E7F1" w14:textId="77777777" w:rsidR="00D01E5D" w:rsidRDefault="00D01E5D">
      <w:pPr>
        <w:pStyle w:val="a3"/>
        <w:rPr>
          <w:sz w:val="20"/>
        </w:rPr>
      </w:pPr>
    </w:p>
    <w:p w14:paraId="609BED54" w14:textId="77777777" w:rsidR="00D01E5D" w:rsidRDefault="00D01E5D">
      <w:pPr>
        <w:pStyle w:val="a3"/>
        <w:rPr>
          <w:sz w:val="20"/>
        </w:rPr>
      </w:pPr>
    </w:p>
    <w:p w14:paraId="58EC951E" w14:textId="77777777" w:rsidR="00D01E5D" w:rsidRDefault="00D01E5D">
      <w:pPr>
        <w:pStyle w:val="a3"/>
        <w:rPr>
          <w:sz w:val="20"/>
        </w:rPr>
      </w:pPr>
    </w:p>
    <w:p w14:paraId="0721856E" w14:textId="77777777" w:rsidR="00D01E5D" w:rsidRDefault="00D01E5D">
      <w:pPr>
        <w:pStyle w:val="a3"/>
        <w:rPr>
          <w:sz w:val="20"/>
        </w:rPr>
      </w:pPr>
    </w:p>
    <w:p w14:paraId="2C088529" w14:textId="77777777" w:rsidR="00D01E5D" w:rsidRDefault="00D01E5D">
      <w:pPr>
        <w:pStyle w:val="a3"/>
        <w:rPr>
          <w:sz w:val="20"/>
        </w:rPr>
      </w:pPr>
    </w:p>
    <w:p w14:paraId="5DE93236" w14:textId="77777777" w:rsidR="00D01E5D" w:rsidRDefault="00D01E5D">
      <w:pPr>
        <w:pStyle w:val="a3"/>
        <w:rPr>
          <w:sz w:val="20"/>
        </w:rPr>
      </w:pPr>
    </w:p>
    <w:p w14:paraId="563823EC" w14:textId="77777777" w:rsidR="00D01E5D" w:rsidRDefault="00D01E5D">
      <w:pPr>
        <w:pStyle w:val="a3"/>
        <w:rPr>
          <w:sz w:val="20"/>
        </w:rPr>
      </w:pPr>
    </w:p>
    <w:p w14:paraId="42C6FA90" w14:textId="77777777" w:rsidR="00D01E5D" w:rsidRDefault="00D01E5D">
      <w:pPr>
        <w:pStyle w:val="a3"/>
        <w:rPr>
          <w:sz w:val="20"/>
        </w:rPr>
      </w:pPr>
    </w:p>
    <w:p w14:paraId="66873A61" w14:textId="77777777" w:rsidR="00D01E5D" w:rsidRDefault="00D01E5D">
      <w:pPr>
        <w:pStyle w:val="a3"/>
        <w:rPr>
          <w:sz w:val="20"/>
        </w:rPr>
      </w:pPr>
    </w:p>
    <w:p w14:paraId="6CD793CC" w14:textId="77777777" w:rsidR="00D01E5D" w:rsidRDefault="00D01E5D">
      <w:pPr>
        <w:pStyle w:val="a3"/>
        <w:rPr>
          <w:sz w:val="20"/>
        </w:rPr>
      </w:pPr>
    </w:p>
    <w:p w14:paraId="254DDCEA" w14:textId="77777777" w:rsidR="00D01E5D" w:rsidRDefault="00D01E5D">
      <w:pPr>
        <w:pStyle w:val="a3"/>
        <w:rPr>
          <w:sz w:val="20"/>
        </w:rPr>
      </w:pPr>
    </w:p>
    <w:p w14:paraId="3720D4C0" w14:textId="77777777" w:rsidR="00D01E5D" w:rsidRDefault="00D01E5D">
      <w:pPr>
        <w:pStyle w:val="a3"/>
        <w:rPr>
          <w:sz w:val="20"/>
        </w:rPr>
      </w:pPr>
    </w:p>
    <w:p w14:paraId="018E9821" w14:textId="77777777" w:rsidR="00D01E5D" w:rsidRDefault="00D01E5D">
      <w:pPr>
        <w:pStyle w:val="a3"/>
        <w:rPr>
          <w:sz w:val="20"/>
        </w:rPr>
      </w:pPr>
    </w:p>
    <w:p w14:paraId="566EDD50" w14:textId="77777777" w:rsidR="00D01E5D" w:rsidRDefault="00D01E5D">
      <w:pPr>
        <w:pStyle w:val="a3"/>
        <w:rPr>
          <w:sz w:val="20"/>
        </w:rPr>
      </w:pPr>
    </w:p>
    <w:p w14:paraId="762D3029" w14:textId="77777777" w:rsidR="00D01E5D" w:rsidRDefault="00D01E5D">
      <w:pPr>
        <w:pStyle w:val="a3"/>
        <w:rPr>
          <w:sz w:val="20"/>
        </w:rPr>
      </w:pPr>
    </w:p>
    <w:p w14:paraId="3E9D81FE" w14:textId="77777777" w:rsidR="00D01E5D" w:rsidRDefault="00D01E5D">
      <w:pPr>
        <w:pStyle w:val="a3"/>
        <w:rPr>
          <w:sz w:val="20"/>
        </w:rPr>
      </w:pPr>
    </w:p>
    <w:p w14:paraId="3B90B2BC" w14:textId="77777777" w:rsidR="00D01E5D" w:rsidRDefault="00D01E5D">
      <w:pPr>
        <w:pStyle w:val="a3"/>
        <w:rPr>
          <w:sz w:val="20"/>
        </w:rPr>
      </w:pPr>
    </w:p>
    <w:p w14:paraId="39259862" w14:textId="77777777" w:rsidR="00D01E5D" w:rsidRDefault="00D01E5D">
      <w:pPr>
        <w:pStyle w:val="a3"/>
        <w:rPr>
          <w:sz w:val="20"/>
        </w:rPr>
      </w:pPr>
    </w:p>
    <w:p w14:paraId="7253C961" w14:textId="77777777" w:rsidR="00D01E5D" w:rsidRDefault="00D01E5D">
      <w:pPr>
        <w:pStyle w:val="a3"/>
        <w:rPr>
          <w:sz w:val="20"/>
        </w:rPr>
      </w:pPr>
    </w:p>
    <w:p w14:paraId="13619004" w14:textId="77777777" w:rsidR="00D01E5D" w:rsidRDefault="005668DD">
      <w:pPr>
        <w:pStyle w:val="1"/>
        <w:spacing w:line="208" w:lineRule="auto"/>
        <w:ind w:left="3694" w:right="2033"/>
      </w:pPr>
      <w:r>
        <w:rPr>
          <w:noProof/>
        </w:rPr>
        <mc:AlternateContent>
          <mc:Choice Requires="wps">
            <w:drawing>
              <wp:anchor distT="0" distB="0" distL="114300" distR="114300" simplePos="0" relativeHeight="251667456" behindDoc="0" locked="0" layoutInCell="1" allowOverlap="1" wp14:anchorId="5A801A4A" wp14:editId="7F7D6770">
                <wp:simplePos x="0" y="0"/>
                <wp:positionH relativeFrom="page">
                  <wp:posOffset>862965</wp:posOffset>
                </wp:positionH>
                <wp:positionV relativeFrom="paragraph">
                  <wp:posOffset>-840740</wp:posOffset>
                </wp:positionV>
                <wp:extent cx="1657350" cy="2272665"/>
                <wp:effectExtent l="0" t="0" r="3810" b="4445"/>
                <wp:wrapNone/>
                <wp:docPr id="35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5F3C2" w14:textId="77777777" w:rsidR="00BD5E4B" w:rsidRDefault="00BD5E4B">
                            <w:pPr>
                              <w:spacing w:before="111"/>
                              <w:rPr>
                                <w:rFonts w:ascii="Arial"/>
                                <w:b/>
                                <w:sz w:val="300"/>
                              </w:rPr>
                            </w:pPr>
                            <w:r>
                              <w:rPr>
                                <w:rFonts w:ascii="Arial"/>
                                <w:b/>
                                <w:color w:val="009EDA"/>
                                <w:spacing w:val="-363"/>
                                <w:w w:val="95"/>
                                <w:sz w:val="300"/>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01A4A" id="Text Box 26" o:spid="_x0000_s1052" type="#_x0000_t202" style="position:absolute;left:0;text-align:left;margin-left:67.95pt;margin-top:-66.2pt;width:130.5pt;height:178.9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vswIAALU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" filled="f" stroked="f">
                <v:textbox inset="0,0,0,0">
                  <w:txbxContent>
                    <w:p w14:paraId="5315F3C2" w14:textId="77777777" w:rsidR="00BD5E4B" w:rsidRDefault="00BD5E4B">
                      <w:pPr>
                        <w:spacing w:before="111"/>
                        <w:rPr>
                          <w:rFonts w:ascii="Arial"/>
                          <w:b/>
                          <w:sz w:val="300"/>
                        </w:rPr>
                      </w:pPr>
                      <w:r>
                        <w:rPr>
                          <w:rFonts w:ascii="Arial"/>
                          <w:b/>
                          <w:color w:val="009EDA"/>
                          <w:spacing w:val="-363"/>
                          <w:w w:val="95"/>
                          <w:sz w:val="300"/>
                        </w:rPr>
                        <w:t>10</w:t>
                      </w:r>
                    </w:p>
                  </w:txbxContent>
                </v:textbox>
                <w10:wrap anchorx="page"/>
              </v:shape>
            </w:pict>
          </mc:Fallback>
        </mc:AlternateContent>
      </w:r>
      <w:bookmarkStart w:id="1325" w:name="_bookmark9"/>
      <w:bookmarkEnd w:id="1325"/>
      <w:r w:rsidR="0022633E">
        <w:rPr>
          <w:color w:val="009EDA"/>
          <w:spacing w:val="-45"/>
          <w:w w:val="105"/>
        </w:rPr>
        <w:t>買収企業として</w:t>
      </w:r>
      <w:r w:rsidR="0022633E">
        <w:rPr>
          <w:color w:val="009EDA"/>
          <w:spacing w:val="-36"/>
          <w:w w:val="110"/>
        </w:rPr>
        <w:t>監査に備える</w:t>
      </w:r>
    </w:p>
    <w:p w14:paraId="20DEB402" w14:textId="77777777" w:rsidR="00D01E5D" w:rsidRDefault="00D01E5D">
      <w:pPr>
        <w:spacing w:line="208" w:lineRule="auto"/>
        <w:sectPr w:rsidR="00D01E5D">
          <w:headerReference w:type="default" r:id="rId94"/>
          <w:footerReference w:type="default" r:id="rId95"/>
          <w:pgSz w:w="12240" w:h="15840"/>
          <w:pgMar w:top="820" w:right="1240" w:bottom="760" w:left="1180" w:header="0" w:footer="560" w:gutter="0"/>
          <w:pgNumType w:start="32"/>
          <w:cols w:space="720"/>
        </w:sectPr>
      </w:pPr>
    </w:p>
    <w:p w14:paraId="1AAC804E" w14:textId="77777777" w:rsidR="00D01E5D" w:rsidRDefault="00D01E5D">
      <w:pPr>
        <w:pStyle w:val="a3"/>
        <w:rPr>
          <w:sz w:val="20"/>
        </w:rPr>
      </w:pPr>
    </w:p>
    <w:p w14:paraId="66C2E010" w14:textId="77777777" w:rsidR="00D01E5D" w:rsidRDefault="00D01E5D">
      <w:pPr>
        <w:pStyle w:val="a3"/>
        <w:rPr>
          <w:sz w:val="20"/>
        </w:rPr>
      </w:pPr>
    </w:p>
    <w:p w14:paraId="5D1ABAB3" w14:textId="77777777" w:rsidR="00D01E5D" w:rsidRDefault="00D01E5D">
      <w:pPr>
        <w:pStyle w:val="a3"/>
        <w:rPr>
          <w:sz w:val="20"/>
        </w:rPr>
      </w:pPr>
    </w:p>
    <w:p w14:paraId="65794CA7" w14:textId="77777777" w:rsidR="00D01E5D" w:rsidRDefault="00D01E5D">
      <w:pPr>
        <w:pStyle w:val="a3"/>
        <w:rPr>
          <w:sz w:val="20"/>
        </w:rPr>
      </w:pPr>
    </w:p>
    <w:p w14:paraId="797E8485" w14:textId="77777777" w:rsidR="00D01E5D" w:rsidRDefault="00D01E5D">
      <w:pPr>
        <w:pStyle w:val="a3"/>
        <w:rPr>
          <w:sz w:val="20"/>
        </w:rPr>
      </w:pPr>
    </w:p>
    <w:p w14:paraId="05AEEB10" w14:textId="77777777" w:rsidR="00D01E5D" w:rsidRDefault="00D01E5D">
      <w:pPr>
        <w:pStyle w:val="a3"/>
        <w:rPr>
          <w:sz w:val="20"/>
        </w:rPr>
      </w:pPr>
    </w:p>
    <w:p w14:paraId="227C8B52" w14:textId="77777777" w:rsidR="00D01E5D" w:rsidRDefault="00D01E5D">
      <w:pPr>
        <w:pStyle w:val="a3"/>
        <w:rPr>
          <w:sz w:val="20"/>
        </w:rPr>
      </w:pPr>
    </w:p>
    <w:p w14:paraId="1EF99FB5" w14:textId="77777777" w:rsidR="00D01E5D" w:rsidRDefault="00D01E5D">
      <w:pPr>
        <w:pStyle w:val="a3"/>
        <w:rPr>
          <w:sz w:val="20"/>
        </w:rPr>
      </w:pPr>
    </w:p>
    <w:p w14:paraId="6970B134" w14:textId="77777777" w:rsidR="00D01E5D" w:rsidRDefault="00D01E5D">
      <w:pPr>
        <w:pStyle w:val="a3"/>
        <w:spacing w:before="3"/>
        <w:rPr>
          <w:sz w:val="24"/>
        </w:rPr>
      </w:pPr>
    </w:p>
    <w:p w14:paraId="234AF88D" w14:textId="5AC9B9A8" w:rsidR="00D01E5D" w:rsidRDefault="0022633E">
      <w:pPr>
        <w:pStyle w:val="a3"/>
        <w:spacing w:before="61"/>
        <w:ind w:left="395" w:right="441"/>
      </w:pPr>
      <w:del w:id="1326" w:author="Mieko Sato" w:date="2018-03-15T18:28:00Z">
        <w:r w:rsidDel="001F629F">
          <w:rPr>
            <w:color w:val="414042"/>
            <w:spacing w:val="-5"/>
            <w:w w:val="105"/>
          </w:rPr>
          <w:delText>あなたが</w:delText>
        </w:r>
      </w:del>
      <w:r>
        <w:rPr>
          <w:color w:val="414042"/>
          <w:spacing w:val="-5"/>
          <w:w w:val="105"/>
        </w:rPr>
        <w:t>買収企業</w:t>
      </w:r>
      <w:ins w:id="1327" w:author="Mieko Sato" w:date="2018-03-15T18:28:00Z">
        <w:r w:rsidR="001F629F">
          <w:rPr>
            <w:rFonts w:hint="eastAsia"/>
            <w:color w:val="414042"/>
            <w:spacing w:val="-5"/>
            <w:w w:val="105"/>
          </w:rPr>
          <w:t>は</w:t>
        </w:r>
      </w:ins>
      <w:del w:id="1328" w:author="Mieko Sato" w:date="2018-03-15T18:28:00Z">
        <w:r w:rsidDel="001F629F">
          <w:rPr>
            <w:color w:val="414042"/>
            <w:spacing w:val="-5"/>
            <w:w w:val="105"/>
          </w:rPr>
          <w:delText>だとしたら</w:delText>
        </w:r>
      </w:del>
      <w:r>
        <w:rPr>
          <w:color w:val="414042"/>
          <w:spacing w:val="-5"/>
          <w:w w:val="105"/>
        </w:rPr>
        <w:t>、監査を依頼する前</w:t>
      </w:r>
      <w:ins w:id="1329" w:author="Mieko Sato" w:date="2018-03-15T18:29:00Z">
        <w:r w:rsidR="00F13071">
          <w:rPr>
            <w:rFonts w:hint="eastAsia"/>
            <w:color w:val="414042"/>
            <w:spacing w:val="-5"/>
            <w:w w:val="105"/>
          </w:rPr>
          <w:t>に行動を起こし</w:t>
        </w:r>
      </w:ins>
      <w:ins w:id="1330" w:author="Mieko Sato" w:date="2018-03-15T18:31:00Z">
        <w:r w:rsidR="00F13071">
          <w:rPr>
            <w:rFonts w:hint="eastAsia"/>
            <w:color w:val="414042"/>
            <w:spacing w:val="-5"/>
            <w:w w:val="105"/>
          </w:rPr>
          <w:t>て</w:t>
        </w:r>
      </w:ins>
      <w:ins w:id="1331" w:author="Mieko Sato" w:date="2018-03-15T18:30:00Z">
        <w:r w:rsidR="00F13071">
          <w:rPr>
            <w:rFonts w:hint="eastAsia"/>
            <w:color w:val="414042"/>
            <w:spacing w:val="-5"/>
            <w:w w:val="105"/>
          </w:rPr>
          <w:t>意思決定</w:t>
        </w:r>
      </w:ins>
      <w:ins w:id="1332" w:author="Mieko Sato" w:date="2018-03-15T18:31:00Z">
        <w:r w:rsidR="00F13071">
          <w:rPr>
            <w:rFonts w:hint="eastAsia"/>
            <w:color w:val="414042"/>
            <w:spacing w:val="-5"/>
            <w:w w:val="105"/>
          </w:rPr>
          <w:t>を行う</w:t>
        </w:r>
      </w:ins>
      <w:ins w:id="1333" w:author="Mieko Sato" w:date="2018-03-15T18:33:00Z">
        <w:r w:rsidR="00F13071">
          <w:rPr>
            <w:rFonts w:hint="eastAsia"/>
            <w:color w:val="414042"/>
            <w:spacing w:val="-5"/>
            <w:w w:val="105"/>
          </w:rPr>
          <w:t>必要があり</w:t>
        </w:r>
      </w:ins>
      <w:ins w:id="1334" w:author="Mieko Sato" w:date="2018-03-15T18:31:00Z">
        <w:r w:rsidR="00F13071">
          <w:rPr>
            <w:rFonts w:hint="eastAsia"/>
            <w:color w:val="414042"/>
            <w:spacing w:val="-5"/>
            <w:w w:val="105"/>
          </w:rPr>
          <w:t>、</w:t>
        </w:r>
      </w:ins>
      <w:del w:id="1335" w:author="Mieko Sato" w:date="2018-03-15T18:31:00Z">
        <w:r w:rsidDel="00F13071">
          <w:rPr>
            <w:color w:val="414042"/>
            <w:spacing w:val="-5"/>
            <w:w w:val="105"/>
          </w:rPr>
          <w:delText>の段階および</w:delText>
        </w:r>
      </w:del>
      <w:ins w:id="1336" w:author="Mieko Sato" w:date="2018-03-15T18:33:00Z">
        <w:r w:rsidR="00F13071">
          <w:rPr>
            <w:rFonts w:hint="eastAsia"/>
            <w:color w:val="414042"/>
            <w:spacing w:val="-5"/>
            <w:w w:val="105"/>
          </w:rPr>
          <w:t>また、</w:t>
        </w:r>
      </w:ins>
      <w:commentRangeStart w:id="1337"/>
      <w:r>
        <w:rPr>
          <w:color w:val="414042"/>
          <w:spacing w:val="-5"/>
          <w:w w:val="105"/>
        </w:rPr>
        <w:t>監査</w:t>
      </w:r>
      <w:commentRangeEnd w:id="1337"/>
      <w:r w:rsidR="00475C7B">
        <w:rPr>
          <w:rStyle w:val="ac"/>
        </w:rPr>
        <w:commentReference w:id="1337"/>
      </w:r>
      <w:r>
        <w:rPr>
          <w:color w:val="414042"/>
          <w:spacing w:val="-5"/>
          <w:w w:val="105"/>
        </w:rPr>
        <w:t>結果を受</w:t>
      </w:r>
      <w:r>
        <w:rPr>
          <w:color w:val="414042"/>
          <w:spacing w:val="-9"/>
          <w:w w:val="105"/>
        </w:rPr>
        <w:t>領した後</w:t>
      </w:r>
      <w:ins w:id="1338" w:author="Mieko Sato" w:date="2018-03-15T18:32:00Z">
        <w:r w:rsidR="00F13071">
          <w:rPr>
            <w:rFonts w:hint="eastAsia"/>
            <w:color w:val="414042"/>
            <w:spacing w:val="-9"/>
            <w:w w:val="105"/>
          </w:rPr>
          <w:t>は</w:t>
        </w:r>
      </w:ins>
      <w:ins w:id="1339" w:author="Mieko Sato" w:date="2018-03-27T00:19:00Z">
        <w:r w:rsidR="00223DDE">
          <w:rPr>
            <w:rFonts w:hint="eastAsia"/>
            <w:color w:val="414042"/>
            <w:spacing w:val="-9"/>
            <w:w w:val="105"/>
          </w:rPr>
          <w:t>新たな</w:t>
        </w:r>
      </w:ins>
      <w:ins w:id="1340" w:author="Mieko Sato" w:date="2018-03-15T18:32:00Z">
        <w:r w:rsidR="00F13071" w:rsidRPr="00F917FE">
          <w:rPr>
            <w:rFonts w:hint="eastAsia"/>
            <w:color w:val="414042"/>
            <w:spacing w:val="-9"/>
            <w:w w:val="105"/>
            <w:highlight w:val="yellow"/>
          </w:rPr>
          <w:t>義務が</w:t>
        </w:r>
      </w:ins>
      <w:ins w:id="1341" w:author="Mieko Sato" w:date="2018-03-15T18:33:00Z">
        <w:r w:rsidR="00F13071" w:rsidRPr="00F917FE">
          <w:rPr>
            <w:rFonts w:hint="eastAsia"/>
            <w:color w:val="414042"/>
            <w:spacing w:val="-9"/>
            <w:w w:val="105"/>
            <w:highlight w:val="yellow"/>
          </w:rPr>
          <w:t>発生し</w:t>
        </w:r>
        <w:r w:rsidR="00F13071">
          <w:rPr>
            <w:rFonts w:hint="eastAsia"/>
            <w:color w:val="414042"/>
            <w:spacing w:val="-9"/>
            <w:w w:val="105"/>
          </w:rPr>
          <w:t>ます。</w:t>
        </w:r>
      </w:ins>
      <w:del w:id="1342" w:author="Mieko Sato" w:date="2018-03-15T18:33:00Z">
        <w:r w:rsidDel="00F13071">
          <w:rPr>
            <w:color w:val="414042"/>
            <w:spacing w:val="-9"/>
            <w:w w:val="105"/>
          </w:rPr>
          <w:delText>の段階で、アクションをとり意思決定をしなければなりません。</w:delText>
        </w:r>
      </w:del>
    </w:p>
    <w:p w14:paraId="0E2DF8D7" w14:textId="77777777" w:rsidR="00D01E5D" w:rsidRDefault="00D01E5D">
      <w:pPr>
        <w:pStyle w:val="a3"/>
      </w:pPr>
    </w:p>
    <w:p w14:paraId="14B00BC0" w14:textId="77777777" w:rsidR="00D01E5D" w:rsidRDefault="005668DD">
      <w:pPr>
        <w:pStyle w:val="2"/>
        <w:numPr>
          <w:ilvl w:val="1"/>
          <w:numId w:val="4"/>
        </w:numPr>
        <w:tabs>
          <w:tab w:val="left" w:pos="1379"/>
        </w:tabs>
        <w:spacing w:before="204" w:line="249" w:lineRule="auto"/>
        <w:ind w:right="411" w:firstLine="0"/>
      </w:pPr>
      <w:r>
        <w:rPr>
          <w:noProof/>
        </w:rPr>
        <mc:AlternateContent>
          <mc:Choice Requires="wps">
            <w:drawing>
              <wp:anchor distT="0" distB="0" distL="0" distR="0" simplePos="0" relativeHeight="251668480" behindDoc="0" locked="0" layoutInCell="1" allowOverlap="1" wp14:anchorId="08F63CBC" wp14:editId="6984B450">
                <wp:simplePos x="0" y="0"/>
                <wp:positionH relativeFrom="page">
                  <wp:posOffset>1000125</wp:posOffset>
                </wp:positionH>
                <wp:positionV relativeFrom="paragraph">
                  <wp:posOffset>974090</wp:posOffset>
                </wp:positionV>
                <wp:extent cx="5772785" cy="0"/>
                <wp:effectExtent l="9525" t="8890" r="8890" b="10160"/>
                <wp:wrapTopAndBottom/>
                <wp:docPr id="35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1047A0" id="Line 25" o:spid="_x0000_s1026" style="position:absolute;left:0;text-align:left;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76.7pt" to="533.3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" strokecolor="#aaaaad" strokeweight="1pt">
                <w10:wrap type="topAndBottom" anchorx="page"/>
              </v:line>
            </w:pict>
          </mc:Fallback>
        </mc:AlternateContent>
      </w:r>
      <w:r w:rsidR="0022633E">
        <w:rPr>
          <w:color w:val="414042"/>
          <w:spacing w:val="-15"/>
          <w:w w:val="105"/>
        </w:rPr>
        <w:t>ニーズに合わせ適切な監査モデル・監査</w:t>
      </w:r>
      <w:r w:rsidR="0022633E">
        <w:rPr>
          <w:color w:val="414042"/>
          <w:spacing w:val="-13"/>
          <w:w w:val="110"/>
        </w:rPr>
        <w:t>人を選択する</w:t>
      </w:r>
    </w:p>
    <w:p w14:paraId="40BF8EB4" w14:textId="341D9863" w:rsidR="00D01E5D" w:rsidRDefault="0022633E">
      <w:pPr>
        <w:pStyle w:val="a3"/>
        <w:spacing w:before="231"/>
        <w:ind w:left="395" w:right="348"/>
      </w:pPr>
      <w:r>
        <w:rPr>
          <w:color w:val="414042"/>
          <w:spacing w:val="-4"/>
          <w:w w:val="105"/>
        </w:rPr>
        <w:t>前述のとおり監査では主に</w:t>
      </w:r>
      <w:r>
        <w:rPr>
          <w:color w:val="414042"/>
          <w:w w:val="105"/>
        </w:rPr>
        <w:t>3</w:t>
      </w:r>
      <w:r>
        <w:rPr>
          <w:color w:val="414042"/>
          <w:spacing w:val="-11"/>
          <w:w w:val="105"/>
        </w:rPr>
        <w:t>つの手法を用いることができますが、そのどれが自社</w:t>
      </w:r>
      <w:r>
        <w:rPr>
          <w:color w:val="414042"/>
          <w:spacing w:val="-9"/>
          <w:w w:val="105"/>
        </w:rPr>
        <w:t>の具体的状況と合っているのか</w:t>
      </w:r>
      <w:ins w:id="1343" w:author="Mieko Sato" w:date="2018-03-29T16:33:00Z">
        <w:r w:rsidR="00E92959">
          <w:rPr>
            <w:rFonts w:hint="eastAsia"/>
            <w:color w:val="414042"/>
            <w:spacing w:val="-9"/>
            <w:w w:val="105"/>
          </w:rPr>
          <w:t>を</w:t>
        </w:r>
      </w:ins>
      <w:del w:id="1344" w:author="Mieko Sato" w:date="2018-03-29T16:33:00Z">
        <w:r w:rsidDel="00E92959">
          <w:rPr>
            <w:color w:val="414042"/>
            <w:spacing w:val="-9"/>
            <w:w w:val="105"/>
          </w:rPr>
          <w:delText>は</w:delText>
        </w:r>
      </w:del>
      <w:r>
        <w:rPr>
          <w:color w:val="414042"/>
          <w:spacing w:val="-9"/>
          <w:w w:val="105"/>
        </w:rPr>
        <w:t>決める必要があ</w:t>
      </w:r>
      <w:ins w:id="1345" w:author="Mieko Sato" w:date="2018-03-29T16:33:00Z">
        <w:r w:rsidR="00E92959">
          <w:rPr>
            <w:rFonts w:hint="eastAsia"/>
            <w:color w:val="414042"/>
            <w:spacing w:val="-9"/>
            <w:w w:val="105"/>
          </w:rPr>
          <w:t>ります</w:t>
        </w:r>
      </w:ins>
      <w:del w:id="1346" w:author="Mieko Sato" w:date="2018-03-29T16:33:00Z">
        <w:r w:rsidDel="00E92959">
          <w:rPr>
            <w:color w:val="414042"/>
            <w:spacing w:val="-9"/>
            <w:w w:val="105"/>
          </w:rPr>
          <w:delText>るでしょう</w:delText>
        </w:r>
      </w:del>
      <w:r>
        <w:rPr>
          <w:color w:val="414042"/>
          <w:spacing w:val="-9"/>
          <w:w w:val="105"/>
        </w:rPr>
        <w:t>。</w:t>
      </w:r>
    </w:p>
    <w:p w14:paraId="0FD273F3" w14:textId="77777777" w:rsidR="00D01E5D" w:rsidRDefault="00D01E5D">
      <w:pPr>
        <w:pStyle w:val="a3"/>
      </w:pPr>
    </w:p>
    <w:p w14:paraId="17B6DB9D" w14:textId="77777777" w:rsidR="00D01E5D" w:rsidRDefault="005668DD">
      <w:pPr>
        <w:pStyle w:val="2"/>
        <w:numPr>
          <w:ilvl w:val="1"/>
          <w:numId w:val="4"/>
        </w:numPr>
        <w:tabs>
          <w:tab w:val="left" w:pos="1435"/>
        </w:tabs>
        <w:spacing w:before="203"/>
        <w:ind w:left="1434" w:hanging="1039"/>
      </w:pPr>
      <w:r>
        <w:rPr>
          <w:noProof/>
        </w:rPr>
        <mc:AlternateContent>
          <mc:Choice Requires="wps">
            <w:drawing>
              <wp:anchor distT="0" distB="0" distL="0" distR="0" simplePos="0" relativeHeight="251669504" behindDoc="0" locked="0" layoutInCell="1" allowOverlap="1" wp14:anchorId="23064DDC" wp14:editId="43E5C0DF">
                <wp:simplePos x="0" y="0"/>
                <wp:positionH relativeFrom="page">
                  <wp:posOffset>1000125</wp:posOffset>
                </wp:positionH>
                <wp:positionV relativeFrom="paragraph">
                  <wp:posOffset>567055</wp:posOffset>
                </wp:positionV>
                <wp:extent cx="5772785" cy="0"/>
                <wp:effectExtent l="9525" t="11430" r="8890" b="7620"/>
                <wp:wrapTopAndBottom/>
                <wp:docPr id="34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10025" id="Line 24" o:spid="_x0000_s1026" style="position:absolute;left:0;text-align:left;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65pt" to="533.3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" strokecolor="#aaaaad" strokeweight="1pt">
                <w10:wrap type="topAndBottom" anchorx="page"/>
              </v:line>
            </w:pict>
          </mc:Fallback>
        </mc:AlternateContent>
      </w:r>
      <w:r w:rsidR="0022633E">
        <w:rPr>
          <w:color w:val="414042"/>
          <w:spacing w:val="-15"/>
          <w:w w:val="115"/>
        </w:rPr>
        <w:t>何に留意すべきかを知る</w:t>
      </w:r>
    </w:p>
    <w:p w14:paraId="5D13E190" w14:textId="2DEDF413" w:rsidR="00D01E5D" w:rsidRDefault="004E2F52">
      <w:pPr>
        <w:pStyle w:val="a3"/>
        <w:spacing w:before="391"/>
        <w:ind w:left="395" w:right="387"/>
      </w:pPr>
      <w:ins w:id="1347" w:author="Mieko Sato" w:date="2018-03-16T10:16:00Z">
        <w:r>
          <w:rPr>
            <w:rFonts w:hint="eastAsia"/>
            <w:color w:val="414042"/>
            <w:spacing w:val="-2"/>
            <w:w w:val="105"/>
          </w:rPr>
          <w:t>スキャンした</w:t>
        </w:r>
      </w:ins>
      <w:r w:rsidR="0022633E">
        <w:rPr>
          <w:color w:val="414042"/>
          <w:spacing w:val="-2"/>
          <w:w w:val="105"/>
        </w:rPr>
        <w:t>コー</w:t>
      </w:r>
      <w:r w:rsidR="0022633E">
        <w:rPr>
          <w:color w:val="414042"/>
        </w:rPr>
        <w:t>ド</w:t>
      </w:r>
      <w:r w:rsidR="0022633E">
        <w:rPr>
          <w:color w:val="414042"/>
          <w:spacing w:val="-13"/>
          <w:w w:val="105"/>
        </w:rPr>
        <w:t>の複雑さによっては、ソースコー</w:t>
      </w:r>
      <w:r w:rsidR="0022633E">
        <w:rPr>
          <w:color w:val="414042"/>
        </w:rPr>
        <w:t>ド</w:t>
      </w:r>
      <w:r w:rsidR="0022633E">
        <w:rPr>
          <w:color w:val="414042"/>
          <w:w w:val="105"/>
        </w:rPr>
        <w:t>監査レポー</w:t>
      </w:r>
      <w:r w:rsidR="0022633E">
        <w:rPr>
          <w:color w:val="414042"/>
          <w:spacing w:val="-11"/>
        </w:rPr>
        <w:t>ト</w:t>
      </w:r>
      <w:r w:rsidR="0022633E">
        <w:rPr>
          <w:color w:val="414042"/>
          <w:spacing w:val="-3"/>
          <w:w w:val="105"/>
        </w:rPr>
        <w:t>が膨大な情報を提供するこ</w:t>
      </w:r>
      <w:del w:id="1348" w:author="工内隆" w:date="2018-02-15T17:27:00Z">
        <w:r w:rsidR="0022633E" w:rsidDel="009931A0">
          <w:rPr>
            <w:color w:val="414042"/>
            <w:spacing w:val="-3"/>
            <w:w w:val="105"/>
          </w:rPr>
          <w:delText xml:space="preserve"> </w:delText>
        </w:r>
      </w:del>
      <w:r w:rsidR="0022633E">
        <w:rPr>
          <w:color w:val="414042"/>
          <w:w w:val="110"/>
        </w:rPr>
        <w:t>とがあ</w:t>
      </w:r>
      <w:r w:rsidR="0022633E">
        <w:rPr>
          <w:color w:val="414042"/>
        </w:rPr>
        <w:t>り</w:t>
      </w:r>
      <w:r w:rsidR="0022633E">
        <w:rPr>
          <w:color w:val="414042"/>
          <w:spacing w:val="-20"/>
          <w:w w:val="110"/>
        </w:rPr>
        <w:t>ます。どのライセンスやユースケースが大事だとみなすかを明確にする</w:t>
      </w:r>
      <w:ins w:id="1349" w:author="Mieko Sato" w:date="2018-03-29T16:44:00Z">
        <w:r w:rsidR="006D6FDB">
          <w:rPr>
            <w:rFonts w:hint="eastAsia"/>
            <w:color w:val="414042"/>
            <w:spacing w:val="-20"/>
            <w:w w:val="110"/>
          </w:rPr>
          <w:t>際に</w:t>
        </w:r>
      </w:ins>
      <w:del w:id="1350" w:author="Mieko Sato" w:date="2018-03-16T10:24:00Z">
        <w:r w:rsidR="0022633E" w:rsidDel="00570FF3">
          <w:rPr>
            <w:color w:val="414042"/>
            <w:spacing w:val="-20"/>
            <w:w w:val="110"/>
          </w:rPr>
          <w:delText>こと</w:delText>
        </w:r>
        <w:r w:rsidR="0022633E" w:rsidDel="00570FF3">
          <w:rPr>
            <w:color w:val="414042"/>
            <w:spacing w:val="-10"/>
            <w:w w:val="110"/>
          </w:rPr>
          <w:delText>が</w:delText>
        </w:r>
      </w:del>
      <w:r w:rsidR="0022633E">
        <w:rPr>
          <w:color w:val="414042"/>
          <w:spacing w:val="-10"/>
          <w:w w:val="110"/>
        </w:rPr>
        <w:t>重要にな</w:t>
      </w:r>
      <w:ins w:id="1351" w:author="Mieko Sato" w:date="2018-03-18T12:36:00Z">
        <w:r w:rsidR="00531CC8">
          <w:rPr>
            <w:rFonts w:hint="eastAsia"/>
            <w:color w:val="414042"/>
            <w:spacing w:val="-10"/>
            <w:w w:val="110"/>
          </w:rPr>
          <w:t>り</w:t>
        </w:r>
      </w:ins>
      <w:del w:id="1352" w:author="Mieko Sato" w:date="2018-03-18T12:36:00Z">
        <w:r w:rsidR="0022633E" w:rsidDel="00531CC8">
          <w:rPr>
            <w:color w:val="414042"/>
            <w:spacing w:val="-10"/>
            <w:w w:val="110"/>
          </w:rPr>
          <w:delText>って</w:delText>
        </w:r>
        <w:commentRangeStart w:id="1353"/>
        <w:r w:rsidR="0022633E" w:rsidDel="00531CC8">
          <w:rPr>
            <w:color w:val="414042"/>
            <w:spacing w:val="-10"/>
            <w:w w:val="110"/>
          </w:rPr>
          <w:delText>き</w:delText>
        </w:r>
      </w:del>
      <w:r w:rsidR="0022633E">
        <w:rPr>
          <w:color w:val="414042"/>
          <w:spacing w:val="-10"/>
          <w:w w:val="110"/>
        </w:rPr>
        <w:t>ます</w:t>
      </w:r>
      <w:commentRangeEnd w:id="1353"/>
      <w:r w:rsidR="00570FF3">
        <w:rPr>
          <w:rStyle w:val="ac"/>
        </w:rPr>
        <w:commentReference w:id="1353"/>
      </w:r>
      <w:r w:rsidR="0022633E">
        <w:rPr>
          <w:color w:val="414042"/>
          <w:spacing w:val="-10"/>
          <w:w w:val="110"/>
        </w:rPr>
        <w:t>。</w:t>
      </w:r>
    </w:p>
    <w:p w14:paraId="5EC12EBF" w14:textId="77777777" w:rsidR="00D01E5D" w:rsidRDefault="00D01E5D">
      <w:pPr>
        <w:pStyle w:val="a3"/>
      </w:pPr>
    </w:p>
    <w:p w14:paraId="342B42A2" w14:textId="77777777" w:rsidR="00D01E5D" w:rsidRDefault="005668DD">
      <w:pPr>
        <w:pStyle w:val="2"/>
        <w:numPr>
          <w:ilvl w:val="1"/>
          <w:numId w:val="4"/>
        </w:numPr>
        <w:tabs>
          <w:tab w:val="left" w:pos="1431"/>
        </w:tabs>
        <w:spacing w:before="205"/>
        <w:ind w:left="1430" w:hanging="1035"/>
      </w:pPr>
      <w:r>
        <w:rPr>
          <w:noProof/>
        </w:rPr>
        <mc:AlternateContent>
          <mc:Choice Requires="wps">
            <w:drawing>
              <wp:anchor distT="0" distB="0" distL="0" distR="0" simplePos="0" relativeHeight="251670528" behindDoc="0" locked="0" layoutInCell="1" allowOverlap="1" wp14:anchorId="6024FD95" wp14:editId="06211D6A">
                <wp:simplePos x="0" y="0"/>
                <wp:positionH relativeFrom="page">
                  <wp:posOffset>1000125</wp:posOffset>
                </wp:positionH>
                <wp:positionV relativeFrom="paragraph">
                  <wp:posOffset>568325</wp:posOffset>
                </wp:positionV>
                <wp:extent cx="5772785" cy="0"/>
                <wp:effectExtent l="9525" t="12065" r="8890" b="6985"/>
                <wp:wrapTopAndBottom/>
                <wp:docPr id="348"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2D1DD" id="Line 23" o:spid="_x0000_s1026" style="position:absolute;left:0;text-align:lef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75pt" to="533.3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" strokecolor="#aaaaad" strokeweight="1pt">
                <w10:wrap type="topAndBottom" anchorx="page"/>
              </v:line>
            </w:pict>
          </mc:Fallback>
        </mc:AlternateContent>
      </w:r>
      <w:r w:rsidR="0022633E">
        <w:rPr>
          <w:color w:val="414042"/>
          <w:spacing w:val="-14"/>
          <w:w w:val="105"/>
        </w:rPr>
        <w:t>適切な質問をする</w:t>
      </w:r>
    </w:p>
    <w:p w14:paraId="7AA8143E" w14:textId="75FF5531" w:rsidR="00D01E5D" w:rsidRDefault="0022633E">
      <w:pPr>
        <w:pStyle w:val="a3"/>
        <w:spacing w:before="271"/>
        <w:ind w:left="395" w:right="366"/>
      </w:pPr>
      <w:r>
        <w:rPr>
          <w:color w:val="414042"/>
          <w:spacing w:val="-10"/>
          <w:w w:val="105"/>
        </w:rPr>
        <w:t>オープンソース監査レポー</w:t>
      </w:r>
      <w:r>
        <w:rPr>
          <w:color w:val="414042"/>
          <w:spacing w:val="5"/>
        </w:rPr>
        <w:t>ト</w:t>
      </w:r>
      <w:r>
        <w:rPr>
          <w:color w:val="414042"/>
          <w:spacing w:val="-15"/>
          <w:w w:val="105"/>
        </w:rPr>
        <w:t>は、買収対象</w:t>
      </w:r>
      <w:ins w:id="1354" w:author="Mieko Sato" w:date="2018-03-16T10:45:00Z">
        <w:r w:rsidR="005D6274">
          <w:rPr>
            <w:rFonts w:hint="eastAsia"/>
            <w:color w:val="414042"/>
            <w:spacing w:val="-15"/>
            <w:w w:val="105"/>
          </w:rPr>
          <w:t>企業</w:t>
        </w:r>
      </w:ins>
      <w:r>
        <w:rPr>
          <w:color w:val="414042"/>
          <w:spacing w:val="-15"/>
          <w:w w:val="105"/>
        </w:rPr>
        <w:t>のソースコー</w:t>
      </w:r>
      <w:r>
        <w:rPr>
          <w:color w:val="414042"/>
          <w:spacing w:val="-7"/>
        </w:rPr>
        <w:t>ド</w:t>
      </w:r>
      <w:ins w:id="1355" w:author="Mieko Sato" w:date="2018-03-16T10:30:00Z">
        <w:r w:rsidR="0097658B">
          <w:rPr>
            <w:rFonts w:hint="eastAsia"/>
            <w:color w:val="414042"/>
            <w:spacing w:val="-7"/>
          </w:rPr>
          <w:t>や</w:t>
        </w:r>
      </w:ins>
      <w:del w:id="1356" w:author="Mieko Sato" w:date="2018-03-16T10:30:00Z">
        <w:r w:rsidDel="0097658B">
          <w:rPr>
            <w:color w:val="414042"/>
            <w:spacing w:val="-11"/>
            <w:w w:val="105"/>
          </w:rPr>
          <w:delText>と</w:delText>
        </w:r>
      </w:del>
      <w:r>
        <w:rPr>
          <w:color w:val="414042"/>
          <w:spacing w:val="-11"/>
          <w:w w:val="105"/>
        </w:rPr>
        <w:t>関連するライセンスにつ</w:t>
      </w:r>
      <w:del w:id="1357" w:author="工内隆" w:date="2018-02-15T17:28:00Z">
        <w:r w:rsidDel="009931A0">
          <w:rPr>
            <w:color w:val="414042"/>
            <w:spacing w:val="-11"/>
            <w:w w:val="105"/>
          </w:rPr>
          <w:delText xml:space="preserve"> </w:delText>
        </w:r>
      </w:del>
      <w:r>
        <w:rPr>
          <w:color w:val="414042"/>
          <w:spacing w:val="-8"/>
          <w:w w:val="110"/>
        </w:rPr>
        <w:t>いての大量の情報</w:t>
      </w:r>
      <w:del w:id="1358" w:author="Mieko Sato" w:date="2018-03-16T10:30:00Z">
        <w:r w:rsidDel="0097658B">
          <w:rPr>
            <w:rFonts w:hint="eastAsia"/>
            <w:color w:val="414042"/>
            <w:spacing w:val="-8"/>
            <w:w w:val="110"/>
          </w:rPr>
          <w:delText>を提示することにな</w:delText>
        </w:r>
        <w:r w:rsidDel="0097658B">
          <w:rPr>
            <w:rFonts w:hint="eastAsia"/>
            <w:color w:val="414042"/>
          </w:rPr>
          <w:delText>り</w:delText>
        </w:r>
      </w:del>
      <w:ins w:id="1359" w:author="Mieko Sato" w:date="2018-03-16T10:30:00Z">
        <w:r w:rsidR="0097658B">
          <w:rPr>
            <w:rFonts w:hint="eastAsia"/>
            <w:color w:val="414042"/>
            <w:spacing w:val="-8"/>
            <w:w w:val="110"/>
          </w:rPr>
          <w:t>提供し</w:t>
        </w:r>
      </w:ins>
      <w:r>
        <w:rPr>
          <w:color w:val="414042"/>
          <w:spacing w:val="-18"/>
          <w:w w:val="110"/>
        </w:rPr>
        <w:t>ます。しかし、コンプライアンス</w:t>
      </w:r>
      <w:ins w:id="1360" w:author="Mieko Sato" w:date="2018-03-16T10:33:00Z">
        <w:r w:rsidR="00714124">
          <w:rPr>
            <w:rFonts w:hint="eastAsia"/>
            <w:color w:val="414042"/>
            <w:spacing w:val="-18"/>
            <w:w w:val="110"/>
          </w:rPr>
          <w:t>関連</w:t>
        </w:r>
      </w:ins>
      <w:del w:id="1361" w:author="Mieko Sato" w:date="2018-03-16T10:33:00Z">
        <w:r w:rsidDel="00714124">
          <w:rPr>
            <w:color w:val="414042"/>
            <w:spacing w:val="-18"/>
            <w:w w:val="110"/>
          </w:rPr>
          <w:delText>として</w:delText>
        </w:r>
      </w:del>
      <w:r>
        <w:rPr>
          <w:color w:val="414042"/>
          <w:spacing w:val="-18"/>
          <w:w w:val="110"/>
        </w:rPr>
        <w:t>の懸</w:t>
      </w:r>
      <w:r>
        <w:rPr>
          <w:color w:val="414042"/>
          <w:spacing w:val="-13"/>
          <w:w w:val="105"/>
        </w:rPr>
        <w:t>念事項を明確化</w:t>
      </w:r>
      <w:ins w:id="1362" w:author="Mieko Sato" w:date="2018-03-16T10:33:00Z">
        <w:r w:rsidR="00714124">
          <w:rPr>
            <w:rFonts w:hint="eastAsia"/>
            <w:color w:val="414042"/>
            <w:spacing w:val="-13"/>
            <w:w w:val="105"/>
          </w:rPr>
          <w:t>および</w:t>
        </w:r>
      </w:ins>
      <w:del w:id="1363" w:author="Mieko Sato" w:date="2018-03-16T10:33:00Z">
        <w:r w:rsidDel="00714124">
          <w:rPr>
            <w:color w:val="414042"/>
            <w:spacing w:val="-13"/>
            <w:w w:val="105"/>
          </w:rPr>
          <w:delText>し、</w:delText>
        </w:r>
      </w:del>
      <w:r>
        <w:rPr>
          <w:color w:val="414042"/>
          <w:spacing w:val="-13"/>
          <w:w w:val="105"/>
        </w:rPr>
        <w:t>確認するために</w:t>
      </w:r>
      <w:del w:id="1364" w:author="Mieko Sato" w:date="2018-03-16T10:35:00Z">
        <w:r w:rsidDel="00714124">
          <w:rPr>
            <w:color w:val="414042"/>
            <w:spacing w:val="-13"/>
            <w:w w:val="105"/>
          </w:rPr>
          <w:delText>は</w:delText>
        </w:r>
      </w:del>
      <w:ins w:id="1365" w:author="Mieko Sato" w:date="2018-03-16T10:33:00Z">
        <w:r w:rsidR="00714124">
          <w:rPr>
            <w:rFonts w:hint="eastAsia"/>
            <w:color w:val="414042"/>
            <w:spacing w:val="-13"/>
            <w:w w:val="105"/>
          </w:rPr>
          <w:t>、</w:t>
        </w:r>
      </w:ins>
      <w:ins w:id="1366" w:author="Mieko Sato" w:date="2018-03-29T16:48:00Z">
        <w:r w:rsidR="007876F6">
          <w:rPr>
            <w:rFonts w:hint="eastAsia"/>
            <w:color w:val="414042"/>
            <w:spacing w:val="-13"/>
            <w:w w:val="105"/>
          </w:rPr>
          <w:t>その他の</w:t>
        </w:r>
      </w:ins>
      <w:r>
        <w:rPr>
          <w:color w:val="414042"/>
          <w:spacing w:val="-13"/>
          <w:w w:val="105"/>
        </w:rPr>
        <w:t>多くのデータ</w:t>
      </w:r>
      <w:ins w:id="1367" w:author="工内隆" w:date="2018-02-15T17:31:00Z">
        <w:r w:rsidR="009931A0">
          <w:rPr>
            <w:rFonts w:hint="eastAsia"/>
            <w:color w:val="414042"/>
            <w:spacing w:val="-13"/>
            <w:w w:val="105"/>
          </w:rPr>
          <w:t>要素</w:t>
        </w:r>
      </w:ins>
      <w:del w:id="1368" w:author="工内隆" w:date="2018-02-15T17:31:00Z">
        <w:r w:rsidDel="009931A0">
          <w:rPr>
            <w:color w:val="414042"/>
            <w:spacing w:val="-13"/>
            <w:w w:val="105"/>
          </w:rPr>
          <w:delText>点</w:delText>
        </w:r>
      </w:del>
      <w:ins w:id="1369" w:author="Mieko Sato" w:date="2018-03-16T10:41:00Z">
        <w:r w:rsidR="00461435">
          <w:rPr>
            <w:rFonts w:hint="eastAsia"/>
            <w:color w:val="414042"/>
            <w:spacing w:val="-13"/>
            <w:w w:val="105"/>
          </w:rPr>
          <w:t>に</w:t>
        </w:r>
      </w:ins>
      <w:del w:id="1370" w:author="Mieko Sato" w:date="2018-03-16T10:41:00Z">
        <w:r w:rsidDel="00461435">
          <w:rPr>
            <w:color w:val="414042"/>
            <w:spacing w:val="-13"/>
            <w:w w:val="105"/>
          </w:rPr>
          <w:delText>で</w:delText>
        </w:r>
      </w:del>
      <w:r>
        <w:rPr>
          <w:color w:val="414042"/>
          <w:spacing w:val="-13"/>
          <w:w w:val="105"/>
        </w:rPr>
        <w:t>さらなる調査が求められ</w:t>
      </w:r>
      <w:del w:id="1371" w:author="工内隆" w:date="2018-02-15T17:28:00Z">
        <w:r w:rsidDel="009931A0">
          <w:rPr>
            <w:color w:val="414042"/>
            <w:spacing w:val="-13"/>
            <w:w w:val="105"/>
          </w:rPr>
          <w:delText xml:space="preserve"> </w:delText>
        </w:r>
      </w:del>
      <w:r>
        <w:rPr>
          <w:color w:val="414042"/>
          <w:spacing w:val="-16"/>
          <w:w w:val="105"/>
        </w:rPr>
        <w:t>るでしょう。本節では、買収企業にとって</w:t>
      </w:r>
      <w:ins w:id="1372" w:author="Mieko Sato" w:date="2018-03-16T10:43:00Z">
        <w:r w:rsidR="00184CAE">
          <w:rPr>
            <w:rFonts w:hint="eastAsia"/>
            <w:color w:val="414042"/>
            <w:spacing w:val="-16"/>
            <w:w w:val="105"/>
          </w:rPr>
          <w:t>重要</w:t>
        </w:r>
      </w:ins>
      <w:del w:id="1373" w:author="Mieko Sato" w:date="2018-03-16T10:43:00Z">
        <w:r w:rsidDel="00184CAE">
          <w:rPr>
            <w:color w:val="414042"/>
            <w:spacing w:val="-16"/>
            <w:w w:val="105"/>
          </w:rPr>
          <w:delText>必要</w:delText>
        </w:r>
      </w:del>
      <w:r>
        <w:rPr>
          <w:color w:val="414042"/>
          <w:spacing w:val="-16"/>
          <w:w w:val="105"/>
        </w:rPr>
        <w:t>なこと</w:t>
      </w:r>
      <w:ins w:id="1374" w:author="Mieko Sato" w:date="2018-03-16T10:43:00Z">
        <w:r w:rsidR="00184CAE">
          <w:rPr>
            <w:rFonts w:hint="eastAsia"/>
            <w:color w:val="414042"/>
            <w:spacing w:val="-16"/>
            <w:w w:val="105"/>
          </w:rPr>
          <w:t>は</w:t>
        </w:r>
      </w:ins>
      <w:del w:id="1375" w:author="Mieko Sato" w:date="2018-03-16T10:43:00Z">
        <w:r w:rsidDel="00184CAE">
          <w:rPr>
            <w:color w:val="414042"/>
            <w:spacing w:val="-16"/>
            <w:w w:val="105"/>
          </w:rPr>
          <w:delText>が</w:delText>
        </w:r>
      </w:del>
      <w:r>
        <w:rPr>
          <w:color w:val="414042"/>
          <w:spacing w:val="-16"/>
          <w:w w:val="105"/>
        </w:rPr>
        <w:t>何か、買収対象</w:t>
      </w:r>
      <w:ins w:id="1376" w:author="Mieko Sato" w:date="2018-03-16T10:45:00Z">
        <w:r w:rsidR="005D6274">
          <w:rPr>
            <w:rFonts w:hint="eastAsia"/>
            <w:color w:val="414042"/>
            <w:spacing w:val="-16"/>
            <w:w w:val="105"/>
          </w:rPr>
          <w:t>企業</w:t>
        </w:r>
      </w:ins>
      <w:r>
        <w:rPr>
          <w:color w:val="414042"/>
          <w:spacing w:val="-16"/>
          <w:w w:val="105"/>
        </w:rPr>
        <w:t>とと</w:t>
      </w:r>
      <w:r>
        <w:rPr>
          <w:color w:val="414042"/>
        </w:rPr>
        <w:t>も</w:t>
      </w:r>
      <w:r>
        <w:rPr>
          <w:color w:val="414042"/>
          <w:spacing w:val="-4"/>
          <w:w w:val="105"/>
        </w:rPr>
        <w:t>に取</w:t>
      </w:r>
      <w:r>
        <w:rPr>
          <w:color w:val="414042"/>
        </w:rPr>
        <w:t>り</w:t>
      </w:r>
      <w:r>
        <w:rPr>
          <w:color w:val="414042"/>
          <w:spacing w:val="-11"/>
          <w:w w:val="105"/>
        </w:rPr>
        <w:t>組むべき問題は何か、といった枠組みを作るためのスター</w:t>
      </w:r>
      <w:r>
        <w:rPr>
          <w:color w:val="414042"/>
          <w:spacing w:val="-13"/>
        </w:rPr>
        <w:t>ト</w:t>
      </w:r>
      <w:r>
        <w:rPr>
          <w:color w:val="414042"/>
          <w:spacing w:val="-8"/>
          <w:w w:val="105"/>
        </w:rPr>
        <w:t>地点としての</w:t>
      </w:r>
      <w:ins w:id="1377" w:author="工内隆" w:date="2018-02-15T17:32:00Z">
        <w:r w:rsidR="009931A0">
          <w:rPr>
            <w:rFonts w:hint="eastAsia"/>
            <w:color w:val="414042"/>
            <w:spacing w:val="-8"/>
            <w:w w:val="105"/>
          </w:rPr>
          <w:t>設問</w:t>
        </w:r>
      </w:ins>
      <w:del w:id="1378" w:author="工内隆" w:date="2018-02-15T17:32:00Z">
        <w:r w:rsidDel="009931A0">
          <w:rPr>
            <w:color w:val="414042"/>
            <w:spacing w:val="-8"/>
            <w:w w:val="105"/>
          </w:rPr>
          <w:delText>質問</w:delText>
        </w:r>
      </w:del>
      <w:r>
        <w:rPr>
          <w:color w:val="414042"/>
          <w:spacing w:val="-8"/>
          <w:w w:val="105"/>
        </w:rPr>
        <w:t>集</w:t>
      </w:r>
      <w:del w:id="1379" w:author="工内隆" w:date="2018-02-15T17:32:00Z">
        <w:r w:rsidDel="009931A0">
          <w:rPr>
            <w:color w:val="414042"/>
            <w:spacing w:val="-8"/>
            <w:w w:val="105"/>
          </w:rPr>
          <w:delText xml:space="preserve">  </w:delText>
        </w:r>
      </w:del>
      <w:r>
        <w:rPr>
          <w:color w:val="414042"/>
          <w:spacing w:val="-12"/>
          <w:w w:val="110"/>
        </w:rPr>
        <w:t>を</w:t>
      </w:r>
      <w:del w:id="1380" w:author="Mieko Sato" w:date="2018-03-29T16:51:00Z">
        <w:r w:rsidDel="007E4A70">
          <w:rPr>
            <w:color w:val="414042"/>
            <w:spacing w:val="-12"/>
            <w:w w:val="110"/>
          </w:rPr>
          <w:delText>以下に</w:delText>
        </w:r>
      </w:del>
      <w:r>
        <w:rPr>
          <w:color w:val="414042"/>
          <w:spacing w:val="-12"/>
          <w:w w:val="110"/>
        </w:rPr>
        <w:t>提示します。</w:t>
      </w:r>
    </w:p>
    <w:p w14:paraId="1D1D9519" w14:textId="65390188" w:rsidR="00D01E5D" w:rsidRDefault="0022633E">
      <w:pPr>
        <w:pStyle w:val="a4"/>
        <w:numPr>
          <w:ilvl w:val="2"/>
          <w:numId w:val="4"/>
        </w:numPr>
        <w:tabs>
          <w:tab w:val="left" w:pos="1196"/>
        </w:tabs>
        <w:spacing w:before="247"/>
        <w:rPr>
          <w:sz w:val="28"/>
        </w:rPr>
      </w:pPr>
      <w:r>
        <w:rPr>
          <w:color w:val="414042"/>
          <w:spacing w:val="-14"/>
          <w:w w:val="105"/>
          <w:sz w:val="28"/>
        </w:rPr>
        <w:t>買収企業や買収対象</w:t>
      </w:r>
      <w:ins w:id="1381" w:author="Mieko Sato" w:date="2018-03-16T10:45:00Z">
        <w:r w:rsidR="005D6274">
          <w:rPr>
            <w:rFonts w:hint="eastAsia"/>
            <w:color w:val="414042"/>
            <w:spacing w:val="-14"/>
            <w:w w:val="105"/>
            <w:sz w:val="28"/>
          </w:rPr>
          <w:t>企業</w:t>
        </w:r>
      </w:ins>
      <w:r>
        <w:rPr>
          <w:color w:val="414042"/>
          <w:spacing w:val="-14"/>
          <w:w w:val="105"/>
          <w:sz w:val="28"/>
        </w:rPr>
        <w:t>の知財を危険にさらすようなライセンスのコー</w:t>
      </w:r>
      <w:r>
        <w:rPr>
          <w:color w:val="414042"/>
          <w:spacing w:val="5"/>
          <w:sz w:val="28"/>
        </w:rPr>
        <w:t>ド</w:t>
      </w:r>
      <w:r>
        <w:rPr>
          <w:color w:val="414042"/>
          <w:w w:val="105"/>
          <w:sz w:val="28"/>
        </w:rPr>
        <w:t>を</w:t>
      </w:r>
    </w:p>
    <w:p w14:paraId="12ED9C41" w14:textId="77777777" w:rsidR="00D01E5D" w:rsidRDefault="00D01E5D">
      <w:pPr>
        <w:rPr>
          <w:sz w:val="28"/>
        </w:rPr>
        <w:sectPr w:rsidR="00D01E5D">
          <w:headerReference w:type="default" r:id="rId96"/>
          <w:pgSz w:w="12240" w:h="15840"/>
          <w:pgMar w:top="880" w:right="1240" w:bottom="760" w:left="1180" w:header="10" w:footer="560" w:gutter="0"/>
          <w:cols w:space="720"/>
        </w:sectPr>
      </w:pPr>
    </w:p>
    <w:p w14:paraId="4090179F" w14:textId="77777777" w:rsidR="00D01E5D" w:rsidRDefault="00D01E5D">
      <w:pPr>
        <w:pStyle w:val="a3"/>
        <w:rPr>
          <w:sz w:val="20"/>
        </w:rPr>
      </w:pPr>
    </w:p>
    <w:p w14:paraId="72E6F677" w14:textId="77777777" w:rsidR="00D01E5D" w:rsidRDefault="00D01E5D">
      <w:pPr>
        <w:pStyle w:val="a3"/>
        <w:rPr>
          <w:sz w:val="20"/>
        </w:rPr>
      </w:pPr>
    </w:p>
    <w:p w14:paraId="218A2CEB" w14:textId="191A2742" w:rsidR="00D01E5D" w:rsidRDefault="0022633E">
      <w:pPr>
        <w:pStyle w:val="a3"/>
        <w:spacing w:before="207"/>
        <w:ind w:left="1195"/>
      </w:pPr>
      <w:r>
        <w:rPr>
          <w:color w:val="414042"/>
          <w:w w:val="105"/>
        </w:rPr>
        <w:t>買収対象</w:t>
      </w:r>
      <w:ins w:id="1382" w:author="Mieko Sato" w:date="2018-03-16T10:45:00Z">
        <w:r w:rsidR="005D6274">
          <w:rPr>
            <w:rFonts w:hint="eastAsia"/>
            <w:color w:val="414042"/>
            <w:w w:val="105"/>
          </w:rPr>
          <w:t>企業</w:t>
        </w:r>
      </w:ins>
      <w:r>
        <w:rPr>
          <w:color w:val="414042"/>
          <w:w w:val="105"/>
        </w:rPr>
        <w:t>が使っていないか？</w:t>
      </w:r>
    </w:p>
    <w:p w14:paraId="4CE9E63F" w14:textId="22F1300F" w:rsidR="00D01E5D" w:rsidRDefault="0022633E">
      <w:pPr>
        <w:pStyle w:val="a4"/>
        <w:numPr>
          <w:ilvl w:val="2"/>
          <w:numId w:val="4"/>
        </w:numPr>
        <w:tabs>
          <w:tab w:val="left" w:pos="1196"/>
        </w:tabs>
        <w:spacing w:before="143"/>
        <w:rPr>
          <w:sz w:val="28"/>
        </w:rPr>
      </w:pPr>
      <w:r>
        <w:rPr>
          <w:color w:val="414042"/>
          <w:spacing w:val="-14"/>
          <w:w w:val="110"/>
          <w:sz w:val="28"/>
        </w:rPr>
        <w:t>よくわからない起源</w:t>
      </w:r>
      <w:ins w:id="1383" w:author="Mieko Sato" w:date="2018-03-16T10:52:00Z">
        <w:r w:rsidR="00B37B5A">
          <w:rPr>
            <w:rFonts w:hint="eastAsia"/>
            <w:color w:val="414042"/>
            <w:spacing w:val="-14"/>
            <w:w w:val="110"/>
            <w:sz w:val="28"/>
          </w:rPr>
          <w:t>や</w:t>
        </w:r>
      </w:ins>
      <w:del w:id="1384" w:author="Mieko Sato" w:date="2018-03-16T10:52:00Z">
        <w:r w:rsidDel="00B37B5A">
          <w:rPr>
            <w:color w:val="414042"/>
            <w:spacing w:val="-14"/>
            <w:w w:val="110"/>
            <w:sz w:val="28"/>
          </w:rPr>
          <w:delText>、</w:delText>
        </w:r>
      </w:del>
      <w:r>
        <w:rPr>
          <w:color w:val="414042"/>
          <w:spacing w:val="-14"/>
          <w:w w:val="110"/>
          <w:sz w:val="28"/>
        </w:rPr>
        <w:t>ライセンスのコー</w:t>
      </w:r>
      <w:r>
        <w:rPr>
          <w:color w:val="414042"/>
          <w:sz w:val="28"/>
        </w:rPr>
        <w:t>ド</w:t>
      </w:r>
      <w:r>
        <w:rPr>
          <w:color w:val="414042"/>
          <w:spacing w:val="-10"/>
          <w:w w:val="110"/>
          <w:sz w:val="28"/>
        </w:rPr>
        <w:t>のス</w:t>
      </w:r>
      <w:r>
        <w:rPr>
          <w:color w:val="414042"/>
          <w:spacing w:val="-14"/>
          <w:w w:val="115"/>
          <w:sz w:val="28"/>
        </w:rPr>
        <w:t>ニ</w:t>
      </w:r>
      <w:r>
        <w:rPr>
          <w:color w:val="414042"/>
          <w:spacing w:val="-21"/>
          <w:w w:val="110"/>
          <w:sz w:val="28"/>
        </w:rPr>
        <w:t>ペ</w:t>
      </w:r>
      <w:r>
        <w:rPr>
          <w:color w:val="414042"/>
          <w:spacing w:val="-4"/>
          <w:w w:val="115"/>
          <w:sz w:val="28"/>
        </w:rPr>
        <w:t>ッ</w:t>
      </w:r>
      <w:r>
        <w:rPr>
          <w:color w:val="414042"/>
          <w:spacing w:val="5"/>
          <w:sz w:val="28"/>
        </w:rPr>
        <w:t>ト</w:t>
      </w:r>
      <w:r>
        <w:rPr>
          <w:color w:val="414042"/>
          <w:spacing w:val="-12"/>
          <w:w w:val="110"/>
          <w:sz w:val="28"/>
        </w:rPr>
        <w:t>はないか？</w:t>
      </w:r>
    </w:p>
    <w:p w14:paraId="4432E58A" w14:textId="0135BE92" w:rsidR="00D01E5D" w:rsidRDefault="0022633E">
      <w:pPr>
        <w:pStyle w:val="a4"/>
        <w:numPr>
          <w:ilvl w:val="2"/>
          <w:numId w:val="4"/>
        </w:numPr>
        <w:tabs>
          <w:tab w:val="left" w:pos="1196"/>
        </w:tabs>
        <w:spacing w:before="122"/>
        <w:ind w:right="849"/>
        <w:rPr>
          <w:sz w:val="28"/>
        </w:rPr>
      </w:pPr>
      <w:r>
        <w:rPr>
          <w:color w:val="414042"/>
          <w:spacing w:val="-18"/>
          <w:w w:val="110"/>
          <w:sz w:val="28"/>
        </w:rPr>
        <w:t>買収対象</w:t>
      </w:r>
      <w:ins w:id="1385" w:author="Mieko Sato" w:date="2018-03-16T10:52:00Z">
        <w:r w:rsidR="00B37B5A">
          <w:rPr>
            <w:rFonts w:hint="eastAsia"/>
            <w:color w:val="414042"/>
            <w:spacing w:val="-18"/>
            <w:w w:val="110"/>
            <w:sz w:val="28"/>
          </w:rPr>
          <w:t>企業</w:t>
        </w:r>
      </w:ins>
      <w:r>
        <w:rPr>
          <w:color w:val="414042"/>
          <w:spacing w:val="-18"/>
          <w:w w:val="110"/>
          <w:sz w:val="28"/>
        </w:rPr>
        <w:t>のオープンソース コンプライアンスの実務は、十分成熟して</w:t>
      </w:r>
      <w:r>
        <w:rPr>
          <w:color w:val="414042"/>
          <w:spacing w:val="-13"/>
          <w:w w:val="110"/>
          <w:sz w:val="28"/>
        </w:rPr>
        <w:t>おり、包括的なもの</w:t>
      </w:r>
      <w:del w:id="1386" w:author="Mieko Sato" w:date="2018-03-16T10:53:00Z">
        <w:r w:rsidDel="00B37B5A">
          <w:rPr>
            <w:color w:val="414042"/>
            <w:spacing w:val="-13"/>
            <w:w w:val="110"/>
            <w:sz w:val="28"/>
          </w:rPr>
          <w:delText>である</w:delText>
        </w:r>
      </w:del>
      <w:r>
        <w:rPr>
          <w:color w:val="414042"/>
          <w:spacing w:val="-13"/>
          <w:w w:val="110"/>
          <w:sz w:val="28"/>
        </w:rPr>
        <w:t>か？</w:t>
      </w:r>
    </w:p>
    <w:p w14:paraId="6F9CB320" w14:textId="3C5CF958" w:rsidR="00D01E5D" w:rsidRDefault="0022633E">
      <w:pPr>
        <w:pStyle w:val="a4"/>
        <w:numPr>
          <w:ilvl w:val="2"/>
          <w:numId w:val="4"/>
        </w:numPr>
        <w:tabs>
          <w:tab w:val="left" w:pos="1196"/>
        </w:tabs>
        <w:spacing w:before="242"/>
        <w:ind w:right="902"/>
        <w:rPr>
          <w:sz w:val="28"/>
        </w:rPr>
      </w:pPr>
      <w:r>
        <w:rPr>
          <w:color w:val="414042"/>
          <w:spacing w:val="-13"/>
          <w:w w:val="105"/>
          <w:sz w:val="28"/>
        </w:rPr>
        <w:t>買収対象</w:t>
      </w:r>
      <w:ins w:id="1387" w:author="Mieko Sato" w:date="2018-03-16T10:53:00Z">
        <w:r w:rsidR="00B37B5A">
          <w:rPr>
            <w:rFonts w:hint="eastAsia"/>
            <w:color w:val="414042"/>
            <w:spacing w:val="-13"/>
            <w:w w:val="105"/>
            <w:sz w:val="28"/>
          </w:rPr>
          <w:t>企業</w:t>
        </w:r>
      </w:ins>
      <w:r>
        <w:rPr>
          <w:color w:val="414042"/>
          <w:spacing w:val="-13"/>
          <w:w w:val="105"/>
          <w:sz w:val="28"/>
        </w:rPr>
        <w:t>は、自</w:t>
      </w:r>
      <w:del w:id="1388" w:author="Mieko Sato" w:date="2018-03-16T11:10:00Z">
        <w:r w:rsidDel="00FC75BE">
          <w:rPr>
            <w:rFonts w:hint="eastAsia"/>
            <w:color w:val="414042"/>
            <w:spacing w:val="-13"/>
            <w:w w:val="105"/>
            <w:sz w:val="28"/>
          </w:rPr>
          <w:delText>身</w:delText>
        </w:r>
      </w:del>
      <w:ins w:id="1389" w:author="Mieko Sato" w:date="2018-03-16T11:10:00Z">
        <w:r w:rsidR="00FC75BE">
          <w:rPr>
            <w:rFonts w:hint="eastAsia"/>
            <w:color w:val="414042"/>
            <w:spacing w:val="-13"/>
            <w:w w:val="105"/>
            <w:sz w:val="28"/>
          </w:rPr>
          <w:t>社</w:t>
        </w:r>
      </w:ins>
      <w:del w:id="1390" w:author="Mieko Sato" w:date="2018-03-16T11:11:00Z">
        <w:r w:rsidDel="00EB79F7">
          <w:rPr>
            <w:rFonts w:hint="eastAsia"/>
            <w:color w:val="414042"/>
            <w:spacing w:val="-13"/>
            <w:w w:val="105"/>
            <w:sz w:val="28"/>
          </w:rPr>
          <w:delText>が使っている</w:delText>
        </w:r>
      </w:del>
      <w:ins w:id="1391" w:author="Mieko Sato" w:date="2018-03-16T11:11:00Z">
        <w:r w:rsidR="00EB79F7">
          <w:rPr>
            <w:rFonts w:hint="eastAsia"/>
            <w:color w:val="414042"/>
            <w:spacing w:val="-13"/>
            <w:w w:val="105"/>
            <w:sz w:val="28"/>
          </w:rPr>
          <w:t>の</w:t>
        </w:r>
      </w:ins>
      <w:r>
        <w:rPr>
          <w:color w:val="414042"/>
          <w:spacing w:val="-13"/>
          <w:w w:val="105"/>
          <w:sz w:val="28"/>
        </w:rPr>
        <w:t>オープンソース コンポーネン</w:t>
      </w:r>
      <w:r>
        <w:rPr>
          <w:color w:val="414042"/>
          <w:spacing w:val="6"/>
          <w:sz w:val="28"/>
        </w:rPr>
        <w:t>ト</w:t>
      </w:r>
      <w:r>
        <w:rPr>
          <w:color w:val="414042"/>
          <w:spacing w:val="-3"/>
          <w:w w:val="105"/>
          <w:sz w:val="28"/>
        </w:rPr>
        <w:t>の既知</w:t>
      </w:r>
      <w:r>
        <w:rPr>
          <w:color w:val="414042"/>
          <w:spacing w:val="-12"/>
          <w:w w:val="110"/>
          <w:sz w:val="28"/>
        </w:rPr>
        <w:t>の脆弱性を追跡しているか？</w:t>
      </w:r>
    </w:p>
    <w:p w14:paraId="6990C437" w14:textId="1E8680BA" w:rsidR="00D01E5D" w:rsidRDefault="0022633E">
      <w:pPr>
        <w:pStyle w:val="a4"/>
        <w:numPr>
          <w:ilvl w:val="2"/>
          <w:numId w:val="4"/>
        </w:numPr>
        <w:tabs>
          <w:tab w:val="left" w:pos="1196"/>
        </w:tabs>
        <w:spacing w:before="243"/>
        <w:ind w:right="734"/>
        <w:jc w:val="both"/>
        <w:rPr>
          <w:sz w:val="28"/>
        </w:rPr>
      </w:pPr>
      <w:r>
        <w:rPr>
          <w:color w:val="414042"/>
          <w:spacing w:val="-15"/>
          <w:w w:val="105"/>
          <w:sz w:val="28"/>
        </w:rPr>
        <w:t>製品</w:t>
      </w:r>
      <w:ins w:id="1392" w:author="Mieko Sato" w:date="2018-03-16T11:12:00Z">
        <w:r w:rsidR="00EB79F7">
          <w:rPr>
            <w:rFonts w:hint="eastAsia"/>
            <w:color w:val="414042"/>
            <w:spacing w:val="-15"/>
            <w:w w:val="105"/>
            <w:sz w:val="28"/>
          </w:rPr>
          <w:t>を提供する際</w:t>
        </w:r>
      </w:ins>
      <w:del w:id="1393" w:author="Mieko Sato" w:date="2018-03-16T11:12:00Z">
        <w:r w:rsidDel="00EB79F7">
          <w:rPr>
            <w:color w:val="414042"/>
            <w:spacing w:val="-15"/>
            <w:w w:val="105"/>
            <w:sz w:val="28"/>
          </w:rPr>
          <w:delText>が流通している場合</w:delText>
        </w:r>
      </w:del>
      <w:r>
        <w:rPr>
          <w:color w:val="414042"/>
          <w:spacing w:val="-15"/>
          <w:w w:val="105"/>
          <w:sz w:val="28"/>
        </w:rPr>
        <w:t>、買収対象企業はオープンソース ライセンス</w:t>
      </w:r>
      <w:r>
        <w:rPr>
          <w:color w:val="414042"/>
          <w:spacing w:val="-10"/>
          <w:w w:val="105"/>
          <w:sz w:val="28"/>
        </w:rPr>
        <w:t>の義務を履行するために必要なすべての資料</w:t>
      </w:r>
      <w:r>
        <w:rPr>
          <w:color w:val="414042"/>
          <w:spacing w:val="-20"/>
          <w:w w:val="105"/>
          <w:sz w:val="28"/>
        </w:rPr>
        <w:t>（</w:t>
      </w:r>
      <w:r>
        <w:rPr>
          <w:color w:val="414042"/>
          <w:spacing w:val="-13"/>
          <w:w w:val="105"/>
          <w:sz w:val="28"/>
        </w:rPr>
        <w:t>書面</w:t>
      </w:r>
      <w:ins w:id="1394" w:author="Mieko Sato" w:date="2018-03-16T12:59:00Z">
        <w:r w:rsidR="007E73A0">
          <w:rPr>
            <w:rFonts w:hint="eastAsia"/>
            <w:color w:val="414042"/>
            <w:spacing w:val="-13"/>
            <w:w w:val="105"/>
            <w:sz w:val="28"/>
          </w:rPr>
          <w:t>による申し出</w:t>
        </w:r>
      </w:ins>
      <w:del w:id="1395" w:author="Mieko Sato" w:date="2018-03-16T12:59:00Z">
        <w:r w:rsidDel="002A295E">
          <w:rPr>
            <w:color w:val="414042"/>
            <w:spacing w:val="-13"/>
            <w:w w:val="105"/>
            <w:sz w:val="28"/>
          </w:rPr>
          <w:delText>での申し入れ</w:delText>
        </w:r>
      </w:del>
      <w:r>
        <w:rPr>
          <w:color w:val="414042"/>
          <w:spacing w:val="-13"/>
          <w:w w:val="105"/>
          <w:sz w:val="28"/>
        </w:rPr>
        <w:t>、必</w:t>
      </w:r>
      <w:r>
        <w:rPr>
          <w:color w:val="414042"/>
          <w:spacing w:val="-3"/>
          <w:sz w:val="28"/>
        </w:rPr>
        <w:t>要な告知</w:t>
      </w:r>
      <w:r>
        <w:rPr>
          <w:color w:val="414042"/>
          <w:spacing w:val="-7"/>
          <w:sz w:val="28"/>
        </w:rPr>
        <w:t>/</w:t>
      </w:r>
      <w:r>
        <w:rPr>
          <w:color w:val="414042"/>
          <w:spacing w:val="-5"/>
          <w:sz w:val="28"/>
        </w:rPr>
        <w:t>通知</w:t>
      </w:r>
      <w:r>
        <w:rPr>
          <w:color w:val="414042"/>
          <w:spacing w:val="-14"/>
          <w:sz w:val="28"/>
        </w:rPr>
        <w:t>/表示、ソースコードなど当てはまるもの</w:t>
      </w:r>
      <w:r>
        <w:rPr>
          <w:color w:val="414042"/>
          <w:spacing w:val="-13"/>
          <w:sz w:val="28"/>
        </w:rPr>
        <w:t>）</w:t>
      </w:r>
      <w:r>
        <w:rPr>
          <w:color w:val="414042"/>
          <w:spacing w:val="-6"/>
          <w:sz w:val="28"/>
        </w:rPr>
        <w:t>を提供している</w:t>
      </w:r>
      <w:del w:id="1396" w:author="工内隆" w:date="2018-02-15T17:33:00Z">
        <w:r w:rsidDel="009931A0">
          <w:rPr>
            <w:color w:val="414042"/>
            <w:spacing w:val="-6"/>
            <w:sz w:val="28"/>
          </w:rPr>
          <w:delText xml:space="preserve">  </w:delText>
        </w:r>
      </w:del>
      <w:r>
        <w:rPr>
          <w:color w:val="414042"/>
          <w:spacing w:val="-40"/>
          <w:w w:val="110"/>
          <w:sz w:val="28"/>
        </w:rPr>
        <w:t>か？</w:t>
      </w:r>
    </w:p>
    <w:p w14:paraId="71C459E7" w14:textId="5F7437A7" w:rsidR="00D01E5D" w:rsidRDefault="0022633E">
      <w:pPr>
        <w:pStyle w:val="a4"/>
        <w:numPr>
          <w:ilvl w:val="2"/>
          <w:numId w:val="4"/>
        </w:numPr>
        <w:tabs>
          <w:tab w:val="left" w:pos="1196"/>
        </w:tabs>
        <w:spacing w:before="245"/>
        <w:ind w:right="884"/>
        <w:rPr>
          <w:sz w:val="28"/>
        </w:rPr>
      </w:pPr>
      <w:r>
        <w:rPr>
          <w:color w:val="414042"/>
          <w:spacing w:val="-8"/>
          <w:w w:val="105"/>
          <w:sz w:val="28"/>
        </w:rPr>
        <w:t>買収対象企業のコンプライアンス プロセスが、製品リリース計画に基</w:t>
      </w:r>
      <w:r>
        <w:rPr>
          <w:color w:val="414042"/>
          <w:spacing w:val="-8"/>
          <w:w w:val="110"/>
          <w:sz w:val="28"/>
        </w:rPr>
        <w:t>づく開発スピー</w:t>
      </w:r>
      <w:r>
        <w:rPr>
          <w:color w:val="414042"/>
          <w:spacing w:val="-7"/>
          <w:w w:val="105"/>
          <w:sz w:val="28"/>
        </w:rPr>
        <w:t>ド</w:t>
      </w:r>
      <w:r>
        <w:rPr>
          <w:rFonts w:hint="eastAsia"/>
          <w:color w:val="414042"/>
          <w:spacing w:val="-10"/>
          <w:w w:val="110"/>
          <w:sz w:val="28"/>
        </w:rPr>
        <w:t>と</w:t>
      </w:r>
      <w:r>
        <w:rPr>
          <w:color w:val="414042"/>
          <w:spacing w:val="-10"/>
          <w:w w:val="110"/>
          <w:sz w:val="28"/>
        </w:rPr>
        <w:t>合っ</w:t>
      </w:r>
      <w:del w:id="1397" w:author="Mieko Sato" w:date="2018-03-16T13:10:00Z">
        <w:r w:rsidDel="009F7C9D">
          <w:rPr>
            <w:color w:val="414042"/>
            <w:spacing w:val="-10"/>
            <w:w w:val="110"/>
            <w:sz w:val="28"/>
          </w:rPr>
          <w:delText>たものになっ</w:delText>
        </w:r>
      </w:del>
      <w:r>
        <w:rPr>
          <w:color w:val="414042"/>
          <w:spacing w:val="-10"/>
          <w:w w:val="110"/>
          <w:sz w:val="28"/>
        </w:rPr>
        <w:t>ているか？</w:t>
      </w:r>
    </w:p>
    <w:p w14:paraId="14B9F0A7" w14:textId="77777777" w:rsidR="00D01E5D" w:rsidRDefault="0022633E">
      <w:pPr>
        <w:pStyle w:val="a4"/>
        <w:numPr>
          <w:ilvl w:val="2"/>
          <w:numId w:val="4"/>
        </w:numPr>
        <w:tabs>
          <w:tab w:val="left" w:pos="1196"/>
        </w:tabs>
        <w:spacing w:before="242"/>
        <w:ind w:right="830"/>
        <w:jc w:val="both"/>
        <w:rPr>
          <w:sz w:val="28"/>
        </w:rPr>
      </w:pPr>
      <w:r>
        <w:rPr>
          <w:color w:val="414042"/>
          <w:spacing w:val="-12"/>
          <w:w w:val="105"/>
          <w:sz w:val="28"/>
        </w:rPr>
        <w:t>買収対象企業は、ソースコー</w:t>
      </w:r>
      <w:r>
        <w:rPr>
          <w:color w:val="414042"/>
          <w:spacing w:val="6"/>
          <w:sz w:val="28"/>
        </w:rPr>
        <w:t>ド</w:t>
      </w:r>
      <w:r>
        <w:rPr>
          <w:color w:val="414042"/>
          <w:spacing w:val="-11"/>
          <w:w w:val="105"/>
          <w:sz w:val="28"/>
        </w:rPr>
        <w:t>要求に対しタイムリーな形で対応するこ</w:t>
      </w:r>
      <w:r>
        <w:rPr>
          <w:color w:val="414042"/>
          <w:spacing w:val="-14"/>
          <w:w w:val="110"/>
          <w:sz w:val="28"/>
        </w:rPr>
        <w:t>とができるプロセスを用意しているか？</w:t>
      </w:r>
    </w:p>
    <w:p w14:paraId="3C51E25A" w14:textId="77777777" w:rsidR="00D01E5D" w:rsidRDefault="00D01E5D">
      <w:pPr>
        <w:pStyle w:val="a3"/>
        <w:spacing w:before="10"/>
        <w:rPr>
          <w:sz w:val="40"/>
        </w:rPr>
      </w:pPr>
    </w:p>
    <w:p w14:paraId="2C656C91" w14:textId="02B7B84C" w:rsidR="00D01E5D" w:rsidRDefault="005668DD">
      <w:pPr>
        <w:pStyle w:val="2"/>
        <w:numPr>
          <w:ilvl w:val="1"/>
          <w:numId w:val="4"/>
        </w:numPr>
        <w:tabs>
          <w:tab w:val="left" w:pos="1423"/>
        </w:tabs>
        <w:spacing w:line="249" w:lineRule="auto"/>
        <w:ind w:right="559" w:firstLine="0"/>
      </w:pPr>
      <w:r>
        <w:rPr>
          <w:noProof/>
        </w:rPr>
        <mc:AlternateContent>
          <mc:Choice Requires="wps">
            <w:drawing>
              <wp:anchor distT="0" distB="0" distL="0" distR="0" simplePos="0" relativeHeight="251671552" behindDoc="0" locked="0" layoutInCell="1" allowOverlap="1" wp14:anchorId="3F722EA5" wp14:editId="1A744031">
                <wp:simplePos x="0" y="0"/>
                <wp:positionH relativeFrom="page">
                  <wp:posOffset>1000125</wp:posOffset>
                </wp:positionH>
                <wp:positionV relativeFrom="paragraph">
                  <wp:posOffset>844550</wp:posOffset>
                </wp:positionV>
                <wp:extent cx="5772785" cy="0"/>
                <wp:effectExtent l="9525" t="10795" r="8890" b="8255"/>
                <wp:wrapTopAndBottom/>
                <wp:docPr id="347"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042E3" id="Line 22" o:spid="_x0000_s1026" style="position:absolute;left:0;text-align:left;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66.5pt" to="533.3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" strokecolor="#aaaaad" strokeweight="1pt">
                <w10:wrap type="topAndBottom" anchorx="page"/>
              </v:line>
            </w:pict>
          </mc:Fallback>
        </mc:AlternateContent>
      </w:r>
      <w:r w:rsidR="0022633E">
        <w:rPr>
          <w:color w:val="414042"/>
          <w:spacing w:val="-16"/>
        </w:rPr>
        <w:t>買収取引実行前</w:t>
      </w:r>
      <w:del w:id="1398" w:author="Mieko Sato" w:date="2018-03-16T13:12:00Z">
        <w:r w:rsidR="0022633E" w:rsidDel="00A92090">
          <w:rPr>
            <w:rFonts w:hint="eastAsia"/>
            <w:color w:val="414042"/>
            <w:spacing w:val="-16"/>
          </w:rPr>
          <w:delText>の段階で</w:delText>
        </w:r>
      </w:del>
      <w:ins w:id="1399" w:author="Mieko Sato" w:date="2018-03-16T13:12:00Z">
        <w:r w:rsidR="00A92090">
          <w:rPr>
            <w:rFonts w:hint="eastAsia"/>
            <w:color w:val="414042"/>
            <w:spacing w:val="-16"/>
          </w:rPr>
          <w:t>に</w:t>
        </w:r>
      </w:ins>
      <w:r w:rsidR="0022633E">
        <w:rPr>
          <w:color w:val="414042"/>
          <w:spacing w:val="-16"/>
        </w:rPr>
        <w:t>解決すべき項</w:t>
      </w:r>
      <w:r w:rsidR="0022633E">
        <w:rPr>
          <w:color w:val="414042"/>
          <w:spacing w:val="-15"/>
          <w:w w:val="105"/>
        </w:rPr>
        <w:t>目を特定する</w:t>
      </w:r>
    </w:p>
    <w:p w14:paraId="4A02B04C" w14:textId="27F0252E" w:rsidR="00D01E5D" w:rsidRDefault="0022633E">
      <w:pPr>
        <w:pStyle w:val="a3"/>
        <w:spacing w:before="271"/>
        <w:ind w:left="395" w:right="393"/>
        <w:jc w:val="both"/>
      </w:pPr>
      <w:del w:id="1400" w:author="Mieko Sato" w:date="2018-03-16T13:14:00Z">
        <w:r w:rsidDel="00A92090">
          <w:rPr>
            <w:color w:val="414042"/>
            <w:spacing w:val="-8"/>
            <w:w w:val="110"/>
          </w:rPr>
          <w:delText>取引にも</w:delText>
        </w:r>
        <w:r w:rsidDel="00A92090">
          <w:rPr>
            <w:color w:val="414042"/>
            <w:spacing w:val="-2"/>
          </w:rPr>
          <w:delText>より</w:delText>
        </w:r>
        <w:r w:rsidDel="00A92090">
          <w:rPr>
            <w:color w:val="414042"/>
            <w:spacing w:val="-12"/>
            <w:w w:val="110"/>
          </w:rPr>
          <w:delText>ますが、</w:delText>
        </w:r>
      </w:del>
      <w:r>
        <w:rPr>
          <w:color w:val="414042"/>
          <w:spacing w:val="-4"/>
          <w:w w:val="115"/>
        </w:rPr>
        <w:t>オ</w:t>
      </w:r>
      <w:r>
        <w:rPr>
          <w:color w:val="414042"/>
          <w:spacing w:val="-14"/>
          <w:w w:val="110"/>
        </w:rPr>
        <w:t>ープンソース監査</w:t>
      </w:r>
      <w:ins w:id="1401" w:author="Mieko Sato" w:date="2018-03-16T13:22:00Z">
        <w:r w:rsidR="00BD70AB">
          <w:rPr>
            <w:rFonts w:hint="eastAsia"/>
            <w:color w:val="414042"/>
            <w:spacing w:val="-14"/>
            <w:w w:val="110"/>
          </w:rPr>
          <w:t>は</w:t>
        </w:r>
      </w:ins>
      <w:ins w:id="1402" w:author="Mieko Sato" w:date="2018-03-16T13:14:00Z">
        <w:r w:rsidR="00A92090">
          <w:rPr>
            <w:rFonts w:hint="eastAsia"/>
            <w:color w:val="414042"/>
            <w:spacing w:val="-14"/>
            <w:w w:val="110"/>
          </w:rPr>
          <w:t>、</w:t>
        </w:r>
      </w:ins>
      <w:del w:id="1403" w:author="Mieko Sato" w:date="2018-03-16T13:14:00Z">
        <w:r w:rsidDel="00A92090">
          <w:rPr>
            <w:color w:val="414042"/>
            <w:spacing w:val="-14"/>
            <w:w w:val="110"/>
          </w:rPr>
          <w:delText>が</w:delText>
        </w:r>
      </w:del>
      <w:r>
        <w:rPr>
          <w:color w:val="414042"/>
          <w:spacing w:val="-14"/>
          <w:w w:val="110"/>
        </w:rPr>
        <w:t>ライセンス</w:t>
      </w:r>
      <w:del w:id="1404" w:author="Mieko Sato" w:date="2018-03-29T17:07:00Z">
        <w:r w:rsidDel="00EA4F41">
          <w:rPr>
            <w:color w:val="414042"/>
            <w:spacing w:val="-14"/>
            <w:w w:val="110"/>
          </w:rPr>
          <w:delText>実務</w:delText>
        </w:r>
      </w:del>
      <w:r>
        <w:rPr>
          <w:color w:val="414042"/>
          <w:spacing w:val="-14"/>
          <w:w w:val="110"/>
        </w:rPr>
        <w:t>やコンプライアンス</w:t>
      </w:r>
      <w:ins w:id="1405" w:author="Mieko Sato" w:date="2018-03-29T17:07:00Z">
        <w:r w:rsidR="00EA4F41">
          <w:rPr>
            <w:rFonts w:hint="eastAsia"/>
            <w:color w:val="414042"/>
            <w:spacing w:val="-14"/>
            <w:w w:val="110"/>
          </w:rPr>
          <w:t>の履行</w:t>
        </w:r>
      </w:ins>
      <w:del w:id="1406" w:author="Mieko Sato" w:date="2018-03-29T17:07:00Z">
        <w:r w:rsidDel="00EA4F41">
          <w:rPr>
            <w:color w:val="414042"/>
            <w:spacing w:val="-14"/>
            <w:w w:val="110"/>
          </w:rPr>
          <w:delText>実</w:delText>
        </w:r>
        <w:r w:rsidDel="00EA4F41">
          <w:rPr>
            <w:color w:val="414042"/>
            <w:spacing w:val="-17"/>
            <w:w w:val="105"/>
          </w:rPr>
          <w:delText>務</w:delText>
        </w:r>
      </w:del>
      <w:r>
        <w:rPr>
          <w:color w:val="414042"/>
          <w:spacing w:val="-17"/>
          <w:w w:val="105"/>
        </w:rPr>
        <w:t>について、買収企業</w:t>
      </w:r>
      <w:ins w:id="1407" w:author="Mieko Sato" w:date="2018-03-29T17:07:00Z">
        <w:r w:rsidR="00EA4F41">
          <w:rPr>
            <w:rFonts w:hint="eastAsia"/>
            <w:color w:val="414042"/>
            <w:spacing w:val="-17"/>
            <w:w w:val="105"/>
          </w:rPr>
          <w:t>が</w:t>
        </w:r>
      </w:ins>
      <w:del w:id="1408" w:author="Mieko Sato" w:date="2018-03-29T17:07:00Z">
        <w:r w:rsidDel="00EA4F41">
          <w:rPr>
            <w:color w:val="414042"/>
            <w:spacing w:val="-17"/>
            <w:w w:val="105"/>
          </w:rPr>
          <w:delText>にとって</w:delText>
        </w:r>
      </w:del>
      <w:r>
        <w:rPr>
          <w:color w:val="414042"/>
          <w:spacing w:val="-17"/>
          <w:w w:val="105"/>
        </w:rPr>
        <w:t>受け入れられない</w:t>
      </w:r>
      <w:ins w:id="1409" w:author="Mieko Sato" w:date="2018-03-29T17:07:00Z">
        <w:r w:rsidR="00EA4F41">
          <w:rPr>
            <w:rFonts w:hint="eastAsia"/>
            <w:color w:val="414042"/>
            <w:spacing w:val="-17"/>
            <w:w w:val="105"/>
          </w:rPr>
          <w:t>ような実態</w:t>
        </w:r>
      </w:ins>
      <w:del w:id="1410" w:author="Mieko Sato" w:date="2018-03-29T17:07:00Z">
        <w:r w:rsidDel="00EA4F41">
          <w:rPr>
            <w:color w:val="414042"/>
            <w:spacing w:val="-17"/>
            <w:w w:val="105"/>
          </w:rPr>
          <w:delText>事実</w:delText>
        </w:r>
      </w:del>
      <w:r>
        <w:rPr>
          <w:color w:val="414042"/>
          <w:spacing w:val="-17"/>
          <w:w w:val="105"/>
        </w:rPr>
        <w:t>を明らかにする</w:t>
      </w:r>
      <w:ins w:id="1411" w:author="Mieko Sato" w:date="2018-03-16T13:23:00Z">
        <w:r w:rsidR="00BD70AB">
          <w:rPr>
            <w:rFonts w:hint="eastAsia"/>
            <w:color w:val="414042"/>
            <w:spacing w:val="-17"/>
            <w:w w:val="105"/>
          </w:rPr>
          <w:t>ことも</w:t>
        </w:r>
      </w:ins>
      <w:del w:id="1412" w:author="Mieko Sato" w:date="2018-03-16T13:23:00Z">
        <w:r w:rsidDel="00BD70AB">
          <w:rPr>
            <w:color w:val="414042"/>
            <w:spacing w:val="-17"/>
            <w:w w:val="105"/>
          </w:rPr>
          <w:delText>ケースが</w:delText>
        </w:r>
      </w:del>
      <w:r>
        <w:rPr>
          <w:color w:val="414042"/>
          <w:spacing w:val="-17"/>
          <w:w w:val="105"/>
        </w:rPr>
        <w:t>あ</w:t>
      </w:r>
      <w:del w:id="1413" w:author="工内隆" w:date="2018-02-15T17:34:00Z">
        <w:r w:rsidDel="009931A0">
          <w:rPr>
            <w:color w:val="414042"/>
            <w:spacing w:val="-17"/>
            <w:w w:val="105"/>
          </w:rPr>
          <w:delText xml:space="preserve">   </w:delText>
        </w:r>
      </w:del>
      <w:r>
        <w:rPr>
          <w:color w:val="414042"/>
          <w:spacing w:val="-20"/>
          <w:w w:val="105"/>
        </w:rPr>
        <w:t>ります。そ</w:t>
      </w:r>
      <w:ins w:id="1414" w:author="Mieko Sato" w:date="2018-03-16T13:18:00Z">
        <w:r w:rsidR="00A92090">
          <w:rPr>
            <w:rFonts w:hint="eastAsia"/>
            <w:color w:val="414042"/>
            <w:spacing w:val="-20"/>
            <w:w w:val="105"/>
          </w:rPr>
          <w:t>の</w:t>
        </w:r>
      </w:ins>
      <w:ins w:id="1415" w:author="Mieko Sato" w:date="2018-03-16T13:19:00Z">
        <w:r w:rsidR="00A92090">
          <w:rPr>
            <w:rFonts w:hint="eastAsia"/>
            <w:color w:val="414042"/>
            <w:spacing w:val="-20"/>
            <w:w w:val="105"/>
          </w:rPr>
          <w:t>場合</w:t>
        </w:r>
      </w:ins>
      <w:ins w:id="1416" w:author="Mieko Sato" w:date="2018-03-16T13:20:00Z">
        <w:r w:rsidR="00BD70AB">
          <w:rPr>
            <w:rFonts w:hint="eastAsia"/>
            <w:color w:val="414042"/>
            <w:spacing w:val="-20"/>
            <w:w w:val="105"/>
          </w:rPr>
          <w:t>、</w:t>
        </w:r>
      </w:ins>
      <w:del w:id="1417" w:author="Mieko Sato" w:date="2018-03-16T13:19:00Z">
        <w:r w:rsidDel="00A92090">
          <w:rPr>
            <w:color w:val="414042"/>
            <w:spacing w:val="-20"/>
            <w:w w:val="105"/>
          </w:rPr>
          <w:delText>ういった</w:delText>
        </w:r>
      </w:del>
      <w:del w:id="1418" w:author="Mieko Sato" w:date="2018-02-28T17:08:00Z">
        <w:r w:rsidDel="008133B5">
          <w:rPr>
            <w:color w:val="414042"/>
            <w:spacing w:val="-20"/>
            <w:w w:val="105"/>
          </w:rPr>
          <w:delText>とき</w:delText>
        </w:r>
      </w:del>
      <w:del w:id="1419" w:author="Mieko Sato" w:date="2018-03-16T13:20:00Z">
        <w:r w:rsidDel="00BD70AB">
          <w:rPr>
            <w:color w:val="414042"/>
            <w:spacing w:val="-20"/>
            <w:w w:val="105"/>
          </w:rPr>
          <w:delText>に</w:delText>
        </w:r>
      </w:del>
      <w:r>
        <w:rPr>
          <w:color w:val="414042"/>
          <w:spacing w:val="-20"/>
          <w:w w:val="105"/>
        </w:rPr>
        <w:t>買収企業は、そ</w:t>
      </w:r>
      <w:ins w:id="1420" w:author="Mieko Sato" w:date="2018-03-16T13:24:00Z">
        <w:r w:rsidR="00BD70AB">
          <w:rPr>
            <w:rFonts w:hint="eastAsia"/>
            <w:color w:val="414042"/>
            <w:spacing w:val="-20"/>
            <w:w w:val="105"/>
          </w:rPr>
          <w:t>のような</w:t>
        </w:r>
      </w:ins>
      <w:del w:id="1421" w:author="Mieko Sato" w:date="2018-03-16T13:24:00Z">
        <w:r w:rsidDel="00BD70AB">
          <w:rPr>
            <w:color w:val="414042"/>
            <w:spacing w:val="-20"/>
            <w:w w:val="105"/>
          </w:rPr>
          <w:delText>ういった</w:delText>
        </w:r>
      </w:del>
      <w:r>
        <w:rPr>
          <w:color w:val="414042"/>
          <w:spacing w:val="-20"/>
          <w:w w:val="105"/>
        </w:rPr>
        <w:t>事実の影響を軽減することを契約</w:t>
      </w:r>
      <w:r>
        <w:rPr>
          <w:color w:val="414042"/>
          <w:spacing w:val="-17"/>
          <w:w w:val="105"/>
        </w:rPr>
        <w:t>締結の条件として要求することが可能です。たとえば、買収対象企業</w:t>
      </w:r>
      <w:ins w:id="1422" w:author="Mieko Sato" w:date="2018-03-16T13:56:00Z">
        <w:r w:rsidR="0061408C">
          <w:rPr>
            <w:rFonts w:hint="eastAsia"/>
            <w:color w:val="414042"/>
            <w:spacing w:val="-17"/>
            <w:w w:val="105"/>
          </w:rPr>
          <w:t>は</w:t>
        </w:r>
      </w:ins>
      <w:del w:id="1423" w:author="Mieko Sato" w:date="2018-03-16T13:56:00Z">
        <w:r w:rsidDel="0061408C">
          <w:rPr>
            <w:color w:val="414042"/>
            <w:spacing w:val="-17"/>
            <w:w w:val="105"/>
          </w:rPr>
          <w:delText>が、</w:delText>
        </w:r>
      </w:del>
      <w:r>
        <w:rPr>
          <w:color w:val="414042"/>
          <w:spacing w:val="-17"/>
          <w:w w:val="105"/>
        </w:rPr>
        <w:t>「</w:t>
      </w:r>
      <w:r>
        <w:rPr>
          <w:color w:val="414042"/>
          <w:spacing w:val="-25"/>
          <w:w w:val="105"/>
        </w:rPr>
        <w:t>A</w:t>
      </w:r>
      <w:r>
        <w:rPr>
          <w:color w:val="414042"/>
          <w:spacing w:val="-14"/>
          <w:w w:val="105"/>
        </w:rPr>
        <w:t>ライセ</w:t>
      </w:r>
      <w:r>
        <w:rPr>
          <w:color w:val="414042"/>
          <w:spacing w:val="-13"/>
          <w:w w:val="105"/>
        </w:rPr>
        <w:t>ンス」というライセンス下にあるコンポーネン</w:t>
      </w:r>
      <w:r>
        <w:rPr>
          <w:color w:val="414042"/>
          <w:spacing w:val="6"/>
        </w:rPr>
        <w:t>ト</w:t>
      </w:r>
      <w:r>
        <w:rPr>
          <w:color w:val="414042"/>
          <w:spacing w:val="-2"/>
          <w:w w:val="105"/>
        </w:rPr>
        <w:t>のコー</w:t>
      </w:r>
      <w:r>
        <w:rPr>
          <w:color w:val="414042"/>
          <w:spacing w:val="5"/>
        </w:rPr>
        <w:t>ド</w:t>
      </w:r>
      <w:r>
        <w:rPr>
          <w:color w:val="414042"/>
          <w:spacing w:val="-16"/>
          <w:w w:val="105"/>
        </w:rPr>
        <w:t>を使ってい</w:t>
      </w:r>
      <w:ins w:id="1424" w:author="Mieko Sato" w:date="2018-03-16T13:56:00Z">
        <w:r w:rsidR="0061408C">
          <w:rPr>
            <w:rFonts w:hint="eastAsia"/>
            <w:color w:val="414042"/>
            <w:spacing w:val="-16"/>
            <w:w w:val="105"/>
          </w:rPr>
          <w:t>るが</w:t>
        </w:r>
      </w:ins>
      <w:del w:id="1425" w:author="Mieko Sato" w:date="2018-03-16T13:56:00Z">
        <w:r w:rsidDel="0061408C">
          <w:rPr>
            <w:color w:val="414042"/>
            <w:spacing w:val="-16"/>
            <w:w w:val="105"/>
          </w:rPr>
          <w:delText>て</w:delText>
        </w:r>
      </w:del>
      <w:r>
        <w:rPr>
          <w:color w:val="414042"/>
          <w:spacing w:val="-16"/>
          <w:w w:val="105"/>
        </w:rPr>
        <w:t>、</w:t>
      </w:r>
      <w:del w:id="1426" w:author="Mieko Sato" w:date="2018-03-16T13:56:00Z">
        <w:r w:rsidDel="0061408C">
          <w:rPr>
            <w:color w:val="414042"/>
            <w:spacing w:val="-16"/>
            <w:w w:val="105"/>
          </w:rPr>
          <w:delText>一方で</w:delText>
        </w:r>
      </w:del>
      <w:r>
        <w:rPr>
          <w:color w:val="414042"/>
          <w:spacing w:val="-16"/>
          <w:w w:val="105"/>
        </w:rPr>
        <w:t>買収企</w:t>
      </w:r>
      <w:del w:id="1427" w:author="工内隆" w:date="2018-02-15T17:35:00Z">
        <w:r w:rsidDel="009931A0">
          <w:rPr>
            <w:color w:val="414042"/>
            <w:spacing w:val="-16"/>
            <w:w w:val="105"/>
          </w:rPr>
          <w:delText xml:space="preserve"> </w:delText>
        </w:r>
      </w:del>
      <w:r>
        <w:rPr>
          <w:color w:val="414042"/>
          <w:spacing w:val="-13"/>
          <w:w w:val="105"/>
        </w:rPr>
        <w:t>業</w:t>
      </w:r>
      <w:ins w:id="1428" w:author="Mieko Sato" w:date="2018-03-16T13:57:00Z">
        <w:r w:rsidR="0061408C">
          <w:rPr>
            <w:rFonts w:hint="eastAsia"/>
            <w:color w:val="414042"/>
            <w:spacing w:val="-13"/>
            <w:w w:val="105"/>
          </w:rPr>
          <w:t>は</w:t>
        </w:r>
      </w:ins>
      <w:del w:id="1429" w:author="Mieko Sato" w:date="2018-03-16T13:57:00Z">
        <w:r w:rsidDel="0061408C">
          <w:rPr>
            <w:color w:val="414042"/>
            <w:spacing w:val="-13"/>
            <w:w w:val="105"/>
          </w:rPr>
          <w:delText>が</w:delText>
        </w:r>
      </w:del>
      <w:r>
        <w:rPr>
          <w:color w:val="414042"/>
          <w:spacing w:val="-13"/>
          <w:w w:val="105"/>
        </w:rPr>
        <w:t>「</w:t>
      </w:r>
      <w:r>
        <w:rPr>
          <w:color w:val="414042"/>
          <w:spacing w:val="-25"/>
          <w:w w:val="105"/>
        </w:rPr>
        <w:t>A</w:t>
      </w:r>
      <w:r>
        <w:rPr>
          <w:color w:val="414042"/>
          <w:spacing w:val="-16"/>
          <w:w w:val="105"/>
        </w:rPr>
        <w:t>ライセンス」のソースコー</w:t>
      </w:r>
      <w:r>
        <w:rPr>
          <w:color w:val="414042"/>
        </w:rPr>
        <w:t>ド</w:t>
      </w:r>
      <w:r>
        <w:rPr>
          <w:color w:val="414042"/>
          <w:spacing w:val="-10"/>
          <w:w w:val="105"/>
        </w:rPr>
        <w:t>の使用を禁止する</w:t>
      </w:r>
      <w:del w:id="1430" w:author="Mieko Sato" w:date="2018-03-16T13:55:00Z">
        <w:r w:rsidDel="0061408C">
          <w:rPr>
            <w:color w:val="414042"/>
            <w:spacing w:val="-10"/>
            <w:w w:val="105"/>
          </w:rPr>
          <w:delText>、</w:delText>
        </w:r>
      </w:del>
      <w:r>
        <w:rPr>
          <w:color w:val="414042"/>
          <w:spacing w:val="-10"/>
          <w:w w:val="105"/>
        </w:rPr>
        <w:t>厳格なポリシーを</w:t>
      </w:r>
      <w:ins w:id="1431" w:author="Mieko Sato" w:date="2018-02-28T18:30:00Z">
        <w:r w:rsidR="00A43544">
          <w:rPr>
            <w:rFonts w:hint="eastAsia"/>
            <w:color w:val="414042"/>
            <w:spacing w:val="-10"/>
            <w:w w:val="105"/>
          </w:rPr>
          <w:t>持</w:t>
        </w:r>
      </w:ins>
      <w:del w:id="1432" w:author="Mieko Sato" w:date="2018-02-28T18:30:00Z">
        <w:r w:rsidDel="00A43544">
          <w:rPr>
            <w:color w:val="414042"/>
            <w:spacing w:val="-14"/>
          </w:rPr>
          <w:delText>も</w:delText>
        </w:r>
      </w:del>
      <w:r>
        <w:rPr>
          <w:color w:val="414042"/>
          <w:spacing w:val="-5"/>
          <w:w w:val="105"/>
        </w:rPr>
        <w:t>っている</w:t>
      </w:r>
      <w:del w:id="1433" w:author="工内隆" w:date="2018-02-15T17:35:00Z">
        <w:r w:rsidDel="009931A0">
          <w:rPr>
            <w:color w:val="414042"/>
            <w:spacing w:val="-5"/>
            <w:w w:val="105"/>
          </w:rPr>
          <w:delText xml:space="preserve">  </w:delText>
        </w:r>
      </w:del>
      <w:r>
        <w:rPr>
          <w:color w:val="414042"/>
          <w:spacing w:val="-22"/>
          <w:w w:val="105"/>
        </w:rPr>
        <w:t>ようなケースです。こういった状況</w:t>
      </w:r>
      <w:ins w:id="1434" w:author="Mieko Sato" w:date="2018-03-16T13:57:00Z">
        <w:r w:rsidR="0061408C">
          <w:rPr>
            <w:rFonts w:hint="eastAsia"/>
            <w:color w:val="414042"/>
            <w:spacing w:val="-22"/>
            <w:w w:val="105"/>
          </w:rPr>
          <w:t>で</w:t>
        </w:r>
      </w:ins>
      <w:r>
        <w:rPr>
          <w:color w:val="414042"/>
          <w:spacing w:val="-22"/>
          <w:w w:val="105"/>
        </w:rPr>
        <w:t>は、両社が議論して、可能な解決策を導き出すこ</w:t>
      </w:r>
      <w:r>
        <w:rPr>
          <w:color w:val="414042"/>
          <w:spacing w:val="-11"/>
          <w:w w:val="110"/>
        </w:rPr>
        <w:t>とが必要にな</w:t>
      </w:r>
      <w:del w:id="1435" w:author="Mieko Sato" w:date="2018-03-16T13:57:00Z">
        <w:r w:rsidDel="0061408C">
          <w:rPr>
            <w:rFonts w:hint="eastAsia"/>
            <w:color w:val="414042"/>
            <w:spacing w:val="-11"/>
            <w:w w:val="110"/>
          </w:rPr>
          <w:delText>ってきま</w:delText>
        </w:r>
      </w:del>
      <w:ins w:id="1436" w:author="Mieko Sato" w:date="2018-03-16T13:57:00Z">
        <w:r w:rsidR="0061408C">
          <w:rPr>
            <w:rFonts w:hint="eastAsia"/>
            <w:color w:val="414042"/>
            <w:spacing w:val="-11"/>
            <w:w w:val="110"/>
          </w:rPr>
          <w:t>り</w:t>
        </w:r>
      </w:ins>
      <w:r>
        <w:rPr>
          <w:color w:val="414042"/>
          <w:spacing w:val="-11"/>
          <w:w w:val="110"/>
        </w:rPr>
        <w:t>す。</w:t>
      </w:r>
    </w:p>
    <w:p w14:paraId="6432213C" w14:textId="77777777" w:rsidR="00D01E5D" w:rsidRDefault="00D01E5D">
      <w:pPr>
        <w:jc w:val="both"/>
        <w:sectPr w:rsidR="00D01E5D">
          <w:pgSz w:w="12240" w:h="15840"/>
          <w:pgMar w:top="880" w:right="1240" w:bottom="760" w:left="1180" w:header="10" w:footer="560" w:gutter="0"/>
          <w:cols w:space="720"/>
        </w:sectPr>
      </w:pPr>
    </w:p>
    <w:p w14:paraId="7231DB87" w14:textId="77777777" w:rsidR="00D01E5D" w:rsidRDefault="00D01E5D">
      <w:pPr>
        <w:pStyle w:val="a3"/>
        <w:rPr>
          <w:sz w:val="20"/>
        </w:rPr>
      </w:pPr>
    </w:p>
    <w:p w14:paraId="7DBFB6FC" w14:textId="77777777" w:rsidR="00D01E5D" w:rsidRDefault="00D01E5D">
      <w:pPr>
        <w:pStyle w:val="a3"/>
        <w:spacing w:before="3"/>
        <w:rPr>
          <w:sz w:val="26"/>
        </w:rPr>
      </w:pPr>
    </w:p>
    <w:p w14:paraId="3EDBE5F2" w14:textId="77777777" w:rsidR="00D01E5D" w:rsidRDefault="005668DD">
      <w:pPr>
        <w:pStyle w:val="2"/>
        <w:numPr>
          <w:ilvl w:val="1"/>
          <w:numId w:val="4"/>
        </w:numPr>
        <w:tabs>
          <w:tab w:val="left" w:pos="1430"/>
        </w:tabs>
        <w:spacing w:before="84" w:line="249" w:lineRule="auto"/>
        <w:ind w:right="453" w:firstLine="0"/>
        <w:jc w:val="both"/>
      </w:pPr>
      <w:r>
        <w:rPr>
          <w:noProof/>
        </w:rPr>
        <mc:AlternateContent>
          <mc:Choice Requires="wps">
            <w:drawing>
              <wp:anchor distT="0" distB="0" distL="0" distR="0" simplePos="0" relativeHeight="251672576" behindDoc="0" locked="0" layoutInCell="1" allowOverlap="1" wp14:anchorId="78CF5FE1" wp14:editId="469E30E6">
                <wp:simplePos x="0" y="0"/>
                <wp:positionH relativeFrom="page">
                  <wp:posOffset>1000125</wp:posOffset>
                </wp:positionH>
                <wp:positionV relativeFrom="paragraph">
                  <wp:posOffset>897890</wp:posOffset>
                </wp:positionV>
                <wp:extent cx="5772785" cy="0"/>
                <wp:effectExtent l="9525" t="8890" r="8890" b="10160"/>
                <wp:wrapTopAndBottom/>
                <wp:docPr id="346"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CDA30" id="Line 21" o:spid="_x0000_s1026" style="position:absolute;left:0;text-align:left;z-index:251672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70.7pt" to="533.3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" strokecolor="#aaaaad" strokeweight="1pt">
                <w10:wrap type="topAndBottom" anchorx="page"/>
              </v:line>
            </w:pict>
          </mc:Fallback>
        </mc:AlternateContent>
      </w:r>
      <w:r w:rsidR="0022633E">
        <w:rPr>
          <w:color w:val="414042"/>
          <w:spacing w:val="-14"/>
          <w:w w:val="105"/>
        </w:rPr>
        <w:t>買収後のコンプライアンス是正計画を策</w:t>
      </w:r>
      <w:r w:rsidR="0022633E">
        <w:rPr>
          <w:color w:val="414042"/>
          <w:spacing w:val="-15"/>
          <w:w w:val="110"/>
        </w:rPr>
        <w:t>定する</w:t>
      </w:r>
    </w:p>
    <w:p w14:paraId="15114D42" w14:textId="3680FABC" w:rsidR="00D01E5D" w:rsidRDefault="0022633E">
      <w:pPr>
        <w:pStyle w:val="a3"/>
        <w:spacing w:before="376"/>
        <w:ind w:left="395" w:right="419"/>
        <w:jc w:val="both"/>
      </w:pPr>
      <w:r>
        <w:rPr>
          <w:color w:val="414042"/>
          <w:spacing w:val="-12"/>
          <w:w w:val="105"/>
        </w:rPr>
        <w:t>コンプライアンス是正計画</w:t>
      </w:r>
      <w:ins w:id="1437" w:author="Mieko Sato" w:date="2018-03-16T14:27:00Z">
        <w:r w:rsidR="00C760FD">
          <w:rPr>
            <w:rFonts w:hint="eastAsia"/>
            <w:color w:val="414042"/>
            <w:spacing w:val="-12"/>
            <w:w w:val="105"/>
          </w:rPr>
          <w:t>の</w:t>
        </w:r>
      </w:ins>
      <w:del w:id="1438" w:author="Mieko Sato" w:date="2018-03-16T14:27:00Z">
        <w:r w:rsidDel="00C760FD">
          <w:rPr>
            <w:color w:val="414042"/>
            <w:spacing w:val="-12"/>
            <w:w w:val="105"/>
          </w:rPr>
          <w:delText>を</w:delText>
        </w:r>
      </w:del>
      <w:r>
        <w:rPr>
          <w:color w:val="414042"/>
          <w:spacing w:val="-12"/>
          <w:w w:val="105"/>
        </w:rPr>
        <w:t>策定</w:t>
      </w:r>
      <w:del w:id="1439" w:author="Mieko Sato" w:date="2018-03-16T14:27:00Z">
        <w:r w:rsidDel="00C760FD">
          <w:rPr>
            <w:color w:val="414042"/>
            <w:spacing w:val="-12"/>
            <w:w w:val="105"/>
          </w:rPr>
          <w:delText>すること</w:delText>
        </w:r>
      </w:del>
      <w:r>
        <w:rPr>
          <w:color w:val="414042"/>
          <w:spacing w:val="-12"/>
          <w:w w:val="105"/>
        </w:rPr>
        <w:t>は、大企業が小さいスター</w:t>
      </w:r>
      <w:r>
        <w:rPr>
          <w:color w:val="414042"/>
          <w:spacing w:val="-34"/>
        </w:rPr>
        <w:t>ト</w:t>
      </w:r>
      <w:r>
        <w:rPr>
          <w:color w:val="414042"/>
          <w:spacing w:val="-9"/>
          <w:w w:val="105"/>
        </w:rPr>
        <w:t>アップを買</w:t>
      </w:r>
      <w:del w:id="1440" w:author="工内隆" w:date="2018-02-15T17:35:00Z">
        <w:r w:rsidDel="009931A0">
          <w:rPr>
            <w:color w:val="414042"/>
            <w:spacing w:val="-9"/>
            <w:w w:val="105"/>
          </w:rPr>
          <w:delText xml:space="preserve">  </w:delText>
        </w:r>
      </w:del>
      <w:r>
        <w:rPr>
          <w:color w:val="414042"/>
          <w:spacing w:val="-17"/>
          <w:w w:val="105"/>
        </w:rPr>
        <w:t>収し、子会社として運営し続けるような</w:t>
      </w:r>
      <w:ins w:id="1441" w:author="Mieko Sato" w:date="2018-03-16T14:28:00Z">
        <w:r w:rsidR="00C760FD">
          <w:rPr>
            <w:rFonts w:hint="eastAsia"/>
            <w:color w:val="414042"/>
            <w:spacing w:val="-17"/>
            <w:w w:val="105"/>
          </w:rPr>
          <w:t>場合は特に</w:t>
        </w:r>
      </w:ins>
      <w:del w:id="1442" w:author="Mieko Sato" w:date="2018-03-16T14:28:00Z">
        <w:r w:rsidDel="00C760FD">
          <w:rPr>
            <w:color w:val="414042"/>
            <w:spacing w:val="-17"/>
            <w:w w:val="105"/>
          </w:rPr>
          <w:delText>際に</w:delText>
        </w:r>
      </w:del>
      <w:r>
        <w:rPr>
          <w:color w:val="414042"/>
          <w:spacing w:val="-17"/>
          <w:w w:val="105"/>
        </w:rPr>
        <w:t>重要</w:t>
      </w:r>
      <w:del w:id="1443" w:author="Mieko Sato" w:date="2018-03-16T14:27:00Z">
        <w:r w:rsidDel="00F60138">
          <w:rPr>
            <w:rFonts w:hint="eastAsia"/>
            <w:color w:val="414042"/>
            <w:spacing w:val="-17"/>
            <w:w w:val="105"/>
          </w:rPr>
          <w:delText>になってきま</w:delText>
        </w:r>
      </w:del>
      <w:ins w:id="1444" w:author="Mieko Sato" w:date="2018-03-16T14:27:00Z">
        <w:r w:rsidR="00F60138">
          <w:rPr>
            <w:rFonts w:hint="eastAsia"/>
            <w:color w:val="414042"/>
            <w:spacing w:val="-17"/>
            <w:w w:val="105"/>
          </w:rPr>
          <w:t>で</w:t>
        </w:r>
      </w:ins>
      <w:r>
        <w:rPr>
          <w:color w:val="414042"/>
          <w:spacing w:val="-17"/>
          <w:w w:val="105"/>
        </w:rPr>
        <w:t>す。このシナリオでは</w:t>
      </w:r>
      <w:ins w:id="1445" w:author="Mieko Sato" w:date="2018-03-16T14:29:00Z">
        <w:r w:rsidR="00C760FD">
          <w:rPr>
            <w:rFonts w:hint="eastAsia"/>
            <w:color w:val="414042"/>
            <w:spacing w:val="-17"/>
            <w:w w:val="105"/>
          </w:rPr>
          <w:t>、</w:t>
        </w:r>
      </w:ins>
      <w:r>
        <w:rPr>
          <w:color w:val="414042"/>
          <w:spacing w:val="-10"/>
          <w:w w:val="105"/>
        </w:rPr>
        <w:t>買収企業はしばしば買収対象</w:t>
      </w:r>
      <w:ins w:id="1446" w:author="Mieko Sato" w:date="2018-03-16T14:28:00Z">
        <w:r w:rsidR="00C760FD">
          <w:rPr>
            <w:rFonts w:hint="eastAsia"/>
            <w:color w:val="414042"/>
            <w:spacing w:val="-10"/>
            <w:w w:val="105"/>
          </w:rPr>
          <w:t>企業</w:t>
        </w:r>
      </w:ins>
      <w:r>
        <w:rPr>
          <w:rFonts w:hint="eastAsia"/>
          <w:color w:val="414042"/>
          <w:spacing w:val="-10"/>
          <w:w w:val="105"/>
        </w:rPr>
        <w:t>に対し、</w:t>
      </w:r>
      <w:r>
        <w:rPr>
          <w:color w:val="414042"/>
          <w:spacing w:val="-10"/>
          <w:w w:val="105"/>
        </w:rPr>
        <w:t>秩序だったコンプライアンス  ポリシーやプ</w:t>
      </w:r>
      <w:r>
        <w:rPr>
          <w:color w:val="414042"/>
          <w:spacing w:val="-14"/>
          <w:w w:val="105"/>
        </w:rPr>
        <w:t>ロセス</w:t>
      </w:r>
      <w:ins w:id="1447" w:author="Mieko Sato" w:date="2018-03-31T21:36:00Z">
        <w:r w:rsidR="0096346E">
          <w:rPr>
            <w:rFonts w:hint="eastAsia"/>
            <w:color w:val="414042"/>
            <w:spacing w:val="-14"/>
            <w:w w:val="105"/>
          </w:rPr>
          <w:t>の</w:t>
        </w:r>
      </w:ins>
      <w:del w:id="1448" w:author="Mieko Sato" w:date="2018-03-31T21:36:00Z">
        <w:r w:rsidDel="0096346E">
          <w:rPr>
            <w:color w:val="414042"/>
            <w:spacing w:val="-14"/>
            <w:w w:val="105"/>
          </w:rPr>
          <w:delText>を</w:delText>
        </w:r>
      </w:del>
      <w:r>
        <w:rPr>
          <w:color w:val="414042"/>
          <w:spacing w:val="-14"/>
          <w:w w:val="105"/>
        </w:rPr>
        <w:t>確立</w:t>
      </w:r>
      <w:del w:id="1449" w:author="Mieko Sato" w:date="2018-03-31T21:36:00Z">
        <w:r w:rsidDel="0096346E">
          <w:rPr>
            <w:color w:val="414042"/>
            <w:spacing w:val="-14"/>
            <w:w w:val="105"/>
          </w:rPr>
          <w:delText>すること</w:delText>
        </w:r>
      </w:del>
      <w:r>
        <w:rPr>
          <w:color w:val="414042"/>
          <w:spacing w:val="-14"/>
          <w:w w:val="105"/>
        </w:rPr>
        <w:t>を支援し、買収企業で使われている</w:t>
      </w:r>
      <w:r>
        <w:rPr>
          <w:color w:val="414042"/>
          <w:spacing w:val="-3"/>
        </w:rPr>
        <w:t>ト</w:t>
      </w:r>
      <w:r>
        <w:rPr>
          <w:color w:val="414042"/>
          <w:spacing w:val="-7"/>
          <w:w w:val="105"/>
        </w:rPr>
        <w:t>レーニングを提供し、</w:t>
      </w:r>
      <w:del w:id="1450" w:author="Mieko Sato" w:date="2018-03-16T14:36:00Z">
        <w:r w:rsidDel="00C760FD">
          <w:rPr>
            <w:color w:val="414042"/>
            <w:spacing w:val="-13"/>
            <w:w w:val="110"/>
          </w:rPr>
          <w:delText>そして</w:delText>
        </w:r>
      </w:del>
      <w:r>
        <w:rPr>
          <w:color w:val="414042"/>
          <w:spacing w:val="-13"/>
          <w:w w:val="110"/>
        </w:rPr>
        <w:t>継続的</w:t>
      </w:r>
      <w:ins w:id="1451" w:author="Mieko Sato" w:date="2018-03-16T14:36:00Z">
        <w:r w:rsidR="00C760FD">
          <w:rPr>
            <w:rFonts w:hint="eastAsia"/>
            <w:color w:val="414042"/>
            <w:spacing w:val="-13"/>
            <w:w w:val="110"/>
          </w:rPr>
          <w:t>な</w:t>
        </w:r>
      </w:ins>
      <w:r>
        <w:rPr>
          <w:color w:val="414042"/>
          <w:spacing w:val="-13"/>
          <w:w w:val="110"/>
        </w:rPr>
        <w:t>指導</w:t>
      </w:r>
      <w:ins w:id="1452" w:author="Mieko Sato" w:date="2018-03-16T14:36:00Z">
        <w:r w:rsidR="00C760FD">
          <w:rPr>
            <w:rFonts w:hint="eastAsia"/>
            <w:color w:val="414042"/>
            <w:spacing w:val="-13"/>
            <w:w w:val="110"/>
          </w:rPr>
          <w:t>や</w:t>
        </w:r>
      </w:ins>
      <w:del w:id="1453" w:author="Mieko Sato" w:date="2018-03-16T14:36:00Z">
        <w:r w:rsidDel="00C760FD">
          <w:rPr>
            <w:color w:val="414042"/>
            <w:spacing w:val="-13"/>
            <w:w w:val="110"/>
          </w:rPr>
          <w:delText>・</w:delText>
        </w:r>
      </w:del>
      <w:r>
        <w:rPr>
          <w:color w:val="414042"/>
          <w:spacing w:val="-13"/>
          <w:w w:val="110"/>
        </w:rPr>
        <w:t>支援を行います。</w:t>
      </w:r>
    </w:p>
    <w:p w14:paraId="53CD965F" w14:textId="77777777" w:rsidR="00D01E5D" w:rsidRDefault="00D01E5D">
      <w:pPr>
        <w:jc w:val="both"/>
        <w:sectPr w:rsidR="00D01E5D">
          <w:pgSz w:w="12240" w:h="15840"/>
          <w:pgMar w:top="880" w:right="1240" w:bottom="760" w:left="1180" w:header="10" w:footer="560" w:gutter="0"/>
          <w:cols w:space="720"/>
        </w:sectPr>
      </w:pPr>
    </w:p>
    <w:p w14:paraId="110E9999" w14:textId="77777777" w:rsidR="00D01E5D" w:rsidRDefault="005668DD">
      <w:pPr>
        <w:pStyle w:val="a3"/>
        <w:rPr>
          <w:sz w:val="20"/>
        </w:rPr>
      </w:pPr>
      <w:r>
        <w:rPr>
          <w:noProof/>
        </w:rPr>
        <w:lastRenderedPageBreak/>
        <mc:AlternateContent>
          <mc:Choice Requires="wps">
            <w:drawing>
              <wp:anchor distT="0" distB="0" distL="114300" distR="114300" simplePos="0" relativeHeight="251673600" behindDoc="0" locked="0" layoutInCell="1" allowOverlap="1" wp14:anchorId="3DC6D2A1" wp14:editId="0F8B339F">
                <wp:simplePos x="0" y="0"/>
                <wp:positionH relativeFrom="page">
                  <wp:posOffset>607060</wp:posOffset>
                </wp:positionH>
                <wp:positionV relativeFrom="page">
                  <wp:posOffset>529590</wp:posOffset>
                </wp:positionV>
                <wp:extent cx="6583680" cy="0"/>
                <wp:effectExtent l="6985" t="15240" r="10160" b="13335"/>
                <wp:wrapNone/>
                <wp:docPr id="34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4B155" id="Line 20"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" strokecolor="#0096d6" strokeweight="1pt">
                <w10:wrap anchorx="page" anchory="page"/>
              </v:line>
            </w:pict>
          </mc:Fallback>
        </mc:AlternateContent>
      </w:r>
    </w:p>
    <w:p w14:paraId="78274950" w14:textId="77777777" w:rsidR="00D01E5D" w:rsidRDefault="00D01E5D">
      <w:pPr>
        <w:pStyle w:val="a3"/>
        <w:rPr>
          <w:sz w:val="20"/>
        </w:rPr>
      </w:pPr>
    </w:p>
    <w:p w14:paraId="16346DE3" w14:textId="77777777" w:rsidR="00D01E5D" w:rsidRDefault="00D01E5D">
      <w:pPr>
        <w:pStyle w:val="a3"/>
        <w:rPr>
          <w:sz w:val="20"/>
        </w:rPr>
      </w:pPr>
    </w:p>
    <w:p w14:paraId="74685FA0" w14:textId="77777777" w:rsidR="00D01E5D" w:rsidRDefault="00D01E5D">
      <w:pPr>
        <w:pStyle w:val="a3"/>
        <w:rPr>
          <w:sz w:val="20"/>
        </w:rPr>
      </w:pPr>
    </w:p>
    <w:p w14:paraId="632965DF" w14:textId="77777777" w:rsidR="00D01E5D" w:rsidRDefault="00D01E5D">
      <w:pPr>
        <w:pStyle w:val="a3"/>
        <w:rPr>
          <w:sz w:val="20"/>
        </w:rPr>
      </w:pPr>
    </w:p>
    <w:p w14:paraId="463619D1" w14:textId="77777777" w:rsidR="00D01E5D" w:rsidRDefault="00D01E5D">
      <w:pPr>
        <w:pStyle w:val="a3"/>
        <w:rPr>
          <w:sz w:val="20"/>
        </w:rPr>
      </w:pPr>
    </w:p>
    <w:p w14:paraId="24893FCB" w14:textId="77777777" w:rsidR="00D01E5D" w:rsidRDefault="00D01E5D">
      <w:pPr>
        <w:pStyle w:val="a3"/>
        <w:rPr>
          <w:sz w:val="20"/>
        </w:rPr>
      </w:pPr>
    </w:p>
    <w:p w14:paraId="4061128E" w14:textId="77777777" w:rsidR="00D01E5D" w:rsidRDefault="00D01E5D">
      <w:pPr>
        <w:pStyle w:val="a3"/>
        <w:rPr>
          <w:sz w:val="20"/>
        </w:rPr>
      </w:pPr>
    </w:p>
    <w:p w14:paraId="6711BA2F" w14:textId="77777777" w:rsidR="00D01E5D" w:rsidRDefault="00D01E5D">
      <w:pPr>
        <w:pStyle w:val="a3"/>
        <w:rPr>
          <w:sz w:val="20"/>
        </w:rPr>
      </w:pPr>
    </w:p>
    <w:p w14:paraId="2E208CCB" w14:textId="77777777" w:rsidR="00D01E5D" w:rsidRDefault="00D01E5D">
      <w:pPr>
        <w:pStyle w:val="a3"/>
        <w:rPr>
          <w:sz w:val="20"/>
        </w:rPr>
      </w:pPr>
    </w:p>
    <w:p w14:paraId="31C61AEB" w14:textId="77777777" w:rsidR="00D01E5D" w:rsidRDefault="00D01E5D">
      <w:pPr>
        <w:pStyle w:val="a3"/>
        <w:rPr>
          <w:sz w:val="20"/>
        </w:rPr>
      </w:pPr>
    </w:p>
    <w:p w14:paraId="180374AD" w14:textId="77777777" w:rsidR="00D01E5D" w:rsidRDefault="00D01E5D">
      <w:pPr>
        <w:pStyle w:val="a3"/>
        <w:rPr>
          <w:sz w:val="20"/>
        </w:rPr>
      </w:pPr>
    </w:p>
    <w:p w14:paraId="579FD961" w14:textId="77777777" w:rsidR="00D01E5D" w:rsidRDefault="00D01E5D">
      <w:pPr>
        <w:pStyle w:val="a3"/>
        <w:rPr>
          <w:sz w:val="20"/>
        </w:rPr>
      </w:pPr>
    </w:p>
    <w:p w14:paraId="2A63317C" w14:textId="77777777" w:rsidR="00D01E5D" w:rsidRDefault="00D01E5D">
      <w:pPr>
        <w:pStyle w:val="a3"/>
        <w:rPr>
          <w:sz w:val="20"/>
        </w:rPr>
      </w:pPr>
    </w:p>
    <w:p w14:paraId="3A6E3452" w14:textId="77777777" w:rsidR="00D01E5D" w:rsidRDefault="00D01E5D">
      <w:pPr>
        <w:pStyle w:val="a3"/>
        <w:rPr>
          <w:sz w:val="20"/>
        </w:rPr>
      </w:pPr>
    </w:p>
    <w:p w14:paraId="30D9F233" w14:textId="77777777" w:rsidR="00D01E5D" w:rsidRDefault="00D01E5D">
      <w:pPr>
        <w:pStyle w:val="a3"/>
        <w:rPr>
          <w:sz w:val="20"/>
        </w:rPr>
      </w:pPr>
    </w:p>
    <w:p w14:paraId="342D6226" w14:textId="77777777" w:rsidR="00D01E5D" w:rsidRDefault="00D01E5D">
      <w:pPr>
        <w:pStyle w:val="a3"/>
        <w:rPr>
          <w:sz w:val="20"/>
        </w:rPr>
      </w:pPr>
    </w:p>
    <w:p w14:paraId="4C1B1A8E" w14:textId="77777777" w:rsidR="00D01E5D" w:rsidRDefault="00D01E5D">
      <w:pPr>
        <w:pStyle w:val="a3"/>
        <w:rPr>
          <w:sz w:val="20"/>
        </w:rPr>
      </w:pPr>
    </w:p>
    <w:p w14:paraId="46D68FC1" w14:textId="77777777" w:rsidR="00D01E5D" w:rsidRDefault="00D01E5D">
      <w:pPr>
        <w:pStyle w:val="a3"/>
        <w:rPr>
          <w:sz w:val="20"/>
        </w:rPr>
      </w:pPr>
    </w:p>
    <w:p w14:paraId="3055B49C" w14:textId="77777777" w:rsidR="00D01E5D" w:rsidRDefault="00D01E5D">
      <w:pPr>
        <w:pStyle w:val="a3"/>
        <w:rPr>
          <w:sz w:val="20"/>
        </w:rPr>
      </w:pPr>
    </w:p>
    <w:p w14:paraId="62FE81D0" w14:textId="77777777" w:rsidR="00D01E5D" w:rsidRDefault="00D01E5D">
      <w:pPr>
        <w:pStyle w:val="a3"/>
        <w:rPr>
          <w:sz w:val="20"/>
        </w:rPr>
      </w:pPr>
    </w:p>
    <w:p w14:paraId="58C6EACB" w14:textId="77777777" w:rsidR="00D01E5D" w:rsidRDefault="00D01E5D">
      <w:pPr>
        <w:pStyle w:val="a3"/>
        <w:rPr>
          <w:sz w:val="20"/>
        </w:rPr>
      </w:pPr>
    </w:p>
    <w:p w14:paraId="622A4C9B" w14:textId="77777777" w:rsidR="00D01E5D" w:rsidRDefault="00D01E5D">
      <w:pPr>
        <w:pStyle w:val="a3"/>
        <w:rPr>
          <w:sz w:val="20"/>
        </w:rPr>
      </w:pPr>
    </w:p>
    <w:p w14:paraId="0BC9AE81" w14:textId="77777777" w:rsidR="00D01E5D" w:rsidRDefault="00D01E5D">
      <w:pPr>
        <w:pStyle w:val="a3"/>
        <w:rPr>
          <w:sz w:val="20"/>
        </w:rPr>
      </w:pPr>
    </w:p>
    <w:p w14:paraId="53383652" w14:textId="77777777" w:rsidR="00D01E5D" w:rsidRDefault="00D01E5D">
      <w:pPr>
        <w:pStyle w:val="a3"/>
        <w:rPr>
          <w:sz w:val="20"/>
        </w:rPr>
      </w:pPr>
    </w:p>
    <w:p w14:paraId="2E88CF1E" w14:textId="77777777" w:rsidR="00D01E5D" w:rsidRDefault="00D01E5D">
      <w:pPr>
        <w:pStyle w:val="a3"/>
        <w:rPr>
          <w:sz w:val="20"/>
        </w:rPr>
      </w:pPr>
    </w:p>
    <w:p w14:paraId="517E77E1" w14:textId="77777777" w:rsidR="00D01E5D" w:rsidRDefault="00D01E5D">
      <w:pPr>
        <w:pStyle w:val="a3"/>
        <w:rPr>
          <w:sz w:val="20"/>
        </w:rPr>
      </w:pPr>
    </w:p>
    <w:p w14:paraId="7BC9E59A" w14:textId="77777777" w:rsidR="00D01E5D" w:rsidRDefault="00D01E5D">
      <w:pPr>
        <w:pStyle w:val="a3"/>
        <w:rPr>
          <w:sz w:val="20"/>
        </w:rPr>
      </w:pPr>
    </w:p>
    <w:p w14:paraId="0B7A303F" w14:textId="77777777" w:rsidR="00D01E5D" w:rsidRDefault="00D01E5D">
      <w:pPr>
        <w:pStyle w:val="a3"/>
        <w:rPr>
          <w:sz w:val="20"/>
        </w:rPr>
      </w:pPr>
    </w:p>
    <w:p w14:paraId="6999988E" w14:textId="77777777" w:rsidR="00D01E5D" w:rsidRDefault="00D01E5D">
      <w:pPr>
        <w:pStyle w:val="a3"/>
        <w:rPr>
          <w:sz w:val="20"/>
        </w:rPr>
      </w:pPr>
    </w:p>
    <w:p w14:paraId="447E7E37" w14:textId="77777777" w:rsidR="00D01E5D" w:rsidRDefault="00D01E5D">
      <w:pPr>
        <w:pStyle w:val="a3"/>
        <w:rPr>
          <w:sz w:val="20"/>
        </w:rPr>
      </w:pPr>
    </w:p>
    <w:p w14:paraId="43BCDCC5" w14:textId="77777777" w:rsidR="00D01E5D" w:rsidRDefault="00D01E5D">
      <w:pPr>
        <w:pStyle w:val="a3"/>
        <w:rPr>
          <w:sz w:val="20"/>
        </w:rPr>
      </w:pPr>
    </w:p>
    <w:p w14:paraId="3F6E54C6" w14:textId="77777777" w:rsidR="00D01E5D" w:rsidRDefault="00D01E5D">
      <w:pPr>
        <w:pStyle w:val="a3"/>
        <w:rPr>
          <w:sz w:val="20"/>
        </w:rPr>
      </w:pPr>
    </w:p>
    <w:p w14:paraId="06B6F64B" w14:textId="77777777" w:rsidR="00D01E5D" w:rsidRDefault="00D01E5D">
      <w:pPr>
        <w:pStyle w:val="a3"/>
        <w:rPr>
          <w:sz w:val="20"/>
        </w:rPr>
      </w:pPr>
    </w:p>
    <w:p w14:paraId="34133DDD" w14:textId="77777777" w:rsidR="00D01E5D" w:rsidRDefault="00D01E5D">
      <w:pPr>
        <w:pStyle w:val="a3"/>
        <w:rPr>
          <w:sz w:val="20"/>
        </w:rPr>
      </w:pPr>
    </w:p>
    <w:p w14:paraId="61391DFA" w14:textId="77777777" w:rsidR="00D01E5D" w:rsidRDefault="00D01E5D">
      <w:pPr>
        <w:pStyle w:val="a3"/>
        <w:rPr>
          <w:sz w:val="20"/>
        </w:rPr>
      </w:pPr>
    </w:p>
    <w:p w14:paraId="673FDFBA" w14:textId="77777777" w:rsidR="00D01E5D" w:rsidRDefault="00D01E5D">
      <w:pPr>
        <w:pStyle w:val="a3"/>
        <w:rPr>
          <w:sz w:val="20"/>
        </w:rPr>
      </w:pPr>
    </w:p>
    <w:p w14:paraId="1876CF98" w14:textId="77777777" w:rsidR="00D01E5D" w:rsidRDefault="00D01E5D">
      <w:pPr>
        <w:pStyle w:val="a3"/>
        <w:rPr>
          <w:sz w:val="20"/>
        </w:rPr>
      </w:pPr>
    </w:p>
    <w:p w14:paraId="2106B8B6" w14:textId="77777777" w:rsidR="00D01E5D" w:rsidRDefault="00D01E5D">
      <w:pPr>
        <w:pStyle w:val="a3"/>
        <w:rPr>
          <w:sz w:val="20"/>
        </w:rPr>
      </w:pPr>
    </w:p>
    <w:p w14:paraId="19E8E454" w14:textId="77777777" w:rsidR="00D01E5D" w:rsidRDefault="00D01E5D">
      <w:pPr>
        <w:pStyle w:val="a3"/>
        <w:rPr>
          <w:sz w:val="20"/>
        </w:rPr>
      </w:pPr>
    </w:p>
    <w:p w14:paraId="168C2590" w14:textId="77777777" w:rsidR="00D01E5D" w:rsidRDefault="00D01E5D">
      <w:pPr>
        <w:pStyle w:val="a3"/>
        <w:rPr>
          <w:sz w:val="20"/>
        </w:rPr>
      </w:pPr>
    </w:p>
    <w:p w14:paraId="1989BDE3" w14:textId="77777777" w:rsidR="00D01E5D" w:rsidRDefault="00D01E5D">
      <w:pPr>
        <w:pStyle w:val="a3"/>
        <w:rPr>
          <w:sz w:val="20"/>
        </w:rPr>
      </w:pPr>
    </w:p>
    <w:p w14:paraId="54466642" w14:textId="77777777" w:rsidR="00D01E5D" w:rsidRDefault="00D01E5D">
      <w:pPr>
        <w:pStyle w:val="a3"/>
        <w:rPr>
          <w:sz w:val="20"/>
        </w:rPr>
      </w:pPr>
    </w:p>
    <w:p w14:paraId="2BCDE60B" w14:textId="790B4479" w:rsidR="00D01E5D" w:rsidRDefault="005668DD">
      <w:pPr>
        <w:pStyle w:val="1"/>
        <w:spacing w:line="208" w:lineRule="auto"/>
        <w:ind w:left="3340" w:right="113"/>
      </w:pPr>
      <w:r>
        <w:rPr>
          <w:noProof/>
        </w:rPr>
        <mc:AlternateContent>
          <mc:Choice Requires="wps">
            <w:drawing>
              <wp:anchor distT="0" distB="0" distL="114300" distR="114300" simplePos="0" relativeHeight="251674624" behindDoc="0" locked="0" layoutInCell="1" allowOverlap="1" wp14:anchorId="6A481906" wp14:editId="6AF4F935">
                <wp:simplePos x="0" y="0"/>
                <wp:positionH relativeFrom="page">
                  <wp:posOffset>862965</wp:posOffset>
                </wp:positionH>
                <wp:positionV relativeFrom="paragraph">
                  <wp:posOffset>-840740</wp:posOffset>
                </wp:positionV>
                <wp:extent cx="1657350" cy="2272665"/>
                <wp:effectExtent l="0" t="0" r="3810" b="4445"/>
                <wp:wrapNone/>
                <wp:docPr id="34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0E9FD" w14:textId="77777777" w:rsidR="00BD5E4B" w:rsidRDefault="00BD5E4B">
                            <w:pPr>
                              <w:spacing w:before="111"/>
                              <w:rPr>
                                <w:rFonts w:ascii="Arial"/>
                                <w:b/>
                                <w:sz w:val="300"/>
                              </w:rPr>
                            </w:pPr>
                            <w:r>
                              <w:rPr>
                                <w:rFonts w:ascii="Arial"/>
                                <w:b/>
                                <w:color w:val="009EDA"/>
                                <w:spacing w:val="-363"/>
                                <w:w w:val="95"/>
                                <w:sz w:val="300"/>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81906" id="Text Box 19" o:spid="_x0000_s1053" type="#_x0000_t202" style="position:absolute;left:0;text-align:left;margin-left:67.95pt;margin-top:-66.2pt;width:130.5pt;height:178.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vPTtAIAALU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" filled="f" stroked="f">
                <v:textbox inset="0,0,0,0">
                  <w:txbxContent>
                    <w:p w14:paraId="7190E9FD" w14:textId="77777777" w:rsidR="00BD5E4B" w:rsidRDefault="00BD5E4B">
                      <w:pPr>
                        <w:spacing w:before="111"/>
                        <w:rPr>
                          <w:rFonts w:ascii="Arial"/>
                          <w:b/>
                          <w:sz w:val="300"/>
                        </w:rPr>
                      </w:pPr>
                      <w:r>
                        <w:rPr>
                          <w:rFonts w:ascii="Arial"/>
                          <w:b/>
                          <w:color w:val="009EDA"/>
                          <w:spacing w:val="-363"/>
                          <w:w w:val="95"/>
                          <w:sz w:val="300"/>
                        </w:rPr>
                        <w:t>11</w:t>
                      </w:r>
                    </w:p>
                  </w:txbxContent>
                </v:textbox>
                <w10:wrap anchorx="page"/>
              </v:shape>
            </w:pict>
          </mc:Fallback>
        </mc:AlternateContent>
      </w:r>
      <w:bookmarkStart w:id="1454" w:name="_bookmark10"/>
      <w:bookmarkEnd w:id="1454"/>
      <w:r w:rsidR="0022633E">
        <w:rPr>
          <w:color w:val="009EDA"/>
          <w:spacing w:val="-23"/>
          <w:w w:val="115"/>
        </w:rPr>
        <w:t>コンプライアンスに</w:t>
      </w:r>
      <w:ins w:id="1455" w:author="Mieko Sato" w:date="2018-04-02T19:59:00Z">
        <w:r w:rsidR="00AB02D5">
          <w:rPr>
            <w:rFonts w:hint="eastAsia"/>
            <w:color w:val="009EDA"/>
            <w:spacing w:val="-23"/>
            <w:w w:val="115"/>
          </w:rPr>
          <w:t>おいて</w:t>
        </w:r>
      </w:ins>
      <w:del w:id="1456" w:author="Mieko Sato" w:date="2018-04-02T19:59:00Z">
        <w:r w:rsidR="0022633E" w:rsidDel="00AB02D5">
          <w:rPr>
            <w:color w:val="009EDA"/>
            <w:spacing w:val="-23"/>
            <w:w w:val="115"/>
          </w:rPr>
          <w:delText>関し</w:delText>
        </w:r>
      </w:del>
      <w:r w:rsidR="0022633E">
        <w:rPr>
          <w:color w:val="009EDA"/>
          <w:spacing w:val="-15"/>
          <w:w w:val="110"/>
        </w:rPr>
        <w:t>推奨される開発実務</w:t>
      </w:r>
    </w:p>
    <w:p w14:paraId="14FEF556" w14:textId="77777777" w:rsidR="00D01E5D" w:rsidRDefault="00D01E5D">
      <w:pPr>
        <w:spacing w:line="208" w:lineRule="auto"/>
        <w:sectPr w:rsidR="00D01E5D">
          <w:headerReference w:type="default" r:id="rId97"/>
          <w:footerReference w:type="default" r:id="rId98"/>
          <w:pgSz w:w="12240" w:h="15840"/>
          <w:pgMar w:top="820" w:right="1240" w:bottom="760" w:left="1180" w:header="0" w:footer="560" w:gutter="0"/>
          <w:pgNumType w:start="36"/>
          <w:cols w:space="720"/>
        </w:sectPr>
      </w:pPr>
    </w:p>
    <w:p w14:paraId="1416A6B5" w14:textId="77777777" w:rsidR="00D01E5D" w:rsidRDefault="00D01E5D">
      <w:pPr>
        <w:pStyle w:val="a3"/>
        <w:rPr>
          <w:sz w:val="20"/>
        </w:rPr>
      </w:pPr>
    </w:p>
    <w:p w14:paraId="440625A7" w14:textId="77777777" w:rsidR="00D01E5D" w:rsidRDefault="00D01E5D">
      <w:pPr>
        <w:pStyle w:val="a3"/>
        <w:rPr>
          <w:sz w:val="20"/>
        </w:rPr>
      </w:pPr>
    </w:p>
    <w:p w14:paraId="3ADF3E7A" w14:textId="77777777" w:rsidR="00D01E5D" w:rsidRDefault="00D01E5D">
      <w:pPr>
        <w:pStyle w:val="a3"/>
        <w:rPr>
          <w:sz w:val="20"/>
        </w:rPr>
      </w:pPr>
    </w:p>
    <w:p w14:paraId="216C9AC0" w14:textId="77777777" w:rsidR="00D01E5D" w:rsidRDefault="00D01E5D">
      <w:pPr>
        <w:pStyle w:val="a3"/>
        <w:rPr>
          <w:sz w:val="20"/>
        </w:rPr>
      </w:pPr>
    </w:p>
    <w:p w14:paraId="5E7975B7" w14:textId="77777777" w:rsidR="00D01E5D" w:rsidRDefault="00D01E5D">
      <w:pPr>
        <w:pStyle w:val="a3"/>
        <w:rPr>
          <w:sz w:val="20"/>
        </w:rPr>
      </w:pPr>
    </w:p>
    <w:p w14:paraId="74A5CFA2" w14:textId="77777777" w:rsidR="00D01E5D" w:rsidRDefault="00D01E5D">
      <w:pPr>
        <w:pStyle w:val="a3"/>
        <w:rPr>
          <w:sz w:val="20"/>
        </w:rPr>
      </w:pPr>
    </w:p>
    <w:p w14:paraId="181B781C" w14:textId="77777777" w:rsidR="00D01E5D" w:rsidRDefault="00D01E5D">
      <w:pPr>
        <w:pStyle w:val="a3"/>
        <w:rPr>
          <w:sz w:val="20"/>
        </w:rPr>
      </w:pPr>
    </w:p>
    <w:p w14:paraId="70DB8031" w14:textId="77777777" w:rsidR="00D01E5D" w:rsidRDefault="00D01E5D">
      <w:pPr>
        <w:pStyle w:val="a3"/>
        <w:rPr>
          <w:sz w:val="20"/>
        </w:rPr>
      </w:pPr>
    </w:p>
    <w:p w14:paraId="2FD1D695" w14:textId="77777777" w:rsidR="00D01E5D" w:rsidRDefault="00D01E5D">
      <w:pPr>
        <w:pStyle w:val="a3"/>
        <w:spacing w:before="3"/>
        <w:rPr>
          <w:sz w:val="24"/>
        </w:rPr>
      </w:pPr>
    </w:p>
    <w:p w14:paraId="2021D27F" w14:textId="2C654BFD" w:rsidR="00D01E5D" w:rsidRDefault="0022633E">
      <w:pPr>
        <w:pStyle w:val="a3"/>
        <w:spacing w:before="61"/>
        <w:ind w:left="395" w:right="372"/>
        <w:jc w:val="both"/>
      </w:pPr>
      <w:r>
        <w:rPr>
          <w:color w:val="414042"/>
          <w:spacing w:val="-9"/>
          <w:w w:val="110"/>
        </w:rPr>
        <w:t>オープンソース ライセンスのコンプライアンス活動を支援する開発実務</w:t>
      </w:r>
      <w:ins w:id="1457" w:author="Mieko Sato" w:date="2018-03-16T17:24:00Z">
        <w:r w:rsidR="000B2DB4">
          <w:rPr>
            <w:rFonts w:hint="eastAsia"/>
            <w:color w:val="414042"/>
            <w:spacing w:val="-9"/>
            <w:w w:val="110"/>
          </w:rPr>
          <w:t>の</w:t>
        </w:r>
      </w:ins>
      <w:del w:id="1458" w:author="Mieko Sato" w:date="2018-03-16T17:24:00Z">
        <w:r w:rsidDel="000B2DB4">
          <w:rPr>
            <w:color w:val="414042"/>
            <w:spacing w:val="-9"/>
            <w:w w:val="110"/>
          </w:rPr>
          <w:delText>を</w:delText>
        </w:r>
      </w:del>
      <w:r>
        <w:rPr>
          <w:color w:val="414042"/>
          <w:spacing w:val="-9"/>
          <w:w w:val="110"/>
        </w:rPr>
        <w:t>確立</w:t>
      </w:r>
      <w:ins w:id="1459" w:author="Mieko Sato" w:date="2018-03-16T17:24:00Z">
        <w:r w:rsidR="000B2DB4">
          <w:rPr>
            <w:rFonts w:hint="eastAsia"/>
            <w:color w:val="414042"/>
            <w:spacing w:val="-9"/>
            <w:w w:val="110"/>
          </w:rPr>
          <w:t>については、</w:t>
        </w:r>
      </w:ins>
      <w:del w:id="1460" w:author="Mieko Sato" w:date="2018-03-16T17:24:00Z">
        <w:r w:rsidDel="000B2DB4">
          <w:rPr>
            <w:color w:val="414042"/>
            <w:spacing w:val="-9"/>
            <w:w w:val="105"/>
          </w:rPr>
          <w:delText>する上で</w:delText>
        </w:r>
        <w:r w:rsidDel="007A13ED">
          <w:rPr>
            <w:color w:val="414042"/>
            <w:spacing w:val="-9"/>
            <w:w w:val="105"/>
          </w:rPr>
          <w:delText>の</w:delText>
        </w:r>
      </w:del>
      <w:ins w:id="1461" w:author="Mieko Sato" w:date="2018-03-16T17:24:00Z">
        <w:r w:rsidR="007A13ED">
          <w:rPr>
            <w:rFonts w:hint="eastAsia"/>
            <w:color w:val="414042"/>
            <w:spacing w:val="-9"/>
            <w:w w:val="105"/>
          </w:rPr>
          <w:t>詳細な</w:t>
        </w:r>
      </w:ins>
      <w:r>
        <w:rPr>
          <w:color w:val="414042"/>
          <w:spacing w:val="-9"/>
          <w:w w:val="105"/>
        </w:rPr>
        <w:t>推奨事項</w:t>
      </w:r>
      <w:ins w:id="1462" w:author="Mieko Sato" w:date="2018-03-16T17:25:00Z">
        <w:r w:rsidR="007A13ED">
          <w:rPr>
            <w:rFonts w:hint="eastAsia"/>
            <w:color w:val="414042"/>
            <w:spacing w:val="-9"/>
            <w:w w:val="105"/>
          </w:rPr>
          <w:t>を添</w:t>
        </w:r>
      </w:ins>
      <w:ins w:id="1463" w:author="Mieko Sato" w:date="2018-03-16T17:27:00Z">
        <w:r w:rsidR="007A13ED">
          <w:rPr>
            <w:rFonts w:hint="eastAsia"/>
            <w:color w:val="414042"/>
            <w:spacing w:val="-9"/>
            <w:w w:val="105"/>
          </w:rPr>
          <w:t>え</w:t>
        </w:r>
      </w:ins>
      <w:ins w:id="1464" w:author="Mieko Sato" w:date="2018-03-16T17:25:00Z">
        <w:r w:rsidR="007A13ED">
          <w:rPr>
            <w:rFonts w:hint="eastAsia"/>
            <w:color w:val="414042"/>
            <w:spacing w:val="-9"/>
            <w:w w:val="105"/>
          </w:rPr>
          <w:t>た</w:t>
        </w:r>
      </w:ins>
      <w:del w:id="1465" w:author="Mieko Sato" w:date="2018-03-16T17:25:00Z">
        <w:r w:rsidDel="007A13ED">
          <w:rPr>
            <w:color w:val="414042"/>
            <w:spacing w:val="-9"/>
            <w:w w:val="105"/>
          </w:rPr>
          <w:delText>の詳細については、</w:delText>
        </w:r>
      </w:del>
      <w:del w:id="1466" w:author="Mieko Sato" w:date="2018-03-18T12:15:00Z">
        <w:r w:rsidDel="00103E23">
          <w:rPr>
            <w:color w:val="414042"/>
            <w:spacing w:val="-9"/>
            <w:w w:val="105"/>
          </w:rPr>
          <w:delText>いくつかの</w:delText>
        </w:r>
      </w:del>
      <w:r>
        <w:rPr>
          <w:color w:val="414042"/>
          <w:spacing w:val="-9"/>
          <w:w w:val="105"/>
        </w:rPr>
        <w:t>文書が</w:t>
      </w:r>
      <w:ins w:id="1467" w:author="Mieko Sato" w:date="2018-03-18T12:15:00Z">
        <w:r w:rsidR="008A6703">
          <w:rPr>
            <w:rFonts w:hint="eastAsia"/>
            <w:color w:val="414042"/>
            <w:spacing w:val="-9"/>
            <w:w w:val="105"/>
          </w:rPr>
          <w:t>いくつか</w:t>
        </w:r>
      </w:ins>
      <w:r>
        <w:rPr>
          <w:color w:val="414042"/>
          <w:spacing w:val="-9"/>
          <w:w w:val="105"/>
        </w:rPr>
        <w:t>執筆されています。</w:t>
      </w:r>
      <w:del w:id="1468" w:author="Mieko Sato" w:date="2018-03-16T17:26:00Z">
        <w:r w:rsidDel="007A13ED">
          <w:rPr>
            <w:color w:val="414042"/>
            <w:spacing w:val="-9"/>
            <w:w w:val="105"/>
          </w:rPr>
          <w:delText xml:space="preserve">  </w:delText>
        </w:r>
      </w:del>
      <w:r>
        <w:rPr>
          <w:color w:val="414042"/>
          <w:spacing w:val="-9"/>
          <w:w w:val="105"/>
        </w:rPr>
        <w:t>この節では、その中でも最も重要</w:t>
      </w:r>
      <w:del w:id="1469" w:author="Mieko Sato" w:date="2018-03-18T12:16:00Z">
        <w:r w:rsidDel="008A6703">
          <w:rPr>
            <w:color w:val="414042"/>
            <w:spacing w:val="-9"/>
            <w:w w:val="105"/>
          </w:rPr>
          <w:delText>と</w:delText>
        </w:r>
      </w:del>
      <w:r>
        <w:rPr>
          <w:color w:val="414042"/>
          <w:spacing w:val="-9"/>
          <w:w w:val="105"/>
        </w:rPr>
        <w:t>な</w:t>
      </w:r>
      <w:del w:id="1470" w:author="Mieko Sato" w:date="2018-03-18T12:16:00Z">
        <w:r w:rsidDel="008A6703">
          <w:rPr>
            <w:color w:val="414042"/>
            <w:spacing w:val="-9"/>
            <w:w w:val="105"/>
          </w:rPr>
          <w:delText>る</w:delText>
        </w:r>
      </w:del>
      <w:r>
        <w:rPr>
          <w:color w:val="414042"/>
          <w:spacing w:val="-9"/>
          <w:w w:val="105"/>
        </w:rPr>
        <w:t>ものに簡単に焦点を当てます。それらに</w:t>
      </w:r>
      <w:r>
        <w:rPr>
          <w:color w:val="414042"/>
          <w:spacing w:val="-5"/>
          <w:w w:val="110"/>
        </w:rPr>
        <w:t>従うことによって</w:t>
      </w:r>
      <w:ins w:id="1471" w:author="Mieko Sato" w:date="2018-03-18T12:18:00Z">
        <w:r w:rsidR="008A6703">
          <w:rPr>
            <w:rFonts w:hint="eastAsia"/>
            <w:color w:val="414042"/>
            <w:spacing w:val="-5"/>
            <w:w w:val="110"/>
          </w:rPr>
          <w:t>、</w:t>
        </w:r>
      </w:ins>
      <w:ins w:id="1472" w:author="Mieko Sato" w:date="2018-03-18T12:19:00Z">
        <w:r w:rsidR="008A6703">
          <w:rPr>
            <w:rFonts w:hint="eastAsia"/>
            <w:color w:val="414042"/>
            <w:spacing w:val="-5"/>
            <w:w w:val="110"/>
          </w:rPr>
          <w:t>一般</w:t>
        </w:r>
      </w:ins>
      <w:del w:id="1473" w:author="Mieko Sato" w:date="2018-03-18T12:19:00Z">
        <w:r w:rsidDel="008A6703">
          <w:rPr>
            <w:color w:val="414042"/>
            <w:spacing w:val="-5"/>
            <w:w w:val="110"/>
          </w:rPr>
          <w:delText>共通</w:delText>
        </w:r>
      </w:del>
      <w:r>
        <w:rPr>
          <w:color w:val="414042"/>
          <w:spacing w:val="-5"/>
          <w:w w:val="110"/>
        </w:rPr>
        <w:t>的なコンプライアンス問題の多くを排除することができる</w:t>
      </w:r>
      <w:r>
        <w:rPr>
          <w:color w:val="414042"/>
          <w:spacing w:val="-3"/>
          <w:w w:val="110"/>
        </w:rPr>
        <w:t>でしょう。</w:t>
      </w:r>
    </w:p>
    <w:p w14:paraId="4C9506BC" w14:textId="77777777" w:rsidR="00D01E5D" w:rsidRDefault="00D01E5D">
      <w:pPr>
        <w:pStyle w:val="a3"/>
        <w:spacing w:before="9"/>
        <w:rPr>
          <w:sz w:val="31"/>
        </w:rPr>
      </w:pPr>
    </w:p>
    <w:p w14:paraId="0C3047C5" w14:textId="77777777" w:rsidR="00D01E5D" w:rsidRDefault="0022633E">
      <w:pPr>
        <w:pStyle w:val="2"/>
        <w:numPr>
          <w:ilvl w:val="1"/>
          <w:numId w:val="3"/>
        </w:numPr>
        <w:tabs>
          <w:tab w:val="left" w:pos="1321"/>
        </w:tabs>
        <w:ind w:hanging="925"/>
      </w:pPr>
      <w:r>
        <w:rPr>
          <w:color w:val="414042"/>
          <w:spacing w:val="-11"/>
          <w:w w:val="115"/>
        </w:rPr>
        <w:t>推奨プラクティス</w:t>
      </w:r>
    </w:p>
    <w:p w14:paraId="333E1281" w14:textId="77777777" w:rsidR="00D01E5D" w:rsidRDefault="00D01E5D">
      <w:pPr>
        <w:pStyle w:val="a3"/>
        <w:spacing w:before="7"/>
        <w:rPr>
          <w:sz w:val="42"/>
        </w:rPr>
      </w:pPr>
    </w:p>
    <w:p w14:paraId="6F58B2B5" w14:textId="77777777" w:rsidR="00D01E5D" w:rsidRDefault="0022633E">
      <w:pPr>
        <w:pStyle w:val="a4"/>
        <w:numPr>
          <w:ilvl w:val="2"/>
          <w:numId w:val="3"/>
        </w:numPr>
        <w:tabs>
          <w:tab w:val="left" w:pos="1196"/>
        </w:tabs>
        <w:spacing w:before="0"/>
        <w:ind w:right="942"/>
        <w:rPr>
          <w:sz w:val="28"/>
        </w:rPr>
      </w:pPr>
      <w:r>
        <w:rPr>
          <w:color w:val="414042"/>
          <w:spacing w:val="-2"/>
          <w:w w:val="105"/>
          <w:sz w:val="28"/>
        </w:rPr>
        <w:t>製品のレポジトリにコー</w:t>
      </w:r>
      <w:r>
        <w:rPr>
          <w:color w:val="414042"/>
          <w:spacing w:val="5"/>
          <w:sz w:val="28"/>
        </w:rPr>
        <w:t>ド</w:t>
      </w:r>
      <w:r>
        <w:rPr>
          <w:color w:val="414042"/>
          <w:spacing w:val="-7"/>
          <w:w w:val="105"/>
          <w:sz w:val="28"/>
        </w:rPr>
        <w:t>をコミッ</w:t>
      </w:r>
      <w:r>
        <w:rPr>
          <w:color w:val="414042"/>
          <w:spacing w:val="-20"/>
          <w:sz w:val="28"/>
        </w:rPr>
        <w:t>ト</w:t>
      </w:r>
      <w:r>
        <w:rPr>
          <w:color w:val="414042"/>
          <w:spacing w:val="-12"/>
          <w:w w:val="105"/>
          <w:sz w:val="28"/>
        </w:rPr>
        <w:t>する前に、オープンソース  ソフ</w:t>
      </w:r>
      <w:r>
        <w:rPr>
          <w:color w:val="414042"/>
          <w:sz w:val="28"/>
        </w:rPr>
        <w:t>ト</w:t>
      </w:r>
      <w:r>
        <w:rPr>
          <w:color w:val="414042"/>
          <w:spacing w:val="-8"/>
          <w:w w:val="105"/>
          <w:sz w:val="28"/>
        </w:rPr>
        <w:t>ウェ</w:t>
      </w:r>
      <w:r>
        <w:rPr>
          <w:color w:val="414042"/>
          <w:spacing w:val="-8"/>
          <w:w w:val="110"/>
          <w:sz w:val="28"/>
        </w:rPr>
        <w:t>アを使用するための承認を求める</w:t>
      </w:r>
    </w:p>
    <w:p w14:paraId="38CCAD69" w14:textId="782CAAEE" w:rsidR="00D01E5D" w:rsidRDefault="0022633E">
      <w:pPr>
        <w:pStyle w:val="a4"/>
        <w:numPr>
          <w:ilvl w:val="2"/>
          <w:numId w:val="3"/>
        </w:numPr>
        <w:tabs>
          <w:tab w:val="left" w:pos="1196"/>
        </w:tabs>
        <w:spacing w:before="243"/>
        <w:ind w:right="862"/>
        <w:jc w:val="both"/>
        <w:rPr>
          <w:sz w:val="28"/>
        </w:rPr>
      </w:pPr>
      <w:r>
        <w:rPr>
          <w:color w:val="414042"/>
          <w:spacing w:val="-4"/>
          <w:w w:val="110"/>
          <w:sz w:val="28"/>
        </w:rPr>
        <w:t>当該オープンソース ライブラリのコー</w:t>
      </w:r>
      <w:r>
        <w:rPr>
          <w:color w:val="414042"/>
          <w:sz w:val="28"/>
        </w:rPr>
        <w:t>ド</w:t>
      </w:r>
      <w:r>
        <w:rPr>
          <w:color w:val="414042"/>
          <w:spacing w:val="-8"/>
          <w:w w:val="110"/>
          <w:sz w:val="28"/>
        </w:rPr>
        <w:t>のライセンスが企業のポリシー</w:t>
      </w:r>
      <w:ins w:id="1474" w:author="Mieko Sato" w:date="2018-03-16T17:30:00Z">
        <w:r w:rsidR="003B4C62">
          <w:rPr>
            <w:rFonts w:hint="eastAsia"/>
            <w:color w:val="414042"/>
            <w:spacing w:val="-8"/>
            <w:w w:val="110"/>
            <w:sz w:val="28"/>
          </w:rPr>
          <w:t>によって</w:t>
        </w:r>
      </w:ins>
      <w:del w:id="1475" w:author="Mieko Sato" w:date="2018-03-16T17:30:00Z">
        <w:r w:rsidDel="003B4C62">
          <w:rPr>
            <w:color w:val="414042"/>
            <w:spacing w:val="-16"/>
            <w:w w:val="110"/>
            <w:sz w:val="28"/>
          </w:rPr>
          <w:delText>として</w:delText>
        </w:r>
      </w:del>
      <w:ins w:id="1476" w:author="工内隆" w:date="2018-02-15T17:40:00Z">
        <w:del w:id="1477" w:author="Mieko Sato" w:date="2018-03-16T17:30:00Z">
          <w:r w:rsidR="00422DAA" w:rsidDel="003B4C62">
            <w:rPr>
              <w:rFonts w:hint="eastAsia"/>
              <w:color w:val="414042"/>
              <w:spacing w:val="-16"/>
              <w:w w:val="110"/>
              <w:sz w:val="28"/>
            </w:rPr>
            <w:delText>以前</w:delText>
          </w:r>
        </w:del>
      </w:ins>
      <w:r>
        <w:rPr>
          <w:color w:val="414042"/>
          <w:spacing w:val="-16"/>
          <w:w w:val="110"/>
          <w:sz w:val="28"/>
        </w:rPr>
        <w:t>事前</w:t>
      </w:r>
      <w:del w:id="1478" w:author="Mieko Sato" w:date="2018-03-16T17:31:00Z">
        <w:r w:rsidDel="003B4C62">
          <w:rPr>
            <w:color w:val="414042"/>
            <w:spacing w:val="-16"/>
            <w:w w:val="110"/>
            <w:sz w:val="28"/>
          </w:rPr>
          <w:delText>に</w:delText>
        </w:r>
      </w:del>
      <w:r>
        <w:rPr>
          <w:color w:val="414042"/>
          <w:spacing w:val="-16"/>
          <w:w w:val="110"/>
          <w:sz w:val="28"/>
        </w:rPr>
        <w:t>承認されていない場合、プロプライエタリ コー</w:t>
      </w:r>
      <w:r>
        <w:rPr>
          <w:color w:val="414042"/>
          <w:spacing w:val="5"/>
          <w:sz w:val="28"/>
        </w:rPr>
        <w:t>ド</w:t>
      </w:r>
      <w:r>
        <w:rPr>
          <w:color w:val="414042"/>
          <w:spacing w:val="-10"/>
          <w:w w:val="110"/>
          <w:sz w:val="28"/>
        </w:rPr>
        <w:t>をオープ</w:t>
      </w:r>
      <w:r>
        <w:rPr>
          <w:color w:val="414042"/>
          <w:spacing w:val="-17"/>
          <w:w w:val="105"/>
          <w:sz w:val="28"/>
        </w:rPr>
        <w:t>ンソースのライブラリにリンクする、もしくはその逆のことをする前</w:t>
      </w:r>
      <w:del w:id="1479" w:author="Mieko Sato" w:date="2018-03-16T17:31:00Z">
        <w:r w:rsidDel="003B4C62">
          <w:rPr>
            <w:rFonts w:hint="eastAsia"/>
            <w:color w:val="414042"/>
            <w:spacing w:val="-17"/>
            <w:w w:val="105"/>
            <w:sz w:val="28"/>
          </w:rPr>
          <w:delText xml:space="preserve">の段階  </w:delText>
        </w:r>
        <w:r w:rsidDel="003B4C62">
          <w:rPr>
            <w:rFonts w:hint="eastAsia"/>
            <w:color w:val="414042"/>
            <w:spacing w:val="-3"/>
            <w:w w:val="110"/>
            <w:sz w:val="28"/>
          </w:rPr>
          <w:delText>で</w:delText>
        </w:r>
      </w:del>
      <w:ins w:id="1480" w:author="Mieko Sato" w:date="2018-03-16T17:31:00Z">
        <w:r w:rsidR="003B4C62">
          <w:rPr>
            <w:rFonts w:hint="eastAsia"/>
            <w:color w:val="414042"/>
            <w:spacing w:val="-17"/>
            <w:w w:val="105"/>
            <w:sz w:val="28"/>
          </w:rPr>
          <w:t>に</w:t>
        </w:r>
      </w:ins>
      <w:ins w:id="1481" w:author="Mieko Sato" w:date="2018-03-18T12:33:00Z">
        <w:r w:rsidR="009E546E">
          <w:rPr>
            <w:rFonts w:hint="eastAsia"/>
            <w:color w:val="414042"/>
            <w:spacing w:val="-17"/>
            <w:w w:val="105"/>
            <w:sz w:val="28"/>
          </w:rPr>
          <w:t>、</w:t>
        </w:r>
      </w:ins>
      <w:r>
        <w:rPr>
          <w:color w:val="414042"/>
          <w:spacing w:val="-3"/>
          <w:w w:val="110"/>
          <w:sz w:val="28"/>
        </w:rPr>
        <w:t>承認を求める</w:t>
      </w:r>
    </w:p>
    <w:p w14:paraId="1F255F1A" w14:textId="77777777" w:rsidR="00D01E5D" w:rsidRDefault="0022633E">
      <w:pPr>
        <w:pStyle w:val="a4"/>
        <w:numPr>
          <w:ilvl w:val="2"/>
          <w:numId w:val="3"/>
        </w:numPr>
        <w:tabs>
          <w:tab w:val="left" w:pos="1196"/>
        </w:tabs>
        <w:spacing w:before="245"/>
        <w:ind w:right="745"/>
        <w:rPr>
          <w:sz w:val="28"/>
        </w:rPr>
      </w:pPr>
      <w:r>
        <w:rPr>
          <w:color w:val="414042"/>
          <w:spacing w:val="-20"/>
          <w:sz w:val="28"/>
        </w:rPr>
        <w:t>実施された変更について、変更日時、変更者、</w:t>
      </w:r>
      <w:del w:id="1482" w:author="Mieko Sato" w:date="2018-03-01T14:46:00Z">
        <w:r w:rsidDel="00CC04DD">
          <w:rPr>
            <w:color w:val="414042"/>
            <w:spacing w:val="-20"/>
            <w:sz w:val="28"/>
          </w:rPr>
          <w:delText>一</w:delText>
        </w:r>
      </w:del>
      <w:ins w:id="1483" w:author="Mieko Sato" w:date="2018-03-01T14:46:00Z">
        <w:r w:rsidR="00CC04DD">
          <w:rPr>
            <w:color w:val="414042"/>
            <w:spacing w:val="-20"/>
            <w:sz w:val="28"/>
          </w:rPr>
          <w:t>1</w:t>
        </w:r>
      </w:ins>
      <w:r>
        <w:rPr>
          <w:color w:val="414042"/>
          <w:spacing w:val="-20"/>
          <w:sz w:val="28"/>
        </w:rPr>
        <w:t>行程度の内容説明と</w:t>
      </w:r>
      <w:del w:id="1484" w:author="工内隆" w:date="2018-02-15T17:40:00Z">
        <w:r w:rsidDel="00422DAA">
          <w:rPr>
            <w:color w:val="414042"/>
            <w:spacing w:val="-20"/>
            <w:sz w:val="28"/>
          </w:rPr>
          <w:delText xml:space="preserve"> </w:delText>
        </w:r>
      </w:del>
      <w:r>
        <w:rPr>
          <w:color w:val="414042"/>
          <w:spacing w:val="-20"/>
          <w:sz w:val="28"/>
        </w:rPr>
        <w:t xml:space="preserve"> </w:t>
      </w:r>
      <w:r>
        <w:rPr>
          <w:color w:val="414042"/>
          <w:spacing w:val="-10"/>
          <w:w w:val="105"/>
          <w:sz w:val="28"/>
        </w:rPr>
        <w:t>いった変更ログ</w:t>
      </w:r>
      <w:r>
        <w:rPr>
          <w:color w:val="414042"/>
          <w:spacing w:val="-6"/>
          <w:w w:val="105"/>
          <w:sz w:val="28"/>
        </w:rPr>
        <w:t>（Changelog）</w:t>
      </w:r>
      <w:r>
        <w:rPr>
          <w:color w:val="414042"/>
          <w:spacing w:val="-17"/>
          <w:w w:val="105"/>
          <w:sz w:val="28"/>
        </w:rPr>
        <w:t>をすべてのファイルについてアップデートす</w:t>
      </w:r>
      <w:del w:id="1485" w:author="工内隆" w:date="2018-02-15T17:40:00Z">
        <w:r w:rsidDel="00422DAA">
          <w:rPr>
            <w:color w:val="414042"/>
            <w:spacing w:val="-17"/>
            <w:w w:val="105"/>
            <w:sz w:val="28"/>
          </w:rPr>
          <w:delText xml:space="preserve">    </w:delText>
        </w:r>
      </w:del>
      <w:r>
        <w:rPr>
          <w:color w:val="414042"/>
          <w:w w:val="105"/>
          <w:sz w:val="28"/>
        </w:rPr>
        <w:t>る</w:t>
      </w:r>
    </w:p>
    <w:p w14:paraId="77BE26A2" w14:textId="77777777" w:rsidR="00D01E5D" w:rsidRDefault="0022633E">
      <w:pPr>
        <w:pStyle w:val="a4"/>
        <w:numPr>
          <w:ilvl w:val="2"/>
          <w:numId w:val="3"/>
        </w:numPr>
        <w:tabs>
          <w:tab w:val="left" w:pos="1196"/>
        </w:tabs>
        <w:spacing w:before="123"/>
        <w:ind w:right="746"/>
        <w:rPr>
          <w:sz w:val="28"/>
        </w:rPr>
      </w:pPr>
      <w:r>
        <w:rPr>
          <w:color w:val="414042"/>
          <w:spacing w:val="-17"/>
          <w:w w:val="110"/>
          <w:sz w:val="28"/>
        </w:rPr>
        <w:t>開発する</w:t>
      </w:r>
      <w:del w:id="1486" w:author="工内隆" w:date="2018-02-15T17:41:00Z">
        <w:r w:rsidDel="00422DAA">
          <w:rPr>
            <w:color w:val="414042"/>
            <w:spacing w:val="-17"/>
            <w:w w:val="110"/>
            <w:sz w:val="28"/>
          </w:rPr>
          <w:delText>、</w:delText>
        </w:r>
      </w:del>
      <w:r>
        <w:rPr>
          <w:color w:val="414042"/>
          <w:spacing w:val="-17"/>
          <w:w w:val="110"/>
          <w:sz w:val="28"/>
        </w:rPr>
        <w:t>すべてのコー</w:t>
      </w:r>
      <w:r>
        <w:rPr>
          <w:color w:val="414042"/>
          <w:spacing w:val="-7"/>
          <w:sz w:val="28"/>
        </w:rPr>
        <w:t>ド</w:t>
      </w:r>
      <w:r>
        <w:rPr>
          <w:color w:val="414042"/>
          <w:spacing w:val="2"/>
          <w:w w:val="110"/>
          <w:sz w:val="28"/>
        </w:rPr>
        <w:t>と</w:t>
      </w:r>
      <w:r>
        <w:rPr>
          <w:color w:val="414042"/>
          <w:spacing w:val="-4"/>
          <w:w w:val="120"/>
          <w:sz w:val="28"/>
        </w:rPr>
        <w:t>オ</w:t>
      </w:r>
      <w:r>
        <w:rPr>
          <w:color w:val="414042"/>
          <w:spacing w:val="-4"/>
          <w:w w:val="110"/>
          <w:sz w:val="28"/>
        </w:rPr>
        <w:t>ープンソース ソフ</w:t>
      </w:r>
      <w:r>
        <w:rPr>
          <w:color w:val="414042"/>
          <w:sz w:val="28"/>
        </w:rPr>
        <w:t>ト</w:t>
      </w:r>
      <w:r>
        <w:rPr>
          <w:color w:val="414042"/>
          <w:spacing w:val="-16"/>
          <w:w w:val="110"/>
          <w:sz w:val="28"/>
        </w:rPr>
        <w:t>ウ</w:t>
      </w:r>
      <w:r>
        <w:rPr>
          <w:color w:val="414042"/>
          <w:spacing w:val="-27"/>
          <w:w w:val="120"/>
          <w:sz w:val="28"/>
        </w:rPr>
        <w:t>ェ</w:t>
      </w:r>
      <w:r>
        <w:rPr>
          <w:color w:val="414042"/>
          <w:spacing w:val="-9"/>
          <w:w w:val="110"/>
          <w:sz w:val="28"/>
        </w:rPr>
        <w:t>アの間のインター</w:t>
      </w:r>
      <w:r>
        <w:rPr>
          <w:color w:val="414042"/>
          <w:spacing w:val="-21"/>
          <w:w w:val="105"/>
          <w:sz w:val="28"/>
        </w:rPr>
        <w:t>フ</w:t>
      </w:r>
      <w:r>
        <w:rPr>
          <w:color w:val="414042"/>
          <w:spacing w:val="-12"/>
          <w:w w:val="105"/>
          <w:sz w:val="28"/>
        </w:rPr>
        <w:t>ェースを文書化する。これによ</w:t>
      </w:r>
      <w:r>
        <w:rPr>
          <w:color w:val="414042"/>
          <w:spacing w:val="2"/>
          <w:sz w:val="28"/>
        </w:rPr>
        <w:t>り</w:t>
      </w:r>
      <w:r>
        <w:rPr>
          <w:color w:val="414042"/>
          <w:spacing w:val="-5"/>
          <w:w w:val="105"/>
          <w:sz w:val="28"/>
        </w:rPr>
        <w:t>他者が</w:t>
      </w:r>
      <w:r>
        <w:rPr>
          <w:color w:val="414042"/>
          <w:spacing w:val="-17"/>
          <w:w w:val="105"/>
          <w:sz w:val="28"/>
        </w:rPr>
        <w:t>（</w:t>
      </w:r>
      <w:r>
        <w:rPr>
          <w:color w:val="414042"/>
          <w:w w:val="105"/>
          <w:sz w:val="28"/>
        </w:rPr>
        <w:t>ソフ</w:t>
      </w:r>
      <w:r>
        <w:rPr>
          <w:color w:val="414042"/>
          <w:sz w:val="28"/>
        </w:rPr>
        <w:t>ト</w:t>
      </w:r>
      <w:r>
        <w:rPr>
          <w:color w:val="414042"/>
          <w:spacing w:val="-16"/>
          <w:w w:val="105"/>
          <w:sz w:val="28"/>
        </w:rPr>
        <w:t>ウェア間の</w:t>
      </w:r>
      <w:r>
        <w:rPr>
          <w:color w:val="414042"/>
          <w:spacing w:val="-15"/>
          <w:w w:val="105"/>
          <w:sz w:val="28"/>
        </w:rPr>
        <w:t>）</w:t>
      </w:r>
      <w:r>
        <w:rPr>
          <w:color w:val="414042"/>
          <w:spacing w:val="-9"/>
          <w:w w:val="105"/>
          <w:sz w:val="28"/>
        </w:rPr>
        <w:t>相互作用を</w:t>
      </w:r>
      <w:r>
        <w:rPr>
          <w:color w:val="414042"/>
          <w:spacing w:val="5"/>
          <w:w w:val="110"/>
          <w:sz w:val="28"/>
        </w:rPr>
        <w:t>理</w:t>
      </w:r>
      <w:r>
        <w:rPr>
          <w:color w:val="414042"/>
          <w:spacing w:val="-15"/>
          <w:w w:val="110"/>
          <w:sz w:val="28"/>
        </w:rPr>
        <w:t>解し、コンプライアンス上の懸念事項を明確にすることができる</w:t>
      </w:r>
    </w:p>
    <w:p w14:paraId="54DD0BE9" w14:textId="77777777" w:rsidR="00D01E5D" w:rsidRDefault="0022633E">
      <w:pPr>
        <w:pStyle w:val="a4"/>
        <w:numPr>
          <w:ilvl w:val="2"/>
          <w:numId w:val="3"/>
        </w:numPr>
        <w:tabs>
          <w:tab w:val="left" w:pos="1196"/>
        </w:tabs>
        <w:spacing w:before="124"/>
        <w:rPr>
          <w:sz w:val="28"/>
        </w:rPr>
      </w:pPr>
      <w:r>
        <w:rPr>
          <w:color w:val="414042"/>
          <w:spacing w:val="-12"/>
          <w:w w:val="110"/>
          <w:sz w:val="28"/>
        </w:rPr>
        <w:t>ソースコード パッケージのライセンスが記載されている</w:t>
      </w:r>
      <w:r>
        <w:rPr>
          <w:color w:val="414042"/>
          <w:spacing w:val="-8"/>
          <w:w w:val="110"/>
          <w:sz w:val="28"/>
        </w:rPr>
        <w:t>Web</w:t>
      </w:r>
      <w:r>
        <w:rPr>
          <w:color w:val="414042"/>
          <w:spacing w:val="-6"/>
          <w:w w:val="110"/>
          <w:sz w:val="28"/>
        </w:rPr>
        <w:t>ページを</w:t>
      </w:r>
    </w:p>
    <w:p w14:paraId="3F1EDB9C" w14:textId="77777777" w:rsidR="00D01E5D" w:rsidRDefault="0022633E">
      <w:pPr>
        <w:pStyle w:val="a3"/>
        <w:spacing w:before="1"/>
        <w:ind w:left="1195" w:right="824"/>
      </w:pPr>
      <w:r>
        <w:rPr>
          <w:color w:val="414042"/>
          <w:w w:val="105"/>
        </w:rPr>
        <w:t>PDF</w:t>
      </w:r>
      <w:r>
        <w:rPr>
          <w:color w:val="414042"/>
          <w:spacing w:val="-10"/>
          <w:w w:val="105"/>
        </w:rPr>
        <w:t>で保管する。これによ</w:t>
      </w:r>
      <w:r>
        <w:rPr>
          <w:color w:val="414042"/>
          <w:spacing w:val="-5"/>
        </w:rPr>
        <w:t>り</w:t>
      </w:r>
      <w:r>
        <w:rPr>
          <w:color w:val="414042"/>
          <w:spacing w:val="-8"/>
          <w:w w:val="105"/>
        </w:rPr>
        <w:t>パッケージをダウンロー</w:t>
      </w:r>
      <w:r>
        <w:rPr>
          <w:color w:val="414042"/>
          <w:spacing w:val="10"/>
        </w:rPr>
        <w:t>ド</w:t>
      </w:r>
      <w:r>
        <w:rPr>
          <w:color w:val="414042"/>
          <w:spacing w:val="-6"/>
          <w:w w:val="105"/>
        </w:rPr>
        <w:t>した際のプロジェ</w:t>
      </w:r>
      <w:del w:id="1487" w:author="工内隆" w:date="2018-02-15T17:41:00Z">
        <w:r w:rsidDel="00422DAA">
          <w:rPr>
            <w:color w:val="414042"/>
            <w:spacing w:val="-6"/>
            <w:w w:val="105"/>
          </w:rPr>
          <w:delText xml:space="preserve">  </w:delText>
        </w:r>
      </w:del>
      <w:r>
        <w:rPr>
          <w:color w:val="414042"/>
          <w:spacing w:val="-5"/>
          <w:w w:val="110"/>
        </w:rPr>
        <w:t>ク</w:t>
      </w:r>
      <w:r>
        <w:rPr>
          <w:color w:val="414042"/>
          <w:spacing w:val="6"/>
        </w:rPr>
        <w:t>ト</w:t>
      </w:r>
      <w:r>
        <w:rPr>
          <w:color w:val="414042"/>
          <w:spacing w:val="-9"/>
          <w:w w:val="110"/>
        </w:rPr>
        <w:t>の状態を文書として保存できる</w:t>
      </w:r>
    </w:p>
    <w:p w14:paraId="1DDBD414" w14:textId="5D51C8F7" w:rsidR="00D01E5D" w:rsidRPr="009E546E" w:rsidRDefault="0022633E" w:rsidP="009E546E">
      <w:pPr>
        <w:pStyle w:val="a4"/>
        <w:numPr>
          <w:ilvl w:val="2"/>
          <w:numId w:val="3"/>
        </w:numPr>
        <w:tabs>
          <w:tab w:val="left" w:pos="1196"/>
        </w:tabs>
        <w:spacing w:before="123"/>
        <w:ind w:right="931"/>
      </w:pPr>
      <w:r>
        <w:rPr>
          <w:color w:val="414042"/>
          <w:spacing w:val="-14"/>
          <w:w w:val="110"/>
          <w:sz w:val="28"/>
        </w:rPr>
        <w:t>パッケージ</w:t>
      </w:r>
      <w:ins w:id="1488" w:author="Mieko Sato" w:date="2018-03-18T12:26:00Z">
        <w:r w:rsidR="009E546E">
          <w:rPr>
            <w:rFonts w:hint="eastAsia"/>
            <w:color w:val="414042"/>
            <w:spacing w:val="-14"/>
            <w:w w:val="110"/>
            <w:sz w:val="28"/>
          </w:rPr>
          <w:t>を</w:t>
        </w:r>
      </w:ins>
      <w:del w:id="1489" w:author="Mieko Sato" w:date="2018-03-18T12:26:00Z">
        <w:r w:rsidDel="009E546E">
          <w:rPr>
            <w:color w:val="414042"/>
            <w:spacing w:val="-14"/>
            <w:w w:val="110"/>
            <w:sz w:val="28"/>
          </w:rPr>
          <w:delText>の</w:delText>
        </w:r>
      </w:del>
      <w:r>
        <w:rPr>
          <w:color w:val="414042"/>
          <w:spacing w:val="-14"/>
          <w:w w:val="110"/>
          <w:sz w:val="28"/>
        </w:rPr>
        <w:t>変更</w:t>
      </w:r>
      <w:ins w:id="1490" w:author="Mieko Sato" w:date="2018-03-18T12:27:00Z">
        <w:r w:rsidR="009E546E">
          <w:rPr>
            <w:rFonts w:hint="eastAsia"/>
            <w:color w:val="414042"/>
            <w:spacing w:val="-14"/>
            <w:w w:val="110"/>
            <w:sz w:val="28"/>
          </w:rPr>
          <w:t>していない</w:t>
        </w:r>
      </w:ins>
      <w:del w:id="1491" w:author="Mieko Sato" w:date="2018-03-18T12:27:00Z">
        <w:r w:rsidDel="009E546E">
          <w:rPr>
            <w:color w:val="414042"/>
            <w:spacing w:val="-14"/>
            <w:w w:val="110"/>
            <w:sz w:val="28"/>
          </w:rPr>
          <w:delText>されていない</w:delText>
        </w:r>
      </w:del>
      <w:r>
        <w:rPr>
          <w:color w:val="414042"/>
          <w:spacing w:val="-14"/>
          <w:w w:val="110"/>
          <w:sz w:val="28"/>
        </w:rPr>
        <w:t>状態</w:t>
      </w:r>
      <w:del w:id="1492" w:author="Mieko Sato" w:date="2018-03-18T12:27:00Z">
        <w:r w:rsidDel="009E546E">
          <w:rPr>
            <w:color w:val="414042"/>
            <w:spacing w:val="-14"/>
            <w:w w:val="110"/>
            <w:sz w:val="28"/>
          </w:rPr>
          <w:delText>で</w:delText>
        </w:r>
      </w:del>
      <w:r>
        <w:rPr>
          <w:color w:val="414042"/>
          <w:spacing w:val="-14"/>
          <w:w w:val="110"/>
          <w:sz w:val="28"/>
        </w:rPr>
        <w:t>のコピーを</w:t>
      </w:r>
      <w:ins w:id="1493" w:author="Mieko Sato" w:date="2018-03-18T12:28:00Z">
        <w:r w:rsidR="009E546E">
          <w:rPr>
            <w:rFonts w:hint="eastAsia"/>
            <w:color w:val="414042"/>
            <w:spacing w:val="-14"/>
            <w:w w:val="110"/>
            <w:sz w:val="28"/>
          </w:rPr>
          <w:t>、</w:t>
        </w:r>
      </w:ins>
      <w:r>
        <w:rPr>
          <w:color w:val="414042"/>
          <w:spacing w:val="-14"/>
          <w:w w:val="110"/>
          <w:sz w:val="28"/>
        </w:rPr>
        <w:t>ライセンス情報と</w:t>
      </w:r>
      <w:ins w:id="1494" w:author="Mieko Sato" w:date="2018-03-18T12:28:00Z">
        <w:r w:rsidR="009E546E">
          <w:rPr>
            <w:rFonts w:hint="eastAsia"/>
            <w:color w:val="414042"/>
            <w:spacing w:val="-14"/>
            <w:w w:val="110"/>
            <w:sz w:val="28"/>
          </w:rPr>
          <w:t>一緒に</w:t>
        </w:r>
      </w:ins>
      <w:del w:id="1495" w:author="Mieko Sato" w:date="2018-03-18T12:30:00Z">
        <w:r w:rsidRPr="009E546E" w:rsidDel="009E546E">
          <w:rPr>
            <w:color w:val="414042"/>
            <w:spacing w:val="-14"/>
            <w:w w:val="110"/>
            <w:sz w:val="28"/>
          </w:rPr>
          <w:delText>合</w:delText>
        </w:r>
        <w:r w:rsidRPr="009E546E" w:rsidDel="009E546E">
          <w:rPr>
            <w:color w:val="414042"/>
            <w:spacing w:val="-14"/>
            <w:w w:val="115"/>
            <w:sz w:val="28"/>
          </w:rPr>
          <w:delText>わせて</w:delText>
        </w:r>
      </w:del>
      <w:r w:rsidRPr="009E546E">
        <w:rPr>
          <w:color w:val="414042"/>
          <w:spacing w:val="-14"/>
          <w:w w:val="115"/>
          <w:sz w:val="28"/>
        </w:rPr>
        <w:t>バックアップしておく</w:t>
      </w:r>
    </w:p>
    <w:p w14:paraId="1563C608" w14:textId="77777777" w:rsidR="00D01E5D" w:rsidRDefault="0022633E">
      <w:pPr>
        <w:pStyle w:val="a4"/>
        <w:numPr>
          <w:ilvl w:val="2"/>
          <w:numId w:val="3"/>
        </w:numPr>
        <w:tabs>
          <w:tab w:val="left" w:pos="1196"/>
        </w:tabs>
        <w:spacing w:before="242"/>
        <w:rPr>
          <w:sz w:val="28"/>
        </w:rPr>
      </w:pPr>
      <w:r>
        <w:rPr>
          <w:color w:val="414042"/>
          <w:spacing w:val="-4"/>
          <w:w w:val="120"/>
          <w:sz w:val="28"/>
        </w:rPr>
        <w:t>オ</w:t>
      </w:r>
      <w:r>
        <w:rPr>
          <w:color w:val="414042"/>
          <w:spacing w:val="-9"/>
          <w:w w:val="110"/>
          <w:sz w:val="28"/>
        </w:rPr>
        <w:t>ープンソース ソ</w:t>
      </w:r>
      <w:r>
        <w:rPr>
          <w:color w:val="414042"/>
          <w:spacing w:val="-3"/>
          <w:w w:val="120"/>
          <w:sz w:val="28"/>
        </w:rPr>
        <w:t>フ</w:t>
      </w:r>
      <w:r>
        <w:rPr>
          <w:color w:val="414042"/>
          <w:sz w:val="28"/>
        </w:rPr>
        <w:t>ト</w:t>
      </w:r>
      <w:r>
        <w:rPr>
          <w:color w:val="414042"/>
          <w:spacing w:val="-16"/>
          <w:w w:val="110"/>
          <w:sz w:val="28"/>
        </w:rPr>
        <w:t>ウ</w:t>
      </w:r>
      <w:r>
        <w:rPr>
          <w:color w:val="414042"/>
          <w:spacing w:val="-24"/>
          <w:w w:val="120"/>
          <w:sz w:val="28"/>
        </w:rPr>
        <w:t>ェア</w:t>
      </w:r>
      <w:r>
        <w:rPr>
          <w:color w:val="414042"/>
          <w:spacing w:val="-7"/>
          <w:w w:val="110"/>
          <w:sz w:val="28"/>
        </w:rPr>
        <w:t>のコンポーネン</w:t>
      </w:r>
      <w:r>
        <w:rPr>
          <w:color w:val="414042"/>
          <w:spacing w:val="5"/>
          <w:sz w:val="28"/>
        </w:rPr>
        <w:t>ト</w:t>
      </w:r>
      <w:r>
        <w:rPr>
          <w:color w:val="414042"/>
          <w:spacing w:val="-22"/>
          <w:w w:val="110"/>
          <w:sz w:val="28"/>
        </w:rPr>
        <w:t>を</w:t>
      </w:r>
      <w:r>
        <w:rPr>
          <w:color w:val="414042"/>
          <w:spacing w:val="-17"/>
          <w:w w:val="120"/>
          <w:sz w:val="28"/>
        </w:rPr>
        <w:t>アッ</w:t>
      </w:r>
      <w:r>
        <w:rPr>
          <w:color w:val="414042"/>
          <w:spacing w:val="-6"/>
          <w:w w:val="110"/>
          <w:sz w:val="28"/>
        </w:rPr>
        <w:t>プグレー</w:t>
      </w:r>
      <w:r>
        <w:rPr>
          <w:color w:val="414042"/>
          <w:sz w:val="28"/>
        </w:rPr>
        <w:t>ド</w:t>
      </w:r>
      <w:r>
        <w:rPr>
          <w:color w:val="414042"/>
          <w:spacing w:val="-5"/>
          <w:w w:val="110"/>
          <w:sz w:val="28"/>
        </w:rPr>
        <w:t>する際に、</w:t>
      </w:r>
    </w:p>
    <w:p w14:paraId="2FB0CE50" w14:textId="77777777" w:rsidR="00D01E5D" w:rsidRDefault="00D01E5D">
      <w:pPr>
        <w:rPr>
          <w:sz w:val="28"/>
        </w:rPr>
        <w:sectPr w:rsidR="00D01E5D">
          <w:headerReference w:type="default" r:id="rId99"/>
          <w:pgSz w:w="12240" w:h="15840"/>
          <w:pgMar w:top="880" w:right="1240" w:bottom="760" w:left="1180" w:header="10" w:footer="560" w:gutter="0"/>
          <w:cols w:space="720"/>
        </w:sectPr>
      </w:pPr>
    </w:p>
    <w:p w14:paraId="2CE7AFC0" w14:textId="77777777" w:rsidR="00D01E5D" w:rsidRDefault="00D01E5D">
      <w:pPr>
        <w:pStyle w:val="a3"/>
        <w:rPr>
          <w:sz w:val="20"/>
        </w:rPr>
      </w:pPr>
    </w:p>
    <w:p w14:paraId="4F4E26AD" w14:textId="77777777" w:rsidR="00D01E5D" w:rsidRDefault="00D01E5D">
      <w:pPr>
        <w:pStyle w:val="a3"/>
        <w:rPr>
          <w:sz w:val="20"/>
        </w:rPr>
      </w:pPr>
    </w:p>
    <w:p w14:paraId="042E9118" w14:textId="77777777" w:rsidR="00D01E5D" w:rsidRDefault="0022633E">
      <w:pPr>
        <w:pStyle w:val="a3"/>
        <w:spacing w:before="207"/>
        <w:ind w:left="1195" w:right="817"/>
      </w:pPr>
      <w:r>
        <w:rPr>
          <w:color w:val="414042"/>
          <w:spacing w:val="-16"/>
          <w:w w:val="110"/>
        </w:rPr>
        <w:t>ライセンスが同じものかどうかを確認する。ライセンスはバージョン間で</w:t>
      </w:r>
      <w:r>
        <w:rPr>
          <w:color w:val="414042"/>
          <w:spacing w:val="-1"/>
          <w:w w:val="110"/>
        </w:rPr>
        <w:t>変わることがある</w:t>
      </w:r>
    </w:p>
    <w:p w14:paraId="0980FBD2" w14:textId="77777777" w:rsidR="00D01E5D" w:rsidRDefault="00D01E5D">
      <w:pPr>
        <w:pStyle w:val="a3"/>
        <w:spacing w:before="8"/>
        <w:rPr>
          <w:sz w:val="20"/>
        </w:rPr>
      </w:pPr>
    </w:p>
    <w:p w14:paraId="3449604F" w14:textId="25979C20" w:rsidR="00D01E5D" w:rsidRDefault="0022633E">
      <w:pPr>
        <w:pStyle w:val="a4"/>
        <w:numPr>
          <w:ilvl w:val="2"/>
          <w:numId w:val="3"/>
        </w:numPr>
        <w:tabs>
          <w:tab w:val="left" w:pos="1196"/>
        </w:tabs>
        <w:spacing w:before="0"/>
        <w:ind w:right="790"/>
        <w:rPr>
          <w:sz w:val="28"/>
        </w:rPr>
      </w:pPr>
      <w:r>
        <w:rPr>
          <w:color w:val="414042"/>
          <w:spacing w:val="-10"/>
          <w:w w:val="110"/>
          <w:sz w:val="28"/>
        </w:rPr>
        <w:t>ソースコー</w:t>
      </w:r>
      <w:r>
        <w:rPr>
          <w:color w:val="414042"/>
          <w:spacing w:val="2"/>
          <w:sz w:val="28"/>
        </w:rPr>
        <w:t xml:space="preserve">ド </w:t>
      </w:r>
      <w:r>
        <w:rPr>
          <w:color w:val="414042"/>
          <w:spacing w:val="-12"/>
          <w:w w:val="110"/>
          <w:sz w:val="28"/>
        </w:rPr>
        <w:t>パッケージに記述されたライセンスがプロジェク</w:t>
      </w:r>
      <w:r>
        <w:rPr>
          <w:color w:val="414042"/>
          <w:spacing w:val="-17"/>
          <w:sz w:val="28"/>
        </w:rPr>
        <w:t>ト</w:t>
      </w:r>
      <w:r>
        <w:rPr>
          <w:color w:val="414042"/>
          <w:spacing w:val="-10"/>
          <w:w w:val="110"/>
          <w:sz w:val="28"/>
        </w:rPr>
        <w:t>Web</w:t>
      </w:r>
      <w:r>
        <w:rPr>
          <w:color w:val="414042"/>
          <w:spacing w:val="-12"/>
          <w:w w:val="110"/>
          <w:sz w:val="28"/>
        </w:rPr>
        <w:t>サイ</w:t>
      </w:r>
      <w:r>
        <w:rPr>
          <w:color w:val="414042"/>
          <w:spacing w:val="-26"/>
          <w:sz w:val="28"/>
        </w:rPr>
        <w:t>ト</w:t>
      </w:r>
      <w:r>
        <w:rPr>
          <w:color w:val="414042"/>
          <w:spacing w:val="-12"/>
          <w:w w:val="105"/>
          <w:sz w:val="28"/>
        </w:rPr>
        <w:t>で記述されているものと合っているかどうかを確認する。差異がある</w:t>
      </w:r>
      <w:del w:id="1496" w:author="Mieko Sato" w:date="2018-03-18T12:32:00Z">
        <w:r w:rsidDel="009E546E">
          <w:rPr>
            <w:color w:val="414042"/>
            <w:spacing w:val="-12"/>
            <w:w w:val="105"/>
            <w:sz w:val="28"/>
          </w:rPr>
          <w:delText xml:space="preserve"> </w:delText>
        </w:r>
      </w:del>
      <w:r>
        <w:rPr>
          <w:color w:val="414042"/>
          <w:spacing w:val="-15"/>
          <w:w w:val="110"/>
          <w:sz w:val="28"/>
        </w:rPr>
        <w:t>場合、プロジェクトにコンタクトし明確にする</w:t>
      </w:r>
    </w:p>
    <w:p w14:paraId="7E00994D" w14:textId="77777777" w:rsidR="00D01E5D" w:rsidRDefault="00D01E5D">
      <w:pPr>
        <w:pStyle w:val="a3"/>
        <w:spacing w:before="12"/>
        <w:rPr>
          <w:sz w:val="40"/>
        </w:rPr>
      </w:pPr>
    </w:p>
    <w:p w14:paraId="780620AC" w14:textId="77777777" w:rsidR="00D01E5D" w:rsidRDefault="005668DD">
      <w:pPr>
        <w:pStyle w:val="2"/>
        <w:numPr>
          <w:ilvl w:val="1"/>
          <w:numId w:val="3"/>
        </w:numPr>
        <w:tabs>
          <w:tab w:val="left" w:pos="1378"/>
        </w:tabs>
        <w:ind w:left="1377" w:hanging="982"/>
      </w:pPr>
      <w:r>
        <w:rPr>
          <w:noProof/>
        </w:rPr>
        <mc:AlternateContent>
          <mc:Choice Requires="wps">
            <w:drawing>
              <wp:anchor distT="0" distB="0" distL="0" distR="0" simplePos="0" relativeHeight="251675648" behindDoc="0" locked="0" layoutInCell="1" allowOverlap="1" wp14:anchorId="53095406" wp14:editId="27E94811">
                <wp:simplePos x="0" y="0"/>
                <wp:positionH relativeFrom="page">
                  <wp:posOffset>1000125</wp:posOffset>
                </wp:positionH>
                <wp:positionV relativeFrom="paragraph">
                  <wp:posOffset>438150</wp:posOffset>
                </wp:positionV>
                <wp:extent cx="5772785" cy="0"/>
                <wp:effectExtent l="9525" t="12700" r="8890" b="6350"/>
                <wp:wrapTopAndBottom/>
                <wp:docPr id="34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5E49E6" id="Line 18" o:spid="_x0000_s1026" style="position:absolute;left:0;text-align:left;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" strokecolor="#aaaaad" strokeweight="1pt">
                <w10:wrap type="topAndBottom" anchorx="page"/>
              </v:line>
            </w:pict>
          </mc:Fallback>
        </mc:AlternateContent>
      </w:r>
      <w:r w:rsidR="0022633E">
        <w:rPr>
          <w:color w:val="414042"/>
          <w:spacing w:val="-11"/>
          <w:w w:val="110"/>
        </w:rPr>
        <w:t>間違いを回避する</w:t>
      </w:r>
    </w:p>
    <w:p w14:paraId="1E205083" w14:textId="61435630" w:rsidR="00D01E5D" w:rsidRDefault="0022633E">
      <w:pPr>
        <w:pStyle w:val="a4"/>
        <w:numPr>
          <w:ilvl w:val="2"/>
          <w:numId w:val="3"/>
        </w:numPr>
        <w:tabs>
          <w:tab w:val="left" w:pos="1196"/>
        </w:tabs>
        <w:spacing w:before="71"/>
        <w:ind w:right="1057"/>
        <w:rPr>
          <w:sz w:val="28"/>
        </w:rPr>
      </w:pPr>
      <w:r>
        <w:rPr>
          <w:color w:val="414042"/>
          <w:spacing w:val="-10"/>
          <w:w w:val="105"/>
          <w:sz w:val="28"/>
        </w:rPr>
        <w:t>もともとあったライセンス情報・著作権情報の削除や修正をしないこ</w:t>
      </w:r>
      <w:r>
        <w:rPr>
          <w:color w:val="414042"/>
          <w:spacing w:val="-12"/>
          <w:w w:val="110"/>
          <w:sz w:val="28"/>
        </w:rPr>
        <w:t>と。</w:t>
      </w:r>
      <w:del w:id="1497" w:author="Mieko Sato" w:date="2018-03-18T12:39:00Z">
        <w:r w:rsidDel="00532281">
          <w:rPr>
            <w:rFonts w:hint="eastAsia"/>
            <w:color w:val="414042"/>
            <w:spacing w:val="-12"/>
            <w:w w:val="110"/>
            <w:sz w:val="28"/>
          </w:rPr>
          <w:delText>こういった</w:delText>
        </w:r>
      </w:del>
      <w:ins w:id="1498" w:author="Mieko Sato" w:date="2018-03-18T12:39:00Z">
        <w:r w:rsidR="00532281">
          <w:rPr>
            <w:rFonts w:hint="eastAsia"/>
            <w:color w:val="414042"/>
            <w:spacing w:val="-12"/>
            <w:w w:val="110"/>
            <w:sz w:val="28"/>
          </w:rPr>
          <w:t>そのような</w:t>
        </w:r>
      </w:ins>
      <w:r>
        <w:rPr>
          <w:color w:val="414042"/>
          <w:spacing w:val="-12"/>
          <w:w w:val="110"/>
          <w:sz w:val="28"/>
        </w:rPr>
        <w:t>情報はすべて</w:t>
      </w:r>
      <w:ins w:id="1499" w:author="Mieko Sato" w:date="2018-03-18T12:40:00Z">
        <w:r w:rsidR="00CE7098">
          <w:rPr>
            <w:rFonts w:hint="eastAsia"/>
            <w:color w:val="414042"/>
            <w:spacing w:val="-12"/>
            <w:w w:val="110"/>
            <w:sz w:val="28"/>
          </w:rPr>
          <w:t>原形</w:t>
        </w:r>
      </w:ins>
      <w:ins w:id="1500" w:author="Mieko Sato" w:date="2018-03-18T12:41:00Z">
        <w:r w:rsidR="00CE7098">
          <w:rPr>
            <w:rFonts w:hint="eastAsia"/>
            <w:color w:val="414042"/>
            <w:spacing w:val="-12"/>
            <w:w w:val="110"/>
            <w:sz w:val="28"/>
          </w:rPr>
          <w:t>が保たれている必要がある</w:t>
        </w:r>
      </w:ins>
      <w:del w:id="1501" w:author="Mieko Sato" w:date="2018-03-18T12:41:00Z">
        <w:r w:rsidDel="00CE7098">
          <w:rPr>
            <w:color w:val="414042"/>
            <w:spacing w:val="-12"/>
            <w:w w:val="110"/>
            <w:sz w:val="28"/>
          </w:rPr>
          <w:delText>元通りの状態にしておくこと</w:delText>
        </w:r>
      </w:del>
    </w:p>
    <w:p w14:paraId="58BD65F7" w14:textId="77777777" w:rsidR="00D01E5D" w:rsidRDefault="0022633E">
      <w:pPr>
        <w:pStyle w:val="a4"/>
        <w:numPr>
          <w:ilvl w:val="2"/>
          <w:numId w:val="3"/>
        </w:numPr>
        <w:tabs>
          <w:tab w:val="left" w:pos="1196"/>
        </w:tabs>
        <w:spacing w:before="242"/>
        <w:rPr>
          <w:sz w:val="28"/>
        </w:rPr>
      </w:pPr>
      <w:r>
        <w:rPr>
          <w:color w:val="414042"/>
          <w:spacing w:val="-4"/>
          <w:w w:val="115"/>
          <w:sz w:val="28"/>
        </w:rPr>
        <w:t>オ</w:t>
      </w:r>
      <w:r>
        <w:rPr>
          <w:color w:val="414042"/>
          <w:spacing w:val="-11"/>
          <w:w w:val="110"/>
          <w:sz w:val="28"/>
        </w:rPr>
        <w:t>ープンソース コンポーネン</w:t>
      </w:r>
      <w:r>
        <w:rPr>
          <w:color w:val="414042"/>
          <w:spacing w:val="6"/>
          <w:sz w:val="28"/>
        </w:rPr>
        <w:t>ト</w:t>
      </w:r>
      <w:r>
        <w:rPr>
          <w:color w:val="414042"/>
          <w:spacing w:val="-4"/>
          <w:w w:val="110"/>
          <w:sz w:val="28"/>
        </w:rPr>
        <w:t>の名称を変更しないこと</w:t>
      </w:r>
    </w:p>
    <w:p w14:paraId="74FD8D4B" w14:textId="689365CD" w:rsidR="00D01E5D" w:rsidRDefault="0022633E">
      <w:pPr>
        <w:pStyle w:val="a4"/>
        <w:numPr>
          <w:ilvl w:val="2"/>
          <w:numId w:val="3"/>
        </w:numPr>
        <w:tabs>
          <w:tab w:val="left" w:pos="1196"/>
        </w:tabs>
        <w:ind w:right="732"/>
        <w:rPr>
          <w:sz w:val="28"/>
        </w:rPr>
      </w:pPr>
      <w:r>
        <w:rPr>
          <w:color w:val="414042"/>
          <w:spacing w:val="-1"/>
          <w:w w:val="110"/>
          <w:sz w:val="28"/>
        </w:rPr>
        <w:t>事前承認なく</w:t>
      </w:r>
      <w:ins w:id="1502" w:author="Mieko Sato" w:date="2018-03-18T12:47:00Z">
        <w:r w:rsidR="00773267">
          <w:rPr>
            <w:rFonts w:hint="eastAsia"/>
            <w:color w:val="414042"/>
            <w:spacing w:val="-1"/>
            <w:w w:val="110"/>
            <w:sz w:val="28"/>
          </w:rPr>
          <w:t>、</w:t>
        </w:r>
      </w:ins>
      <w:r>
        <w:rPr>
          <w:color w:val="414042"/>
          <w:spacing w:val="-4"/>
          <w:w w:val="115"/>
          <w:sz w:val="28"/>
        </w:rPr>
        <w:t>オ</w:t>
      </w:r>
      <w:r>
        <w:rPr>
          <w:color w:val="414042"/>
          <w:spacing w:val="-10"/>
          <w:w w:val="110"/>
          <w:sz w:val="28"/>
        </w:rPr>
        <w:t>ープンソース コー</w:t>
      </w:r>
      <w:r>
        <w:rPr>
          <w:color w:val="414042"/>
          <w:spacing w:val="5"/>
          <w:sz w:val="28"/>
        </w:rPr>
        <w:t>ド</w:t>
      </w:r>
      <w:r>
        <w:rPr>
          <w:color w:val="414042"/>
          <w:spacing w:val="-12"/>
          <w:w w:val="110"/>
          <w:sz w:val="28"/>
        </w:rPr>
        <w:t>をプロプライ</w:t>
      </w:r>
      <w:r>
        <w:rPr>
          <w:color w:val="414042"/>
          <w:w w:val="115"/>
          <w:sz w:val="28"/>
        </w:rPr>
        <w:t>エ</w:t>
      </w:r>
      <w:r>
        <w:rPr>
          <w:color w:val="414042"/>
          <w:spacing w:val="-26"/>
          <w:w w:val="110"/>
          <w:sz w:val="28"/>
        </w:rPr>
        <w:t>タリ</w:t>
      </w:r>
      <w:ins w:id="1503" w:author="Mieko Sato" w:date="2018-03-18T12:44:00Z">
        <w:r w:rsidR="00CE7098">
          <w:rPr>
            <w:rFonts w:hint="eastAsia"/>
            <w:color w:val="414042"/>
            <w:spacing w:val="-26"/>
            <w:w w:val="110"/>
            <w:sz w:val="28"/>
          </w:rPr>
          <w:t xml:space="preserve"> </w:t>
        </w:r>
      </w:ins>
      <w:ins w:id="1504" w:author="Mieko Sato" w:date="2018-03-18T12:45:00Z">
        <w:r w:rsidR="00CE7098">
          <w:rPr>
            <w:rFonts w:hint="eastAsia"/>
            <w:color w:val="414042"/>
            <w:spacing w:val="-26"/>
            <w:w w:val="110"/>
            <w:sz w:val="28"/>
          </w:rPr>
          <w:t xml:space="preserve"> ソース</w:t>
        </w:r>
      </w:ins>
      <w:ins w:id="1505" w:author="Mieko Sato" w:date="2018-03-18T12:44:00Z">
        <w:r w:rsidR="00CE7098">
          <w:rPr>
            <w:rFonts w:hint="eastAsia"/>
            <w:color w:val="414042"/>
            <w:spacing w:val="-26"/>
            <w:w w:val="110"/>
            <w:sz w:val="28"/>
          </w:rPr>
          <w:t>コードや</w:t>
        </w:r>
      </w:ins>
      <w:del w:id="1506" w:author="Mieko Sato" w:date="2018-03-18T12:44:00Z">
        <w:r w:rsidDel="00CE7098">
          <w:rPr>
            <w:color w:val="414042"/>
            <w:spacing w:val="-26"/>
            <w:w w:val="110"/>
            <w:sz w:val="28"/>
          </w:rPr>
          <w:delText>、</w:delText>
        </w:r>
        <w:r w:rsidDel="00CE7098">
          <w:rPr>
            <w:color w:val="414042"/>
            <w:sz w:val="28"/>
          </w:rPr>
          <w:delText>も</w:delText>
        </w:r>
        <w:r w:rsidDel="00CE7098">
          <w:rPr>
            <w:color w:val="414042"/>
            <w:spacing w:val="-2"/>
            <w:w w:val="110"/>
            <w:sz w:val="28"/>
          </w:rPr>
          <w:delText>しくは</w:delText>
        </w:r>
      </w:del>
      <w:r>
        <w:rPr>
          <w:color w:val="414042"/>
          <w:spacing w:val="-2"/>
          <w:w w:val="110"/>
          <w:sz w:val="28"/>
        </w:rPr>
        <w:t>サー</w:t>
      </w:r>
      <w:r>
        <w:rPr>
          <w:color w:val="414042"/>
          <w:spacing w:val="-17"/>
          <w:sz w:val="28"/>
        </w:rPr>
        <w:t>ド</w:t>
      </w:r>
      <w:r>
        <w:rPr>
          <w:color w:val="414042"/>
          <w:w w:val="110"/>
          <w:sz w:val="28"/>
        </w:rPr>
        <w:t>パ</w:t>
      </w:r>
      <w:r>
        <w:rPr>
          <w:color w:val="414042"/>
          <w:spacing w:val="-3"/>
          <w:w w:val="110"/>
          <w:sz w:val="28"/>
        </w:rPr>
        <w:t>ー</w:t>
      </w:r>
      <w:r>
        <w:rPr>
          <w:color w:val="414042"/>
          <w:spacing w:val="-31"/>
          <w:w w:val="115"/>
          <w:sz w:val="28"/>
        </w:rPr>
        <w:t>テ</w:t>
      </w:r>
      <w:r>
        <w:rPr>
          <w:color w:val="414042"/>
          <w:spacing w:val="-7"/>
          <w:w w:val="110"/>
          <w:sz w:val="28"/>
        </w:rPr>
        <w:t>ィ</w:t>
      </w:r>
      <w:ins w:id="1507" w:author="Mieko Sato" w:date="2018-03-18T12:44:00Z">
        <w:r w:rsidR="00CE7098">
          <w:rPr>
            <w:rFonts w:hint="eastAsia"/>
            <w:color w:val="414042"/>
            <w:spacing w:val="-7"/>
            <w:w w:val="110"/>
            <w:sz w:val="28"/>
          </w:rPr>
          <w:t xml:space="preserve"> </w:t>
        </w:r>
      </w:ins>
      <w:del w:id="1508" w:author="Mieko Sato" w:date="2018-03-18T12:44:00Z">
        <w:r w:rsidDel="00CE7098">
          <w:rPr>
            <w:color w:val="414042"/>
            <w:spacing w:val="-7"/>
            <w:w w:val="110"/>
            <w:sz w:val="28"/>
          </w:rPr>
          <w:delText>の</w:delText>
        </w:r>
      </w:del>
      <w:ins w:id="1509" w:author="Mieko Sato" w:date="2018-03-18T12:46:00Z">
        <w:r w:rsidR="00CE7098">
          <w:rPr>
            <w:rFonts w:hint="eastAsia"/>
            <w:color w:val="414042"/>
            <w:spacing w:val="-7"/>
            <w:w w:val="110"/>
            <w:sz w:val="28"/>
          </w:rPr>
          <w:t>ソース</w:t>
        </w:r>
      </w:ins>
      <w:r>
        <w:rPr>
          <w:color w:val="414042"/>
          <w:spacing w:val="-7"/>
          <w:w w:val="110"/>
          <w:sz w:val="28"/>
        </w:rPr>
        <w:t>コードにコピー</w:t>
      </w:r>
      <w:r>
        <w:rPr>
          <w:color w:val="414042"/>
          <w:spacing w:val="-21"/>
          <w:sz w:val="28"/>
        </w:rPr>
        <w:t>/</w:t>
      </w:r>
      <w:r>
        <w:rPr>
          <w:color w:val="414042"/>
          <w:spacing w:val="-17"/>
          <w:w w:val="110"/>
          <w:sz w:val="28"/>
        </w:rPr>
        <w:t>ペース</w:t>
      </w:r>
      <w:r>
        <w:rPr>
          <w:color w:val="414042"/>
          <w:sz w:val="28"/>
        </w:rPr>
        <w:t>ト</w:t>
      </w:r>
      <w:r>
        <w:rPr>
          <w:color w:val="414042"/>
          <w:spacing w:val="-6"/>
          <w:w w:val="110"/>
          <w:sz w:val="28"/>
        </w:rPr>
        <w:t>しないこと</w:t>
      </w:r>
      <w:r>
        <w:rPr>
          <w:color w:val="414042"/>
          <w:spacing w:val="-27"/>
          <w:w w:val="110"/>
          <w:sz w:val="28"/>
        </w:rPr>
        <w:t>（</w:t>
      </w:r>
      <w:r>
        <w:rPr>
          <w:color w:val="414042"/>
          <w:w w:val="110"/>
          <w:sz w:val="28"/>
        </w:rPr>
        <w:t>その逆</w:t>
      </w:r>
      <w:r>
        <w:rPr>
          <w:color w:val="414042"/>
          <w:sz w:val="28"/>
        </w:rPr>
        <w:t>も</w:t>
      </w:r>
      <w:r>
        <w:rPr>
          <w:color w:val="414042"/>
          <w:spacing w:val="-6"/>
          <w:w w:val="110"/>
          <w:sz w:val="28"/>
        </w:rPr>
        <w:t>しか</w:t>
      </w:r>
      <w:r>
        <w:rPr>
          <w:color w:val="414042"/>
          <w:spacing w:val="-24"/>
          <w:sz w:val="28"/>
        </w:rPr>
        <w:t>り</w:t>
      </w:r>
      <w:r>
        <w:rPr>
          <w:color w:val="414042"/>
          <w:w w:val="110"/>
          <w:sz w:val="28"/>
        </w:rPr>
        <w:t>）</w:t>
      </w:r>
    </w:p>
    <w:p w14:paraId="3E226AE9" w14:textId="79B56002" w:rsidR="00D01E5D" w:rsidRDefault="0022633E">
      <w:pPr>
        <w:pStyle w:val="a4"/>
        <w:numPr>
          <w:ilvl w:val="2"/>
          <w:numId w:val="3"/>
        </w:numPr>
        <w:tabs>
          <w:tab w:val="left" w:pos="1196"/>
        </w:tabs>
        <w:spacing w:before="243"/>
        <w:ind w:right="883"/>
        <w:rPr>
          <w:sz w:val="28"/>
        </w:rPr>
      </w:pPr>
      <w:r>
        <w:rPr>
          <w:color w:val="414042"/>
          <w:spacing w:val="-1"/>
          <w:w w:val="110"/>
          <w:sz w:val="28"/>
        </w:rPr>
        <w:t>事前承認なく</w:t>
      </w:r>
      <w:ins w:id="1510" w:author="Mieko Sato" w:date="2018-03-18T12:47:00Z">
        <w:r w:rsidR="00773267">
          <w:rPr>
            <w:rFonts w:hint="eastAsia"/>
            <w:color w:val="414042"/>
            <w:spacing w:val="-1"/>
            <w:w w:val="110"/>
            <w:sz w:val="28"/>
          </w:rPr>
          <w:t>、</w:t>
        </w:r>
      </w:ins>
      <w:r>
        <w:rPr>
          <w:color w:val="414042"/>
          <w:spacing w:val="-4"/>
          <w:w w:val="115"/>
          <w:sz w:val="28"/>
        </w:rPr>
        <w:t>オ</w:t>
      </w:r>
      <w:r>
        <w:rPr>
          <w:color w:val="414042"/>
          <w:spacing w:val="-20"/>
          <w:w w:val="110"/>
          <w:sz w:val="28"/>
        </w:rPr>
        <w:t>ープンソース</w:t>
      </w:r>
      <w:ins w:id="1511" w:author="Mieko Sato" w:date="2018-03-18T12:44:00Z">
        <w:r w:rsidR="00CE7098">
          <w:rPr>
            <w:rFonts w:hint="eastAsia"/>
            <w:color w:val="414042"/>
            <w:spacing w:val="-20"/>
            <w:w w:val="110"/>
            <w:sz w:val="28"/>
          </w:rPr>
          <w:t xml:space="preserve"> コードや</w:t>
        </w:r>
      </w:ins>
      <w:del w:id="1512" w:author="Mieko Sato" w:date="2018-03-18T12:44:00Z">
        <w:r w:rsidDel="00CE7098">
          <w:rPr>
            <w:color w:val="414042"/>
            <w:spacing w:val="-20"/>
            <w:w w:val="110"/>
            <w:sz w:val="28"/>
          </w:rPr>
          <w:delText>、</w:delText>
        </w:r>
        <w:r w:rsidDel="00CE7098">
          <w:rPr>
            <w:color w:val="414042"/>
            <w:sz w:val="28"/>
          </w:rPr>
          <w:delText>も</w:delText>
        </w:r>
        <w:r w:rsidDel="00CE7098">
          <w:rPr>
            <w:color w:val="414042"/>
            <w:spacing w:val="-2"/>
            <w:w w:val="110"/>
            <w:sz w:val="28"/>
          </w:rPr>
          <w:delText>しくは</w:delText>
        </w:r>
      </w:del>
      <w:r>
        <w:rPr>
          <w:color w:val="414042"/>
          <w:spacing w:val="-2"/>
          <w:w w:val="110"/>
          <w:sz w:val="28"/>
        </w:rPr>
        <w:t>サー</w:t>
      </w:r>
      <w:r>
        <w:rPr>
          <w:color w:val="414042"/>
          <w:spacing w:val="-7"/>
          <w:sz w:val="28"/>
        </w:rPr>
        <w:t>ド</w:t>
      </w:r>
      <w:del w:id="1513" w:author="Mieko Sato" w:date="2018-03-04T10:16:00Z">
        <w:r w:rsidDel="00E46642">
          <w:rPr>
            <w:color w:val="414042"/>
            <w:spacing w:val="-7"/>
            <w:sz w:val="28"/>
          </w:rPr>
          <w:delText xml:space="preserve"> </w:delText>
        </w:r>
      </w:del>
      <w:r>
        <w:rPr>
          <w:color w:val="414042"/>
          <w:spacing w:val="-3"/>
          <w:w w:val="110"/>
          <w:sz w:val="28"/>
        </w:rPr>
        <w:t>パー</w:t>
      </w:r>
      <w:r>
        <w:rPr>
          <w:color w:val="414042"/>
          <w:spacing w:val="-31"/>
          <w:w w:val="115"/>
          <w:sz w:val="28"/>
        </w:rPr>
        <w:t>テ</w:t>
      </w:r>
      <w:r>
        <w:rPr>
          <w:color w:val="414042"/>
          <w:spacing w:val="-12"/>
          <w:w w:val="110"/>
          <w:sz w:val="28"/>
        </w:rPr>
        <w:t>ィ</w:t>
      </w:r>
      <w:ins w:id="1514" w:author="Mieko Sato" w:date="2018-03-18T12:44:00Z">
        <w:r w:rsidR="00CE7098">
          <w:rPr>
            <w:rFonts w:hint="eastAsia"/>
            <w:color w:val="414042"/>
            <w:spacing w:val="-12"/>
            <w:w w:val="110"/>
            <w:sz w:val="28"/>
          </w:rPr>
          <w:t xml:space="preserve"> </w:t>
        </w:r>
      </w:ins>
      <w:del w:id="1515" w:author="Mieko Sato" w:date="2018-03-18T12:44:00Z">
        <w:r w:rsidDel="00CE7098">
          <w:rPr>
            <w:color w:val="414042"/>
            <w:spacing w:val="-12"/>
            <w:w w:val="110"/>
            <w:sz w:val="28"/>
          </w:rPr>
          <w:delText>の</w:delText>
        </w:r>
      </w:del>
      <w:r>
        <w:rPr>
          <w:color w:val="414042"/>
          <w:spacing w:val="-12"/>
          <w:w w:val="110"/>
          <w:sz w:val="28"/>
        </w:rPr>
        <w:t>ソースコー</w:t>
      </w:r>
      <w:r>
        <w:rPr>
          <w:color w:val="414042"/>
          <w:spacing w:val="5"/>
          <w:sz w:val="28"/>
        </w:rPr>
        <w:t>ド</w:t>
      </w:r>
      <w:r>
        <w:rPr>
          <w:color w:val="414042"/>
          <w:w w:val="110"/>
          <w:sz w:val="28"/>
        </w:rPr>
        <w:t>を</w:t>
      </w:r>
      <w:r>
        <w:rPr>
          <w:color w:val="414042"/>
          <w:spacing w:val="-9"/>
          <w:w w:val="110"/>
          <w:sz w:val="28"/>
        </w:rPr>
        <w:t>自社製品のソース ツリーにコミ</w:t>
      </w:r>
      <w:r>
        <w:rPr>
          <w:color w:val="414042"/>
          <w:spacing w:val="-4"/>
          <w:w w:val="115"/>
          <w:sz w:val="28"/>
        </w:rPr>
        <w:t>ッ</w:t>
      </w:r>
      <w:r>
        <w:rPr>
          <w:color w:val="414042"/>
          <w:sz w:val="28"/>
        </w:rPr>
        <w:t>ト</w:t>
      </w:r>
      <w:r>
        <w:rPr>
          <w:color w:val="414042"/>
          <w:spacing w:val="-3"/>
          <w:w w:val="110"/>
          <w:sz w:val="28"/>
        </w:rPr>
        <w:t>しないこと</w:t>
      </w:r>
    </w:p>
    <w:p w14:paraId="496C3F71" w14:textId="3E311434" w:rsidR="00D01E5D" w:rsidRDefault="0022633E">
      <w:pPr>
        <w:pStyle w:val="a4"/>
        <w:numPr>
          <w:ilvl w:val="2"/>
          <w:numId w:val="3"/>
        </w:numPr>
        <w:tabs>
          <w:tab w:val="left" w:pos="1196"/>
        </w:tabs>
        <w:spacing w:before="242"/>
        <w:ind w:right="882"/>
        <w:rPr>
          <w:sz w:val="28"/>
        </w:rPr>
      </w:pPr>
      <w:r>
        <w:rPr>
          <w:color w:val="414042"/>
          <w:spacing w:val="-12"/>
          <w:w w:val="105"/>
          <w:sz w:val="28"/>
        </w:rPr>
        <w:t>事前承認なく</w:t>
      </w:r>
      <w:ins w:id="1516" w:author="Mieko Sato" w:date="2018-03-18T12:47:00Z">
        <w:r w:rsidR="00773267">
          <w:rPr>
            <w:rFonts w:hint="eastAsia"/>
            <w:color w:val="414042"/>
            <w:spacing w:val="-12"/>
            <w:w w:val="105"/>
            <w:sz w:val="28"/>
          </w:rPr>
          <w:t>、</w:t>
        </w:r>
      </w:ins>
      <w:r>
        <w:rPr>
          <w:color w:val="414042"/>
          <w:spacing w:val="-12"/>
          <w:w w:val="105"/>
          <w:sz w:val="28"/>
        </w:rPr>
        <w:t>異なったライセンスのもとで外部から入手したコー</w:t>
      </w:r>
      <w:r>
        <w:rPr>
          <w:color w:val="414042"/>
          <w:spacing w:val="5"/>
          <w:sz w:val="28"/>
        </w:rPr>
        <w:t>ド</w:t>
      </w:r>
      <w:r>
        <w:rPr>
          <w:color w:val="414042"/>
          <w:spacing w:val="-2"/>
          <w:w w:val="105"/>
          <w:sz w:val="28"/>
        </w:rPr>
        <w:t>をマ</w:t>
      </w:r>
      <w:r>
        <w:rPr>
          <w:color w:val="414042"/>
          <w:spacing w:val="-11"/>
          <w:w w:val="110"/>
          <w:sz w:val="28"/>
        </w:rPr>
        <w:t>ージしたり、混合させたりしないこと</w:t>
      </w:r>
    </w:p>
    <w:p w14:paraId="58CAA0E0" w14:textId="77777777" w:rsidR="00D01E5D" w:rsidRDefault="0022633E">
      <w:pPr>
        <w:pStyle w:val="a4"/>
        <w:numPr>
          <w:ilvl w:val="2"/>
          <w:numId w:val="3"/>
        </w:numPr>
        <w:tabs>
          <w:tab w:val="left" w:pos="1196"/>
        </w:tabs>
        <w:spacing w:before="243"/>
        <w:rPr>
          <w:sz w:val="28"/>
        </w:rPr>
      </w:pPr>
      <w:r>
        <w:rPr>
          <w:color w:val="414042"/>
          <w:spacing w:val="-18"/>
          <w:w w:val="110"/>
          <w:sz w:val="28"/>
        </w:rPr>
        <w:t>社外の人々と、コンプライアンスのプラクティスについて議論しないこと</w:t>
      </w:r>
    </w:p>
    <w:p w14:paraId="708A8E82" w14:textId="77777777" w:rsidR="00D01E5D" w:rsidRDefault="00D01E5D">
      <w:pPr>
        <w:rPr>
          <w:sz w:val="28"/>
        </w:rPr>
        <w:sectPr w:rsidR="00D01E5D">
          <w:pgSz w:w="12240" w:h="15840"/>
          <w:pgMar w:top="880" w:right="1240" w:bottom="760" w:left="1180" w:header="10" w:footer="560" w:gutter="0"/>
          <w:cols w:space="720"/>
        </w:sectPr>
      </w:pPr>
    </w:p>
    <w:p w14:paraId="0E8A08F7" w14:textId="77777777" w:rsidR="00D01E5D" w:rsidRDefault="005668DD">
      <w:pPr>
        <w:pStyle w:val="a3"/>
        <w:rPr>
          <w:sz w:val="20"/>
        </w:rPr>
      </w:pPr>
      <w:r>
        <w:rPr>
          <w:noProof/>
        </w:rPr>
        <w:lastRenderedPageBreak/>
        <mc:AlternateContent>
          <mc:Choice Requires="wps">
            <w:drawing>
              <wp:anchor distT="0" distB="0" distL="114300" distR="114300" simplePos="0" relativeHeight="251676672" behindDoc="0" locked="0" layoutInCell="1" allowOverlap="1" wp14:anchorId="3B7E7E81" wp14:editId="7EC7FBE4">
                <wp:simplePos x="0" y="0"/>
                <wp:positionH relativeFrom="page">
                  <wp:posOffset>607060</wp:posOffset>
                </wp:positionH>
                <wp:positionV relativeFrom="page">
                  <wp:posOffset>529590</wp:posOffset>
                </wp:positionV>
                <wp:extent cx="6583680" cy="0"/>
                <wp:effectExtent l="6985" t="15240" r="10160" b="13335"/>
                <wp:wrapNone/>
                <wp:docPr id="342"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22F3C" id="Line 17"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IGBf7o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14:paraId="6086A965" w14:textId="77777777" w:rsidR="00D01E5D" w:rsidRDefault="00D01E5D">
      <w:pPr>
        <w:pStyle w:val="a3"/>
        <w:rPr>
          <w:sz w:val="20"/>
        </w:rPr>
      </w:pPr>
    </w:p>
    <w:p w14:paraId="291D7457" w14:textId="77777777" w:rsidR="00D01E5D" w:rsidRDefault="00D01E5D">
      <w:pPr>
        <w:pStyle w:val="a3"/>
        <w:rPr>
          <w:sz w:val="20"/>
        </w:rPr>
      </w:pPr>
    </w:p>
    <w:p w14:paraId="6A04EF9D" w14:textId="77777777" w:rsidR="00D01E5D" w:rsidRDefault="00D01E5D">
      <w:pPr>
        <w:pStyle w:val="a3"/>
        <w:rPr>
          <w:sz w:val="20"/>
        </w:rPr>
      </w:pPr>
    </w:p>
    <w:p w14:paraId="5A695B36" w14:textId="77777777" w:rsidR="00D01E5D" w:rsidRDefault="00D01E5D">
      <w:pPr>
        <w:pStyle w:val="a3"/>
        <w:rPr>
          <w:sz w:val="20"/>
        </w:rPr>
      </w:pPr>
    </w:p>
    <w:p w14:paraId="16DD0627" w14:textId="77777777" w:rsidR="00D01E5D" w:rsidRDefault="00D01E5D">
      <w:pPr>
        <w:pStyle w:val="a3"/>
        <w:rPr>
          <w:sz w:val="20"/>
        </w:rPr>
      </w:pPr>
    </w:p>
    <w:p w14:paraId="3841D059" w14:textId="77777777" w:rsidR="00D01E5D" w:rsidRDefault="00D01E5D">
      <w:pPr>
        <w:pStyle w:val="a3"/>
        <w:rPr>
          <w:sz w:val="20"/>
        </w:rPr>
      </w:pPr>
    </w:p>
    <w:p w14:paraId="4FE2B96D" w14:textId="77777777" w:rsidR="00D01E5D" w:rsidRDefault="00D01E5D">
      <w:pPr>
        <w:pStyle w:val="a3"/>
        <w:rPr>
          <w:sz w:val="20"/>
        </w:rPr>
      </w:pPr>
    </w:p>
    <w:p w14:paraId="47F0754C" w14:textId="77777777" w:rsidR="00D01E5D" w:rsidRDefault="00D01E5D">
      <w:pPr>
        <w:pStyle w:val="a3"/>
        <w:rPr>
          <w:sz w:val="20"/>
        </w:rPr>
      </w:pPr>
    </w:p>
    <w:p w14:paraId="6ED0B142" w14:textId="77777777" w:rsidR="00D01E5D" w:rsidRDefault="00D01E5D">
      <w:pPr>
        <w:pStyle w:val="a3"/>
        <w:rPr>
          <w:sz w:val="20"/>
        </w:rPr>
      </w:pPr>
    </w:p>
    <w:p w14:paraId="572D2A36" w14:textId="77777777" w:rsidR="00D01E5D" w:rsidRDefault="00D01E5D">
      <w:pPr>
        <w:pStyle w:val="a3"/>
        <w:rPr>
          <w:sz w:val="20"/>
        </w:rPr>
      </w:pPr>
    </w:p>
    <w:p w14:paraId="7AB92F8F" w14:textId="77777777" w:rsidR="00D01E5D" w:rsidRDefault="00D01E5D">
      <w:pPr>
        <w:pStyle w:val="a3"/>
        <w:rPr>
          <w:sz w:val="20"/>
        </w:rPr>
      </w:pPr>
    </w:p>
    <w:p w14:paraId="2D6267E7" w14:textId="77777777" w:rsidR="00D01E5D" w:rsidRDefault="00D01E5D">
      <w:pPr>
        <w:pStyle w:val="a3"/>
        <w:rPr>
          <w:sz w:val="20"/>
        </w:rPr>
      </w:pPr>
    </w:p>
    <w:p w14:paraId="3338D293" w14:textId="77777777" w:rsidR="00D01E5D" w:rsidRDefault="00D01E5D">
      <w:pPr>
        <w:pStyle w:val="a3"/>
        <w:rPr>
          <w:sz w:val="20"/>
        </w:rPr>
      </w:pPr>
    </w:p>
    <w:p w14:paraId="25F31A16" w14:textId="77777777" w:rsidR="00D01E5D" w:rsidRDefault="00D01E5D">
      <w:pPr>
        <w:pStyle w:val="a3"/>
        <w:rPr>
          <w:sz w:val="20"/>
        </w:rPr>
      </w:pPr>
    </w:p>
    <w:p w14:paraId="7A3C78CF" w14:textId="77777777" w:rsidR="00D01E5D" w:rsidRDefault="00D01E5D">
      <w:pPr>
        <w:pStyle w:val="a3"/>
        <w:rPr>
          <w:sz w:val="20"/>
        </w:rPr>
      </w:pPr>
    </w:p>
    <w:p w14:paraId="7CF38D97" w14:textId="77777777" w:rsidR="00D01E5D" w:rsidRDefault="00D01E5D">
      <w:pPr>
        <w:pStyle w:val="a3"/>
        <w:rPr>
          <w:sz w:val="20"/>
        </w:rPr>
      </w:pPr>
    </w:p>
    <w:p w14:paraId="268BC561" w14:textId="77777777" w:rsidR="00D01E5D" w:rsidRDefault="00D01E5D">
      <w:pPr>
        <w:pStyle w:val="a3"/>
        <w:rPr>
          <w:sz w:val="20"/>
        </w:rPr>
      </w:pPr>
    </w:p>
    <w:p w14:paraId="5B1FE6E3" w14:textId="77777777" w:rsidR="00D01E5D" w:rsidRDefault="00D01E5D">
      <w:pPr>
        <w:pStyle w:val="a3"/>
        <w:rPr>
          <w:sz w:val="20"/>
        </w:rPr>
      </w:pPr>
    </w:p>
    <w:p w14:paraId="71E98BB2" w14:textId="77777777" w:rsidR="00D01E5D" w:rsidRDefault="00D01E5D">
      <w:pPr>
        <w:pStyle w:val="a3"/>
        <w:rPr>
          <w:sz w:val="20"/>
        </w:rPr>
      </w:pPr>
    </w:p>
    <w:p w14:paraId="27A127D2" w14:textId="77777777" w:rsidR="00D01E5D" w:rsidRDefault="00D01E5D">
      <w:pPr>
        <w:pStyle w:val="a3"/>
        <w:rPr>
          <w:sz w:val="20"/>
        </w:rPr>
      </w:pPr>
    </w:p>
    <w:p w14:paraId="6C817C60" w14:textId="77777777" w:rsidR="00D01E5D" w:rsidRDefault="00D01E5D">
      <w:pPr>
        <w:pStyle w:val="a3"/>
        <w:rPr>
          <w:sz w:val="20"/>
        </w:rPr>
      </w:pPr>
    </w:p>
    <w:p w14:paraId="3E8D6DF4" w14:textId="77777777" w:rsidR="00D01E5D" w:rsidRDefault="00D01E5D">
      <w:pPr>
        <w:pStyle w:val="a3"/>
        <w:rPr>
          <w:sz w:val="20"/>
        </w:rPr>
      </w:pPr>
    </w:p>
    <w:p w14:paraId="52C005E0" w14:textId="77777777" w:rsidR="00D01E5D" w:rsidRDefault="00D01E5D">
      <w:pPr>
        <w:pStyle w:val="a3"/>
        <w:rPr>
          <w:sz w:val="20"/>
        </w:rPr>
      </w:pPr>
    </w:p>
    <w:p w14:paraId="2BAE5338" w14:textId="77777777" w:rsidR="00D01E5D" w:rsidRDefault="00D01E5D">
      <w:pPr>
        <w:pStyle w:val="a3"/>
        <w:rPr>
          <w:sz w:val="20"/>
        </w:rPr>
      </w:pPr>
    </w:p>
    <w:p w14:paraId="59BB53F3" w14:textId="77777777" w:rsidR="00D01E5D" w:rsidRDefault="00D01E5D">
      <w:pPr>
        <w:pStyle w:val="a3"/>
        <w:rPr>
          <w:sz w:val="20"/>
        </w:rPr>
      </w:pPr>
    </w:p>
    <w:p w14:paraId="02906B7F" w14:textId="77777777" w:rsidR="00D01E5D" w:rsidRDefault="00D01E5D">
      <w:pPr>
        <w:pStyle w:val="a3"/>
        <w:rPr>
          <w:sz w:val="20"/>
        </w:rPr>
      </w:pPr>
    </w:p>
    <w:p w14:paraId="79788EEC" w14:textId="77777777" w:rsidR="00D01E5D" w:rsidRDefault="00D01E5D">
      <w:pPr>
        <w:pStyle w:val="a3"/>
        <w:rPr>
          <w:sz w:val="20"/>
        </w:rPr>
      </w:pPr>
    </w:p>
    <w:p w14:paraId="210FDEE3" w14:textId="77777777" w:rsidR="00D01E5D" w:rsidRDefault="00D01E5D">
      <w:pPr>
        <w:pStyle w:val="a3"/>
        <w:rPr>
          <w:sz w:val="20"/>
        </w:rPr>
      </w:pPr>
    </w:p>
    <w:p w14:paraId="78E66B46" w14:textId="77777777" w:rsidR="00D01E5D" w:rsidRDefault="00D01E5D">
      <w:pPr>
        <w:pStyle w:val="a3"/>
        <w:rPr>
          <w:sz w:val="20"/>
        </w:rPr>
      </w:pPr>
    </w:p>
    <w:p w14:paraId="3AAE6134" w14:textId="77777777" w:rsidR="00D01E5D" w:rsidRDefault="00D01E5D">
      <w:pPr>
        <w:pStyle w:val="a3"/>
        <w:rPr>
          <w:sz w:val="20"/>
        </w:rPr>
      </w:pPr>
    </w:p>
    <w:p w14:paraId="4ED3DCA2" w14:textId="77777777" w:rsidR="00D01E5D" w:rsidRDefault="00D01E5D">
      <w:pPr>
        <w:pStyle w:val="a3"/>
        <w:rPr>
          <w:sz w:val="20"/>
        </w:rPr>
      </w:pPr>
    </w:p>
    <w:p w14:paraId="30C41D67" w14:textId="77777777" w:rsidR="00D01E5D" w:rsidRDefault="00D01E5D">
      <w:pPr>
        <w:pStyle w:val="a3"/>
        <w:rPr>
          <w:sz w:val="20"/>
        </w:rPr>
      </w:pPr>
    </w:p>
    <w:p w14:paraId="6EA8B721" w14:textId="77777777" w:rsidR="00D01E5D" w:rsidRDefault="00D01E5D">
      <w:pPr>
        <w:pStyle w:val="a3"/>
        <w:rPr>
          <w:sz w:val="20"/>
        </w:rPr>
      </w:pPr>
    </w:p>
    <w:p w14:paraId="59866E77" w14:textId="77777777" w:rsidR="00D01E5D" w:rsidRDefault="00D01E5D">
      <w:pPr>
        <w:pStyle w:val="a3"/>
        <w:rPr>
          <w:sz w:val="20"/>
        </w:rPr>
      </w:pPr>
    </w:p>
    <w:p w14:paraId="1548A047" w14:textId="77777777" w:rsidR="00D01E5D" w:rsidRDefault="00D01E5D">
      <w:pPr>
        <w:pStyle w:val="a3"/>
        <w:rPr>
          <w:sz w:val="20"/>
        </w:rPr>
      </w:pPr>
    </w:p>
    <w:p w14:paraId="1E397D7D" w14:textId="77777777" w:rsidR="00D01E5D" w:rsidRDefault="00D01E5D">
      <w:pPr>
        <w:pStyle w:val="a3"/>
        <w:spacing w:before="11"/>
      </w:pPr>
    </w:p>
    <w:p w14:paraId="1E8FF902" w14:textId="77777777" w:rsidR="00D01E5D" w:rsidRDefault="0022633E">
      <w:pPr>
        <w:pStyle w:val="a4"/>
        <w:numPr>
          <w:ilvl w:val="0"/>
          <w:numId w:val="3"/>
        </w:numPr>
        <w:tabs>
          <w:tab w:val="left" w:pos="3555"/>
        </w:tabs>
        <w:spacing w:before="211"/>
        <w:ind w:left="3554" w:hanging="3375"/>
        <w:jc w:val="left"/>
        <w:rPr>
          <w:rFonts w:ascii="Arial" w:eastAsia="Arial"/>
          <w:color w:val="009EDA"/>
          <w:sz w:val="300"/>
        </w:rPr>
      </w:pPr>
      <w:bookmarkStart w:id="1517" w:name="_bookmark11"/>
      <w:bookmarkEnd w:id="1517"/>
      <w:r>
        <w:rPr>
          <w:color w:val="009EDA"/>
          <w:spacing w:val="-5"/>
          <w:sz w:val="100"/>
        </w:rPr>
        <w:t>結論</w:t>
      </w:r>
    </w:p>
    <w:p w14:paraId="145077FA" w14:textId="77777777" w:rsidR="00D01E5D" w:rsidRDefault="00D01E5D">
      <w:pPr>
        <w:rPr>
          <w:rFonts w:ascii="Arial" w:eastAsia="Arial"/>
          <w:sz w:val="300"/>
        </w:rPr>
        <w:sectPr w:rsidR="00D01E5D">
          <w:headerReference w:type="default" r:id="rId100"/>
          <w:footerReference w:type="default" r:id="rId101"/>
          <w:pgSz w:w="12240" w:h="15840"/>
          <w:pgMar w:top="820" w:right="1240" w:bottom="760" w:left="1180" w:header="0" w:footer="560" w:gutter="0"/>
          <w:pgNumType w:start="39"/>
          <w:cols w:space="720"/>
        </w:sectPr>
      </w:pPr>
    </w:p>
    <w:p w14:paraId="6E1778C6" w14:textId="77777777" w:rsidR="00D01E5D" w:rsidRDefault="00D01E5D">
      <w:pPr>
        <w:pStyle w:val="a3"/>
        <w:rPr>
          <w:sz w:val="20"/>
        </w:rPr>
      </w:pPr>
    </w:p>
    <w:p w14:paraId="158144A9" w14:textId="77777777" w:rsidR="00D01E5D" w:rsidRDefault="00D01E5D">
      <w:pPr>
        <w:pStyle w:val="a3"/>
        <w:rPr>
          <w:sz w:val="20"/>
        </w:rPr>
      </w:pPr>
    </w:p>
    <w:p w14:paraId="1B33BD45" w14:textId="77777777" w:rsidR="00D01E5D" w:rsidRDefault="00D01E5D">
      <w:pPr>
        <w:pStyle w:val="a3"/>
        <w:rPr>
          <w:sz w:val="20"/>
        </w:rPr>
      </w:pPr>
    </w:p>
    <w:p w14:paraId="2AF0CA8C" w14:textId="77777777" w:rsidR="00D01E5D" w:rsidRDefault="00D01E5D">
      <w:pPr>
        <w:pStyle w:val="a3"/>
        <w:rPr>
          <w:sz w:val="20"/>
        </w:rPr>
      </w:pPr>
    </w:p>
    <w:p w14:paraId="72972576" w14:textId="77777777" w:rsidR="00D01E5D" w:rsidRDefault="00D01E5D">
      <w:pPr>
        <w:pStyle w:val="a3"/>
        <w:rPr>
          <w:sz w:val="20"/>
        </w:rPr>
      </w:pPr>
    </w:p>
    <w:p w14:paraId="2B852072" w14:textId="77777777" w:rsidR="00D01E5D" w:rsidRDefault="00D01E5D">
      <w:pPr>
        <w:pStyle w:val="a3"/>
        <w:rPr>
          <w:sz w:val="20"/>
        </w:rPr>
      </w:pPr>
    </w:p>
    <w:p w14:paraId="2D3A8391" w14:textId="77777777" w:rsidR="00D01E5D" w:rsidRDefault="00D01E5D">
      <w:pPr>
        <w:pStyle w:val="a3"/>
        <w:rPr>
          <w:sz w:val="20"/>
        </w:rPr>
      </w:pPr>
    </w:p>
    <w:p w14:paraId="38D61676" w14:textId="77777777" w:rsidR="00D01E5D" w:rsidRDefault="00D01E5D">
      <w:pPr>
        <w:pStyle w:val="a3"/>
        <w:rPr>
          <w:sz w:val="20"/>
        </w:rPr>
      </w:pPr>
    </w:p>
    <w:p w14:paraId="08287CF8" w14:textId="77777777" w:rsidR="00D01E5D" w:rsidRDefault="00D01E5D">
      <w:pPr>
        <w:pStyle w:val="a3"/>
        <w:spacing w:before="3"/>
        <w:rPr>
          <w:sz w:val="24"/>
        </w:rPr>
      </w:pPr>
    </w:p>
    <w:p w14:paraId="144EF03E" w14:textId="67CA61F5" w:rsidR="00D01E5D" w:rsidRDefault="0022633E">
      <w:pPr>
        <w:pStyle w:val="a3"/>
        <w:spacing w:before="61"/>
        <w:ind w:left="395" w:right="416"/>
        <w:jc w:val="both"/>
      </w:pPr>
      <w:r>
        <w:rPr>
          <w:color w:val="414042"/>
          <w:spacing w:val="-8"/>
          <w:w w:val="105"/>
        </w:rPr>
        <w:t>オープンソースのデュー</w:t>
      </w:r>
      <w:ins w:id="1518" w:author="Mieko Sato" w:date="2018-03-18T14:44:00Z">
        <w:r w:rsidR="004D1FA7">
          <w:rPr>
            <w:rFonts w:hint="eastAsia"/>
            <w:color w:val="414042"/>
            <w:spacing w:val="-8"/>
            <w:w w:val="105"/>
          </w:rPr>
          <w:t xml:space="preserve"> </w:t>
        </w:r>
      </w:ins>
      <w:r>
        <w:rPr>
          <w:color w:val="414042"/>
          <w:spacing w:val="-8"/>
          <w:w w:val="105"/>
        </w:rPr>
        <w:t>デリジェンスは一般的に、</w:t>
      </w:r>
      <w:r>
        <w:rPr>
          <w:color w:val="414042"/>
          <w:spacing w:val="1"/>
          <w:w w:val="105"/>
        </w:rPr>
        <w:t>M&amp;A</w:t>
      </w:r>
      <w:r>
        <w:rPr>
          <w:color w:val="414042"/>
          <w:spacing w:val="-4"/>
          <w:w w:val="105"/>
        </w:rPr>
        <w:t>取引</w:t>
      </w:r>
      <w:ins w:id="1519" w:author="Mieko Sato" w:date="2018-03-18T12:50:00Z">
        <w:r w:rsidR="00AE5F1D">
          <w:rPr>
            <w:rFonts w:hint="eastAsia"/>
            <w:color w:val="414042"/>
            <w:spacing w:val="-4"/>
            <w:w w:val="105"/>
          </w:rPr>
          <w:t>において</w:t>
        </w:r>
      </w:ins>
      <w:del w:id="1520" w:author="Mieko Sato" w:date="2018-03-18T12:50:00Z">
        <w:r w:rsidDel="00AE5F1D">
          <w:rPr>
            <w:color w:val="414042"/>
            <w:spacing w:val="-4"/>
            <w:w w:val="105"/>
          </w:rPr>
          <w:delText>を</w:delText>
        </w:r>
      </w:del>
      <w:r>
        <w:rPr>
          <w:color w:val="414042"/>
          <w:spacing w:val="-4"/>
          <w:w w:val="105"/>
        </w:rPr>
        <w:t>成功裏に完了さ</w:t>
      </w:r>
      <w:del w:id="1521" w:author="工内隆" w:date="2018-02-15T17:43:00Z">
        <w:r w:rsidDel="00422DAA">
          <w:rPr>
            <w:color w:val="414042"/>
            <w:spacing w:val="-4"/>
            <w:w w:val="105"/>
          </w:rPr>
          <w:delText xml:space="preserve">  </w:delText>
        </w:r>
      </w:del>
      <w:r>
        <w:rPr>
          <w:color w:val="414042"/>
          <w:spacing w:val="-7"/>
          <w:w w:val="110"/>
        </w:rPr>
        <w:t>せる</w:t>
      </w:r>
      <w:del w:id="1522" w:author="Mieko Sato" w:date="2018-03-18T12:50:00Z">
        <w:r w:rsidDel="00EF1FD1">
          <w:rPr>
            <w:color w:val="414042"/>
            <w:spacing w:val="-7"/>
            <w:w w:val="110"/>
          </w:rPr>
          <w:delText>ために</w:delText>
        </w:r>
      </w:del>
      <w:r>
        <w:rPr>
          <w:color w:val="414042"/>
          <w:spacing w:val="-7"/>
          <w:w w:val="110"/>
        </w:rPr>
        <w:t>必要</w:t>
      </w:r>
      <w:ins w:id="1523" w:author="Mieko Sato" w:date="2018-03-18T12:50:00Z">
        <w:r w:rsidR="00EF1FD1">
          <w:rPr>
            <w:rFonts w:hint="eastAsia"/>
            <w:color w:val="414042"/>
            <w:spacing w:val="-7"/>
            <w:w w:val="110"/>
          </w:rPr>
          <w:t>のある</w:t>
        </w:r>
      </w:ins>
      <w:del w:id="1524" w:author="Mieko Sato" w:date="2018-03-18T12:50:00Z">
        <w:r w:rsidDel="00EF1FD1">
          <w:rPr>
            <w:color w:val="414042"/>
            <w:spacing w:val="-7"/>
            <w:w w:val="110"/>
          </w:rPr>
          <w:delText>な</w:delText>
        </w:r>
      </w:del>
      <w:r>
        <w:rPr>
          <w:color w:val="414042"/>
          <w:spacing w:val="-7"/>
          <w:w w:val="110"/>
        </w:rPr>
        <w:t>長いタスク</w:t>
      </w:r>
      <w:ins w:id="1525" w:author="Mieko Sato" w:date="2018-03-18T14:43:00Z">
        <w:r w:rsidR="004D1FA7">
          <w:rPr>
            <w:rFonts w:hint="eastAsia"/>
            <w:color w:val="414042"/>
            <w:spacing w:val="-7"/>
            <w:w w:val="110"/>
          </w:rPr>
          <w:t xml:space="preserve"> </w:t>
        </w:r>
      </w:ins>
      <w:r>
        <w:rPr>
          <w:color w:val="414042"/>
          <w:spacing w:val="-7"/>
          <w:w w:val="110"/>
        </w:rPr>
        <w:t>リストの中の</w:t>
      </w:r>
      <w:del w:id="1526" w:author="Mieko Sato" w:date="2018-03-01T14:01:00Z">
        <w:r w:rsidDel="00597FA3">
          <w:rPr>
            <w:color w:val="414042"/>
            <w:spacing w:val="-7"/>
            <w:w w:val="110"/>
          </w:rPr>
          <w:delText>一</w:delText>
        </w:r>
      </w:del>
      <w:ins w:id="1527" w:author="Mieko Sato" w:date="2018-03-01T14:01:00Z">
        <w:r w:rsidR="00597FA3">
          <w:rPr>
            <w:color w:val="414042"/>
            <w:spacing w:val="-7"/>
            <w:w w:val="110"/>
          </w:rPr>
          <w:t>1</w:t>
        </w:r>
      </w:ins>
      <w:r>
        <w:rPr>
          <w:color w:val="414042"/>
          <w:spacing w:val="-7"/>
          <w:w w:val="110"/>
        </w:rPr>
        <w:t>つにすぎません。しかし、そうはいっ</w:t>
      </w:r>
      <w:r>
        <w:rPr>
          <w:color w:val="414042"/>
          <w:spacing w:val="-15"/>
          <w:w w:val="105"/>
        </w:rPr>
        <w:t>てもソフトウェアの中核的な役割と潜在的な知財リスクを考えると、デュー</w:t>
      </w:r>
      <w:ins w:id="1528" w:author="Mieko Sato" w:date="2018-03-18T14:44:00Z">
        <w:r w:rsidR="004D1FA7">
          <w:rPr>
            <w:rFonts w:hint="eastAsia"/>
            <w:color w:val="414042"/>
            <w:spacing w:val="-15"/>
            <w:w w:val="105"/>
          </w:rPr>
          <w:t xml:space="preserve"> </w:t>
        </w:r>
      </w:ins>
      <w:r>
        <w:rPr>
          <w:color w:val="414042"/>
          <w:spacing w:val="-15"/>
          <w:w w:val="105"/>
        </w:rPr>
        <w:t xml:space="preserve">デリジェ </w:t>
      </w:r>
      <w:r>
        <w:rPr>
          <w:color w:val="414042"/>
          <w:spacing w:val="-17"/>
          <w:w w:val="110"/>
        </w:rPr>
        <w:t>ンス全般で重要な側面を有しています。オープンソースのデュー</w:t>
      </w:r>
      <w:ins w:id="1529" w:author="Mieko Sato" w:date="2018-03-18T14:44:00Z">
        <w:r w:rsidR="004D1FA7">
          <w:rPr>
            <w:rFonts w:hint="eastAsia"/>
            <w:color w:val="414042"/>
            <w:spacing w:val="-17"/>
            <w:w w:val="110"/>
          </w:rPr>
          <w:t xml:space="preserve"> </w:t>
        </w:r>
      </w:ins>
      <w:r>
        <w:rPr>
          <w:color w:val="414042"/>
          <w:spacing w:val="-17"/>
          <w:w w:val="110"/>
        </w:rPr>
        <w:t>デリジェンスは、</w:t>
      </w:r>
      <w:r>
        <w:rPr>
          <w:color w:val="414042"/>
          <w:spacing w:val="-15"/>
          <w:w w:val="105"/>
        </w:rPr>
        <w:t>長期</w:t>
      </w:r>
      <w:ins w:id="1530" w:author="Mieko Sato" w:date="2018-03-18T12:54:00Z">
        <w:r w:rsidR="00BF172C">
          <w:rPr>
            <w:rFonts w:hint="eastAsia"/>
            <w:color w:val="414042"/>
            <w:spacing w:val="-15"/>
            <w:w w:val="105"/>
          </w:rPr>
          <w:t>的な</w:t>
        </w:r>
      </w:ins>
      <w:del w:id="1531" w:author="Mieko Sato" w:date="2018-03-18T12:54:00Z">
        <w:r w:rsidDel="00BF172C">
          <w:rPr>
            <w:color w:val="414042"/>
            <w:spacing w:val="-15"/>
            <w:w w:val="105"/>
          </w:rPr>
          <w:delText>に</w:delText>
        </w:r>
      </w:del>
      <w:del w:id="1532" w:author="Mieko Sato" w:date="2018-03-18T12:52:00Z">
        <w:r w:rsidDel="00BF172C">
          <w:rPr>
            <w:color w:val="414042"/>
            <w:spacing w:val="-15"/>
            <w:w w:val="105"/>
          </w:rPr>
          <w:delText>亘</w:delText>
        </w:r>
      </w:del>
      <w:del w:id="1533" w:author="Mieko Sato" w:date="2018-03-18T12:54:00Z">
        <w:r w:rsidDel="00BF172C">
          <w:rPr>
            <w:color w:val="414042"/>
            <w:spacing w:val="-15"/>
            <w:w w:val="105"/>
          </w:rPr>
          <w:delText>る</w:delText>
        </w:r>
      </w:del>
      <w:r>
        <w:rPr>
          <w:color w:val="414042"/>
          <w:spacing w:val="-15"/>
          <w:w w:val="105"/>
        </w:rPr>
        <w:t>プロセスに感じられるかもしれませんが、特に両社が準備をしていて、</w:t>
      </w:r>
      <w:r>
        <w:rPr>
          <w:color w:val="414042"/>
          <w:spacing w:val="-11"/>
          <w:w w:val="110"/>
        </w:rPr>
        <w:t>かつ対応の早いコンプライアンス サービス</w:t>
      </w:r>
      <w:ins w:id="1534" w:author="Mieko Sato" w:date="2018-03-18T12:54:00Z">
        <w:r w:rsidR="00BF172C">
          <w:rPr>
            <w:rFonts w:hint="eastAsia"/>
            <w:color w:val="414042"/>
            <w:spacing w:val="-11"/>
            <w:w w:val="110"/>
          </w:rPr>
          <w:t xml:space="preserve"> </w:t>
        </w:r>
      </w:ins>
      <w:r>
        <w:rPr>
          <w:color w:val="414042"/>
          <w:spacing w:val="-11"/>
          <w:w w:val="110"/>
        </w:rPr>
        <w:t>プロバイダ</w:t>
      </w:r>
      <w:ins w:id="1535" w:author="Mieko Sato" w:date="2018-03-18T12:54:00Z">
        <w:r w:rsidR="00BF172C">
          <w:rPr>
            <w:rFonts w:hint="eastAsia"/>
            <w:color w:val="414042"/>
            <w:spacing w:val="-11"/>
            <w:w w:val="110"/>
          </w:rPr>
          <w:t>ー</w:t>
        </w:r>
      </w:ins>
      <w:r>
        <w:rPr>
          <w:color w:val="414042"/>
          <w:spacing w:val="-11"/>
          <w:w w:val="110"/>
        </w:rPr>
        <w:t>と一緒に取り組</w:t>
      </w:r>
      <w:ins w:id="1536" w:author="Mieko Sato" w:date="2018-03-18T12:59:00Z">
        <w:r w:rsidR="00BF172C">
          <w:rPr>
            <w:rFonts w:hint="eastAsia"/>
            <w:color w:val="414042"/>
            <w:spacing w:val="-11"/>
            <w:w w:val="110"/>
          </w:rPr>
          <w:t>めば</w:t>
        </w:r>
      </w:ins>
      <w:del w:id="1537" w:author="Mieko Sato" w:date="2018-03-18T12:59:00Z">
        <w:r w:rsidDel="00BF172C">
          <w:rPr>
            <w:color w:val="414042"/>
            <w:spacing w:val="-11"/>
            <w:w w:val="110"/>
          </w:rPr>
          <w:delText>む場合は</w:delText>
        </w:r>
      </w:del>
      <w:r>
        <w:rPr>
          <w:color w:val="414042"/>
          <w:spacing w:val="-11"/>
          <w:w w:val="110"/>
        </w:rPr>
        <w:t>、</w:t>
      </w:r>
      <w:del w:id="1538" w:author="Mieko Sato" w:date="2018-03-18T12:59:00Z">
        <w:r w:rsidDel="00BF172C">
          <w:rPr>
            <w:color w:val="414042"/>
            <w:spacing w:val="-10"/>
            <w:w w:val="110"/>
          </w:rPr>
          <w:delText>しばしば</w:delText>
        </w:r>
      </w:del>
      <w:ins w:id="1539" w:author="Mieko Sato" w:date="2018-03-18T13:04:00Z">
        <w:r w:rsidR="00C3394D">
          <w:rPr>
            <w:rFonts w:hint="eastAsia"/>
            <w:color w:val="414042"/>
            <w:spacing w:val="-10"/>
            <w:w w:val="110"/>
          </w:rPr>
          <w:t>通常は</w:t>
        </w:r>
      </w:ins>
      <w:r>
        <w:rPr>
          <w:color w:val="414042"/>
          <w:spacing w:val="-10"/>
          <w:w w:val="110"/>
        </w:rPr>
        <w:t>迅速に</w:t>
      </w:r>
      <w:del w:id="1540" w:author="Mieko Sato" w:date="2018-03-18T12:59:00Z">
        <w:r w:rsidDel="00BF172C">
          <w:rPr>
            <w:color w:val="414042"/>
            <w:spacing w:val="-10"/>
            <w:w w:val="110"/>
          </w:rPr>
          <w:delText>これを</w:delText>
        </w:r>
      </w:del>
      <w:r>
        <w:rPr>
          <w:color w:val="414042"/>
          <w:spacing w:val="-10"/>
          <w:w w:val="110"/>
        </w:rPr>
        <w:t>完了させることができ</w:t>
      </w:r>
      <w:ins w:id="1541" w:author="Mieko Sato" w:date="2018-03-18T13:04:00Z">
        <w:r w:rsidR="00C3394D">
          <w:rPr>
            <w:rFonts w:hint="eastAsia"/>
            <w:color w:val="414042"/>
            <w:spacing w:val="-10"/>
            <w:w w:val="110"/>
          </w:rPr>
          <w:t>ま</w:t>
        </w:r>
      </w:ins>
      <w:del w:id="1542" w:author="Mieko Sato" w:date="2018-03-18T13:04:00Z">
        <w:r w:rsidDel="00C3394D">
          <w:rPr>
            <w:color w:val="414042"/>
            <w:spacing w:val="-10"/>
            <w:w w:val="110"/>
          </w:rPr>
          <w:delText>るので</w:delText>
        </w:r>
      </w:del>
      <w:r>
        <w:rPr>
          <w:color w:val="414042"/>
          <w:spacing w:val="-10"/>
          <w:w w:val="110"/>
        </w:rPr>
        <w:t>す。</w:t>
      </w:r>
    </w:p>
    <w:p w14:paraId="33632C34" w14:textId="77777777" w:rsidR="00D01E5D" w:rsidRDefault="00D01E5D">
      <w:pPr>
        <w:pStyle w:val="a3"/>
        <w:spacing w:before="10"/>
      </w:pPr>
    </w:p>
    <w:p w14:paraId="7EA38AC6" w14:textId="464CF26C" w:rsidR="00D01E5D" w:rsidRDefault="0022633E">
      <w:pPr>
        <w:pStyle w:val="a3"/>
        <w:ind w:left="395"/>
      </w:pPr>
      <w:r>
        <w:rPr>
          <w:rFonts w:hint="eastAsia"/>
          <w:color w:val="414042"/>
          <w:w w:val="110"/>
        </w:rPr>
        <w:t>どうすれば</w:t>
      </w:r>
      <w:r>
        <w:rPr>
          <w:color w:val="414042"/>
          <w:w w:val="110"/>
        </w:rPr>
        <w:t>準備しておくことができるのでしょうか？</w:t>
      </w:r>
    </w:p>
    <w:p w14:paraId="630FBD7F" w14:textId="77777777" w:rsidR="00D01E5D" w:rsidRDefault="00D01E5D">
      <w:pPr>
        <w:pStyle w:val="a3"/>
        <w:spacing w:before="3"/>
      </w:pPr>
    </w:p>
    <w:p w14:paraId="6DE59CCE" w14:textId="0FCA5172" w:rsidR="00D01E5D" w:rsidRDefault="0022633E">
      <w:pPr>
        <w:pStyle w:val="a3"/>
        <w:ind w:left="395" w:right="395"/>
        <w:jc w:val="both"/>
      </w:pPr>
      <w:r>
        <w:rPr>
          <w:color w:val="414042"/>
          <w:spacing w:val="-11"/>
          <w:w w:val="105"/>
        </w:rPr>
        <w:t>買収対象企業</w:t>
      </w:r>
      <w:ins w:id="1543" w:author="Mieko Sato" w:date="2018-03-18T13:29:00Z">
        <w:r w:rsidR="005929F4">
          <w:rPr>
            <w:rFonts w:hint="eastAsia"/>
            <w:color w:val="414042"/>
            <w:spacing w:val="-11"/>
            <w:w w:val="105"/>
          </w:rPr>
          <w:t>は</w:t>
        </w:r>
      </w:ins>
      <w:del w:id="1544" w:author="Mieko Sato" w:date="2018-03-18T13:29:00Z">
        <w:r w:rsidDel="005929F4">
          <w:rPr>
            <w:color w:val="414042"/>
            <w:spacing w:val="-11"/>
            <w:w w:val="105"/>
          </w:rPr>
          <w:delText>であれば</w:delText>
        </w:r>
      </w:del>
      <w:r>
        <w:rPr>
          <w:color w:val="414042"/>
          <w:spacing w:val="-11"/>
          <w:w w:val="105"/>
        </w:rPr>
        <w:t>、開発プロセスとビジネス プロセス</w:t>
      </w:r>
      <w:del w:id="1545" w:author="Mieko Sato" w:date="2018-03-31T21:51:00Z">
        <w:r w:rsidDel="00FD4490">
          <w:rPr>
            <w:rFonts w:hint="eastAsia"/>
            <w:color w:val="414042"/>
            <w:spacing w:val="-11"/>
            <w:w w:val="105"/>
          </w:rPr>
          <w:delText>が</w:delText>
        </w:r>
      </w:del>
      <w:ins w:id="1546" w:author="Mieko Sato" w:date="2018-03-31T21:51:00Z">
        <w:r w:rsidR="00FD4490">
          <w:rPr>
            <w:rFonts w:hint="eastAsia"/>
            <w:color w:val="414042"/>
            <w:spacing w:val="-11"/>
            <w:w w:val="105"/>
          </w:rPr>
          <w:t>を</w:t>
        </w:r>
      </w:ins>
      <w:r>
        <w:rPr>
          <w:color w:val="414042"/>
          <w:spacing w:val="-11"/>
          <w:w w:val="105"/>
        </w:rPr>
        <w:t>以下のよう</w:t>
      </w:r>
      <w:del w:id="1547" w:author="Mieko Sato" w:date="2018-03-31T21:51:00Z">
        <w:r w:rsidDel="00FD4490">
          <w:rPr>
            <w:rFonts w:hint="eastAsia"/>
            <w:color w:val="414042"/>
            <w:spacing w:val="-11"/>
            <w:w w:val="105"/>
          </w:rPr>
          <w:delText>な点を</w:delText>
        </w:r>
      </w:del>
      <w:ins w:id="1548" w:author="Mieko Sato" w:date="2018-03-31T21:51:00Z">
        <w:r w:rsidR="00FD4490">
          <w:rPr>
            <w:rFonts w:hint="eastAsia"/>
            <w:color w:val="414042"/>
            <w:spacing w:val="-11"/>
            <w:w w:val="105"/>
          </w:rPr>
          <w:t>に</w:t>
        </w:r>
      </w:ins>
      <w:r>
        <w:rPr>
          <w:color w:val="414042"/>
          <w:spacing w:val="-11"/>
          <w:w w:val="105"/>
        </w:rPr>
        <w:t>確</w:t>
      </w:r>
      <w:r>
        <w:rPr>
          <w:color w:val="414042"/>
          <w:spacing w:val="-13"/>
          <w:w w:val="110"/>
        </w:rPr>
        <w:t>実に実行することで、適切なオープンソース コンプライアンスのプラクティスを維持することができます。</w:t>
      </w:r>
    </w:p>
    <w:p w14:paraId="1CBD8BB7" w14:textId="77777777" w:rsidR="00D01E5D" w:rsidRDefault="00D01E5D">
      <w:pPr>
        <w:pStyle w:val="a3"/>
        <w:spacing w:before="5"/>
      </w:pPr>
    </w:p>
    <w:p w14:paraId="2EA5AF24" w14:textId="5E173C81" w:rsidR="00D01E5D" w:rsidRDefault="0022633E">
      <w:pPr>
        <w:pStyle w:val="a4"/>
        <w:numPr>
          <w:ilvl w:val="0"/>
          <w:numId w:val="2"/>
        </w:numPr>
        <w:tabs>
          <w:tab w:val="left" w:pos="1196"/>
        </w:tabs>
        <w:spacing w:before="0"/>
        <w:ind w:right="872"/>
        <w:rPr>
          <w:sz w:val="28"/>
        </w:rPr>
      </w:pPr>
      <w:r>
        <w:rPr>
          <w:color w:val="414042"/>
          <w:spacing w:val="-10"/>
          <w:w w:val="105"/>
          <w:sz w:val="28"/>
        </w:rPr>
        <w:t>社内</w:t>
      </w:r>
      <w:ins w:id="1549" w:author="Mieko Sato" w:date="2018-03-18T13:31:00Z">
        <w:r w:rsidR="000E353A">
          <w:rPr>
            <w:rFonts w:hint="eastAsia"/>
            <w:color w:val="414042"/>
            <w:spacing w:val="-10"/>
            <w:w w:val="105"/>
            <w:sz w:val="28"/>
          </w:rPr>
          <w:t>・</w:t>
        </w:r>
      </w:ins>
      <w:del w:id="1550" w:author="Mieko Sato" w:date="2018-03-18T13:31:00Z">
        <w:r w:rsidDel="000E353A">
          <w:rPr>
            <w:color w:val="414042"/>
            <w:spacing w:val="-10"/>
            <w:w w:val="105"/>
            <w:sz w:val="28"/>
          </w:rPr>
          <w:delText>、</w:delText>
        </w:r>
      </w:del>
      <w:r>
        <w:rPr>
          <w:color w:val="414042"/>
          <w:spacing w:val="-10"/>
          <w:w w:val="105"/>
          <w:sz w:val="28"/>
        </w:rPr>
        <w:t>社外のソフ</w:t>
      </w:r>
      <w:r>
        <w:rPr>
          <w:color w:val="414042"/>
          <w:sz w:val="28"/>
        </w:rPr>
        <w:t>ト</w:t>
      </w:r>
      <w:r>
        <w:rPr>
          <w:color w:val="414042"/>
          <w:spacing w:val="-14"/>
          <w:w w:val="105"/>
          <w:sz w:val="28"/>
        </w:rPr>
        <w:t>ウェアすべてについて</w:t>
      </w:r>
      <w:ins w:id="1551" w:author="Mieko Sato" w:date="2018-04-02T13:01:00Z">
        <w:r w:rsidR="009C6B94">
          <w:rPr>
            <w:rFonts w:hint="eastAsia"/>
            <w:color w:val="414042"/>
            <w:spacing w:val="-14"/>
            <w:w w:val="105"/>
            <w:sz w:val="28"/>
          </w:rPr>
          <w:t>、</w:t>
        </w:r>
      </w:ins>
      <w:r>
        <w:rPr>
          <w:color w:val="414042"/>
          <w:spacing w:val="-14"/>
          <w:w w:val="105"/>
          <w:sz w:val="28"/>
        </w:rPr>
        <w:t>起源とライセンスを明確にす</w:t>
      </w:r>
      <w:del w:id="1552" w:author="工内隆" w:date="2018-02-15T17:44:00Z">
        <w:r w:rsidDel="00422DAA">
          <w:rPr>
            <w:color w:val="414042"/>
            <w:spacing w:val="-14"/>
            <w:w w:val="105"/>
            <w:sz w:val="28"/>
          </w:rPr>
          <w:delText xml:space="preserve">  </w:delText>
        </w:r>
      </w:del>
      <w:r>
        <w:rPr>
          <w:color w:val="414042"/>
          <w:spacing w:val="-14"/>
          <w:w w:val="110"/>
          <w:sz w:val="28"/>
        </w:rPr>
        <w:t>る</w:t>
      </w:r>
    </w:p>
    <w:p w14:paraId="253CD2BE" w14:textId="3C78F9F4" w:rsidR="00D01E5D" w:rsidRDefault="0022633E">
      <w:pPr>
        <w:pStyle w:val="a4"/>
        <w:numPr>
          <w:ilvl w:val="0"/>
          <w:numId w:val="2"/>
        </w:numPr>
        <w:tabs>
          <w:tab w:val="left" w:pos="1196"/>
        </w:tabs>
        <w:spacing w:before="242"/>
        <w:ind w:right="763"/>
        <w:rPr>
          <w:sz w:val="28"/>
        </w:rPr>
      </w:pPr>
      <w:r>
        <w:rPr>
          <w:color w:val="414042"/>
          <w:spacing w:val="-5"/>
          <w:w w:val="110"/>
          <w:sz w:val="28"/>
        </w:rPr>
        <w:t>開発プロセスの中で</w:t>
      </w:r>
      <w:ins w:id="1553" w:author="Mieko Sato" w:date="2018-04-02T13:01:00Z">
        <w:r w:rsidR="009C6B94">
          <w:rPr>
            <w:rFonts w:hint="eastAsia"/>
            <w:color w:val="414042"/>
            <w:spacing w:val="-5"/>
            <w:w w:val="110"/>
            <w:sz w:val="28"/>
          </w:rPr>
          <w:t>、</w:t>
        </w:r>
      </w:ins>
      <w:r>
        <w:rPr>
          <w:color w:val="414042"/>
          <w:spacing w:val="-4"/>
          <w:w w:val="120"/>
          <w:sz w:val="28"/>
        </w:rPr>
        <w:t>オ</w:t>
      </w:r>
      <w:r>
        <w:rPr>
          <w:color w:val="414042"/>
          <w:spacing w:val="-7"/>
          <w:w w:val="110"/>
          <w:sz w:val="28"/>
        </w:rPr>
        <w:t>ープンソース ソ</w:t>
      </w:r>
      <w:r>
        <w:rPr>
          <w:color w:val="414042"/>
          <w:spacing w:val="-3"/>
          <w:w w:val="120"/>
          <w:sz w:val="28"/>
        </w:rPr>
        <w:t>フ</w:t>
      </w:r>
      <w:r>
        <w:rPr>
          <w:color w:val="414042"/>
          <w:sz w:val="28"/>
        </w:rPr>
        <w:t>ト</w:t>
      </w:r>
      <w:r>
        <w:rPr>
          <w:color w:val="414042"/>
          <w:spacing w:val="-16"/>
          <w:w w:val="110"/>
          <w:sz w:val="28"/>
        </w:rPr>
        <w:t>ウ</w:t>
      </w:r>
      <w:r>
        <w:rPr>
          <w:color w:val="414042"/>
          <w:spacing w:val="-24"/>
          <w:w w:val="120"/>
          <w:sz w:val="28"/>
        </w:rPr>
        <w:t>ェア</w:t>
      </w:r>
      <w:r>
        <w:rPr>
          <w:color w:val="414042"/>
          <w:spacing w:val="-7"/>
          <w:w w:val="110"/>
          <w:sz w:val="28"/>
        </w:rPr>
        <w:t>のコンポーネン</w:t>
      </w:r>
      <w:r>
        <w:rPr>
          <w:color w:val="414042"/>
          <w:spacing w:val="-4"/>
          <w:sz w:val="28"/>
        </w:rPr>
        <w:t>ト</w:t>
      </w:r>
      <w:ins w:id="1554" w:author="Mieko Sato" w:date="2018-03-18T13:33:00Z">
        <w:r w:rsidR="000E353A">
          <w:rPr>
            <w:rFonts w:hint="eastAsia"/>
            <w:color w:val="414042"/>
            <w:spacing w:val="-4"/>
            <w:sz w:val="28"/>
          </w:rPr>
          <w:t>・</w:t>
        </w:r>
      </w:ins>
      <w:del w:id="1555" w:author="Mieko Sato" w:date="2018-03-18T13:33:00Z">
        <w:r w:rsidDel="000E353A">
          <w:rPr>
            <w:color w:val="414042"/>
            <w:spacing w:val="-21"/>
            <w:w w:val="110"/>
            <w:sz w:val="28"/>
          </w:rPr>
          <w:delText>、</w:delText>
        </w:r>
      </w:del>
      <w:r>
        <w:rPr>
          <w:color w:val="414042"/>
          <w:spacing w:val="-21"/>
          <w:w w:val="110"/>
          <w:sz w:val="28"/>
        </w:rPr>
        <w:t>ス</w:t>
      </w:r>
      <w:r>
        <w:rPr>
          <w:color w:val="414042"/>
          <w:w w:val="120"/>
          <w:sz w:val="28"/>
        </w:rPr>
        <w:t>ニ</w:t>
      </w:r>
      <w:r>
        <w:rPr>
          <w:color w:val="414042"/>
          <w:spacing w:val="-21"/>
          <w:w w:val="110"/>
          <w:sz w:val="28"/>
        </w:rPr>
        <w:t>ペ</w:t>
      </w:r>
      <w:r>
        <w:rPr>
          <w:color w:val="414042"/>
          <w:spacing w:val="-4"/>
          <w:w w:val="120"/>
          <w:sz w:val="28"/>
        </w:rPr>
        <w:t>ッ</w:t>
      </w:r>
      <w:r>
        <w:rPr>
          <w:color w:val="414042"/>
          <w:spacing w:val="5"/>
          <w:sz w:val="28"/>
        </w:rPr>
        <w:t>ト</w:t>
      </w:r>
      <w:r>
        <w:rPr>
          <w:color w:val="414042"/>
          <w:spacing w:val="-4"/>
          <w:w w:val="110"/>
          <w:sz w:val="28"/>
        </w:rPr>
        <w:t>を追跡する</w:t>
      </w:r>
    </w:p>
    <w:p w14:paraId="296D949F" w14:textId="220F7883" w:rsidR="00D01E5D" w:rsidRDefault="0022633E">
      <w:pPr>
        <w:pStyle w:val="a4"/>
        <w:numPr>
          <w:ilvl w:val="0"/>
          <w:numId w:val="2"/>
        </w:numPr>
        <w:tabs>
          <w:tab w:val="left" w:pos="1196"/>
        </w:tabs>
        <w:spacing w:before="243"/>
        <w:ind w:right="873"/>
        <w:rPr>
          <w:sz w:val="28"/>
        </w:rPr>
      </w:pPr>
      <w:r>
        <w:rPr>
          <w:color w:val="414042"/>
          <w:spacing w:val="-1"/>
          <w:w w:val="105"/>
          <w:sz w:val="28"/>
        </w:rPr>
        <w:t>ビル</w:t>
      </w:r>
      <w:r>
        <w:rPr>
          <w:color w:val="414042"/>
          <w:sz w:val="28"/>
        </w:rPr>
        <w:t>ド</w:t>
      </w:r>
      <w:r>
        <w:rPr>
          <w:color w:val="414042"/>
          <w:spacing w:val="-12"/>
          <w:w w:val="105"/>
          <w:sz w:val="28"/>
        </w:rPr>
        <w:t>の中で新規採用</w:t>
      </w:r>
      <w:ins w:id="1556" w:author="Mieko Sato" w:date="2018-03-18T13:34:00Z">
        <w:r w:rsidR="000E353A">
          <w:rPr>
            <w:rFonts w:hint="eastAsia"/>
            <w:color w:val="414042"/>
            <w:spacing w:val="-12"/>
            <w:w w:val="105"/>
            <w:sz w:val="28"/>
          </w:rPr>
          <w:t>・</w:t>
        </w:r>
      </w:ins>
      <w:del w:id="1557" w:author="Mieko Sato" w:date="2018-03-18T13:34:00Z">
        <w:r w:rsidDel="000E353A">
          <w:rPr>
            <w:color w:val="414042"/>
            <w:spacing w:val="-12"/>
            <w:w w:val="105"/>
            <w:sz w:val="28"/>
          </w:rPr>
          <w:delText>、</w:delText>
        </w:r>
      </w:del>
      <w:r>
        <w:rPr>
          <w:color w:val="414042"/>
          <w:spacing w:val="-12"/>
          <w:w w:val="105"/>
          <w:sz w:val="28"/>
        </w:rPr>
        <w:t>アップデー</w:t>
      </w:r>
      <w:r>
        <w:rPr>
          <w:color w:val="414042"/>
          <w:spacing w:val="-5"/>
          <w:sz w:val="28"/>
        </w:rPr>
        <w:t>ト</w:t>
      </w:r>
      <w:r>
        <w:rPr>
          <w:color w:val="414042"/>
          <w:spacing w:val="-1"/>
          <w:w w:val="105"/>
          <w:sz w:val="28"/>
        </w:rPr>
        <w:t>されるコー</w:t>
      </w:r>
      <w:r>
        <w:rPr>
          <w:color w:val="414042"/>
          <w:sz w:val="28"/>
        </w:rPr>
        <w:t>ド</w:t>
      </w:r>
      <w:r>
        <w:rPr>
          <w:color w:val="414042"/>
          <w:spacing w:val="-13"/>
          <w:w w:val="105"/>
          <w:sz w:val="28"/>
        </w:rPr>
        <w:t>に対し</w:t>
      </w:r>
      <w:ins w:id="1558" w:author="Mieko Sato" w:date="2018-03-18T13:34:00Z">
        <w:r w:rsidR="000E353A">
          <w:rPr>
            <w:rFonts w:hint="eastAsia"/>
            <w:color w:val="414042"/>
            <w:spacing w:val="-13"/>
            <w:w w:val="105"/>
            <w:sz w:val="28"/>
          </w:rPr>
          <w:t>、</w:t>
        </w:r>
      </w:ins>
      <w:r>
        <w:rPr>
          <w:color w:val="414042"/>
          <w:spacing w:val="-13"/>
          <w:w w:val="105"/>
          <w:sz w:val="28"/>
        </w:rPr>
        <w:t>ソースコー</w:t>
      </w:r>
      <w:r>
        <w:rPr>
          <w:color w:val="414042"/>
          <w:spacing w:val="17"/>
          <w:sz w:val="28"/>
        </w:rPr>
        <w:t xml:space="preserve">ド </w:t>
      </w:r>
      <w:r>
        <w:rPr>
          <w:color w:val="414042"/>
          <w:w w:val="105"/>
          <w:sz w:val="28"/>
        </w:rPr>
        <w:t>レ</w:t>
      </w:r>
      <w:r>
        <w:rPr>
          <w:color w:val="414042"/>
          <w:spacing w:val="-11"/>
          <w:w w:val="110"/>
          <w:sz w:val="28"/>
        </w:rPr>
        <w:t>ビューを実施する</w:t>
      </w:r>
    </w:p>
    <w:p w14:paraId="6BEB6A2E" w14:textId="4209DF5A" w:rsidR="00D01E5D" w:rsidRDefault="0022633E">
      <w:pPr>
        <w:pStyle w:val="a4"/>
        <w:numPr>
          <w:ilvl w:val="0"/>
          <w:numId w:val="2"/>
        </w:numPr>
        <w:tabs>
          <w:tab w:val="left" w:pos="1196"/>
        </w:tabs>
        <w:spacing w:before="242"/>
        <w:ind w:right="952"/>
        <w:rPr>
          <w:sz w:val="28"/>
        </w:rPr>
      </w:pPr>
      <w:r>
        <w:rPr>
          <w:color w:val="414042"/>
          <w:spacing w:val="-9"/>
          <w:w w:val="105"/>
          <w:sz w:val="28"/>
        </w:rPr>
        <w:t>製品が出荷される</w:t>
      </w:r>
      <w:del w:id="1559" w:author="Mieko Sato" w:date="2018-02-28T17:08:00Z">
        <w:r w:rsidDel="008133B5">
          <w:rPr>
            <w:rFonts w:hint="eastAsia"/>
            <w:color w:val="414042"/>
            <w:spacing w:val="-9"/>
            <w:w w:val="105"/>
            <w:sz w:val="28"/>
          </w:rPr>
          <w:delText>とき</w:delText>
        </w:r>
      </w:del>
      <w:ins w:id="1560" w:author="Mieko Sato" w:date="2018-02-28T17:08:00Z">
        <w:r w:rsidR="008133B5">
          <w:rPr>
            <w:rFonts w:hint="eastAsia"/>
            <w:color w:val="414042"/>
            <w:spacing w:val="-9"/>
            <w:w w:val="105"/>
            <w:sz w:val="28"/>
          </w:rPr>
          <w:t>時</w:t>
        </w:r>
      </w:ins>
      <w:r>
        <w:rPr>
          <w:color w:val="414042"/>
          <w:spacing w:val="-9"/>
          <w:w w:val="105"/>
          <w:sz w:val="28"/>
        </w:rPr>
        <w:t>、あるいはソフ</w:t>
      </w:r>
      <w:r>
        <w:rPr>
          <w:color w:val="414042"/>
          <w:sz w:val="28"/>
        </w:rPr>
        <w:t>ト</w:t>
      </w:r>
      <w:r>
        <w:rPr>
          <w:color w:val="414042"/>
          <w:spacing w:val="-11"/>
          <w:w w:val="105"/>
          <w:sz w:val="28"/>
        </w:rPr>
        <w:t>ウェアがアップデー</w:t>
      </w:r>
      <w:r>
        <w:rPr>
          <w:color w:val="414042"/>
          <w:spacing w:val="-5"/>
          <w:sz w:val="28"/>
        </w:rPr>
        <w:t>ト</w:t>
      </w:r>
      <w:r>
        <w:rPr>
          <w:color w:val="414042"/>
          <w:w w:val="105"/>
          <w:sz w:val="28"/>
        </w:rPr>
        <w:t>される</w:t>
      </w:r>
      <w:ins w:id="1561" w:author="Mieko Sato" w:date="2018-02-28T17:08:00Z">
        <w:r w:rsidR="008133B5">
          <w:rPr>
            <w:rFonts w:hint="eastAsia"/>
            <w:color w:val="414042"/>
            <w:w w:val="105"/>
            <w:sz w:val="28"/>
          </w:rPr>
          <w:t>時</w:t>
        </w:r>
      </w:ins>
      <w:del w:id="1562" w:author="Mieko Sato" w:date="2018-02-28T17:08:00Z">
        <w:r w:rsidDel="008133B5">
          <w:rPr>
            <w:color w:val="414042"/>
            <w:w w:val="105"/>
            <w:sz w:val="28"/>
          </w:rPr>
          <w:delText xml:space="preserve">とき </w:delText>
        </w:r>
      </w:del>
      <w:r>
        <w:rPr>
          <w:color w:val="414042"/>
          <w:spacing w:val="-9"/>
          <w:w w:val="110"/>
          <w:sz w:val="28"/>
        </w:rPr>
        <w:t>に</w:t>
      </w:r>
      <w:ins w:id="1563" w:author="Mieko Sato" w:date="2018-03-31T21:53:00Z">
        <w:r w:rsidR="00FD4490">
          <w:rPr>
            <w:rFonts w:hint="eastAsia"/>
            <w:color w:val="414042"/>
            <w:spacing w:val="-9"/>
            <w:w w:val="110"/>
            <w:sz w:val="28"/>
          </w:rPr>
          <w:t>、</w:t>
        </w:r>
      </w:ins>
      <w:r>
        <w:rPr>
          <w:color w:val="414042"/>
          <w:spacing w:val="-9"/>
          <w:w w:val="110"/>
          <w:sz w:val="28"/>
        </w:rPr>
        <w:t>ライセンスの義務を履行する</w:t>
      </w:r>
    </w:p>
    <w:p w14:paraId="41555F6C" w14:textId="77777777" w:rsidR="00D01E5D" w:rsidRDefault="0022633E">
      <w:pPr>
        <w:pStyle w:val="a4"/>
        <w:numPr>
          <w:ilvl w:val="0"/>
          <w:numId w:val="2"/>
        </w:numPr>
        <w:tabs>
          <w:tab w:val="left" w:pos="1196"/>
        </w:tabs>
        <w:spacing w:before="243"/>
        <w:ind w:right="731"/>
        <w:rPr>
          <w:sz w:val="28"/>
        </w:rPr>
      </w:pPr>
      <w:r>
        <w:rPr>
          <w:color w:val="414042"/>
          <w:spacing w:val="-12"/>
          <w:w w:val="110"/>
          <w:sz w:val="28"/>
        </w:rPr>
        <w:t>従業員に</w:t>
      </w:r>
      <w:del w:id="1564" w:author="Mieko Sato" w:date="2018-03-31T21:54:00Z">
        <w:r w:rsidDel="00FD4490">
          <w:rPr>
            <w:color w:val="414042"/>
            <w:spacing w:val="-12"/>
            <w:w w:val="110"/>
            <w:sz w:val="28"/>
          </w:rPr>
          <w:delText>対し</w:delText>
        </w:r>
      </w:del>
      <w:r>
        <w:rPr>
          <w:color w:val="414042"/>
          <w:spacing w:val="-12"/>
          <w:w w:val="110"/>
          <w:sz w:val="28"/>
        </w:rPr>
        <w:t>オープンソース コンプライアンスのトレーニングを提供する</w:t>
      </w:r>
    </w:p>
    <w:p w14:paraId="033A7DB1" w14:textId="77777777" w:rsidR="00D01E5D" w:rsidRDefault="00D01E5D">
      <w:pPr>
        <w:pStyle w:val="a3"/>
        <w:spacing w:before="8"/>
        <w:rPr>
          <w:sz w:val="37"/>
        </w:rPr>
      </w:pPr>
    </w:p>
    <w:p w14:paraId="75F49F67" w14:textId="014B7147" w:rsidR="00D01E5D" w:rsidRDefault="0022633E">
      <w:pPr>
        <w:pStyle w:val="a3"/>
        <w:ind w:left="395" w:right="488"/>
        <w:jc w:val="both"/>
      </w:pPr>
      <w:r>
        <w:rPr>
          <w:color w:val="414042"/>
          <w:spacing w:val="-13"/>
          <w:w w:val="105"/>
        </w:rPr>
        <w:t>買収企業</w:t>
      </w:r>
      <w:ins w:id="1565" w:author="Mieko Sato" w:date="2018-03-18T13:36:00Z">
        <w:r w:rsidR="000E353A">
          <w:rPr>
            <w:rFonts w:hint="eastAsia"/>
            <w:color w:val="414042"/>
            <w:spacing w:val="-13"/>
            <w:w w:val="105"/>
          </w:rPr>
          <w:t>は</w:t>
        </w:r>
      </w:ins>
      <w:del w:id="1566" w:author="Mieko Sato" w:date="2018-03-18T13:36:00Z">
        <w:r w:rsidDel="000E353A">
          <w:rPr>
            <w:color w:val="414042"/>
            <w:spacing w:val="-13"/>
            <w:w w:val="105"/>
          </w:rPr>
          <w:delText>であれば</w:delText>
        </w:r>
      </w:del>
      <w:r>
        <w:rPr>
          <w:color w:val="414042"/>
          <w:spacing w:val="-13"/>
          <w:w w:val="105"/>
        </w:rPr>
        <w:t>、探すべきものを知り、迅速に問題に取り組むためのスキルを</w:t>
      </w:r>
      <w:r>
        <w:rPr>
          <w:color w:val="414042"/>
          <w:spacing w:val="-10"/>
          <w:w w:val="105"/>
        </w:rPr>
        <w:t>手近に</w:t>
      </w:r>
      <w:del w:id="1567" w:author="Mieko Sato" w:date="2018-02-28T17:09:00Z">
        <w:r w:rsidDel="00153C1E">
          <w:rPr>
            <w:rFonts w:hint="eastAsia"/>
            <w:color w:val="414042"/>
            <w:spacing w:val="-10"/>
            <w:w w:val="105"/>
          </w:rPr>
          <w:delText>も</w:delText>
        </w:r>
      </w:del>
      <w:ins w:id="1568" w:author="Mieko Sato" w:date="2018-02-28T17:09:00Z">
        <w:r w:rsidR="00153C1E">
          <w:rPr>
            <w:rFonts w:hint="eastAsia"/>
            <w:color w:val="414042"/>
            <w:spacing w:val="-10"/>
            <w:w w:val="105"/>
          </w:rPr>
          <w:t>持</w:t>
        </w:r>
      </w:ins>
      <w:r>
        <w:rPr>
          <w:color w:val="414042"/>
          <w:spacing w:val="-10"/>
          <w:w w:val="105"/>
        </w:rPr>
        <w:t>っておく</w:t>
      </w:r>
      <w:del w:id="1569" w:author="Mieko Sato" w:date="2018-03-31T21:56:00Z">
        <w:r w:rsidDel="00331BC8">
          <w:rPr>
            <w:color w:val="414042"/>
            <w:spacing w:val="-10"/>
            <w:w w:val="105"/>
          </w:rPr>
          <w:delText>ことが</w:delText>
        </w:r>
      </w:del>
      <w:r>
        <w:rPr>
          <w:color w:val="414042"/>
          <w:spacing w:val="-10"/>
          <w:w w:val="105"/>
        </w:rPr>
        <w:t>必要</w:t>
      </w:r>
      <w:ins w:id="1570" w:author="Mieko Sato" w:date="2018-03-31T21:56:00Z">
        <w:r w:rsidR="00331BC8">
          <w:rPr>
            <w:rFonts w:hint="eastAsia"/>
            <w:color w:val="414042"/>
            <w:spacing w:val="-10"/>
            <w:w w:val="105"/>
          </w:rPr>
          <w:t>があります</w:t>
        </w:r>
      </w:ins>
      <w:del w:id="1571" w:author="Mieko Sato" w:date="2018-03-31T21:56:00Z">
        <w:r w:rsidDel="00331BC8">
          <w:rPr>
            <w:color w:val="414042"/>
            <w:spacing w:val="-10"/>
            <w:w w:val="105"/>
          </w:rPr>
          <w:delText>でしょう</w:delText>
        </w:r>
      </w:del>
      <w:r>
        <w:rPr>
          <w:color w:val="414042"/>
          <w:spacing w:val="-10"/>
          <w:w w:val="105"/>
        </w:rPr>
        <w:t>。</w:t>
      </w:r>
    </w:p>
    <w:p w14:paraId="449423C9" w14:textId="77777777" w:rsidR="00D01E5D" w:rsidRDefault="00D01E5D">
      <w:pPr>
        <w:jc w:val="both"/>
        <w:sectPr w:rsidR="00D01E5D">
          <w:headerReference w:type="default" r:id="rId102"/>
          <w:pgSz w:w="12240" w:h="15840"/>
          <w:pgMar w:top="880" w:right="1240" w:bottom="760" w:left="1180" w:header="10" w:footer="560" w:gutter="0"/>
          <w:cols w:space="720"/>
        </w:sectPr>
      </w:pPr>
    </w:p>
    <w:p w14:paraId="022DC00C" w14:textId="77777777" w:rsidR="00D01E5D" w:rsidRDefault="00D01E5D">
      <w:pPr>
        <w:pStyle w:val="a3"/>
        <w:rPr>
          <w:sz w:val="20"/>
        </w:rPr>
      </w:pPr>
    </w:p>
    <w:p w14:paraId="302D40A9" w14:textId="77777777" w:rsidR="00D01E5D" w:rsidRDefault="00D01E5D">
      <w:pPr>
        <w:pStyle w:val="a3"/>
        <w:rPr>
          <w:sz w:val="20"/>
        </w:rPr>
      </w:pPr>
    </w:p>
    <w:p w14:paraId="531664FE" w14:textId="77777777" w:rsidR="00D01E5D" w:rsidRDefault="0022633E">
      <w:pPr>
        <w:pStyle w:val="a4"/>
        <w:numPr>
          <w:ilvl w:val="0"/>
          <w:numId w:val="2"/>
        </w:numPr>
        <w:tabs>
          <w:tab w:val="left" w:pos="1196"/>
        </w:tabs>
        <w:spacing w:before="229"/>
        <w:ind w:right="755"/>
        <w:rPr>
          <w:sz w:val="28"/>
        </w:rPr>
      </w:pPr>
      <w:r>
        <w:rPr>
          <w:color w:val="414042"/>
          <w:spacing w:val="-11"/>
          <w:sz w:val="28"/>
        </w:rPr>
        <w:t>買収対象企業とともに、用いるべき妥当な監査手法とその監査に関与</w:t>
      </w:r>
      <w:del w:id="1572" w:author="工内隆" w:date="2018-02-15T17:45:00Z">
        <w:r w:rsidDel="00422DAA">
          <w:rPr>
            <w:color w:val="414042"/>
            <w:spacing w:val="-11"/>
            <w:sz w:val="28"/>
          </w:rPr>
          <w:delText xml:space="preserve"> </w:delText>
        </w:r>
      </w:del>
      <w:r>
        <w:rPr>
          <w:color w:val="414042"/>
          <w:spacing w:val="-9"/>
          <w:w w:val="105"/>
          <w:sz w:val="28"/>
        </w:rPr>
        <w:t>するサー</w:t>
      </w:r>
      <w:r>
        <w:rPr>
          <w:color w:val="414042"/>
          <w:spacing w:val="-17"/>
          <w:sz w:val="28"/>
        </w:rPr>
        <w:t>ド</w:t>
      </w:r>
      <w:r>
        <w:rPr>
          <w:color w:val="414042"/>
          <w:spacing w:val="-16"/>
          <w:w w:val="105"/>
          <w:sz w:val="28"/>
        </w:rPr>
        <w:t>パーティの企業を決定する。ただし、ブライン</w:t>
      </w:r>
      <w:r>
        <w:rPr>
          <w:color w:val="414042"/>
          <w:sz w:val="28"/>
        </w:rPr>
        <w:t>ド</w:t>
      </w:r>
      <w:r>
        <w:rPr>
          <w:color w:val="414042"/>
          <w:spacing w:val="-3"/>
          <w:w w:val="105"/>
          <w:sz w:val="28"/>
        </w:rPr>
        <w:t>監査を実施</w:t>
      </w:r>
      <w:del w:id="1573" w:author="工内隆" w:date="2018-02-15T17:45:00Z">
        <w:r w:rsidDel="00422DAA">
          <w:rPr>
            <w:color w:val="414042"/>
            <w:spacing w:val="-3"/>
            <w:w w:val="105"/>
            <w:sz w:val="28"/>
          </w:rPr>
          <w:delText xml:space="preserve"> </w:delText>
        </w:r>
      </w:del>
      <w:del w:id="1574" w:author="工内隆" w:date="2018-02-15T17:46:00Z">
        <w:r w:rsidDel="00422DAA">
          <w:rPr>
            <w:color w:val="414042"/>
            <w:spacing w:val="-3"/>
            <w:w w:val="105"/>
            <w:sz w:val="28"/>
          </w:rPr>
          <w:delText xml:space="preserve">  </w:delText>
        </w:r>
      </w:del>
      <w:r>
        <w:rPr>
          <w:color w:val="414042"/>
          <w:spacing w:val="-9"/>
          <w:w w:val="105"/>
          <w:sz w:val="28"/>
        </w:rPr>
        <w:t>できないところもあれば、</w:t>
      </w:r>
      <w:r>
        <w:rPr>
          <w:color w:val="414042"/>
          <w:w w:val="105"/>
          <w:sz w:val="28"/>
        </w:rPr>
        <w:t>DIY</w:t>
      </w:r>
      <w:r>
        <w:rPr>
          <w:color w:val="414042"/>
          <w:spacing w:val="-13"/>
          <w:w w:val="105"/>
          <w:sz w:val="28"/>
        </w:rPr>
        <w:t>監査に対応していないところもあり、また</w:t>
      </w:r>
      <w:del w:id="1575" w:author="工内隆" w:date="2018-02-15T17:46:00Z">
        <w:r w:rsidDel="00422DAA">
          <w:rPr>
            <w:color w:val="414042"/>
            <w:spacing w:val="-13"/>
            <w:w w:val="105"/>
            <w:sz w:val="28"/>
          </w:rPr>
          <w:delText xml:space="preserve">   </w:delText>
        </w:r>
      </w:del>
      <w:r>
        <w:rPr>
          <w:color w:val="414042"/>
          <w:spacing w:val="-14"/>
          <w:w w:val="105"/>
          <w:sz w:val="28"/>
        </w:rPr>
        <w:t>スニペッ</w:t>
      </w:r>
      <w:r>
        <w:rPr>
          <w:color w:val="414042"/>
          <w:spacing w:val="-13"/>
          <w:sz w:val="28"/>
        </w:rPr>
        <w:t>ト</w:t>
      </w:r>
      <w:r>
        <w:rPr>
          <w:color w:val="414042"/>
          <w:spacing w:val="-10"/>
          <w:w w:val="105"/>
          <w:sz w:val="28"/>
        </w:rPr>
        <w:t>までは発見できないところもあるので留意が必要となる</w:t>
      </w:r>
    </w:p>
    <w:p w14:paraId="1D2D4DB3" w14:textId="5F790201" w:rsidR="00D01E5D" w:rsidRDefault="0022633E">
      <w:pPr>
        <w:pStyle w:val="a4"/>
        <w:numPr>
          <w:ilvl w:val="0"/>
          <w:numId w:val="2"/>
        </w:numPr>
        <w:tabs>
          <w:tab w:val="left" w:pos="1196"/>
        </w:tabs>
        <w:spacing w:before="245"/>
        <w:ind w:right="778"/>
        <w:rPr>
          <w:sz w:val="28"/>
        </w:rPr>
      </w:pPr>
      <w:r>
        <w:rPr>
          <w:color w:val="414042"/>
          <w:spacing w:val="-11"/>
          <w:w w:val="105"/>
          <w:sz w:val="28"/>
        </w:rPr>
        <w:t>可能であれば、監査を複数社からの入札とし、監査サービス プロバイ</w:t>
      </w:r>
      <w:r>
        <w:rPr>
          <w:color w:val="414042"/>
          <w:spacing w:val="-16"/>
          <w:w w:val="105"/>
          <w:sz w:val="28"/>
        </w:rPr>
        <w:t>ダ</w:t>
      </w:r>
      <w:ins w:id="1576" w:author="Mieko Sato" w:date="2018-03-18T13:47:00Z">
        <w:r w:rsidR="00A347A8">
          <w:rPr>
            <w:rFonts w:hint="eastAsia"/>
            <w:color w:val="414042"/>
            <w:spacing w:val="-16"/>
            <w:w w:val="105"/>
            <w:sz w:val="28"/>
          </w:rPr>
          <w:t>ー</w:t>
        </w:r>
      </w:ins>
      <w:r>
        <w:rPr>
          <w:color w:val="414042"/>
          <w:spacing w:val="-16"/>
          <w:w w:val="105"/>
          <w:sz w:val="28"/>
        </w:rPr>
        <w:t>について</w:t>
      </w:r>
      <w:ins w:id="1577" w:author="工内隆" w:date="2018-02-15T17:47:00Z">
        <w:r w:rsidR="001962D7">
          <w:rPr>
            <w:rFonts w:hint="eastAsia"/>
            <w:color w:val="414042"/>
            <w:spacing w:val="-16"/>
            <w:w w:val="105"/>
            <w:sz w:val="28"/>
          </w:rPr>
          <w:t>調査する</w:t>
        </w:r>
      </w:ins>
      <w:del w:id="1578" w:author="工内隆" w:date="2018-02-15T17:47:00Z">
        <w:r w:rsidDel="001962D7">
          <w:rPr>
            <w:color w:val="414042"/>
            <w:spacing w:val="-16"/>
            <w:w w:val="105"/>
            <w:sz w:val="28"/>
          </w:rPr>
          <w:delText>学ぶ</w:delText>
        </w:r>
      </w:del>
      <w:r>
        <w:rPr>
          <w:color w:val="414042"/>
          <w:spacing w:val="-16"/>
          <w:w w:val="105"/>
          <w:sz w:val="28"/>
        </w:rPr>
        <w:t>。</w:t>
      </w:r>
      <w:del w:id="1579" w:author="Mieko Sato" w:date="2018-03-18T14:36:00Z">
        <w:r w:rsidDel="00076D95">
          <w:rPr>
            <w:color w:val="414042"/>
            <w:spacing w:val="-16"/>
            <w:w w:val="105"/>
            <w:sz w:val="28"/>
          </w:rPr>
          <w:delText>このステップは</w:delText>
        </w:r>
      </w:del>
      <w:del w:id="1580" w:author="Mieko Sato" w:date="2018-03-18T14:30:00Z">
        <w:r w:rsidDel="00DB4B99">
          <w:rPr>
            <w:color w:val="414042"/>
            <w:spacing w:val="-16"/>
            <w:w w:val="105"/>
            <w:sz w:val="28"/>
          </w:rPr>
          <w:delText>単純に</w:delText>
        </w:r>
      </w:del>
      <w:r>
        <w:rPr>
          <w:color w:val="414042"/>
          <w:spacing w:val="-16"/>
          <w:w w:val="105"/>
          <w:sz w:val="28"/>
        </w:rPr>
        <w:t>費用</w:t>
      </w:r>
      <w:ins w:id="1581" w:author="Mieko Sato" w:date="2018-03-18T14:34:00Z">
        <w:r w:rsidR="00076D95">
          <w:rPr>
            <w:rFonts w:hint="eastAsia"/>
            <w:color w:val="414042"/>
            <w:spacing w:val="-16"/>
            <w:w w:val="105"/>
            <w:sz w:val="28"/>
          </w:rPr>
          <w:t>面</w:t>
        </w:r>
      </w:ins>
      <w:del w:id="1582" w:author="Mieko Sato" w:date="2018-03-18T13:51:00Z">
        <w:r w:rsidDel="00BF2E97">
          <w:rPr>
            <w:color w:val="414042"/>
            <w:spacing w:val="-16"/>
            <w:w w:val="105"/>
            <w:sz w:val="28"/>
          </w:rPr>
          <w:delText>の話</w:delText>
        </w:r>
      </w:del>
      <w:r>
        <w:rPr>
          <w:color w:val="414042"/>
          <w:spacing w:val="-16"/>
          <w:w w:val="105"/>
          <w:sz w:val="28"/>
        </w:rPr>
        <w:t>だけで</w:t>
      </w:r>
      <w:del w:id="1583" w:author="Mieko Sato" w:date="2018-03-18T13:51:00Z">
        <w:r w:rsidDel="00BF2E97">
          <w:rPr>
            <w:color w:val="414042"/>
            <w:spacing w:val="-16"/>
            <w:w w:val="105"/>
            <w:sz w:val="28"/>
          </w:rPr>
          <w:delText>は</w:delText>
        </w:r>
      </w:del>
      <w:r>
        <w:rPr>
          <w:color w:val="414042"/>
          <w:spacing w:val="-16"/>
          <w:w w:val="105"/>
          <w:sz w:val="28"/>
        </w:rPr>
        <w:t>なく、買収企</w:t>
      </w:r>
      <w:del w:id="1584" w:author="Mieko Sato" w:date="2018-03-18T13:47:00Z">
        <w:r w:rsidDel="00A347A8">
          <w:rPr>
            <w:color w:val="414042"/>
            <w:spacing w:val="-16"/>
            <w:w w:val="105"/>
            <w:sz w:val="28"/>
          </w:rPr>
          <w:delText xml:space="preserve"> </w:delText>
        </w:r>
      </w:del>
      <w:r>
        <w:rPr>
          <w:color w:val="414042"/>
          <w:spacing w:val="-15"/>
          <w:w w:val="105"/>
          <w:sz w:val="28"/>
        </w:rPr>
        <w:t>業</w:t>
      </w:r>
      <w:ins w:id="1585" w:author="Mieko Sato" w:date="2018-03-31T22:15:00Z">
        <w:r w:rsidR="00E94276">
          <w:rPr>
            <w:rFonts w:hint="eastAsia"/>
            <w:color w:val="414042"/>
            <w:spacing w:val="-15"/>
            <w:w w:val="105"/>
            <w:sz w:val="28"/>
          </w:rPr>
          <w:t>が持ちうる</w:t>
        </w:r>
      </w:ins>
      <w:ins w:id="1586" w:author="Mieko Sato" w:date="2018-03-18T13:54:00Z">
        <w:r w:rsidR="00BF2E97">
          <w:rPr>
            <w:rFonts w:hint="eastAsia"/>
            <w:color w:val="414042"/>
            <w:spacing w:val="-15"/>
            <w:w w:val="105"/>
            <w:sz w:val="28"/>
          </w:rPr>
          <w:t>懸念</w:t>
        </w:r>
      </w:ins>
      <w:ins w:id="1587" w:author="Mieko Sato" w:date="2018-03-31T22:15:00Z">
        <w:r w:rsidR="00E94276">
          <w:rPr>
            <w:rFonts w:hint="eastAsia"/>
            <w:color w:val="414042"/>
            <w:spacing w:val="-15"/>
            <w:w w:val="105"/>
            <w:sz w:val="28"/>
          </w:rPr>
          <w:t>の</w:t>
        </w:r>
      </w:ins>
      <w:ins w:id="1588" w:author="Mieko Sato" w:date="2018-03-18T14:31:00Z">
        <w:r w:rsidR="00076D95">
          <w:rPr>
            <w:rFonts w:hint="eastAsia"/>
            <w:color w:val="414042"/>
            <w:spacing w:val="-15"/>
            <w:w w:val="105"/>
            <w:sz w:val="28"/>
          </w:rPr>
          <w:t>対処</w:t>
        </w:r>
      </w:ins>
      <w:ins w:id="1589" w:author="Mieko Sato" w:date="2018-03-31T22:15:00Z">
        <w:r w:rsidR="00E94276">
          <w:rPr>
            <w:rFonts w:hint="eastAsia"/>
            <w:color w:val="414042"/>
            <w:spacing w:val="-15"/>
            <w:w w:val="105"/>
            <w:sz w:val="28"/>
          </w:rPr>
          <w:t>に役立つ</w:t>
        </w:r>
      </w:ins>
      <w:del w:id="1590" w:author="Mieko Sato" w:date="2018-03-18T14:08:00Z">
        <w:r w:rsidDel="00C64148">
          <w:rPr>
            <w:color w:val="414042"/>
            <w:spacing w:val="-15"/>
            <w:w w:val="105"/>
            <w:sz w:val="28"/>
          </w:rPr>
          <w:delText>としての取り組みを支援する、</w:delText>
        </w:r>
      </w:del>
      <w:ins w:id="1591" w:author="Mieko Sato" w:date="2018-03-18T14:08:00Z">
        <w:r w:rsidR="00C64148">
          <w:rPr>
            <w:rFonts w:hint="eastAsia"/>
            <w:color w:val="414042"/>
            <w:spacing w:val="-15"/>
            <w:w w:val="105"/>
            <w:sz w:val="28"/>
          </w:rPr>
          <w:t>確かな</w:t>
        </w:r>
      </w:ins>
      <w:del w:id="1592" w:author="Mieko Sato" w:date="2018-03-18T14:08:00Z">
        <w:r w:rsidDel="00C64148">
          <w:rPr>
            <w:color w:val="414042"/>
            <w:spacing w:val="-15"/>
            <w:w w:val="105"/>
            <w:sz w:val="28"/>
          </w:rPr>
          <w:delText>きちんとした</w:delText>
        </w:r>
      </w:del>
      <w:r>
        <w:rPr>
          <w:color w:val="414042"/>
          <w:spacing w:val="-15"/>
          <w:w w:val="105"/>
          <w:sz w:val="28"/>
        </w:rPr>
        <w:t>アウ</w:t>
      </w:r>
      <w:r>
        <w:rPr>
          <w:color w:val="414042"/>
          <w:spacing w:val="-30"/>
          <w:sz w:val="28"/>
        </w:rPr>
        <w:t>ト</w:t>
      </w:r>
      <w:r>
        <w:rPr>
          <w:color w:val="414042"/>
          <w:spacing w:val="-8"/>
          <w:w w:val="105"/>
          <w:sz w:val="28"/>
        </w:rPr>
        <w:t>プッ</w:t>
      </w:r>
      <w:r>
        <w:rPr>
          <w:color w:val="414042"/>
          <w:spacing w:val="5"/>
          <w:sz w:val="28"/>
        </w:rPr>
        <w:t>ト</w:t>
      </w:r>
      <w:ins w:id="1593" w:author="Mieko Sato" w:date="2018-03-31T22:17:00Z">
        <w:r w:rsidR="00E411C6">
          <w:rPr>
            <w:rFonts w:hint="eastAsia"/>
            <w:color w:val="414042"/>
            <w:spacing w:val="5"/>
            <w:sz w:val="28"/>
          </w:rPr>
          <w:t>があるか</w:t>
        </w:r>
      </w:ins>
      <w:del w:id="1594" w:author="Mieko Sato" w:date="2018-03-31T22:17:00Z">
        <w:r w:rsidDel="00E411C6">
          <w:rPr>
            <w:color w:val="414042"/>
            <w:spacing w:val="-10"/>
            <w:w w:val="105"/>
            <w:sz w:val="28"/>
          </w:rPr>
          <w:delText>を</w:delText>
        </w:r>
      </w:del>
      <w:del w:id="1595" w:author="Mieko Sato" w:date="2018-03-18T14:11:00Z">
        <w:r w:rsidDel="005B2E71">
          <w:rPr>
            <w:color w:val="414042"/>
            <w:spacing w:val="-10"/>
            <w:w w:val="105"/>
            <w:sz w:val="28"/>
          </w:rPr>
          <w:delText>出せるか</w:delText>
        </w:r>
      </w:del>
      <w:r>
        <w:rPr>
          <w:color w:val="414042"/>
          <w:spacing w:val="-10"/>
          <w:w w:val="105"/>
          <w:sz w:val="28"/>
        </w:rPr>
        <w:t>どう</w:t>
      </w:r>
      <w:del w:id="1596" w:author="Mieko Sato" w:date="2018-03-18T14:11:00Z">
        <w:r w:rsidDel="005B2E71">
          <w:rPr>
            <w:color w:val="414042"/>
            <w:spacing w:val="-10"/>
            <w:w w:val="105"/>
            <w:sz w:val="28"/>
          </w:rPr>
          <w:delText xml:space="preserve"> </w:delText>
        </w:r>
      </w:del>
      <w:r>
        <w:rPr>
          <w:color w:val="414042"/>
          <w:spacing w:val="-10"/>
          <w:w w:val="105"/>
          <w:sz w:val="28"/>
        </w:rPr>
        <w:t>か</w:t>
      </w:r>
      <w:ins w:id="1597" w:author="Mieko Sato" w:date="2018-03-18T14:46:00Z">
        <w:r w:rsidR="00CA6F34">
          <w:rPr>
            <w:rFonts w:hint="eastAsia"/>
            <w:color w:val="414042"/>
            <w:spacing w:val="-10"/>
            <w:w w:val="105"/>
            <w:sz w:val="28"/>
          </w:rPr>
          <w:t>を見る</w:t>
        </w:r>
      </w:ins>
      <w:ins w:id="1598" w:author="Mieko Sato" w:date="2018-03-31T22:17:00Z">
        <w:r w:rsidR="00E411C6">
          <w:rPr>
            <w:rFonts w:hint="eastAsia"/>
            <w:color w:val="414042"/>
            <w:spacing w:val="-10"/>
            <w:w w:val="105"/>
            <w:sz w:val="28"/>
          </w:rPr>
          <w:t>こと</w:t>
        </w:r>
      </w:ins>
      <w:del w:id="1599" w:author="Mieko Sato" w:date="2018-03-18T14:46:00Z">
        <w:r w:rsidDel="00CA6F34">
          <w:rPr>
            <w:color w:val="414042"/>
            <w:spacing w:val="-5"/>
            <w:sz w:val="28"/>
          </w:rPr>
          <w:delText>も</w:delText>
        </w:r>
        <w:r w:rsidDel="00CA6F34">
          <w:rPr>
            <w:color w:val="414042"/>
            <w:spacing w:val="-13"/>
            <w:w w:val="105"/>
            <w:sz w:val="28"/>
          </w:rPr>
          <w:delText>重要となる</w:delText>
        </w:r>
      </w:del>
      <w:r>
        <w:rPr>
          <w:color w:val="414042"/>
          <w:spacing w:val="-13"/>
          <w:w w:val="105"/>
          <w:sz w:val="28"/>
        </w:rPr>
        <w:t>。各社の入札を公平に比較するための社内専門家を</w:t>
      </w:r>
      <w:r>
        <w:rPr>
          <w:color w:val="414042"/>
          <w:spacing w:val="-20"/>
          <w:w w:val="105"/>
          <w:sz w:val="28"/>
        </w:rPr>
        <w:t>確保した上で、各社の入札内容が以下</w:t>
      </w:r>
      <w:ins w:id="1600" w:author="工内隆" w:date="2018-02-15T17:47:00Z">
        <w:r w:rsidR="001962D7">
          <w:rPr>
            <w:rFonts w:hint="eastAsia"/>
            <w:color w:val="414042"/>
            <w:spacing w:val="-20"/>
            <w:w w:val="105"/>
            <w:sz w:val="28"/>
          </w:rPr>
          <w:t>の</w:t>
        </w:r>
      </w:ins>
      <w:r>
        <w:rPr>
          <w:color w:val="414042"/>
          <w:spacing w:val="-20"/>
          <w:w w:val="105"/>
          <w:sz w:val="28"/>
        </w:rPr>
        <w:t>監査パラメータ</w:t>
      </w:r>
      <w:ins w:id="1601" w:author="Mieko Sato" w:date="2018-03-18T14:14:00Z">
        <w:r w:rsidR="005B2E71">
          <w:rPr>
            <w:rFonts w:hint="eastAsia"/>
            <w:color w:val="414042"/>
            <w:spacing w:val="-20"/>
            <w:w w:val="105"/>
            <w:sz w:val="28"/>
          </w:rPr>
          <w:t>ー</w:t>
        </w:r>
      </w:ins>
      <w:r>
        <w:rPr>
          <w:color w:val="414042"/>
          <w:spacing w:val="-20"/>
          <w:w w:val="105"/>
          <w:sz w:val="28"/>
        </w:rPr>
        <w:t>すべてを含んで</w:t>
      </w:r>
      <w:r>
        <w:rPr>
          <w:color w:val="414042"/>
          <w:spacing w:val="-9"/>
          <w:w w:val="110"/>
          <w:sz w:val="28"/>
        </w:rPr>
        <w:t>いることを確認する</w:t>
      </w:r>
    </w:p>
    <w:p w14:paraId="6E0A954E" w14:textId="65F51477" w:rsidR="00D01E5D" w:rsidRDefault="0022633E">
      <w:pPr>
        <w:pStyle w:val="a4"/>
        <w:numPr>
          <w:ilvl w:val="1"/>
          <w:numId w:val="2"/>
        </w:numPr>
        <w:tabs>
          <w:tab w:val="left" w:pos="1996"/>
        </w:tabs>
        <w:spacing w:before="248"/>
        <w:rPr>
          <w:sz w:val="28"/>
        </w:rPr>
      </w:pPr>
      <w:r>
        <w:rPr>
          <w:color w:val="414042"/>
          <w:spacing w:val="-12"/>
          <w:w w:val="110"/>
          <w:sz w:val="28"/>
        </w:rPr>
        <w:t>監査手法、インプッ</w:t>
      </w:r>
      <w:r>
        <w:rPr>
          <w:color w:val="414042"/>
          <w:sz w:val="28"/>
        </w:rPr>
        <w:t>ト</w:t>
      </w:r>
      <w:ins w:id="1602" w:author="Mieko Sato" w:date="2018-03-18T14:37:00Z">
        <w:r w:rsidR="00076D95">
          <w:rPr>
            <w:rFonts w:hint="eastAsia"/>
            <w:color w:val="414042"/>
            <w:sz w:val="28"/>
          </w:rPr>
          <w:t>、および</w:t>
        </w:r>
      </w:ins>
      <w:del w:id="1603" w:author="Mieko Sato" w:date="2018-03-18T14:37:00Z">
        <w:r w:rsidDel="00076D95">
          <w:rPr>
            <w:color w:val="414042"/>
            <w:spacing w:val="-4"/>
            <w:w w:val="110"/>
            <w:sz w:val="28"/>
          </w:rPr>
          <w:delText>と</w:delText>
        </w:r>
      </w:del>
      <w:r>
        <w:rPr>
          <w:color w:val="414042"/>
          <w:spacing w:val="-4"/>
          <w:w w:val="110"/>
          <w:sz w:val="28"/>
        </w:rPr>
        <w:t>アウ</w:t>
      </w:r>
      <w:r>
        <w:rPr>
          <w:color w:val="414042"/>
          <w:spacing w:val="-29"/>
          <w:sz w:val="28"/>
        </w:rPr>
        <w:t>ト</w:t>
      </w:r>
      <w:r>
        <w:rPr>
          <w:color w:val="414042"/>
          <w:spacing w:val="-8"/>
          <w:w w:val="110"/>
          <w:sz w:val="28"/>
        </w:rPr>
        <w:t>プッ</w:t>
      </w:r>
      <w:r>
        <w:rPr>
          <w:color w:val="414042"/>
          <w:sz w:val="28"/>
        </w:rPr>
        <w:t>ト</w:t>
      </w:r>
    </w:p>
    <w:p w14:paraId="270EC3E7" w14:textId="10499EA1" w:rsidR="00D01E5D" w:rsidRDefault="0022633E">
      <w:pPr>
        <w:pStyle w:val="a4"/>
        <w:numPr>
          <w:ilvl w:val="1"/>
          <w:numId w:val="2"/>
        </w:numPr>
        <w:tabs>
          <w:tab w:val="left" w:pos="1996"/>
        </w:tabs>
        <w:ind w:right="924"/>
        <w:rPr>
          <w:sz w:val="28"/>
        </w:rPr>
      </w:pPr>
      <w:r>
        <w:rPr>
          <w:color w:val="414042"/>
          <w:spacing w:val="-9"/>
          <w:sz w:val="28"/>
        </w:rPr>
        <w:t>問題が生じた際の議論迅速化のための買収企業と買収対象</w:t>
      </w:r>
      <w:del w:id="1604" w:author="Mieko Sato" w:date="2018-03-18T14:42:00Z">
        <w:r w:rsidDel="004D1FA7">
          <w:rPr>
            <w:color w:val="414042"/>
            <w:spacing w:val="-9"/>
            <w:sz w:val="28"/>
          </w:rPr>
          <w:delText xml:space="preserve"> </w:delText>
        </w:r>
      </w:del>
      <w:r>
        <w:rPr>
          <w:color w:val="414042"/>
          <w:spacing w:val="-10"/>
          <w:w w:val="105"/>
          <w:sz w:val="28"/>
        </w:rPr>
        <w:t>に対する一次窓口担当者</w:t>
      </w:r>
    </w:p>
    <w:p w14:paraId="7C7E446A" w14:textId="77777777" w:rsidR="00D01E5D" w:rsidRDefault="0022633E">
      <w:pPr>
        <w:pStyle w:val="a4"/>
        <w:numPr>
          <w:ilvl w:val="1"/>
          <w:numId w:val="2"/>
        </w:numPr>
        <w:tabs>
          <w:tab w:val="left" w:pos="1996"/>
        </w:tabs>
        <w:spacing w:before="242"/>
        <w:rPr>
          <w:sz w:val="28"/>
        </w:rPr>
      </w:pPr>
      <w:r>
        <w:rPr>
          <w:color w:val="414042"/>
          <w:spacing w:val="-12"/>
          <w:w w:val="105"/>
          <w:sz w:val="28"/>
        </w:rPr>
        <w:t>スケジュールと物流</w:t>
      </w:r>
      <w:r>
        <w:rPr>
          <w:color w:val="414042"/>
          <w:spacing w:val="-16"/>
          <w:w w:val="105"/>
          <w:sz w:val="28"/>
        </w:rPr>
        <w:t>（</w:t>
      </w:r>
      <w:r>
        <w:rPr>
          <w:color w:val="414042"/>
          <w:spacing w:val="-4"/>
          <w:w w:val="105"/>
          <w:sz w:val="28"/>
        </w:rPr>
        <w:t>実地訪問が絡む場合は特に</w:t>
      </w:r>
      <w:r>
        <w:rPr>
          <w:color w:val="414042"/>
          <w:w w:val="105"/>
          <w:sz w:val="28"/>
        </w:rPr>
        <w:t>）</w:t>
      </w:r>
    </w:p>
    <w:p w14:paraId="13138C00" w14:textId="061F014F" w:rsidR="00D01E5D" w:rsidRDefault="0022633E">
      <w:pPr>
        <w:pStyle w:val="a4"/>
        <w:numPr>
          <w:ilvl w:val="1"/>
          <w:numId w:val="2"/>
        </w:numPr>
        <w:tabs>
          <w:tab w:val="left" w:pos="1996"/>
        </w:tabs>
        <w:spacing w:before="122"/>
        <w:rPr>
          <w:sz w:val="28"/>
        </w:rPr>
      </w:pPr>
      <w:r>
        <w:rPr>
          <w:color w:val="414042"/>
          <w:spacing w:val="-8"/>
          <w:w w:val="105"/>
          <w:sz w:val="28"/>
        </w:rPr>
        <w:t>機密事項に関するパラメータ</w:t>
      </w:r>
      <w:ins w:id="1605" w:author="Mieko Sato" w:date="2018-03-18T14:40:00Z">
        <w:r w:rsidR="00076D95">
          <w:rPr>
            <w:rFonts w:hint="eastAsia"/>
            <w:color w:val="414042"/>
            <w:spacing w:val="-8"/>
            <w:w w:val="105"/>
            <w:sz w:val="28"/>
          </w:rPr>
          <w:t>ー</w:t>
        </w:r>
      </w:ins>
    </w:p>
    <w:p w14:paraId="6FEE8848" w14:textId="77777777" w:rsidR="00D01E5D" w:rsidRDefault="0022633E">
      <w:pPr>
        <w:pStyle w:val="a4"/>
        <w:numPr>
          <w:ilvl w:val="1"/>
          <w:numId w:val="2"/>
        </w:numPr>
        <w:tabs>
          <w:tab w:val="left" w:pos="1996"/>
        </w:tabs>
        <w:rPr>
          <w:sz w:val="28"/>
        </w:rPr>
      </w:pPr>
      <w:r>
        <w:rPr>
          <w:color w:val="414042"/>
          <w:spacing w:val="-2"/>
          <w:w w:val="105"/>
          <w:sz w:val="28"/>
        </w:rPr>
        <w:t>コー</w:t>
      </w:r>
      <w:r>
        <w:rPr>
          <w:color w:val="414042"/>
          <w:sz w:val="28"/>
        </w:rPr>
        <w:t>ド</w:t>
      </w:r>
      <w:r>
        <w:rPr>
          <w:color w:val="414042"/>
          <w:spacing w:val="-7"/>
          <w:w w:val="105"/>
          <w:sz w:val="28"/>
        </w:rPr>
        <w:t>の脆弱性とバージョン コン</w:t>
      </w:r>
      <w:r>
        <w:rPr>
          <w:color w:val="414042"/>
          <w:spacing w:val="-7"/>
          <w:sz w:val="28"/>
        </w:rPr>
        <w:t>ト</w:t>
      </w:r>
      <w:r>
        <w:rPr>
          <w:color w:val="414042"/>
          <w:spacing w:val="-7"/>
          <w:w w:val="105"/>
          <w:sz w:val="28"/>
        </w:rPr>
        <w:t>ロールに関する分析</w:t>
      </w:r>
    </w:p>
    <w:p w14:paraId="2CEF1969" w14:textId="77777777" w:rsidR="00D01E5D" w:rsidRDefault="0022633E">
      <w:pPr>
        <w:pStyle w:val="a4"/>
        <w:numPr>
          <w:ilvl w:val="1"/>
          <w:numId w:val="2"/>
        </w:numPr>
        <w:tabs>
          <w:tab w:val="left" w:pos="1996"/>
        </w:tabs>
        <w:rPr>
          <w:sz w:val="28"/>
        </w:rPr>
      </w:pPr>
      <w:r>
        <w:rPr>
          <w:color w:val="414042"/>
          <w:spacing w:val="-9"/>
          <w:w w:val="105"/>
          <w:sz w:val="28"/>
        </w:rPr>
        <w:t>費用、通常プロセスと簡易版プロセス</w:t>
      </w:r>
    </w:p>
    <w:p w14:paraId="6BAE904F" w14:textId="77777777" w:rsidR="00D01E5D" w:rsidRDefault="00D01E5D">
      <w:pPr>
        <w:pStyle w:val="a3"/>
        <w:spacing w:before="3"/>
      </w:pPr>
    </w:p>
    <w:p w14:paraId="22E30543" w14:textId="1C182B22" w:rsidR="00D01E5D" w:rsidDel="003522B1" w:rsidRDefault="0022633E">
      <w:pPr>
        <w:pStyle w:val="a3"/>
        <w:ind w:left="395" w:right="419"/>
        <w:rPr>
          <w:del w:id="1606" w:author="Mieko Sato" w:date="2018-03-18T15:13:00Z"/>
        </w:rPr>
      </w:pPr>
      <w:r>
        <w:rPr>
          <w:color w:val="414042"/>
          <w:spacing w:val="-4"/>
          <w:w w:val="120"/>
        </w:rPr>
        <w:t>オ</w:t>
      </w:r>
      <w:r>
        <w:rPr>
          <w:color w:val="414042"/>
          <w:spacing w:val="-15"/>
          <w:w w:val="110"/>
        </w:rPr>
        <w:t>ープンソース コンプライアンスは継続して行われるプロセスです。</w:t>
      </w:r>
      <w:del w:id="1607" w:author="Mieko Sato" w:date="2018-03-31T22:21:00Z">
        <w:r w:rsidDel="00782F34">
          <w:rPr>
            <w:rFonts w:hint="eastAsia"/>
            <w:color w:val="414042"/>
            <w:spacing w:val="-15"/>
            <w:w w:val="110"/>
          </w:rPr>
          <w:delText>よ</w:delText>
        </w:r>
      </w:del>
      <w:ins w:id="1608" w:author="Mieko Sato" w:date="2018-03-31T22:21:00Z">
        <w:r w:rsidR="00782F34">
          <w:rPr>
            <w:rFonts w:hint="eastAsia"/>
            <w:color w:val="414042"/>
            <w:spacing w:val="-15"/>
            <w:w w:val="110"/>
          </w:rPr>
          <w:t>良</w:t>
        </w:r>
      </w:ins>
      <w:r>
        <w:rPr>
          <w:color w:val="414042"/>
          <w:spacing w:val="-15"/>
          <w:w w:val="110"/>
        </w:rPr>
        <w:t>い</w:t>
      </w:r>
      <w:r>
        <w:rPr>
          <w:color w:val="414042"/>
          <w:spacing w:val="-4"/>
          <w:w w:val="120"/>
        </w:rPr>
        <w:t>オ</w:t>
      </w:r>
      <w:r>
        <w:rPr>
          <w:color w:val="414042"/>
          <w:spacing w:val="-6"/>
          <w:w w:val="110"/>
        </w:rPr>
        <w:t>ープン</w:t>
      </w:r>
      <w:r>
        <w:rPr>
          <w:color w:val="414042"/>
          <w:spacing w:val="-18"/>
          <w:w w:val="110"/>
        </w:rPr>
        <w:t>ソース コンプライアンス</w:t>
      </w:r>
      <w:ins w:id="1609" w:author="Mieko Sato" w:date="2018-03-31T22:20:00Z">
        <w:r w:rsidR="00782F34">
          <w:rPr>
            <w:rFonts w:hint="eastAsia"/>
            <w:color w:val="414042"/>
            <w:spacing w:val="-18"/>
            <w:w w:val="110"/>
          </w:rPr>
          <w:t xml:space="preserve"> </w:t>
        </w:r>
      </w:ins>
      <w:del w:id="1610" w:author="Mieko Sato" w:date="2018-03-31T22:20:00Z">
        <w:r w:rsidDel="00782F34">
          <w:rPr>
            <w:color w:val="414042"/>
            <w:spacing w:val="-18"/>
            <w:w w:val="110"/>
          </w:rPr>
          <w:delText>の</w:delText>
        </w:r>
      </w:del>
      <w:r>
        <w:rPr>
          <w:color w:val="414042"/>
          <w:spacing w:val="-18"/>
          <w:w w:val="110"/>
        </w:rPr>
        <w:t>プラクティスを維持していくことで、企業は、起こ</w:t>
      </w:r>
      <w:r>
        <w:rPr>
          <w:color w:val="414042"/>
          <w:spacing w:val="2"/>
        </w:rPr>
        <w:t>り</w:t>
      </w:r>
      <w:del w:id="1611" w:author="Mieko Sato" w:date="2018-03-18T14:55:00Z">
        <w:r w:rsidDel="00705988">
          <w:rPr>
            <w:rFonts w:hint="eastAsia"/>
            <w:color w:val="414042"/>
            <w:spacing w:val="-6"/>
            <w:w w:val="110"/>
          </w:rPr>
          <w:delText>うる</w:delText>
        </w:r>
      </w:del>
      <w:ins w:id="1612" w:author="Mieko Sato" w:date="2018-03-18T14:55:00Z">
        <w:r w:rsidR="00705988">
          <w:rPr>
            <w:rFonts w:hint="eastAsia"/>
            <w:color w:val="414042"/>
            <w:spacing w:val="-6"/>
            <w:w w:val="110"/>
          </w:rPr>
          <w:t>得る</w:t>
        </w:r>
      </w:ins>
      <w:r>
        <w:rPr>
          <w:color w:val="414042"/>
          <w:spacing w:val="-6"/>
          <w:w w:val="110"/>
        </w:rPr>
        <w:t>買</w:t>
      </w:r>
      <w:r>
        <w:rPr>
          <w:color w:val="414042"/>
          <w:spacing w:val="-15"/>
          <w:w w:val="110"/>
        </w:rPr>
        <w:t>収、売却、</w:t>
      </w:r>
      <w:del w:id="1613" w:author="Mieko Sato" w:date="2018-03-18T14:56:00Z">
        <w:r w:rsidDel="00705988">
          <w:rPr>
            <w:rFonts w:hint="eastAsia"/>
            <w:color w:val="414042"/>
            <w:spacing w:val="-15"/>
            <w:w w:val="110"/>
          </w:rPr>
          <w:delText>はたまた</w:delText>
        </w:r>
      </w:del>
      <w:ins w:id="1614" w:author="Mieko Sato" w:date="2018-03-18T14:56:00Z">
        <w:r w:rsidR="00705988">
          <w:rPr>
            <w:rFonts w:hint="eastAsia"/>
            <w:color w:val="414042"/>
            <w:spacing w:val="-15"/>
            <w:w w:val="110"/>
          </w:rPr>
          <w:t>あるいは</w:t>
        </w:r>
      </w:ins>
      <w:r>
        <w:rPr>
          <w:color w:val="414042"/>
          <w:spacing w:val="-15"/>
          <w:w w:val="110"/>
        </w:rPr>
        <w:t>製品・サービスのリリース</w:t>
      </w:r>
      <w:del w:id="1615" w:author="Mieko Sato" w:date="2018-03-18T15:00:00Z">
        <w:r w:rsidDel="00705988">
          <w:rPr>
            <w:rFonts w:hint="eastAsia"/>
            <w:color w:val="414042"/>
            <w:spacing w:val="-15"/>
            <w:w w:val="110"/>
          </w:rPr>
          <w:delText>といった</w:delText>
        </w:r>
      </w:del>
      <w:ins w:id="1616" w:author="Mieko Sato" w:date="2018-03-18T15:00:00Z">
        <w:r w:rsidR="00705988">
          <w:rPr>
            <w:rFonts w:hint="eastAsia"/>
            <w:color w:val="414042"/>
            <w:spacing w:val="-15"/>
            <w:w w:val="110"/>
          </w:rPr>
          <w:t>など</w:t>
        </w:r>
      </w:ins>
      <w:ins w:id="1617" w:author="Mieko Sato" w:date="2018-03-18T15:01:00Z">
        <w:r w:rsidR="00705988">
          <w:rPr>
            <w:rFonts w:hint="eastAsia"/>
            <w:color w:val="414042"/>
            <w:spacing w:val="-15"/>
            <w:w w:val="110"/>
          </w:rPr>
          <w:t>、</w:t>
        </w:r>
      </w:ins>
      <w:r>
        <w:rPr>
          <w:color w:val="414042"/>
          <w:spacing w:val="-15"/>
          <w:w w:val="110"/>
        </w:rPr>
        <w:t>ソフ</w:t>
      </w:r>
      <w:r>
        <w:rPr>
          <w:color w:val="414042"/>
        </w:rPr>
        <w:t>ト</w:t>
      </w:r>
      <w:r>
        <w:rPr>
          <w:color w:val="414042"/>
          <w:spacing w:val="-16"/>
          <w:w w:val="110"/>
        </w:rPr>
        <w:t>ウ</w:t>
      </w:r>
      <w:r>
        <w:rPr>
          <w:color w:val="414042"/>
          <w:spacing w:val="-27"/>
          <w:w w:val="120"/>
        </w:rPr>
        <w:t>ェ</w:t>
      </w:r>
      <w:r>
        <w:rPr>
          <w:color w:val="414042"/>
          <w:spacing w:val="-7"/>
          <w:w w:val="110"/>
        </w:rPr>
        <w:t>ア</w:t>
      </w:r>
      <w:del w:id="1618" w:author="Mieko Sato" w:date="2018-03-18T14:59:00Z">
        <w:r w:rsidDel="00705988">
          <w:rPr>
            <w:rFonts w:hint="eastAsia"/>
            <w:color w:val="414042"/>
            <w:spacing w:val="-7"/>
            <w:w w:val="110"/>
          </w:rPr>
          <w:delText>の持ち主</w:delText>
        </w:r>
      </w:del>
      <w:ins w:id="1619" w:author="Mieko Sato" w:date="2018-03-18T14:59:00Z">
        <w:r w:rsidR="00705988">
          <w:rPr>
            <w:rFonts w:hint="eastAsia"/>
            <w:color w:val="414042"/>
            <w:spacing w:val="-7"/>
            <w:w w:val="110"/>
          </w:rPr>
          <w:t>取引が</w:t>
        </w:r>
      </w:ins>
      <w:ins w:id="1620" w:author="Mieko Sato" w:date="2018-03-18T15:00:00Z">
        <w:r w:rsidR="00705988">
          <w:rPr>
            <w:rFonts w:hint="eastAsia"/>
            <w:color w:val="414042"/>
            <w:spacing w:val="-7"/>
            <w:w w:val="110"/>
          </w:rPr>
          <w:t>行われる</w:t>
        </w:r>
      </w:ins>
      <w:del w:id="1621" w:author="Mieko Sato" w:date="2018-03-18T15:00:00Z">
        <w:r w:rsidDel="00705988">
          <w:rPr>
            <w:color w:val="414042"/>
            <w:spacing w:val="-7"/>
            <w:w w:val="110"/>
          </w:rPr>
          <w:delText>が変わ</w:delText>
        </w:r>
        <w:r w:rsidDel="00705988">
          <w:rPr>
            <w:color w:val="414042"/>
            <w:spacing w:val="-16"/>
            <w:w w:val="105"/>
          </w:rPr>
          <w:delText>る、</w:delText>
        </w:r>
      </w:del>
      <w:r>
        <w:rPr>
          <w:color w:val="414042"/>
          <w:spacing w:val="-16"/>
          <w:w w:val="105"/>
        </w:rPr>
        <w:t>あらゆるシナリオに</w:t>
      </w:r>
      <w:ins w:id="1622" w:author="Mieko Sato" w:date="2018-03-18T15:02:00Z">
        <w:r w:rsidR="00705988">
          <w:rPr>
            <w:rFonts w:hint="eastAsia"/>
            <w:color w:val="414042"/>
            <w:spacing w:val="-16"/>
            <w:w w:val="105"/>
          </w:rPr>
          <w:t>備えられ</w:t>
        </w:r>
      </w:ins>
      <w:del w:id="1623" w:author="Mieko Sato" w:date="2018-03-18T15:02:00Z">
        <w:r w:rsidDel="00705988">
          <w:rPr>
            <w:color w:val="414042"/>
            <w:spacing w:val="-16"/>
            <w:w w:val="105"/>
          </w:rPr>
          <w:delText>対し用意ができ</w:delText>
        </w:r>
      </w:del>
      <w:r>
        <w:rPr>
          <w:color w:val="414042"/>
          <w:spacing w:val="-16"/>
          <w:w w:val="105"/>
        </w:rPr>
        <w:t>るようになります。</w:t>
      </w:r>
      <w:ins w:id="1624" w:author="Mieko Sato" w:date="2018-03-18T15:08:00Z">
        <w:r w:rsidR="009052A2">
          <w:rPr>
            <w:rFonts w:hint="eastAsia"/>
            <w:color w:val="414042"/>
            <w:spacing w:val="-16"/>
            <w:w w:val="105"/>
          </w:rPr>
          <w:t>したがって、</w:t>
        </w:r>
      </w:ins>
      <w:del w:id="1625" w:author="Mieko Sato" w:date="2018-03-18T15:08:00Z">
        <w:r w:rsidDel="009052A2">
          <w:rPr>
            <w:color w:val="414042"/>
            <w:spacing w:val="-16"/>
            <w:w w:val="105"/>
          </w:rPr>
          <w:delText>こ</w:delText>
        </w:r>
      </w:del>
      <w:del w:id="1626" w:author="Mieko Sato" w:date="2018-03-18T15:02:00Z">
        <w:r w:rsidDel="00705988">
          <w:rPr>
            <w:color w:val="414042"/>
            <w:spacing w:val="-16"/>
            <w:w w:val="105"/>
          </w:rPr>
          <w:delText>ういった</w:delText>
        </w:r>
      </w:del>
      <w:del w:id="1627" w:author="Mieko Sato" w:date="2018-03-18T15:08:00Z">
        <w:r w:rsidDel="009052A2">
          <w:rPr>
            <w:color w:val="414042"/>
            <w:spacing w:val="-16"/>
            <w:w w:val="105"/>
          </w:rPr>
          <w:delText>理由から</w:delText>
        </w:r>
      </w:del>
      <w:ins w:id="1628" w:author="Mieko Sato" w:date="2018-03-18T15:03:00Z">
        <w:r w:rsidR="009052A2">
          <w:rPr>
            <w:rFonts w:hint="eastAsia"/>
            <w:color w:val="414042"/>
            <w:spacing w:val="-16"/>
            <w:w w:val="105"/>
          </w:rPr>
          <w:t>企業は</w:t>
        </w:r>
      </w:ins>
      <w:ins w:id="1629" w:author="Mieko Sato" w:date="2018-03-18T15:13:00Z">
        <w:r w:rsidR="003522B1">
          <w:rPr>
            <w:rFonts w:hint="eastAsia"/>
            <w:color w:val="414042"/>
            <w:spacing w:val="-16"/>
            <w:w w:val="105"/>
          </w:rPr>
          <w:t>ぜひ</w:t>
        </w:r>
      </w:ins>
      <w:r>
        <w:rPr>
          <w:color w:val="414042"/>
          <w:spacing w:val="-16"/>
          <w:w w:val="105"/>
        </w:rPr>
        <w:t xml:space="preserve">オープ </w:t>
      </w:r>
      <w:r>
        <w:rPr>
          <w:color w:val="414042"/>
          <w:spacing w:val="-16"/>
          <w:w w:val="110"/>
        </w:rPr>
        <w:t>ンソース コンプライアンス プログラムの構築</w:t>
      </w:r>
      <w:ins w:id="1630" w:author="Mieko Sato" w:date="2018-03-18T15:13:00Z">
        <w:r w:rsidR="00B23699">
          <w:rPr>
            <w:rFonts w:hint="eastAsia"/>
            <w:color w:val="414042"/>
            <w:spacing w:val="-16"/>
            <w:w w:val="110"/>
          </w:rPr>
          <w:t>・</w:t>
        </w:r>
      </w:ins>
      <w:del w:id="1631" w:author="Mieko Sato" w:date="2018-03-18T15:03:00Z">
        <w:r w:rsidDel="00705988">
          <w:rPr>
            <w:color w:val="414042"/>
            <w:spacing w:val="-16"/>
            <w:w w:val="110"/>
          </w:rPr>
          <w:delText>、</w:delText>
        </w:r>
      </w:del>
      <w:r>
        <w:rPr>
          <w:color w:val="414042"/>
          <w:spacing w:val="-16"/>
          <w:w w:val="110"/>
        </w:rPr>
        <w:t>改善</w:t>
      </w:r>
      <w:del w:id="1632" w:author="Mieko Sato" w:date="2018-03-18T15:03:00Z">
        <w:r w:rsidDel="00705988">
          <w:rPr>
            <w:rFonts w:hint="eastAsia"/>
            <w:color w:val="414042"/>
            <w:spacing w:val="-16"/>
            <w:w w:val="110"/>
          </w:rPr>
          <w:delText>へ</w:delText>
        </w:r>
      </w:del>
      <w:ins w:id="1633" w:author="Mieko Sato" w:date="2018-03-18T15:03:00Z">
        <w:r w:rsidR="00705988">
          <w:rPr>
            <w:rFonts w:hint="eastAsia"/>
            <w:color w:val="414042"/>
            <w:spacing w:val="-16"/>
            <w:w w:val="110"/>
          </w:rPr>
          <w:t>に</w:t>
        </w:r>
      </w:ins>
      <w:ins w:id="1634" w:author="Mieko Sato" w:date="2018-03-18T15:13:00Z">
        <w:r w:rsidR="003522B1">
          <w:rPr>
            <w:rFonts w:hint="eastAsia"/>
            <w:color w:val="414042"/>
            <w:spacing w:val="-16"/>
            <w:w w:val="110"/>
          </w:rPr>
          <w:t>力を</w:t>
        </w:r>
      </w:ins>
      <w:ins w:id="1635" w:author="Mieko Sato" w:date="2018-03-18T15:15:00Z">
        <w:r w:rsidR="00FD54B0">
          <w:rPr>
            <w:rFonts w:hint="eastAsia"/>
            <w:color w:val="414042"/>
            <w:spacing w:val="-16"/>
            <w:w w:val="110"/>
          </w:rPr>
          <w:t>注いで</w:t>
        </w:r>
      </w:ins>
      <w:ins w:id="1636" w:author="Mieko Sato" w:date="2018-03-18T15:13:00Z">
        <w:r w:rsidR="003522B1">
          <w:rPr>
            <w:rFonts w:hint="eastAsia"/>
            <w:color w:val="414042"/>
            <w:spacing w:val="-16"/>
            <w:w w:val="110"/>
          </w:rPr>
          <w:t>ください。</w:t>
        </w:r>
      </w:ins>
      <w:del w:id="1637" w:author="Mieko Sato" w:date="2018-03-18T15:13:00Z">
        <w:r w:rsidDel="003522B1">
          <w:rPr>
            <w:color w:val="414042"/>
            <w:spacing w:val="-16"/>
            <w:w w:val="110"/>
          </w:rPr>
          <w:delText>投資する</w:delText>
        </w:r>
      </w:del>
      <w:del w:id="1638" w:author="Mieko Sato" w:date="2018-03-18T15:07:00Z">
        <w:r w:rsidDel="009052A2">
          <w:rPr>
            <w:color w:val="414042"/>
            <w:spacing w:val="-16"/>
            <w:w w:val="110"/>
          </w:rPr>
          <w:delText>ことが企業に高く</w:delText>
        </w:r>
        <w:r w:rsidDel="009052A2">
          <w:rPr>
            <w:color w:val="414042"/>
            <w:spacing w:val="-18"/>
            <w:w w:val="110"/>
          </w:rPr>
          <w:delText>推奨されているのです</w:delText>
        </w:r>
      </w:del>
      <w:del w:id="1639" w:author="Mieko Sato" w:date="2018-03-18T15:13:00Z">
        <w:r w:rsidDel="003522B1">
          <w:rPr>
            <w:color w:val="414042"/>
            <w:spacing w:val="-18"/>
            <w:w w:val="110"/>
          </w:rPr>
          <w:delText>。</w:delText>
        </w:r>
      </w:del>
    </w:p>
    <w:p w14:paraId="7A4D97CE" w14:textId="7E4FE87B" w:rsidR="00D01E5D" w:rsidDel="003522B1" w:rsidRDefault="00D01E5D">
      <w:pPr>
        <w:pStyle w:val="a3"/>
        <w:ind w:left="395" w:right="419"/>
        <w:rPr>
          <w:del w:id="1640" w:author="Mieko Sato" w:date="2018-03-18T15:13:00Z"/>
        </w:rPr>
        <w:sectPr w:rsidR="00D01E5D" w:rsidDel="003522B1">
          <w:pgSz w:w="12240" w:h="15840"/>
          <w:pgMar w:top="880" w:right="1240" w:bottom="760" w:left="1180" w:header="10" w:footer="560" w:gutter="0"/>
          <w:cols w:space="720"/>
        </w:sectPr>
        <w:pPrChange w:id="1641" w:author="Mieko Sato" w:date="2018-03-18T15:13:00Z">
          <w:pPr/>
        </w:pPrChange>
      </w:pPr>
    </w:p>
    <w:p w14:paraId="0DC5AA15" w14:textId="77777777" w:rsidR="00D01E5D" w:rsidRDefault="00D01E5D">
      <w:pPr>
        <w:pStyle w:val="a3"/>
        <w:rPr>
          <w:sz w:val="20"/>
        </w:rPr>
      </w:pPr>
    </w:p>
    <w:p w14:paraId="731A9F00" w14:textId="77777777" w:rsidR="00D01E5D" w:rsidRDefault="00D01E5D">
      <w:pPr>
        <w:pStyle w:val="a3"/>
        <w:rPr>
          <w:sz w:val="20"/>
        </w:rPr>
      </w:pPr>
    </w:p>
    <w:p w14:paraId="5F52A5C1" w14:textId="77777777" w:rsidR="00D01E5D" w:rsidRDefault="00D01E5D">
      <w:pPr>
        <w:pStyle w:val="a3"/>
        <w:rPr>
          <w:sz w:val="20"/>
        </w:rPr>
      </w:pPr>
    </w:p>
    <w:p w14:paraId="00ADC68B" w14:textId="77777777" w:rsidR="00D01E5D" w:rsidRDefault="00D01E5D">
      <w:pPr>
        <w:pStyle w:val="a3"/>
        <w:rPr>
          <w:sz w:val="20"/>
        </w:rPr>
      </w:pPr>
    </w:p>
    <w:p w14:paraId="25A6656A" w14:textId="77777777" w:rsidR="00D01E5D" w:rsidRDefault="00D01E5D">
      <w:pPr>
        <w:pStyle w:val="a3"/>
        <w:rPr>
          <w:sz w:val="20"/>
        </w:rPr>
      </w:pPr>
    </w:p>
    <w:p w14:paraId="7B8D5FB5" w14:textId="77777777" w:rsidR="00D01E5D" w:rsidRDefault="00D01E5D">
      <w:pPr>
        <w:pStyle w:val="a3"/>
        <w:rPr>
          <w:sz w:val="20"/>
        </w:rPr>
      </w:pPr>
    </w:p>
    <w:p w14:paraId="799DA40A" w14:textId="77777777" w:rsidR="00D01E5D" w:rsidRDefault="00D01E5D">
      <w:pPr>
        <w:pStyle w:val="a3"/>
        <w:rPr>
          <w:sz w:val="20"/>
        </w:rPr>
      </w:pPr>
    </w:p>
    <w:p w14:paraId="2FAB10D7" w14:textId="77777777" w:rsidR="00D01E5D" w:rsidRDefault="00D01E5D">
      <w:pPr>
        <w:pStyle w:val="a3"/>
        <w:rPr>
          <w:sz w:val="20"/>
        </w:rPr>
      </w:pPr>
    </w:p>
    <w:p w14:paraId="50B1CFA9" w14:textId="77777777" w:rsidR="00D01E5D" w:rsidRDefault="00D01E5D">
      <w:pPr>
        <w:pStyle w:val="a3"/>
        <w:spacing w:before="5"/>
        <w:rPr>
          <w:sz w:val="21"/>
        </w:rPr>
      </w:pPr>
    </w:p>
    <w:p w14:paraId="50787224" w14:textId="77777777" w:rsidR="00D01E5D" w:rsidRDefault="005668DD">
      <w:pPr>
        <w:pStyle w:val="2"/>
        <w:spacing w:before="33"/>
      </w:pPr>
      <w:r>
        <w:rPr>
          <w:noProof/>
        </w:rPr>
        <mc:AlternateContent>
          <mc:Choice Requires="wps">
            <w:drawing>
              <wp:anchor distT="0" distB="0" distL="0" distR="0" simplePos="0" relativeHeight="251677696" behindDoc="0" locked="0" layoutInCell="1" allowOverlap="1" wp14:anchorId="591762A5" wp14:editId="713047DA">
                <wp:simplePos x="0" y="0"/>
                <wp:positionH relativeFrom="page">
                  <wp:posOffset>1000125</wp:posOffset>
                </wp:positionH>
                <wp:positionV relativeFrom="paragraph">
                  <wp:posOffset>459105</wp:posOffset>
                </wp:positionV>
                <wp:extent cx="5772785" cy="0"/>
                <wp:effectExtent l="9525" t="6350" r="8890" b="12700"/>
                <wp:wrapTopAndBottom/>
                <wp:docPr id="34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E644F" id="Line 16" o:spid="_x0000_s1026" style="position:absolute;left:0;text-align:left;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6.15pt" to="533.3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" strokecolor="#aaaaad" strokeweight="1pt">
                <w10:wrap type="topAndBottom" anchorx="page"/>
              </v:line>
            </w:pict>
          </mc:Fallback>
        </mc:AlternateContent>
      </w:r>
      <w:bookmarkStart w:id="1642" w:name="_bookmark12"/>
      <w:bookmarkEnd w:id="1642"/>
      <w:r w:rsidR="0022633E">
        <w:rPr>
          <w:color w:val="414042"/>
        </w:rPr>
        <w:t>参考文献</w:t>
      </w:r>
    </w:p>
    <w:p w14:paraId="37BFB090" w14:textId="77777777" w:rsidR="00D01E5D" w:rsidRDefault="0022633E">
      <w:pPr>
        <w:pStyle w:val="3"/>
        <w:spacing w:before="216" w:line="249" w:lineRule="auto"/>
        <w:ind w:right="320"/>
      </w:pPr>
      <w:r>
        <w:rPr>
          <w:color w:val="414042"/>
          <w:spacing w:val="1"/>
          <w:w w:val="105"/>
        </w:rPr>
        <w:t>Open</w:t>
      </w:r>
      <w:r>
        <w:rPr>
          <w:color w:val="414042"/>
          <w:w w:val="105"/>
        </w:rPr>
        <w:t xml:space="preserve"> Source Compliance in the </w:t>
      </w:r>
      <w:r>
        <w:rPr>
          <w:color w:val="414042"/>
          <w:spacing w:val="-3"/>
          <w:w w:val="105"/>
        </w:rPr>
        <w:t>Enterprise（</w:t>
      </w:r>
      <w:r>
        <w:rPr>
          <w:color w:val="414042"/>
          <w:spacing w:val="-7"/>
          <w:w w:val="105"/>
        </w:rPr>
        <w:t>企業におけるオ</w:t>
      </w:r>
      <w:r>
        <w:rPr>
          <w:color w:val="414042"/>
          <w:spacing w:val="-11"/>
          <w:w w:val="110"/>
        </w:rPr>
        <w:t>ープンソース コンプライアンス</w:t>
      </w:r>
      <w:r>
        <w:rPr>
          <w:color w:val="414042"/>
          <w:w w:val="110"/>
        </w:rPr>
        <w:t>）</w:t>
      </w:r>
    </w:p>
    <w:p w14:paraId="4FE543DA" w14:textId="77777777" w:rsidR="00D01E5D" w:rsidRDefault="0022633E">
      <w:pPr>
        <w:pStyle w:val="a3"/>
        <w:spacing w:line="319" w:lineRule="exact"/>
        <w:ind w:left="395"/>
      </w:pPr>
      <w:r>
        <w:rPr>
          <w:color w:val="414042"/>
          <w:w w:val="105"/>
        </w:rPr>
        <w:t>The Linux Foundationで公開されている「</w:t>
      </w:r>
      <w:hyperlink r:id="rId103">
        <w:r>
          <w:rPr>
            <w:color w:val="0096D6"/>
            <w:w w:val="105"/>
          </w:rPr>
          <w:t>Open Source Compliance in the</w:t>
        </w:r>
      </w:hyperlink>
    </w:p>
    <w:p w14:paraId="2968DD3C" w14:textId="77777777" w:rsidR="00D01E5D" w:rsidRDefault="00ED2803">
      <w:pPr>
        <w:pStyle w:val="a3"/>
        <w:spacing w:before="1"/>
        <w:ind w:left="395" w:right="428"/>
        <w:jc w:val="both"/>
      </w:pPr>
      <w:hyperlink r:id="rId104">
        <w:r w:rsidR="0022633E">
          <w:rPr>
            <w:color w:val="0096D6"/>
            <w:spacing w:val="5"/>
            <w:w w:val="105"/>
          </w:rPr>
          <w:t>Enterprise（</w:t>
        </w:r>
        <w:r w:rsidR="0022633E">
          <w:rPr>
            <w:color w:val="0096D6"/>
            <w:spacing w:val="-1"/>
            <w:w w:val="105"/>
          </w:rPr>
          <w:t>企業におけるオープンソース  コンプライアンス</w:t>
        </w:r>
        <w:r w:rsidR="0022633E">
          <w:rPr>
            <w:color w:val="0096D6"/>
            <w:spacing w:val="-42"/>
            <w:w w:val="105"/>
          </w:rPr>
          <w:t>）</w:t>
        </w:r>
      </w:hyperlink>
      <w:r w:rsidR="0022633E">
        <w:rPr>
          <w:color w:val="414042"/>
          <w:spacing w:val="-10"/>
          <w:w w:val="105"/>
        </w:rPr>
        <w:t>」は、実践ガイドとし</w:t>
      </w:r>
      <w:r w:rsidR="0022633E">
        <w:rPr>
          <w:color w:val="414042"/>
          <w:spacing w:val="-13"/>
          <w:w w:val="105"/>
        </w:rPr>
        <w:t>て企業が製品やサービスにオープンソースをうまく活用し、法的責任を果たす形</w:t>
      </w:r>
      <w:del w:id="1643" w:author="工内隆" w:date="2018-02-15T17:50:00Z">
        <w:r w:rsidR="0022633E" w:rsidDel="001962D7">
          <w:rPr>
            <w:color w:val="414042"/>
            <w:spacing w:val="-13"/>
            <w:w w:val="105"/>
          </w:rPr>
          <w:delText xml:space="preserve">  </w:delText>
        </w:r>
      </w:del>
      <w:r w:rsidR="0022633E">
        <w:rPr>
          <w:color w:val="414042"/>
          <w:spacing w:val="-20"/>
          <w:w w:val="110"/>
        </w:rPr>
        <w:t>でオープンソース コミュニティに参加するする方法について触れています。</w:t>
      </w:r>
    </w:p>
    <w:p w14:paraId="36FC14DF" w14:textId="77777777" w:rsidR="00D01E5D" w:rsidRDefault="00D01E5D">
      <w:pPr>
        <w:pStyle w:val="a3"/>
        <w:spacing w:before="2"/>
        <w:rPr>
          <w:sz w:val="22"/>
        </w:rPr>
      </w:pPr>
    </w:p>
    <w:p w14:paraId="7FB99330" w14:textId="77777777" w:rsidR="00D01E5D" w:rsidRDefault="0022633E">
      <w:pPr>
        <w:pStyle w:val="3"/>
        <w:spacing w:line="451" w:lineRule="exact"/>
      </w:pPr>
      <w:r>
        <w:rPr>
          <w:color w:val="414042"/>
          <w:w w:val="110"/>
        </w:rPr>
        <w:t>Practical GPL Compliance （実践GPLコンプライアンス）</w:t>
      </w:r>
    </w:p>
    <w:p w14:paraId="0D509306" w14:textId="77777777" w:rsidR="00D01E5D" w:rsidRDefault="0022633E">
      <w:pPr>
        <w:pStyle w:val="a3"/>
        <w:spacing w:line="348" w:lineRule="exact"/>
        <w:ind w:left="395"/>
      </w:pPr>
      <w:r>
        <w:rPr>
          <w:color w:val="414042"/>
          <w:w w:val="105"/>
        </w:rPr>
        <w:t>The Linux Foundationで公開されている「</w:t>
      </w:r>
      <w:hyperlink r:id="rId105">
        <w:r>
          <w:rPr>
            <w:color w:val="0096D6"/>
            <w:w w:val="105"/>
          </w:rPr>
          <w:t>Practical GPL Compliance（実践</w:t>
        </w:r>
      </w:hyperlink>
    </w:p>
    <w:p w14:paraId="672506F3" w14:textId="77777777" w:rsidR="00D01E5D" w:rsidRDefault="00ED2803">
      <w:pPr>
        <w:pStyle w:val="a3"/>
        <w:spacing w:before="1"/>
        <w:ind w:left="395" w:right="372"/>
      </w:pPr>
      <w:hyperlink r:id="rId106">
        <w:r w:rsidR="0022633E">
          <w:rPr>
            <w:color w:val="0096D6"/>
            <w:spacing w:val="5"/>
            <w:w w:val="105"/>
          </w:rPr>
          <w:t>GPL</w:t>
        </w:r>
        <w:r w:rsidR="0022633E">
          <w:rPr>
            <w:color w:val="0096D6"/>
            <w:spacing w:val="-1"/>
            <w:w w:val="105"/>
          </w:rPr>
          <w:t>コンプライアンス</w:t>
        </w:r>
        <w:r w:rsidR="0022633E">
          <w:rPr>
            <w:color w:val="0096D6"/>
            <w:spacing w:val="-42"/>
            <w:w w:val="105"/>
          </w:rPr>
          <w:t>）</w:t>
        </w:r>
      </w:hyperlink>
      <w:r w:rsidR="0022633E">
        <w:rPr>
          <w:color w:val="414042"/>
          <w:w w:val="105"/>
          <w:u w:val="thick" w:color="414042"/>
        </w:rPr>
        <w:t>」</w:t>
      </w:r>
      <w:r w:rsidR="0022633E">
        <w:rPr>
          <w:color w:val="414042"/>
          <w:spacing w:val="-19"/>
          <w:w w:val="105"/>
        </w:rPr>
        <w:t>は、スタートアップや小規模事業者、そして技術者向けの</w:t>
      </w:r>
      <w:del w:id="1644" w:author="工内隆" w:date="2018-02-15T17:50:00Z">
        <w:r w:rsidR="0022633E" w:rsidDel="001962D7">
          <w:rPr>
            <w:color w:val="414042"/>
            <w:spacing w:val="-19"/>
            <w:w w:val="105"/>
          </w:rPr>
          <w:delText xml:space="preserve">  </w:delText>
        </w:r>
      </w:del>
      <w:r w:rsidR="0022633E">
        <w:rPr>
          <w:color w:val="414042"/>
          <w:spacing w:val="-10"/>
          <w:w w:val="110"/>
        </w:rPr>
        <w:t>コンプライアンス ガイ</w:t>
      </w:r>
      <w:r w:rsidR="0022633E">
        <w:rPr>
          <w:color w:val="414042"/>
          <w:spacing w:val="10"/>
          <w:w w:val="105"/>
        </w:rPr>
        <w:t>ド</w:t>
      </w:r>
      <w:r w:rsidR="0022633E">
        <w:rPr>
          <w:color w:val="414042"/>
          <w:spacing w:val="-23"/>
          <w:w w:val="110"/>
        </w:rPr>
        <w:t>で、特に</w:t>
      </w:r>
      <w:r w:rsidR="0022633E">
        <w:rPr>
          <w:color w:val="414042"/>
          <w:w w:val="110"/>
        </w:rPr>
        <w:t xml:space="preserve">GNU </w:t>
      </w:r>
      <w:r w:rsidR="0022633E">
        <w:rPr>
          <w:color w:val="414042"/>
          <w:spacing w:val="-3"/>
          <w:w w:val="110"/>
        </w:rPr>
        <w:t xml:space="preserve">General Public </w:t>
      </w:r>
      <w:r w:rsidR="0022633E">
        <w:rPr>
          <w:color w:val="414042"/>
          <w:w w:val="110"/>
        </w:rPr>
        <w:t>License</w:t>
      </w:r>
      <w:r w:rsidR="0022633E">
        <w:rPr>
          <w:color w:val="414042"/>
          <w:spacing w:val="-18"/>
          <w:w w:val="110"/>
        </w:rPr>
        <w:t xml:space="preserve"> (</w:t>
      </w:r>
      <w:r w:rsidR="0022633E">
        <w:rPr>
          <w:color w:val="414042"/>
          <w:spacing w:val="-3"/>
          <w:w w:val="110"/>
        </w:rPr>
        <w:t>GPL</w:t>
      </w:r>
      <w:r w:rsidR="0022633E">
        <w:rPr>
          <w:color w:val="414042"/>
          <w:spacing w:val="-6"/>
          <w:w w:val="110"/>
        </w:rPr>
        <w:t>)の各バージ</w:t>
      </w:r>
      <w:r w:rsidR="0022633E">
        <w:rPr>
          <w:color w:val="414042"/>
          <w:spacing w:val="-17"/>
          <w:w w:val="105"/>
        </w:rPr>
        <w:t>ョンを順守することに焦点を当てています。本書の目的は、共通に抱える課題に</w:t>
      </w:r>
      <w:del w:id="1645" w:author="工内隆" w:date="2018-02-15T17:50:00Z">
        <w:r w:rsidR="0022633E" w:rsidDel="001962D7">
          <w:rPr>
            <w:color w:val="414042"/>
            <w:spacing w:val="-17"/>
            <w:w w:val="105"/>
          </w:rPr>
          <w:delText xml:space="preserve"> </w:delText>
        </w:r>
      </w:del>
      <w:r w:rsidR="0022633E">
        <w:rPr>
          <w:color w:val="414042"/>
          <w:spacing w:val="-6"/>
          <w:w w:val="110"/>
        </w:rPr>
        <w:t>実践的な情報提供をすることにあります。</w:t>
      </w:r>
    </w:p>
    <w:p w14:paraId="128873D8" w14:textId="77777777" w:rsidR="00D01E5D" w:rsidRDefault="00D01E5D">
      <w:pPr>
        <w:pStyle w:val="a3"/>
        <w:spacing w:before="8"/>
        <w:rPr>
          <w:sz w:val="31"/>
        </w:rPr>
      </w:pPr>
    </w:p>
    <w:p w14:paraId="17D0D799" w14:textId="77777777" w:rsidR="00D01E5D" w:rsidRDefault="0022633E">
      <w:pPr>
        <w:pStyle w:val="3"/>
        <w:spacing w:line="451" w:lineRule="exact"/>
      </w:pPr>
      <w:r>
        <w:rPr>
          <w:color w:val="414042"/>
          <w:w w:val="110"/>
        </w:rPr>
        <w:t>OpenChain Curriculum （OpenChain カリキュラム）</w:t>
      </w:r>
    </w:p>
    <w:p w14:paraId="41EBCFEA" w14:textId="77777777" w:rsidR="00D01E5D" w:rsidRDefault="0022633E">
      <w:pPr>
        <w:pStyle w:val="a3"/>
        <w:spacing w:line="348" w:lineRule="exact"/>
        <w:ind w:left="395"/>
      </w:pPr>
      <w:r>
        <w:rPr>
          <w:color w:val="414042"/>
          <w:w w:val="110"/>
        </w:rPr>
        <w:t>「</w:t>
      </w:r>
      <w:hyperlink r:id="rId107">
        <w:r>
          <w:rPr>
            <w:color w:val="0096D6"/>
            <w:w w:val="110"/>
          </w:rPr>
          <w:t>OpenChain Curriculum（OpenChainカリキュラム）</w:t>
        </w:r>
      </w:hyperlink>
      <w:r>
        <w:rPr>
          <w:color w:val="414042"/>
          <w:w w:val="110"/>
        </w:rPr>
        <w:t>」は、組織がOpenChain</w:t>
      </w:r>
    </w:p>
    <w:p w14:paraId="0E941ADA" w14:textId="31430F35" w:rsidR="00D01E5D" w:rsidRDefault="0022633E">
      <w:pPr>
        <w:pStyle w:val="a3"/>
        <w:spacing w:before="1"/>
        <w:ind w:left="395" w:right="340"/>
      </w:pPr>
      <w:r>
        <w:rPr>
          <w:color w:val="414042"/>
          <w:spacing w:val="-4"/>
          <w:w w:val="105"/>
        </w:rPr>
        <w:t>Specification（OpenChain</w:t>
      </w:r>
      <w:r>
        <w:rPr>
          <w:color w:val="414042"/>
          <w:spacing w:val="-9"/>
          <w:w w:val="105"/>
        </w:rPr>
        <w:t>仕様書</w:t>
      </w:r>
      <w:r>
        <w:rPr>
          <w:color w:val="414042"/>
          <w:spacing w:val="-17"/>
          <w:w w:val="105"/>
        </w:rPr>
        <w:t>）</w:t>
      </w:r>
      <w:r>
        <w:rPr>
          <w:color w:val="414042"/>
          <w:spacing w:val="-12"/>
          <w:w w:val="105"/>
        </w:rPr>
        <w:t>で定義されたトレーニングやプロセスの要求事</w:t>
      </w:r>
      <w:r>
        <w:rPr>
          <w:color w:val="414042"/>
          <w:spacing w:val="-18"/>
          <w:w w:val="105"/>
        </w:rPr>
        <w:t>項</w:t>
      </w:r>
      <w:del w:id="1646" w:author="Mieko Sato" w:date="2018-03-18T15:16:00Z">
        <w:r w:rsidDel="00FD54B0">
          <w:rPr>
            <w:rFonts w:hint="eastAsia"/>
            <w:color w:val="414042"/>
            <w:spacing w:val="-18"/>
            <w:w w:val="105"/>
          </w:rPr>
          <w:delText>へ</w:delText>
        </w:r>
      </w:del>
      <w:ins w:id="1647" w:author="Mieko Sato" w:date="2018-03-18T15:16:00Z">
        <w:r w:rsidR="00FD54B0">
          <w:rPr>
            <w:rFonts w:hint="eastAsia"/>
            <w:color w:val="414042"/>
            <w:spacing w:val="-18"/>
            <w:w w:val="105"/>
          </w:rPr>
          <w:t>に</w:t>
        </w:r>
      </w:ins>
      <w:r>
        <w:rPr>
          <w:color w:val="414042"/>
          <w:spacing w:val="-18"/>
          <w:w w:val="105"/>
        </w:rPr>
        <w:t>準拠することを支援するために設計されています。一般的なオープンソース</w:t>
      </w:r>
      <w:del w:id="1648" w:author="工内隆" w:date="2018-02-15T17:51:00Z">
        <w:r w:rsidDel="001962D7">
          <w:rPr>
            <w:color w:val="414042"/>
            <w:spacing w:val="-18"/>
            <w:w w:val="105"/>
          </w:rPr>
          <w:delText xml:space="preserve">    </w:delText>
        </w:r>
      </w:del>
      <w:r>
        <w:rPr>
          <w:color w:val="414042"/>
          <w:spacing w:val="-14"/>
          <w:w w:val="105"/>
        </w:rPr>
        <w:t>のトレーニングでも使用可能ですし、パブリック</w:t>
      </w:r>
      <w:ins w:id="1649" w:author="Mieko Sato" w:date="2018-03-18T15:16:00Z">
        <w:r w:rsidR="00FD54B0">
          <w:rPr>
            <w:rFonts w:hint="eastAsia"/>
            <w:color w:val="414042"/>
            <w:spacing w:val="-14"/>
            <w:w w:val="105"/>
          </w:rPr>
          <w:t xml:space="preserve"> </w:t>
        </w:r>
      </w:ins>
      <w:r>
        <w:rPr>
          <w:color w:val="414042"/>
          <w:spacing w:val="-14"/>
          <w:w w:val="105"/>
        </w:rPr>
        <w:t>ドメインのライセンスであることから</w:t>
      </w:r>
      <w:del w:id="1650" w:author="工内隆" w:date="2018-02-15T17:51:00Z">
        <w:r w:rsidDel="001962D7">
          <w:rPr>
            <w:color w:val="414042"/>
            <w:spacing w:val="-14"/>
            <w:w w:val="105"/>
          </w:rPr>
          <w:delText xml:space="preserve">  </w:delText>
        </w:r>
      </w:del>
      <w:r>
        <w:rPr>
          <w:color w:val="414042"/>
          <w:spacing w:val="-14"/>
          <w:w w:val="105"/>
        </w:rPr>
        <w:t>部分的にでもすべてでも制約なく組織内外で再利用することができます。</w:t>
      </w:r>
    </w:p>
    <w:p w14:paraId="62D6E4AD" w14:textId="77777777" w:rsidR="00D01E5D" w:rsidRDefault="00D01E5D">
      <w:pPr>
        <w:pStyle w:val="a3"/>
        <w:spacing w:before="8"/>
        <w:rPr>
          <w:sz w:val="31"/>
        </w:rPr>
      </w:pPr>
    </w:p>
    <w:p w14:paraId="690FA5A0" w14:textId="77777777" w:rsidR="00D01E5D" w:rsidRDefault="0022633E">
      <w:pPr>
        <w:pStyle w:val="3"/>
        <w:spacing w:line="249" w:lineRule="auto"/>
        <w:ind w:right="536"/>
      </w:pPr>
      <w:r>
        <w:rPr>
          <w:color w:val="414042"/>
          <w:w w:val="105"/>
        </w:rPr>
        <w:t>Compliance Basics for Developers （開発者向けコンプライ</w:t>
      </w:r>
      <w:r>
        <w:rPr>
          <w:color w:val="414042"/>
          <w:w w:val="110"/>
        </w:rPr>
        <w:t>アンスの基礎）</w:t>
      </w:r>
    </w:p>
    <w:p w14:paraId="1851D0BB" w14:textId="77777777" w:rsidR="00D01E5D" w:rsidRDefault="0022633E">
      <w:pPr>
        <w:pStyle w:val="a3"/>
        <w:spacing w:line="319" w:lineRule="exact"/>
        <w:ind w:left="395"/>
      </w:pPr>
      <w:r>
        <w:rPr>
          <w:color w:val="414042"/>
          <w:w w:val="110"/>
        </w:rPr>
        <w:t>The Linux Foundationが提供する、開発者を対象とした</w:t>
      </w:r>
      <w:hyperlink r:id="rId108">
        <w:r>
          <w:rPr>
            <w:color w:val="0096D6"/>
            <w:w w:val="110"/>
          </w:rPr>
          <w:t>無償のオープンソース</w:t>
        </w:r>
      </w:hyperlink>
    </w:p>
    <w:p w14:paraId="15C1551A" w14:textId="77777777" w:rsidR="00D01E5D" w:rsidRDefault="00ED2803">
      <w:pPr>
        <w:pStyle w:val="a3"/>
        <w:spacing w:before="1"/>
        <w:ind w:left="395"/>
      </w:pPr>
      <w:hyperlink r:id="rId109">
        <w:r w:rsidR="0022633E">
          <w:rPr>
            <w:color w:val="0096D6"/>
            <w:w w:val="115"/>
          </w:rPr>
          <w:t>コンプライアンスコース</w:t>
        </w:r>
      </w:hyperlink>
      <w:r w:rsidR="0022633E">
        <w:rPr>
          <w:color w:val="414042"/>
          <w:w w:val="115"/>
        </w:rPr>
        <w:t>です。</w:t>
      </w:r>
    </w:p>
    <w:p w14:paraId="34EA7EA4" w14:textId="77777777" w:rsidR="00D01E5D" w:rsidRDefault="00D01E5D">
      <w:pPr>
        <w:sectPr w:rsidR="00D01E5D">
          <w:pgSz w:w="12240" w:h="15840"/>
          <w:pgMar w:top="880" w:right="1240" w:bottom="760" w:left="1180" w:header="10" w:footer="560" w:gutter="0"/>
          <w:cols w:space="720"/>
        </w:sectPr>
      </w:pPr>
    </w:p>
    <w:p w14:paraId="23093C43" w14:textId="77777777" w:rsidR="00D01E5D" w:rsidRDefault="00D01E5D">
      <w:pPr>
        <w:pStyle w:val="a3"/>
        <w:rPr>
          <w:sz w:val="20"/>
        </w:rPr>
      </w:pPr>
    </w:p>
    <w:p w14:paraId="34599249" w14:textId="77777777" w:rsidR="00D01E5D" w:rsidRDefault="00D01E5D">
      <w:pPr>
        <w:pStyle w:val="a3"/>
        <w:rPr>
          <w:sz w:val="20"/>
        </w:rPr>
      </w:pPr>
    </w:p>
    <w:p w14:paraId="6B4DB9FB" w14:textId="77777777" w:rsidR="00D01E5D" w:rsidRDefault="00D01E5D">
      <w:pPr>
        <w:pStyle w:val="a3"/>
        <w:spacing w:before="7"/>
        <w:rPr>
          <w:sz w:val="26"/>
        </w:rPr>
      </w:pPr>
    </w:p>
    <w:p w14:paraId="1FE4CC9E" w14:textId="77777777" w:rsidR="00D01E5D" w:rsidRPr="005668DD" w:rsidRDefault="0022633E">
      <w:pPr>
        <w:pStyle w:val="3"/>
        <w:spacing w:before="49" w:line="451" w:lineRule="exact"/>
        <w:rPr>
          <w:lang w:val="en-US"/>
        </w:rPr>
      </w:pPr>
      <w:r w:rsidRPr="005668DD">
        <w:rPr>
          <w:color w:val="414042"/>
          <w:w w:val="105"/>
          <w:lang w:val="en-US"/>
        </w:rPr>
        <w:t>Software Package Data Exchange (SPDX)</w:t>
      </w:r>
    </w:p>
    <w:p w14:paraId="278A9BBF" w14:textId="025A5EE7" w:rsidR="00D01E5D" w:rsidRDefault="00ED2803">
      <w:pPr>
        <w:pStyle w:val="a3"/>
        <w:ind w:left="395" w:right="497"/>
      </w:pPr>
      <w:hyperlink r:id="rId110">
        <w:r w:rsidR="0022633E">
          <w:rPr>
            <w:color w:val="0096D6"/>
            <w:w w:val="110"/>
          </w:rPr>
          <w:t>SPDX</w:t>
        </w:r>
      </w:hyperlink>
      <w:r w:rsidR="0022633E">
        <w:rPr>
          <w:color w:val="414042"/>
          <w:spacing w:val="-16"/>
          <w:w w:val="110"/>
        </w:rPr>
        <w:t>は、ソフ</w:t>
      </w:r>
      <w:r w:rsidR="0022633E">
        <w:rPr>
          <w:color w:val="414042"/>
          <w:w w:val="105"/>
        </w:rPr>
        <w:t>ト</w:t>
      </w:r>
      <w:r w:rsidR="0022633E">
        <w:rPr>
          <w:color w:val="414042"/>
          <w:spacing w:val="-13"/>
          <w:w w:val="110"/>
        </w:rPr>
        <w:t>ウェア パッケージのコンポーネン</w:t>
      </w:r>
      <w:r w:rsidR="0022633E">
        <w:rPr>
          <w:color w:val="414042"/>
          <w:spacing w:val="-4"/>
          <w:w w:val="105"/>
        </w:rPr>
        <w:t>ト</w:t>
      </w:r>
      <w:r w:rsidR="0022633E">
        <w:rPr>
          <w:color w:val="414042"/>
          <w:spacing w:val="-12"/>
          <w:w w:val="110"/>
        </w:rPr>
        <w:t>、ライセンスおよび著作権を伝</w:t>
      </w:r>
      <w:r w:rsidR="0022633E">
        <w:rPr>
          <w:color w:val="414042"/>
          <w:spacing w:val="-8"/>
          <w:w w:val="110"/>
        </w:rPr>
        <w:t>達していくための一連の標準フォーマッ</w:t>
      </w:r>
      <w:r w:rsidR="0022633E">
        <w:rPr>
          <w:color w:val="414042"/>
          <w:w w:val="105"/>
        </w:rPr>
        <w:t>ト</w:t>
      </w:r>
      <w:del w:id="1651" w:author="Mieko Sato" w:date="2018-03-18T15:16:00Z">
        <w:r w:rsidR="0022633E" w:rsidDel="00FD54B0">
          <w:rPr>
            <w:rFonts w:hint="eastAsia"/>
            <w:color w:val="414042"/>
            <w:spacing w:val="-10"/>
            <w:w w:val="110"/>
          </w:rPr>
          <w:delText>になりま</w:delText>
        </w:r>
      </w:del>
      <w:ins w:id="1652" w:author="Mieko Sato" w:date="2018-03-18T15:16:00Z">
        <w:r w:rsidR="00FD54B0">
          <w:rPr>
            <w:rFonts w:hint="eastAsia"/>
            <w:color w:val="414042"/>
            <w:spacing w:val="-10"/>
            <w:w w:val="110"/>
          </w:rPr>
          <w:t>で</w:t>
        </w:r>
      </w:ins>
      <w:r w:rsidR="0022633E">
        <w:rPr>
          <w:color w:val="414042"/>
          <w:spacing w:val="-10"/>
          <w:w w:val="110"/>
        </w:rPr>
        <w:t>す。</w:t>
      </w:r>
    </w:p>
    <w:p w14:paraId="0B85B9C5" w14:textId="77777777" w:rsidR="00D01E5D" w:rsidRDefault="00D01E5D">
      <w:pPr>
        <w:pStyle w:val="a3"/>
        <w:spacing w:before="3"/>
        <w:rPr>
          <w:sz w:val="21"/>
        </w:rPr>
      </w:pPr>
    </w:p>
    <w:p w14:paraId="243463B4" w14:textId="5FF773A5" w:rsidR="00D01E5D" w:rsidRDefault="0022633E">
      <w:pPr>
        <w:pStyle w:val="3"/>
        <w:spacing w:line="249" w:lineRule="auto"/>
        <w:ind w:right="488"/>
        <w:rPr>
          <w:rFonts w:ascii="Arial" w:eastAsia="Arial"/>
        </w:rPr>
      </w:pPr>
      <w:r>
        <w:rPr>
          <w:color w:val="414042"/>
          <w:spacing w:val="-11"/>
          <w:w w:val="115"/>
        </w:rPr>
        <w:t>オープンソース コンプライアンス ソリューションを提供してい</w:t>
      </w:r>
      <w:r>
        <w:rPr>
          <w:color w:val="414042"/>
          <w:spacing w:val="-16"/>
          <w:w w:val="115"/>
        </w:rPr>
        <w:t>る商用プロバイダ</w:t>
      </w:r>
      <w:ins w:id="1653" w:author="Mieko Sato" w:date="2018-03-18T15:17:00Z">
        <w:r w:rsidR="00FD54B0">
          <w:rPr>
            <w:rFonts w:hint="eastAsia"/>
            <w:color w:val="414042"/>
            <w:spacing w:val="-16"/>
            <w:w w:val="115"/>
          </w:rPr>
          <w:t>ー</w:t>
        </w:r>
      </w:ins>
      <w:r>
        <w:rPr>
          <w:color w:val="414042"/>
          <w:spacing w:val="-16"/>
          <w:w w:val="115"/>
        </w:rPr>
        <w:t>一覧</w:t>
      </w:r>
      <w:r>
        <w:rPr>
          <w:rFonts w:ascii="Arial" w:eastAsia="Arial"/>
          <w:color w:val="414042"/>
          <w:w w:val="115"/>
        </w:rPr>
        <w:t>*</w:t>
      </w:r>
    </w:p>
    <w:p w14:paraId="08E1BF85" w14:textId="77777777" w:rsidR="00D01E5D" w:rsidRDefault="00ED2803">
      <w:pPr>
        <w:pStyle w:val="a4"/>
        <w:numPr>
          <w:ilvl w:val="0"/>
          <w:numId w:val="2"/>
        </w:numPr>
        <w:tabs>
          <w:tab w:val="left" w:pos="1196"/>
        </w:tabs>
        <w:spacing w:before="80"/>
        <w:rPr>
          <w:sz w:val="28"/>
        </w:rPr>
      </w:pPr>
      <w:hyperlink r:id="rId111">
        <w:r w:rsidR="0022633E">
          <w:rPr>
            <w:color w:val="009EDA"/>
            <w:spacing w:val="-3"/>
            <w:w w:val="105"/>
            <w:sz w:val="28"/>
          </w:rPr>
          <w:t>Black Duck</w:t>
        </w:r>
        <w:r w:rsidR="0022633E">
          <w:rPr>
            <w:color w:val="009EDA"/>
            <w:spacing w:val="17"/>
            <w:w w:val="105"/>
            <w:sz w:val="28"/>
          </w:rPr>
          <w:t xml:space="preserve"> </w:t>
        </w:r>
        <w:r w:rsidR="0022633E">
          <w:rPr>
            <w:color w:val="009EDA"/>
            <w:w w:val="105"/>
            <w:sz w:val="28"/>
          </w:rPr>
          <w:t>Software</w:t>
        </w:r>
      </w:hyperlink>
    </w:p>
    <w:p w14:paraId="577CFD99" w14:textId="77777777" w:rsidR="00D01E5D" w:rsidRDefault="00ED2803">
      <w:pPr>
        <w:pStyle w:val="a4"/>
        <w:numPr>
          <w:ilvl w:val="0"/>
          <w:numId w:val="2"/>
        </w:numPr>
        <w:tabs>
          <w:tab w:val="left" w:pos="1196"/>
        </w:tabs>
        <w:spacing w:before="122"/>
        <w:rPr>
          <w:sz w:val="28"/>
        </w:rPr>
      </w:pPr>
      <w:hyperlink r:id="rId112">
        <w:r w:rsidR="0022633E">
          <w:rPr>
            <w:color w:val="009EDA"/>
            <w:spacing w:val="-4"/>
            <w:w w:val="105"/>
            <w:sz w:val="28"/>
          </w:rPr>
          <w:t>Flexera</w:t>
        </w:r>
        <w:r w:rsidR="0022633E">
          <w:rPr>
            <w:color w:val="009EDA"/>
            <w:spacing w:val="7"/>
            <w:w w:val="105"/>
            <w:sz w:val="28"/>
          </w:rPr>
          <w:t xml:space="preserve"> </w:t>
        </w:r>
        <w:r w:rsidR="0022633E">
          <w:rPr>
            <w:color w:val="009EDA"/>
            <w:w w:val="105"/>
            <w:sz w:val="28"/>
          </w:rPr>
          <w:t>Software</w:t>
        </w:r>
      </w:hyperlink>
    </w:p>
    <w:p w14:paraId="7119BDD5" w14:textId="77777777" w:rsidR="00D01E5D" w:rsidRDefault="00ED2803">
      <w:pPr>
        <w:pStyle w:val="a4"/>
        <w:numPr>
          <w:ilvl w:val="0"/>
          <w:numId w:val="2"/>
        </w:numPr>
        <w:tabs>
          <w:tab w:val="left" w:pos="1196"/>
        </w:tabs>
        <w:rPr>
          <w:sz w:val="28"/>
        </w:rPr>
      </w:pPr>
      <w:hyperlink r:id="rId113">
        <w:r w:rsidR="0022633E">
          <w:rPr>
            <w:color w:val="009EDA"/>
            <w:sz w:val="28"/>
          </w:rPr>
          <w:t>FOSSA</w:t>
        </w:r>
      </w:hyperlink>
    </w:p>
    <w:p w14:paraId="039479C3" w14:textId="77777777" w:rsidR="00D01E5D" w:rsidRDefault="00ED2803">
      <w:pPr>
        <w:pStyle w:val="a4"/>
        <w:numPr>
          <w:ilvl w:val="0"/>
          <w:numId w:val="2"/>
        </w:numPr>
        <w:tabs>
          <w:tab w:val="left" w:pos="1196"/>
        </w:tabs>
        <w:rPr>
          <w:sz w:val="28"/>
        </w:rPr>
      </w:pPr>
      <w:hyperlink r:id="rId114">
        <w:r w:rsidR="0022633E">
          <w:rPr>
            <w:color w:val="009EDA"/>
            <w:spacing w:val="1"/>
            <w:w w:val="105"/>
            <w:sz w:val="28"/>
          </w:rPr>
          <w:t>FOSSID</w:t>
        </w:r>
        <w:r w:rsidR="0022633E">
          <w:rPr>
            <w:color w:val="009EDA"/>
            <w:spacing w:val="7"/>
            <w:w w:val="105"/>
            <w:sz w:val="28"/>
          </w:rPr>
          <w:t xml:space="preserve"> </w:t>
        </w:r>
        <w:r w:rsidR="0022633E">
          <w:rPr>
            <w:color w:val="009EDA"/>
            <w:w w:val="105"/>
            <w:sz w:val="28"/>
          </w:rPr>
          <w:t>AB</w:t>
        </w:r>
      </w:hyperlink>
    </w:p>
    <w:p w14:paraId="720FD82C" w14:textId="77777777" w:rsidR="00D01E5D" w:rsidRDefault="00ED2803">
      <w:pPr>
        <w:pStyle w:val="a4"/>
        <w:numPr>
          <w:ilvl w:val="0"/>
          <w:numId w:val="2"/>
        </w:numPr>
        <w:tabs>
          <w:tab w:val="left" w:pos="1196"/>
        </w:tabs>
        <w:rPr>
          <w:sz w:val="28"/>
        </w:rPr>
      </w:pPr>
      <w:hyperlink r:id="rId115">
        <w:r w:rsidR="0022633E">
          <w:rPr>
            <w:color w:val="009EDA"/>
            <w:spacing w:val="-3"/>
            <w:w w:val="105"/>
            <w:sz w:val="28"/>
          </w:rPr>
          <w:t>nexB</w:t>
        </w:r>
      </w:hyperlink>
    </w:p>
    <w:p w14:paraId="64E501E0" w14:textId="77777777" w:rsidR="00D01E5D" w:rsidRDefault="00ED2803">
      <w:pPr>
        <w:pStyle w:val="a4"/>
        <w:numPr>
          <w:ilvl w:val="0"/>
          <w:numId w:val="2"/>
        </w:numPr>
        <w:tabs>
          <w:tab w:val="left" w:pos="1196"/>
        </w:tabs>
        <w:spacing w:before="122"/>
        <w:rPr>
          <w:sz w:val="28"/>
        </w:rPr>
      </w:pPr>
      <w:hyperlink r:id="rId116">
        <w:r w:rsidR="0022633E">
          <w:rPr>
            <w:color w:val="009EDA"/>
            <w:sz w:val="28"/>
          </w:rPr>
          <w:t>Protecode</w:t>
        </w:r>
        <w:r w:rsidR="0022633E">
          <w:rPr>
            <w:color w:val="009EDA"/>
            <w:spacing w:val="10"/>
            <w:sz w:val="28"/>
          </w:rPr>
          <w:t xml:space="preserve"> </w:t>
        </w:r>
      </w:hyperlink>
      <w:r w:rsidR="0022633E">
        <w:rPr>
          <w:color w:val="414042"/>
          <w:sz w:val="28"/>
        </w:rPr>
        <w:t>(Synopsys)</w:t>
      </w:r>
    </w:p>
    <w:p w14:paraId="4085CBD0" w14:textId="77777777" w:rsidR="00D01E5D" w:rsidRDefault="00ED2803">
      <w:pPr>
        <w:pStyle w:val="a4"/>
        <w:numPr>
          <w:ilvl w:val="0"/>
          <w:numId w:val="2"/>
        </w:numPr>
        <w:tabs>
          <w:tab w:val="left" w:pos="1196"/>
        </w:tabs>
        <w:rPr>
          <w:sz w:val="28"/>
        </w:rPr>
      </w:pPr>
      <w:hyperlink r:id="rId117">
        <w:r w:rsidR="0022633E">
          <w:rPr>
            <w:color w:val="009EDA"/>
            <w:w w:val="105"/>
            <w:sz w:val="28"/>
          </w:rPr>
          <w:t xml:space="preserve">Rogue </w:t>
        </w:r>
        <w:r w:rsidR="0022633E">
          <w:rPr>
            <w:color w:val="009EDA"/>
            <w:spacing w:val="-10"/>
            <w:w w:val="105"/>
            <w:sz w:val="28"/>
          </w:rPr>
          <w:t>Wave</w:t>
        </w:r>
        <w:r w:rsidR="0022633E">
          <w:rPr>
            <w:color w:val="009EDA"/>
            <w:spacing w:val="13"/>
            <w:w w:val="105"/>
            <w:sz w:val="28"/>
          </w:rPr>
          <w:t xml:space="preserve"> </w:t>
        </w:r>
        <w:r w:rsidR="0022633E">
          <w:rPr>
            <w:color w:val="009EDA"/>
            <w:w w:val="105"/>
            <w:sz w:val="28"/>
          </w:rPr>
          <w:t>Software</w:t>
        </w:r>
      </w:hyperlink>
    </w:p>
    <w:p w14:paraId="67E8B171" w14:textId="77777777" w:rsidR="00D01E5D" w:rsidRDefault="00ED2803">
      <w:pPr>
        <w:pStyle w:val="a4"/>
        <w:numPr>
          <w:ilvl w:val="0"/>
          <w:numId w:val="2"/>
        </w:numPr>
        <w:tabs>
          <w:tab w:val="left" w:pos="1196"/>
        </w:tabs>
        <w:rPr>
          <w:sz w:val="28"/>
        </w:rPr>
      </w:pPr>
      <w:hyperlink r:id="rId118">
        <w:r w:rsidR="0022633E">
          <w:rPr>
            <w:color w:val="009EDA"/>
            <w:w w:val="105"/>
            <w:sz w:val="28"/>
          </w:rPr>
          <w:t>WhiteSource</w:t>
        </w:r>
        <w:r w:rsidR="0022633E">
          <w:rPr>
            <w:color w:val="009EDA"/>
            <w:spacing w:val="6"/>
            <w:w w:val="105"/>
            <w:sz w:val="28"/>
          </w:rPr>
          <w:t xml:space="preserve"> </w:t>
        </w:r>
        <w:r w:rsidR="0022633E">
          <w:rPr>
            <w:color w:val="009EDA"/>
            <w:w w:val="105"/>
            <w:sz w:val="28"/>
          </w:rPr>
          <w:t>Software</w:t>
        </w:r>
      </w:hyperlink>
    </w:p>
    <w:p w14:paraId="64EC35CF" w14:textId="77777777" w:rsidR="00D01E5D" w:rsidRDefault="00D01E5D">
      <w:pPr>
        <w:pStyle w:val="a3"/>
        <w:spacing w:before="12"/>
        <w:rPr>
          <w:sz w:val="21"/>
        </w:rPr>
      </w:pPr>
    </w:p>
    <w:p w14:paraId="54D92668" w14:textId="331C75D5" w:rsidR="00D01E5D" w:rsidRDefault="0022633E">
      <w:pPr>
        <w:pStyle w:val="3"/>
        <w:rPr>
          <w:rFonts w:ascii="Arial" w:eastAsia="Arial"/>
        </w:rPr>
      </w:pPr>
      <w:r>
        <w:rPr>
          <w:color w:val="414042"/>
          <w:w w:val="115"/>
        </w:rPr>
        <w:t>オープンソース コンプライアンス</w:t>
      </w:r>
      <w:ins w:id="1654" w:author="Mieko Sato" w:date="2018-03-18T15:17:00Z">
        <w:r w:rsidR="00FD54B0">
          <w:rPr>
            <w:rFonts w:hint="eastAsia"/>
            <w:color w:val="414042"/>
            <w:w w:val="115"/>
          </w:rPr>
          <w:t xml:space="preserve"> </w:t>
        </w:r>
      </w:ins>
      <w:r>
        <w:rPr>
          <w:color w:val="414042"/>
          <w:w w:val="115"/>
        </w:rPr>
        <w:t>ツール</w:t>
      </w:r>
      <w:r>
        <w:rPr>
          <w:rFonts w:ascii="Arial" w:eastAsia="Arial"/>
          <w:color w:val="414042"/>
          <w:w w:val="115"/>
        </w:rPr>
        <w:t>*</w:t>
      </w:r>
    </w:p>
    <w:p w14:paraId="29A34650" w14:textId="084D7FAC" w:rsidR="00D01E5D" w:rsidRDefault="00ED2803">
      <w:pPr>
        <w:pStyle w:val="a4"/>
        <w:numPr>
          <w:ilvl w:val="0"/>
          <w:numId w:val="2"/>
        </w:numPr>
        <w:tabs>
          <w:tab w:val="left" w:pos="1196"/>
        </w:tabs>
        <w:spacing w:before="99"/>
        <w:ind w:right="734"/>
        <w:rPr>
          <w:sz w:val="28"/>
        </w:rPr>
      </w:pPr>
      <w:hyperlink r:id="rId119">
        <w:r w:rsidR="0022633E">
          <w:rPr>
            <w:color w:val="009EDA"/>
            <w:spacing w:val="3"/>
            <w:w w:val="115"/>
            <w:sz w:val="28"/>
          </w:rPr>
          <w:t>FOSSology</w:t>
        </w:r>
      </w:hyperlink>
      <w:r w:rsidR="0022633E">
        <w:rPr>
          <w:color w:val="414042"/>
          <w:spacing w:val="-16"/>
          <w:w w:val="115"/>
          <w:sz w:val="28"/>
        </w:rPr>
        <w:t>はオープンソース ライセンス コンプライアンスのためのオ</w:t>
      </w:r>
      <w:r w:rsidR="0022633E">
        <w:rPr>
          <w:color w:val="414042"/>
          <w:spacing w:val="-11"/>
          <w:w w:val="115"/>
          <w:sz w:val="28"/>
        </w:rPr>
        <w:t>ープンソースのソフ</w:t>
      </w:r>
      <w:r w:rsidR="0022633E">
        <w:rPr>
          <w:color w:val="414042"/>
          <w:w w:val="105"/>
          <w:sz w:val="28"/>
        </w:rPr>
        <w:t>ト</w:t>
      </w:r>
      <w:r w:rsidR="0022633E">
        <w:rPr>
          <w:color w:val="414042"/>
          <w:spacing w:val="-15"/>
          <w:w w:val="115"/>
          <w:sz w:val="28"/>
        </w:rPr>
        <w:t>ウェア</w:t>
      </w:r>
      <w:ins w:id="1655" w:author="Mieko Sato" w:date="2018-03-18T15:17:00Z">
        <w:r w:rsidR="00FD54B0">
          <w:rPr>
            <w:rFonts w:hint="eastAsia"/>
            <w:color w:val="414042"/>
            <w:spacing w:val="-15"/>
            <w:w w:val="115"/>
            <w:sz w:val="28"/>
          </w:rPr>
          <w:t xml:space="preserve"> </w:t>
        </w:r>
      </w:ins>
      <w:r w:rsidR="0022633E">
        <w:rPr>
          <w:color w:val="414042"/>
          <w:spacing w:val="-15"/>
          <w:w w:val="115"/>
          <w:sz w:val="28"/>
        </w:rPr>
        <w:t>システム</w:t>
      </w:r>
      <w:del w:id="1656" w:author="Mieko Sato" w:date="2018-03-18T15:17:00Z">
        <w:r w:rsidR="0022633E" w:rsidDel="00FD54B0">
          <w:rPr>
            <w:rFonts w:hint="eastAsia"/>
            <w:color w:val="414042"/>
            <w:spacing w:val="-15"/>
            <w:w w:val="115"/>
            <w:sz w:val="28"/>
          </w:rPr>
          <w:delText>および</w:delText>
        </w:r>
      </w:del>
      <w:ins w:id="1657" w:author="Mieko Sato" w:date="2018-03-18T15:17:00Z">
        <w:r w:rsidR="00FD54B0">
          <w:rPr>
            <w:rFonts w:hint="eastAsia"/>
            <w:color w:val="414042"/>
            <w:spacing w:val="-15"/>
            <w:w w:val="115"/>
            <w:sz w:val="28"/>
          </w:rPr>
          <w:t>と</w:t>
        </w:r>
      </w:ins>
      <w:r w:rsidR="0022633E">
        <w:rPr>
          <w:color w:val="414042"/>
          <w:spacing w:val="-15"/>
          <w:w w:val="115"/>
          <w:sz w:val="28"/>
        </w:rPr>
        <w:t>ツールキッ</w:t>
      </w:r>
      <w:r w:rsidR="0022633E">
        <w:rPr>
          <w:color w:val="414042"/>
          <w:spacing w:val="-26"/>
          <w:w w:val="105"/>
          <w:sz w:val="28"/>
        </w:rPr>
        <w:t>ト</w:t>
      </w:r>
      <w:r w:rsidR="0022633E">
        <w:rPr>
          <w:color w:val="414042"/>
          <w:w w:val="115"/>
          <w:sz w:val="28"/>
        </w:rPr>
        <w:t>です</w:t>
      </w:r>
    </w:p>
    <w:p w14:paraId="77CD3F6E" w14:textId="77777777" w:rsidR="00D01E5D" w:rsidRDefault="0022633E">
      <w:pPr>
        <w:pStyle w:val="a4"/>
        <w:numPr>
          <w:ilvl w:val="0"/>
          <w:numId w:val="2"/>
        </w:numPr>
        <w:tabs>
          <w:tab w:val="left" w:pos="1196"/>
        </w:tabs>
        <w:spacing w:before="243"/>
        <w:ind w:right="807"/>
        <w:jc w:val="both"/>
        <w:rPr>
          <w:sz w:val="28"/>
        </w:rPr>
      </w:pPr>
      <w:r>
        <w:rPr>
          <w:color w:val="009EDA"/>
          <w:spacing w:val="6"/>
          <w:w w:val="110"/>
          <w:sz w:val="28"/>
        </w:rPr>
        <w:t>Binary</w:t>
      </w:r>
      <w:r>
        <w:rPr>
          <w:color w:val="009EDA"/>
          <w:spacing w:val="-3"/>
          <w:w w:val="110"/>
          <w:sz w:val="28"/>
        </w:rPr>
        <w:t xml:space="preserve"> </w:t>
      </w:r>
      <w:r>
        <w:rPr>
          <w:color w:val="009EDA"/>
          <w:spacing w:val="5"/>
          <w:w w:val="110"/>
          <w:sz w:val="28"/>
        </w:rPr>
        <w:t>Analysis</w:t>
      </w:r>
      <w:r>
        <w:rPr>
          <w:color w:val="009EDA"/>
          <w:spacing w:val="-3"/>
          <w:w w:val="110"/>
          <w:sz w:val="28"/>
        </w:rPr>
        <w:t xml:space="preserve"> </w:t>
      </w:r>
      <w:r>
        <w:rPr>
          <w:color w:val="009EDA"/>
          <w:w w:val="110"/>
          <w:sz w:val="28"/>
        </w:rPr>
        <w:t>Tool</w:t>
      </w:r>
      <w:r>
        <w:rPr>
          <w:color w:val="414042"/>
          <w:spacing w:val="-12"/>
          <w:w w:val="110"/>
          <w:sz w:val="28"/>
        </w:rPr>
        <w:t>は、コンプライアンスのための活動を支援する</w:t>
      </w:r>
      <w:r>
        <w:rPr>
          <w:color w:val="414042"/>
          <w:spacing w:val="-19"/>
          <w:w w:val="110"/>
          <w:sz w:val="28"/>
        </w:rPr>
        <w:t>オープンソースのツールです。バイナリ コードを試験し、コンプライアン</w:t>
      </w:r>
      <w:r>
        <w:rPr>
          <w:color w:val="414042"/>
          <w:spacing w:val="-17"/>
          <w:w w:val="110"/>
          <w:sz w:val="28"/>
        </w:rPr>
        <w:t>スの問題を検出します。</w:t>
      </w:r>
    </w:p>
    <w:p w14:paraId="18074D09" w14:textId="77777777" w:rsidR="00D01E5D" w:rsidRDefault="00D01E5D">
      <w:pPr>
        <w:pStyle w:val="a3"/>
      </w:pPr>
    </w:p>
    <w:p w14:paraId="6B22FF4D" w14:textId="77777777" w:rsidR="00D01E5D" w:rsidRDefault="00D01E5D">
      <w:pPr>
        <w:pStyle w:val="a3"/>
        <w:spacing w:before="4"/>
        <w:rPr>
          <w:sz w:val="25"/>
        </w:rPr>
      </w:pPr>
    </w:p>
    <w:p w14:paraId="38A90D2E" w14:textId="56B2EEB3" w:rsidR="00D01E5D" w:rsidRDefault="0022633E">
      <w:pPr>
        <w:ind w:left="395"/>
        <w:rPr>
          <w:sz w:val="20"/>
        </w:rPr>
      </w:pPr>
      <w:r>
        <w:rPr>
          <w:rFonts w:ascii="Arial" w:eastAsia="Arial"/>
          <w:i/>
          <w:color w:val="414042"/>
          <w:w w:val="110"/>
          <w:sz w:val="20"/>
        </w:rPr>
        <w:t xml:space="preserve">* </w:t>
      </w:r>
      <w:r>
        <w:rPr>
          <w:color w:val="414042"/>
          <w:w w:val="110"/>
          <w:sz w:val="20"/>
        </w:rPr>
        <w:t>リス</w:t>
      </w:r>
      <w:r>
        <w:rPr>
          <w:color w:val="414042"/>
          <w:sz w:val="20"/>
        </w:rPr>
        <w:t>ト</w:t>
      </w:r>
      <w:r>
        <w:rPr>
          <w:color w:val="414042"/>
          <w:w w:val="110"/>
          <w:sz w:val="20"/>
        </w:rPr>
        <w:t>に挙げたプロバイダ</w:t>
      </w:r>
      <w:ins w:id="1658" w:author="Mieko Sato" w:date="2018-04-03T22:58:00Z">
        <w:r w:rsidR="00734A0C">
          <w:rPr>
            <w:rFonts w:hint="eastAsia"/>
            <w:color w:val="414042"/>
            <w:w w:val="110"/>
            <w:sz w:val="20"/>
          </w:rPr>
          <w:t>ー</w:t>
        </w:r>
      </w:ins>
      <w:r>
        <w:rPr>
          <w:color w:val="414042"/>
          <w:w w:val="110"/>
          <w:sz w:val="20"/>
        </w:rPr>
        <w:t>やツールについて記載漏れがあるか</w:t>
      </w:r>
      <w:r>
        <w:rPr>
          <w:color w:val="414042"/>
          <w:sz w:val="20"/>
        </w:rPr>
        <w:t>も</w:t>
      </w:r>
      <w:r>
        <w:rPr>
          <w:color w:val="414042"/>
          <w:w w:val="110"/>
          <w:sz w:val="20"/>
        </w:rPr>
        <w:t>しれませんが、ご容赦下さい。</w:t>
      </w:r>
    </w:p>
    <w:p w14:paraId="486B803E" w14:textId="77777777" w:rsidR="00D01E5D" w:rsidRDefault="00D01E5D">
      <w:pPr>
        <w:rPr>
          <w:sz w:val="20"/>
        </w:rPr>
        <w:sectPr w:rsidR="00D01E5D">
          <w:pgSz w:w="12240" w:h="15840"/>
          <w:pgMar w:top="880" w:right="1240" w:bottom="760" w:left="1180" w:header="10" w:footer="560" w:gutter="0"/>
          <w:cols w:space="720"/>
        </w:sectPr>
      </w:pPr>
    </w:p>
    <w:p w14:paraId="5F239EE4" w14:textId="77777777" w:rsidR="00D01E5D" w:rsidRDefault="00D01E5D">
      <w:pPr>
        <w:pStyle w:val="a3"/>
        <w:rPr>
          <w:sz w:val="20"/>
        </w:rPr>
      </w:pPr>
    </w:p>
    <w:p w14:paraId="74937EE5" w14:textId="77777777" w:rsidR="00D01E5D" w:rsidRDefault="00D01E5D">
      <w:pPr>
        <w:pStyle w:val="a3"/>
        <w:rPr>
          <w:sz w:val="20"/>
        </w:rPr>
      </w:pPr>
    </w:p>
    <w:p w14:paraId="597810E0" w14:textId="77777777" w:rsidR="00D01E5D" w:rsidRDefault="00D01E5D">
      <w:pPr>
        <w:pStyle w:val="a3"/>
        <w:rPr>
          <w:sz w:val="20"/>
        </w:rPr>
      </w:pPr>
    </w:p>
    <w:p w14:paraId="6E2C3A9D" w14:textId="77777777" w:rsidR="00D01E5D" w:rsidRDefault="00D01E5D">
      <w:pPr>
        <w:pStyle w:val="a3"/>
        <w:rPr>
          <w:sz w:val="20"/>
        </w:rPr>
      </w:pPr>
    </w:p>
    <w:p w14:paraId="31D17FB0" w14:textId="77777777" w:rsidR="00D01E5D" w:rsidRDefault="00D01E5D">
      <w:pPr>
        <w:pStyle w:val="a3"/>
        <w:rPr>
          <w:sz w:val="20"/>
        </w:rPr>
      </w:pPr>
    </w:p>
    <w:p w14:paraId="4D1C5715" w14:textId="77777777" w:rsidR="00D01E5D" w:rsidRDefault="00D01E5D">
      <w:pPr>
        <w:pStyle w:val="a3"/>
        <w:rPr>
          <w:sz w:val="20"/>
        </w:rPr>
      </w:pPr>
    </w:p>
    <w:p w14:paraId="534599CB" w14:textId="77777777" w:rsidR="00D01E5D" w:rsidRDefault="00D01E5D">
      <w:pPr>
        <w:pStyle w:val="a3"/>
        <w:rPr>
          <w:sz w:val="20"/>
        </w:rPr>
      </w:pPr>
    </w:p>
    <w:p w14:paraId="3029E06E" w14:textId="77777777" w:rsidR="00D01E5D" w:rsidRDefault="00D01E5D">
      <w:pPr>
        <w:pStyle w:val="a3"/>
        <w:rPr>
          <w:sz w:val="20"/>
        </w:rPr>
      </w:pPr>
    </w:p>
    <w:p w14:paraId="5193B413" w14:textId="77777777" w:rsidR="00D01E5D" w:rsidRDefault="00D01E5D">
      <w:pPr>
        <w:pStyle w:val="a3"/>
        <w:spacing w:before="3"/>
        <w:rPr>
          <w:sz w:val="18"/>
        </w:rPr>
      </w:pPr>
    </w:p>
    <w:p w14:paraId="2A702E1F" w14:textId="77777777" w:rsidR="00D01E5D" w:rsidRDefault="005668DD">
      <w:pPr>
        <w:pStyle w:val="2"/>
        <w:spacing w:before="33"/>
      </w:pPr>
      <w:r>
        <w:rPr>
          <w:noProof/>
        </w:rPr>
        <mc:AlternateContent>
          <mc:Choice Requires="wps">
            <w:drawing>
              <wp:anchor distT="0" distB="0" distL="0" distR="0" simplePos="0" relativeHeight="251678720" behindDoc="0" locked="0" layoutInCell="1" allowOverlap="1" wp14:anchorId="64417652" wp14:editId="3E651902">
                <wp:simplePos x="0" y="0"/>
                <wp:positionH relativeFrom="page">
                  <wp:posOffset>1000125</wp:posOffset>
                </wp:positionH>
                <wp:positionV relativeFrom="paragraph">
                  <wp:posOffset>459105</wp:posOffset>
                </wp:positionV>
                <wp:extent cx="5772785" cy="0"/>
                <wp:effectExtent l="9525" t="8890" r="8890" b="10160"/>
                <wp:wrapTopAndBottom/>
                <wp:docPr id="340"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5FCE3" id="Line 15" o:spid="_x0000_s1026" style="position:absolute;left:0;text-align:left;z-index:251678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6.15pt" to="533.3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" strokecolor="#aaaaad" strokeweight="1pt">
                <w10:wrap type="topAndBottom" anchorx="page"/>
              </v:line>
            </w:pict>
          </mc:Fallback>
        </mc:AlternateContent>
      </w:r>
      <w:r w:rsidR="0022633E">
        <w:rPr>
          <w:color w:val="414042"/>
        </w:rPr>
        <w:t>謝辞</w:t>
      </w:r>
    </w:p>
    <w:p w14:paraId="2CA62059" w14:textId="297C3B98" w:rsidR="00D01E5D" w:rsidRDefault="00ED2803">
      <w:pPr>
        <w:pStyle w:val="a3"/>
        <w:spacing w:before="336"/>
        <w:ind w:left="395" w:right="441"/>
      </w:pPr>
      <w:hyperlink r:id="rId120">
        <w:r w:rsidR="0022633E">
          <w:rPr>
            <w:color w:val="009EDA"/>
            <w:spacing w:val="5"/>
            <w:w w:val="105"/>
          </w:rPr>
          <w:t>OpenChain</w:t>
        </w:r>
        <w:r w:rsidR="0022633E">
          <w:rPr>
            <w:color w:val="009EDA"/>
            <w:spacing w:val="3"/>
            <w:w w:val="105"/>
          </w:rPr>
          <w:t xml:space="preserve"> プロジェクト </w:t>
        </w:r>
      </w:hyperlink>
      <w:r w:rsidR="0022633E">
        <w:rPr>
          <w:color w:val="414042"/>
          <w:spacing w:val="-19"/>
          <w:w w:val="105"/>
        </w:rPr>
        <w:t>へ。</w:t>
      </w:r>
      <w:ins w:id="1659" w:author="Mieko Sato" w:date="2018-04-03T22:58:00Z">
        <w:r w:rsidR="00734A0C">
          <w:rPr>
            <w:color w:val="414042"/>
            <w:spacing w:val="-19"/>
            <w:w w:val="105"/>
          </w:rPr>
          <w:br/>
        </w:r>
      </w:ins>
      <w:r w:rsidR="0022633E">
        <w:rPr>
          <w:color w:val="414042"/>
          <w:spacing w:val="2"/>
          <w:w w:val="105"/>
        </w:rPr>
        <w:t>2</w:t>
      </w:r>
      <w:r w:rsidR="0022633E">
        <w:rPr>
          <w:color w:val="414042"/>
          <w:spacing w:val="-15"/>
          <w:w w:val="105"/>
        </w:rPr>
        <w:t>章で紹介した図</w:t>
      </w:r>
      <w:ins w:id="1660" w:author="Mieko Sato" w:date="2018-03-18T15:20:00Z">
        <w:r w:rsidR="00ED121E">
          <w:rPr>
            <w:rFonts w:hint="eastAsia"/>
            <w:color w:val="414042"/>
            <w:spacing w:val="-15"/>
            <w:w w:val="105"/>
          </w:rPr>
          <w:t>を</w:t>
        </w:r>
      </w:ins>
      <w:r w:rsidR="0022633E">
        <w:rPr>
          <w:color w:val="414042"/>
          <w:spacing w:val="-15"/>
          <w:w w:val="105"/>
        </w:rPr>
        <w:t>使用し、改良することを許可してく</w:t>
      </w:r>
      <w:r w:rsidR="0022633E">
        <w:rPr>
          <w:color w:val="414042"/>
          <w:spacing w:val="-11"/>
          <w:w w:val="105"/>
        </w:rPr>
        <w:t>れたことに対して。</w:t>
      </w:r>
    </w:p>
    <w:p w14:paraId="7C33BBF0" w14:textId="77777777" w:rsidR="00D01E5D" w:rsidRDefault="00D01E5D">
      <w:pPr>
        <w:pStyle w:val="a3"/>
        <w:spacing w:before="8"/>
        <w:rPr>
          <w:sz w:val="37"/>
        </w:rPr>
      </w:pPr>
    </w:p>
    <w:p w14:paraId="67BDDC92" w14:textId="0E70531A" w:rsidR="00D01E5D" w:rsidRDefault="0022633E">
      <w:pPr>
        <w:pStyle w:val="a3"/>
        <w:ind w:left="395" w:right="485"/>
      </w:pPr>
      <w:r>
        <w:rPr>
          <w:color w:val="414042"/>
          <w:w w:val="110"/>
        </w:rPr>
        <w:t>Brian</w:t>
      </w:r>
      <w:r>
        <w:rPr>
          <w:color w:val="414042"/>
          <w:spacing w:val="-47"/>
          <w:w w:val="110"/>
        </w:rPr>
        <w:t xml:space="preserve"> </w:t>
      </w:r>
      <w:r>
        <w:rPr>
          <w:color w:val="414042"/>
          <w:spacing w:val="-5"/>
          <w:w w:val="110"/>
        </w:rPr>
        <w:t>Warner（Samsung</w:t>
      </w:r>
      <w:r>
        <w:rPr>
          <w:color w:val="414042"/>
          <w:spacing w:val="-58"/>
          <w:w w:val="110"/>
        </w:rPr>
        <w:t>、</w:t>
      </w:r>
      <w:r>
        <w:rPr>
          <w:color w:val="414042"/>
          <w:w w:val="110"/>
        </w:rPr>
        <w:t>Open</w:t>
      </w:r>
      <w:r>
        <w:rPr>
          <w:color w:val="414042"/>
          <w:spacing w:val="-47"/>
          <w:w w:val="110"/>
        </w:rPr>
        <w:t xml:space="preserve"> </w:t>
      </w:r>
      <w:r>
        <w:rPr>
          <w:color w:val="414042"/>
          <w:w w:val="110"/>
        </w:rPr>
        <w:t>Source</w:t>
      </w:r>
      <w:r>
        <w:rPr>
          <w:color w:val="414042"/>
          <w:spacing w:val="-47"/>
          <w:w w:val="110"/>
        </w:rPr>
        <w:t xml:space="preserve"> </w:t>
      </w:r>
      <w:r>
        <w:rPr>
          <w:color w:val="414042"/>
          <w:w w:val="110"/>
        </w:rPr>
        <w:t>Strategy</w:t>
      </w:r>
      <w:r>
        <w:rPr>
          <w:color w:val="414042"/>
          <w:spacing w:val="-47"/>
          <w:w w:val="110"/>
        </w:rPr>
        <w:t xml:space="preserve"> </w:t>
      </w:r>
      <w:r>
        <w:rPr>
          <w:color w:val="414042"/>
          <w:w w:val="110"/>
        </w:rPr>
        <w:t>and</w:t>
      </w:r>
      <w:r>
        <w:rPr>
          <w:color w:val="414042"/>
          <w:spacing w:val="-47"/>
          <w:w w:val="110"/>
        </w:rPr>
        <w:t xml:space="preserve"> </w:t>
      </w:r>
      <w:r>
        <w:rPr>
          <w:color w:val="414042"/>
          <w:w w:val="110"/>
        </w:rPr>
        <w:t>Engineering</w:t>
      </w:r>
      <w:r>
        <w:rPr>
          <w:color w:val="414042"/>
          <w:spacing w:val="-12"/>
          <w:w w:val="110"/>
        </w:rPr>
        <w:t>シニアマネ</w:t>
      </w:r>
      <w:r>
        <w:rPr>
          <w:color w:val="414042"/>
          <w:spacing w:val="-18"/>
          <w:w w:val="110"/>
        </w:rPr>
        <w:t>ージャ</w:t>
      </w:r>
      <w:ins w:id="1661" w:author="Mieko Sato" w:date="2018-04-03T22:58:00Z">
        <w:r w:rsidR="00734A0C">
          <w:rPr>
            <w:rFonts w:hint="eastAsia"/>
            <w:color w:val="414042"/>
            <w:spacing w:val="-18"/>
            <w:w w:val="110"/>
          </w:rPr>
          <w:t>ー</w:t>
        </w:r>
      </w:ins>
      <w:r>
        <w:rPr>
          <w:color w:val="414042"/>
          <w:spacing w:val="-12"/>
          <w:w w:val="110"/>
        </w:rPr>
        <w:t>）</w:t>
      </w:r>
      <w:r>
        <w:rPr>
          <w:color w:val="414042"/>
          <w:spacing w:val="-17"/>
          <w:w w:val="110"/>
        </w:rPr>
        <w:t>へ。</w:t>
      </w:r>
      <w:ins w:id="1662" w:author="Mieko Sato" w:date="2018-04-03T22:58:00Z">
        <w:r w:rsidR="00734A0C">
          <w:rPr>
            <w:color w:val="414042"/>
            <w:spacing w:val="-17"/>
            <w:w w:val="110"/>
          </w:rPr>
          <w:br/>
        </w:r>
      </w:ins>
      <w:r>
        <w:rPr>
          <w:color w:val="414042"/>
          <w:spacing w:val="-17"/>
          <w:w w:val="110"/>
        </w:rPr>
        <w:t>編集、校正対応をしてくれたことに対して。</w:t>
      </w:r>
    </w:p>
    <w:p w14:paraId="79C3CCF0" w14:textId="77777777" w:rsidR="00D01E5D" w:rsidRDefault="00D01E5D">
      <w:pPr>
        <w:pStyle w:val="a3"/>
        <w:spacing w:before="8"/>
        <w:rPr>
          <w:sz w:val="37"/>
        </w:rPr>
      </w:pPr>
    </w:p>
    <w:p w14:paraId="679A15B6" w14:textId="0630BCDA" w:rsidR="00D01E5D" w:rsidRDefault="0022633E">
      <w:pPr>
        <w:pStyle w:val="a3"/>
        <w:spacing w:before="1"/>
        <w:ind w:left="395" w:right="369"/>
      </w:pPr>
      <w:r>
        <w:rPr>
          <w:color w:val="414042"/>
          <w:w w:val="105"/>
        </w:rPr>
        <w:t>Phil</w:t>
      </w:r>
      <w:r>
        <w:rPr>
          <w:color w:val="414042"/>
          <w:spacing w:val="50"/>
          <w:w w:val="105"/>
        </w:rPr>
        <w:t xml:space="preserve"> </w:t>
      </w:r>
      <w:r>
        <w:rPr>
          <w:color w:val="414042"/>
          <w:spacing w:val="-5"/>
          <w:w w:val="105"/>
        </w:rPr>
        <w:t>Odence（Black</w:t>
      </w:r>
      <w:r>
        <w:rPr>
          <w:color w:val="414042"/>
          <w:spacing w:val="50"/>
          <w:w w:val="105"/>
        </w:rPr>
        <w:t xml:space="preserve"> </w:t>
      </w:r>
      <w:r>
        <w:rPr>
          <w:color w:val="414042"/>
          <w:spacing w:val="-3"/>
          <w:w w:val="105"/>
        </w:rPr>
        <w:t>Duck</w:t>
      </w:r>
      <w:r>
        <w:rPr>
          <w:color w:val="414042"/>
          <w:spacing w:val="50"/>
          <w:w w:val="105"/>
        </w:rPr>
        <w:t xml:space="preserve"> </w:t>
      </w:r>
      <w:r>
        <w:rPr>
          <w:color w:val="414042"/>
          <w:w w:val="105"/>
        </w:rPr>
        <w:t>Software</w:t>
      </w:r>
      <w:r>
        <w:rPr>
          <w:color w:val="414042"/>
          <w:spacing w:val="-79"/>
          <w:w w:val="105"/>
        </w:rPr>
        <w:t>、</w:t>
      </w:r>
      <w:r>
        <w:rPr>
          <w:color w:val="414042"/>
          <w:spacing w:val="-6"/>
          <w:w w:val="105"/>
        </w:rPr>
        <w:t>VP&amp;GM）</w:t>
      </w:r>
      <w:r>
        <w:rPr>
          <w:color w:val="414042"/>
          <w:spacing w:val="-21"/>
          <w:w w:val="105"/>
        </w:rPr>
        <w:t>へ。</w:t>
      </w:r>
      <w:ins w:id="1663" w:author="Mieko Sato" w:date="2018-04-03T22:58:00Z">
        <w:r w:rsidR="00734A0C">
          <w:rPr>
            <w:color w:val="414042"/>
            <w:spacing w:val="-21"/>
            <w:w w:val="105"/>
          </w:rPr>
          <w:br/>
        </w:r>
      </w:ins>
      <w:r>
        <w:rPr>
          <w:color w:val="414042"/>
          <w:spacing w:val="-7"/>
          <w:w w:val="105"/>
        </w:rPr>
        <w:t>M&amp;A</w:t>
      </w:r>
      <w:r>
        <w:rPr>
          <w:color w:val="414042"/>
          <w:spacing w:val="-8"/>
          <w:w w:val="105"/>
        </w:rPr>
        <w:t>監査プロセスについての</w:t>
      </w:r>
      <w:r>
        <w:rPr>
          <w:color w:val="414042"/>
          <w:spacing w:val="-14"/>
          <w:w w:val="105"/>
        </w:rPr>
        <w:t>議論をしてくれたことに対して。</w:t>
      </w:r>
    </w:p>
    <w:p w14:paraId="1D3FD125" w14:textId="77777777" w:rsidR="00D01E5D" w:rsidRDefault="00D01E5D">
      <w:pPr>
        <w:pStyle w:val="a3"/>
        <w:spacing w:before="8"/>
        <w:rPr>
          <w:sz w:val="37"/>
        </w:rPr>
      </w:pPr>
    </w:p>
    <w:p w14:paraId="34472CBE" w14:textId="16C9B7B6" w:rsidR="00D01E5D" w:rsidRDefault="0022633E">
      <w:pPr>
        <w:pStyle w:val="a3"/>
        <w:ind w:left="395" w:right="503"/>
      </w:pPr>
      <w:r>
        <w:rPr>
          <w:color w:val="414042"/>
          <w:spacing w:val="-5"/>
          <w:w w:val="105"/>
        </w:rPr>
        <w:t xml:space="preserve">Jon </w:t>
      </w:r>
      <w:r>
        <w:rPr>
          <w:color w:val="414042"/>
          <w:w w:val="105"/>
        </w:rPr>
        <w:t xml:space="preserve">Aldama（FOSSID </w:t>
      </w:r>
      <w:r>
        <w:rPr>
          <w:color w:val="414042"/>
          <w:spacing w:val="2"/>
          <w:w w:val="105"/>
        </w:rPr>
        <w:t>AB</w:t>
      </w:r>
      <w:r>
        <w:rPr>
          <w:color w:val="414042"/>
          <w:spacing w:val="-12"/>
          <w:w w:val="105"/>
        </w:rPr>
        <w:t>、製品</w:t>
      </w:r>
      <w:ins w:id="1664" w:author="Mieko Sato" w:date="2018-03-18T15:22:00Z">
        <w:r w:rsidR="00ED121E">
          <w:rPr>
            <w:rFonts w:hint="eastAsia"/>
            <w:color w:val="414042"/>
            <w:spacing w:val="-12"/>
            <w:w w:val="105"/>
          </w:rPr>
          <w:t>担当</w:t>
        </w:r>
      </w:ins>
      <w:del w:id="1665" w:author="Mieko Sato" w:date="2018-03-18T15:22:00Z">
        <w:r w:rsidDel="00ED121E">
          <w:rPr>
            <w:color w:val="414042"/>
            <w:spacing w:val="-12"/>
            <w:w w:val="105"/>
          </w:rPr>
          <w:delText>対応</w:delText>
        </w:r>
      </w:del>
      <w:r>
        <w:rPr>
          <w:color w:val="414042"/>
          <w:spacing w:val="-11"/>
          <w:w w:val="105"/>
        </w:rPr>
        <w:t>VP）</w:t>
      </w:r>
      <w:r>
        <w:rPr>
          <w:color w:val="414042"/>
          <w:spacing w:val="-15"/>
          <w:w w:val="105"/>
        </w:rPr>
        <w:t>へ。</w:t>
      </w:r>
      <w:ins w:id="1666" w:author="Mieko Sato" w:date="2018-04-03T22:58:00Z">
        <w:r w:rsidR="00734A0C">
          <w:rPr>
            <w:color w:val="414042"/>
            <w:spacing w:val="-15"/>
            <w:w w:val="105"/>
          </w:rPr>
          <w:br/>
        </w:r>
      </w:ins>
      <w:r>
        <w:rPr>
          <w:color w:val="414042"/>
          <w:spacing w:val="-15"/>
          <w:w w:val="105"/>
        </w:rPr>
        <w:t>ブラインド監査、</w:t>
      </w:r>
      <w:r>
        <w:rPr>
          <w:color w:val="414042"/>
          <w:w w:val="105"/>
        </w:rPr>
        <w:t>DIY</w:t>
      </w:r>
      <w:r>
        <w:rPr>
          <w:color w:val="414042"/>
          <w:spacing w:val="-2"/>
          <w:w w:val="105"/>
        </w:rPr>
        <w:t>監査プロセス</w:t>
      </w:r>
      <w:r>
        <w:rPr>
          <w:color w:val="414042"/>
          <w:spacing w:val="-16"/>
          <w:w w:val="105"/>
        </w:rPr>
        <w:t>についての議論をしてくれたことに対して。</w:t>
      </w:r>
    </w:p>
    <w:p w14:paraId="298C469F" w14:textId="77777777" w:rsidR="00D01E5D" w:rsidRDefault="00D01E5D">
      <w:pPr>
        <w:pStyle w:val="a3"/>
        <w:spacing w:before="8"/>
        <w:rPr>
          <w:sz w:val="37"/>
        </w:rPr>
      </w:pPr>
    </w:p>
    <w:p w14:paraId="057E1430" w14:textId="4F16743E" w:rsidR="00D01E5D" w:rsidDel="00734A0C" w:rsidRDefault="0022633E">
      <w:pPr>
        <w:pStyle w:val="a3"/>
        <w:ind w:left="395"/>
        <w:rPr>
          <w:del w:id="1667" w:author="Mieko Sato" w:date="2018-04-03T22:58:00Z"/>
        </w:rPr>
      </w:pPr>
      <w:r>
        <w:rPr>
          <w:color w:val="414042"/>
        </w:rPr>
        <w:t>Jose</w:t>
      </w:r>
      <w:r>
        <w:rPr>
          <w:color w:val="414042"/>
          <w:spacing w:val="51"/>
        </w:rPr>
        <w:t xml:space="preserve"> </w:t>
      </w:r>
      <w:r>
        <w:rPr>
          <w:color w:val="414042"/>
          <w:spacing w:val="5"/>
        </w:rPr>
        <w:t>L</w:t>
      </w:r>
      <w:r>
        <w:rPr>
          <w:color w:val="414042"/>
          <w:spacing w:val="27"/>
        </w:rPr>
        <w:t xml:space="preserve">. </w:t>
      </w:r>
      <w:r>
        <w:rPr>
          <w:color w:val="414042"/>
        </w:rPr>
        <w:t>Lopez</w:t>
      </w:r>
      <w:r>
        <w:rPr>
          <w:color w:val="414042"/>
          <w:spacing w:val="23"/>
        </w:rPr>
        <w:t xml:space="preserve"> (</w:t>
      </w:r>
      <w:r>
        <w:rPr>
          <w:color w:val="414042"/>
          <w:spacing w:val="-3"/>
        </w:rPr>
        <w:t>SamsungNEXT</w:t>
      </w:r>
      <w:r>
        <w:rPr>
          <w:color w:val="414042"/>
          <w:spacing w:val="-36"/>
        </w:rPr>
        <w:t>、シ</w:t>
      </w:r>
      <w:r>
        <w:rPr>
          <w:color w:val="414042"/>
          <w:spacing w:val="5"/>
          <w:w w:val="105"/>
        </w:rPr>
        <w:t xml:space="preserve">ニア </w:t>
      </w:r>
      <w:r>
        <w:rPr>
          <w:color w:val="414042"/>
          <w:spacing w:val="3"/>
        </w:rPr>
        <w:t xml:space="preserve">コーポレート </w:t>
      </w:r>
      <w:r>
        <w:rPr>
          <w:color w:val="414042"/>
          <w:w w:val="105"/>
        </w:rPr>
        <w:t>カ</w:t>
      </w:r>
      <w:r>
        <w:rPr>
          <w:color w:val="414042"/>
          <w:spacing w:val="-13"/>
        </w:rPr>
        <w:t>ウンシル)、</w:t>
      </w:r>
      <w:ins w:id="1668" w:author="Mieko Sato" w:date="2018-04-03T22:58:00Z">
        <w:r w:rsidR="00734A0C">
          <w:rPr>
            <w:color w:val="414042"/>
            <w:spacing w:val="-13"/>
          </w:rPr>
          <w:br/>
        </w:r>
      </w:ins>
      <w:r>
        <w:rPr>
          <w:color w:val="414042"/>
          <w:spacing w:val="-3"/>
        </w:rPr>
        <w:t>David</w:t>
      </w:r>
      <w:r>
        <w:rPr>
          <w:color w:val="414042"/>
          <w:spacing w:val="51"/>
        </w:rPr>
        <w:t xml:space="preserve"> </w:t>
      </w:r>
      <w:r>
        <w:rPr>
          <w:color w:val="414042"/>
        </w:rPr>
        <w:t>Marr</w:t>
      </w:r>
      <w:ins w:id="1669" w:author="Mieko Sato" w:date="2018-04-03T22:58:00Z">
        <w:r w:rsidR="00734A0C">
          <w:rPr>
            <w:rFonts w:hint="eastAsia"/>
            <w:color w:val="414042"/>
          </w:rPr>
          <w:t xml:space="preserve"> </w:t>
        </w:r>
      </w:ins>
    </w:p>
    <w:p w14:paraId="50D9216B" w14:textId="14AE5EA8" w:rsidR="00D01E5D" w:rsidRDefault="0022633E" w:rsidP="00734A0C">
      <w:pPr>
        <w:pStyle w:val="a3"/>
        <w:ind w:left="395"/>
        <w:pPrChange w:id="1670" w:author="Mieko Sato" w:date="2018-04-03T22:58:00Z">
          <w:pPr>
            <w:pStyle w:val="a3"/>
            <w:spacing w:before="2"/>
            <w:ind w:left="395" w:right="434"/>
            <w:jc w:val="both"/>
          </w:pPr>
        </w:pPrChange>
      </w:pPr>
      <w:r>
        <w:rPr>
          <w:color w:val="414042"/>
        </w:rPr>
        <w:t>(Qualcomm</w:t>
      </w:r>
      <w:r>
        <w:rPr>
          <w:color w:val="414042"/>
          <w:spacing w:val="-13"/>
        </w:rPr>
        <w:t>、法令</w:t>
      </w:r>
      <w:del w:id="1671" w:author="Mieko Sato" w:date="2018-03-18T15:23:00Z">
        <w:r w:rsidDel="00ED121E">
          <w:rPr>
            <w:rFonts w:hint="eastAsia"/>
            <w:color w:val="414042"/>
            <w:spacing w:val="-13"/>
          </w:rPr>
          <w:delText>対応</w:delText>
        </w:r>
      </w:del>
      <w:ins w:id="1672" w:author="Mieko Sato" w:date="2018-03-18T15:23:00Z">
        <w:r w:rsidR="00ED121E">
          <w:rPr>
            <w:rFonts w:hint="eastAsia"/>
            <w:color w:val="414042"/>
            <w:spacing w:val="-13"/>
          </w:rPr>
          <w:t>担当</w:t>
        </w:r>
      </w:ins>
      <w:r>
        <w:rPr>
          <w:color w:val="414042"/>
        </w:rPr>
        <w:t>VP</w:t>
      </w:r>
      <w:r>
        <w:rPr>
          <w:color w:val="414042"/>
          <w:spacing w:val="-21"/>
        </w:rPr>
        <w:t>)、</w:t>
      </w:r>
      <w:ins w:id="1673" w:author="Mieko Sato" w:date="2018-04-03T22:59:00Z">
        <w:r w:rsidR="00734A0C">
          <w:rPr>
            <w:color w:val="414042"/>
            <w:spacing w:val="-21"/>
          </w:rPr>
          <w:br/>
        </w:r>
      </w:ins>
      <w:r>
        <w:rPr>
          <w:color w:val="414042"/>
          <w:spacing w:val="-5"/>
        </w:rPr>
        <w:t xml:space="preserve">Nithya </w:t>
      </w:r>
      <w:r>
        <w:rPr>
          <w:color w:val="414042"/>
          <w:spacing w:val="-3"/>
        </w:rPr>
        <w:t>Ruff</w:t>
      </w:r>
      <w:r>
        <w:rPr>
          <w:color w:val="414042"/>
          <w:spacing w:val="21"/>
        </w:rPr>
        <w:t xml:space="preserve"> (</w:t>
      </w:r>
      <w:r>
        <w:rPr>
          <w:color w:val="414042"/>
        </w:rPr>
        <w:t>Comcast</w:t>
      </w:r>
      <w:r>
        <w:rPr>
          <w:color w:val="414042"/>
          <w:spacing w:val="-58"/>
        </w:rPr>
        <w:t>、</w:t>
      </w:r>
      <w:r>
        <w:rPr>
          <w:color w:val="414042"/>
        </w:rPr>
        <w:t>Open Source Practice</w:t>
      </w:r>
      <w:r>
        <w:rPr>
          <w:color w:val="414042"/>
          <w:spacing w:val="-6"/>
        </w:rPr>
        <w:t>シニ</w:t>
      </w:r>
      <w:r>
        <w:rPr>
          <w:color w:val="414042"/>
          <w:spacing w:val="-15"/>
          <w:w w:val="110"/>
        </w:rPr>
        <w:t>アダイレクタ</w:t>
      </w:r>
      <w:ins w:id="1674" w:author="Mieko Sato" w:date="2018-03-18T15:23:00Z">
        <w:r w:rsidR="00ED121E">
          <w:rPr>
            <w:rFonts w:hint="eastAsia"/>
            <w:color w:val="414042"/>
            <w:spacing w:val="-15"/>
            <w:w w:val="110"/>
          </w:rPr>
          <w:t>ー</w:t>
        </w:r>
      </w:ins>
      <w:r>
        <w:rPr>
          <w:color w:val="414042"/>
          <w:spacing w:val="-15"/>
          <w:w w:val="110"/>
        </w:rPr>
        <w:t>)</w:t>
      </w:r>
      <w:ins w:id="1675" w:author="Mieko Sato" w:date="2018-04-03T22:59:00Z">
        <w:r w:rsidR="00734A0C">
          <w:rPr>
            <w:rFonts w:hint="eastAsia"/>
            <w:color w:val="414042"/>
            <w:spacing w:val="-15"/>
            <w:w w:val="110"/>
          </w:rPr>
          <w:t>、</w:t>
        </w:r>
      </w:ins>
      <w:del w:id="1676" w:author="Mieko Sato" w:date="2018-04-03T22:59:00Z">
        <w:r w:rsidDel="00734A0C">
          <w:rPr>
            <w:color w:val="414042"/>
            <w:spacing w:val="-15"/>
            <w:w w:val="110"/>
          </w:rPr>
          <w:delText xml:space="preserve">, </w:delText>
        </w:r>
      </w:del>
      <w:r>
        <w:rPr>
          <w:color w:val="414042"/>
          <w:spacing w:val="-15"/>
          <w:w w:val="110"/>
        </w:rPr>
        <w:t>そして</w:t>
      </w:r>
      <w:ins w:id="1677" w:author="Mieko Sato" w:date="2018-04-03T22:59:00Z">
        <w:r w:rsidR="00734A0C">
          <w:rPr>
            <w:color w:val="414042"/>
            <w:spacing w:val="-15"/>
            <w:w w:val="110"/>
          </w:rPr>
          <w:br/>
        </w:r>
      </w:ins>
      <w:del w:id="1678" w:author="Mieko Sato" w:date="2018-04-03T22:59:00Z">
        <w:r w:rsidDel="00734A0C">
          <w:rPr>
            <w:color w:val="414042"/>
            <w:spacing w:val="-15"/>
            <w:w w:val="110"/>
          </w:rPr>
          <w:delText xml:space="preserve"> </w:delText>
        </w:r>
      </w:del>
      <w:r>
        <w:rPr>
          <w:color w:val="414042"/>
          <w:w w:val="110"/>
        </w:rPr>
        <w:t xml:space="preserve">Gil </w:t>
      </w:r>
      <w:r>
        <w:rPr>
          <w:color w:val="414042"/>
          <w:spacing w:val="-8"/>
          <w:w w:val="110"/>
        </w:rPr>
        <w:t>Yehuda</w:t>
      </w:r>
      <w:r>
        <w:rPr>
          <w:color w:val="414042"/>
          <w:spacing w:val="-9"/>
          <w:w w:val="110"/>
        </w:rPr>
        <w:t xml:space="preserve"> (</w:t>
      </w:r>
      <w:r>
        <w:rPr>
          <w:color w:val="414042"/>
          <w:spacing w:val="-4"/>
          <w:w w:val="110"/>
        </w:rPr>
        <w:t>Oath</w:t>
      </w:r>
      <w:r>
        <w:rPr>
          <w:color w:val="414042"/>
          <w:spacing w:val="-58"/>
          <w:w w:val="110"/>
        </w:rPr>
        <w:t>、</w:t>
      </w:r>
      <w:r>
        <w:rPr>
          <w:color w:val="414042"/>
          <w:w w:val="110"/>
        </w:rPr>
        <w:t>Open Source</w:t>
      </w:r>
      <w:ins w:id="1679" w:author="Mieko Sato" w:date="2018-03-18T15:23:00Z">
        <w:r w:rsidR="004D652C">
          <w:rPr>
            <w:rFonts w:hint="eastAsia"/>
            <w:color w:val="414042"/>
            <w:w w:val="110"/>
          </w:rPr>
          <w:t>担当</w:t>
        </w:r>
      </w:ins>
      <w:r>
        <w:rPr>
          <w:color w:val="414042"/>
          <w:spacing w:val="-17"/>
          <w:w w:val="110"/>
        </w:rPr>
        <w:t>シニアダイレクタ</w:t>
      </w:r>
      <w:ins w:id="1680" w:author="Mieko Sato" w:date="2018-03-18T15:23:00Z">
        <w:r w:rsidR="00ED121E">
          <w:rPr>
            <w:rFonts w:hint="eastAsia"/>
            <w:color w:val="414042"/>
            <w:spacing w:val="-17"/>
            <w:w w:val="110"/>
          </w:rPr>
          <w:t>ー</w:t>
        </w:r>
      </w:ins>
      <w:r>
        <w:rPr>
          <w:color w:val="414042"/>
          <w:spacing w:val="-17"/>
          <w:w w:val="110"/>
        </w:rPr>
        <w:t>)へ。</w:t>
      </w:r>
      <w:ins w:id="1681" w:author="Mieko Sato" w:date="2018-04-03T22:59:00Z">
        <w:r w:rsidR="00734A0C">
          <w:rPr>
            <w:color w:val="414042"/>
            <w:spacing w:val="-17"/>
            <w:w w:val="110"/>
          </w:rPr>
          <w:br/>
        </w:r>
      </w:ins>
      <w:r>
        <w:rPr>
          <w:color w:val="414042"/>
          <w:spacing w:val="-17"/>
          <w:w w:val="110"/>
        </w:rPr>
        <w:t>レビュ</w:t>
      </w:r>
      <w:r>
        <w:rPr>
          <w:color w:val="414042"/>
          <w:spacing w:val="-14"/>
          <w:w w:val="105"/>
        </w:rPr>
        <w:t>ーや貴重なフィードバックを通じて詳細情報が不足してことを気づかせてくれたこ</w:t>
      </w:r>
      <w:del w:id="1682" w:author="工内隆" w:date="2018-02-15T17:53:00Z">
        <w:r w:rsidDel="001962D7">
          <w:rPr>
            <w:color w:val="414042"/>
            <w:spacing w:val="-14"/>
            <w:w w:val="105"/>
          </w:rPr>
          <w:delText xml:space="preserve">  </w:delText>
        </w:r>
      </w:del>
      <w:r>
        <w:rPr>
          <w:color w:val="414042"/>
          <w:spacing w:val="-16"/>
          <w:w w:val="110"/>
        </w:rPr>
        <w:t>と、本書を改善してくれたことに対して。</w:t>
      </w:r>
    </w:p>
    <w:p w14:paraId="34E3F79D" w14:textId="77777777" w:rsidR="00D01E5D" w:rsidRDefault="00D01E5D">
      <w:pPr>
        <w:pStyle w:val="a3"/>
      </w:pPr>
    </w:p>
    <w:p w14:paraId="289F1189" w14:textId="5445A785" w:rsidR="00D01E5D" w:rsidDel="00734A0C" w:rsidRDefault="0022633E">
      <w:pPr>
        <w:pStyle w:val="a3"/>
        <w:spacing w:before="246"/>
        <w:ind w:left="395"/>
        <w:jc w:val="both"/>
        <w:rPr>
          <w:del w:id="1683" w:author="Mieko Sato" w:date="2018-04-03T22:59:00Z"/>
        </w:rPr>
      </w:pPr>
      <w:r>
        <w:rPr>
          <w:color w:val="414042"/>
          <w:w w:val="110"/>
        </w:rPr>
        <w:t>Shane</w:t>
      </w:r>
      <w:r>
        <w:rPr>
          <w:color w:val="414042"/>
          <w:spacing w:val="-51"/>
          <w:w w:val="110"/>
        </w:rPr>
        <w:t xml:space="preserve"> </w:t>
      </w:r>
      <w:r>
        <w:rPr>
          <w:color w:val="414042"/>
          <w:spacing w:val="-4"/>
          <w:w w:val="110"/>
        </w:rPr>
        <w:t>Coughlan（OpenChain</w:t>
      </w:r>
      <w:r>
        <w:rPr>
          <w:color w:val="414042"/>
          <w:spacing w:val="-6"/>
          <w:w w:val="110"/>
        </w:rPr>
        <w:t>プロジェク</w:t>
      </w:r>
      <w:r>
        <w:rPr>
          <w:color w:val="414042"/>
          <w:spacing w:val="-4"/>
          <w:w w:val="105"/>
        </w:rPr>
        <w:t>ト</w:t>
      </w:r>
      <w:r>
        <w:rPr>
          <w:color w:val="414042"/>
          <w:spacing w:val="-42"/>
          <w:w w:val="110"/>
        </w:rPr>
        <w:t>、</w:t>
      </w:r>
      <w:r>
        <w:rPr>
          <w:color w:val="414042"/>
          <w:w w:val="110"/>
        </w:rPr>
        <w:t>Program</w:t>
      </w:r>
      <w:r>
        <w:rPr>
          <w:color w:val="414042"/>
          <w:spacing w:val="-51"/>
          <w:w w:val="110"/>
        </w:rPr>
        <w:t xml:space="preserve"> </w:t>
      </w:r>
      <w:r>
        <w:rPr>
          <w:color w:val="414042"/>
          <w:spacing w:val="-5"/>
          <w:w w:val="110"/>
        </w:rPr>
        <w:t>Director）</w:t>
      </w:r>
      <w:r>
        <w:rPr>
          <w:color w:val="414042"/>
          <w:spacing w:val="-13"/>
          <w:w w:val="110"/>
        </w:rPr>
        <w:t>へ。</w:t>
      </w:r>
      <w:ins w:id="1684" w:author="Mieko Sato" w:date="2018-04-03T22:59:00Z">
        <w:r w:rsidR="00734A0C">
          <w:rPr>
            <w:color w:val="414042"/>
            <w:spacing w:val="-13"/>
            <w:w w:val="110"/>
          </w:rPr>
          <w:br/>
        </w:r>
      </w:ins>
      <w:r>
        <w:rPr>
          <w:color w:val="414042"/>
          <w:spacing w:val="-13"/>
          <w:w w:val="110"/>
        </w:rPr>
        <w:t>彼のレビューと</w:t>
      </w:r>
      <w:ins w:id="1685" w:author="Mieko Sato" w:date="2018-04-03T22:59:00Z">
        <w:r w:rsidR="00734A0C">
          <w:rPr>
            <w:rFonts w:hint="eastAsia"/>
            <w:color w:val="414042"/>
            <w:spacing w:val="-13"/>
            <w:w w:val="110"/>
          </w:rPr>
          <w:t>、</w:t>
        </w:r>
      </w:ins>
    </w:p>
    <w:p w14:paraId="797083E4" w14:textId="77777777" w:rsidR="00D01E5D" w:rsidRDefault="0022633E" w:rsidP="00734A0C">
      <w:pPr>
        <w:pStyle w:val="a3"/>
        <w:spacing w:before="246"/>
        <w:ind w:left="395"/>
        <w:jc w:val="both"/>
        <w:pPrChange w:id="1686" w:author="Mieko Sato" w:date="2018-04-03T22:59:00Z">
          <w:pPr>
            <w:pStyle w:val="a3"/>
            <w:spacing w:before="1"/>
            <w:ind w:left="395"/>
            <w:jc w:val="both"/>
          </w:pPr>
        </w:pPrChange>
      </w:pPr>
      <w:bookmarkStart w:id="1687" w:name="_GoBack"/>
      <w:bookmarkEnd w:id="1687"/>
      <w:r>
        <w:rPr>
          <w:color w:val="414042"/>
          <w:w w:val="105"/>
        </w:rPr>
        <w:t>OpenChainについての記述が正確であることを確認してくれたことに対して。</w:t>
      </w:r>
    </w:p>
    <w:p w14:paraId="6C80BAD6" w14:textId="77777777" w:rsidR="00D01E5D" w:rsidRDefault="00D01E5D">
      <w:pPr>
        <w:jc w:val="both"/>
        <w:sectPr w:rsidR="00D01E5D">
          <w:pgSz w:w="12240" w:h="15840"/>
          <w:pgMar w:top="880" w:right="1240" w:bottom="760" w:left="1180" w:header="10" w:footer="560" w:gutter="0"/>
          <w:cols w:space="720"/>
        </w:sectPr>
      </w:pPr>
    </w:p>
    <w:p w14:paraId="218C8B12" w14:textId="77777777" w:rsidR="00D01E5D" w:rsidRDefault="00D01E5D">
      <w:pPr>
        <w:pStyle w:val="a3"/>
        <w:rPr>
          <w:sz w:val="20"/>
        </w:rPr>
      </w:pPr>
    </w:p>
    <w:p w14:paraId="27BFF799" w14:textId="77777777" w:rsidR="00D01E5D" w:rsidRDefault="00D01E5D">
      <w:pPr>
        <w:pStyle w:val="a3"/>
        <w:rPr>
          <w:sz w:val="20"/>
        </w:rPr>
      </w:pPr>
    </w:p>
    <w:p w14:paraId="0A8A7C0E" w14:textId="77777777" w:rsidR="00D01E5D" w:rsidRDefault="00D01E5D">
      <w:pPr>
        <w:pStyle w:val="a3"/>
        <w:rPr>
          <w:sz w:val="20"/>
        </w:rPr>
      </w:pPr>
    </w:p>
    <w:p w14:paraId="7DC5E5E5" w14:textId="77777777" w:rsidR="00D01E5D" w:rsidRDefault="00D01E5D">
      <w:pPr>
        <w:pStyle w:val="a3"/>
        <w:rPr>
          <w:sz w:val="20"/>
        </w:rPr>
      </w:pPr>
    </w:p>
    <w:p w14:paraId="2C1186F7" w14:textId="77777777" w:rsidR="00D01E5D" w:rsidRDefault="00D01E5D">
      <w:pPr>
        <w:pStyle w:val="a3"/>
        <w:rPr>
          <w:sz w:val="20"/>
        </w:rPr>
      </w:pPr>
    </w:p>
    <w:p w14:paraId="3773867A" w14:textId="77777777" w:rsidR="00D01E5D" w:rsidRDefault="00D01E5D">
      <w:pPr>
        <w:pStyle w:val="a3"/>
        <w:rPr>
          <w:sz w:val="20"/>
        </w:rPr>
      </w:pPr>
    </w:p>
    <w:p w14:paraId="65FABA81" w14:textId="77777777" w:rsidR="00D01E5D" w:rsidRDefault="00D01E5D">
      <w:pPr>
        <w:pStyle w:val="a3"/>
        <w:rPr>
          <w:sz w:val="20"/>
        </w:rPr>
      </w:pPr>
    </w:p>
    <w:p w14:paraId="5ED1CBF1" w14:textId="77777777" w:rsidR="00D01E5D" w:rsidRDefault="00D01E5D">
      <w:pPr>
        <w:pStyle w:val="a3"/>
        <w:rPr>
          <w:sz w:val="20"/>
        </w:rPr>
      </w:pPr>
    </w:p>
    <w:p w14:paraId="3189B7AA" w14:textId="77777777" w:rsidR="00D01E5D" w:rsidRDefault="00D01E5D">
      <w:pPr>
        <w:pStyle w:val="a3"/>
        <w:spacing w:before="3"/>
        <w:rPr>
          <w:sz w:val="18"/>
        </w:rPr>
      </w:pPr>
    </w:p>
    <w:p w14:paraId="0B57C9CE" w14:textId="77777777" w:rsidR="00D01E5D" w:rsidRDefault="005668DD">
      <w:pPr>
        <w:pStyle w:val="2"/>
        <w:spacing w:before="33"/>
        <w:ind w:left="4900"/>
      </w:pPr>
      <w:r>
        <w:rPr>
          <w:noProof/>
        </w:rPr>
        <mc:AlternateContent>
          <mc:Choice Requires="wps">
            <w:drawing>
              <wp:anchor distT="0" distB="0" distL="0" distR="0" simplePos="0" relativeHeight="251679744" behindDoc="0" locked="0" layoutInCell="1" allowOverlap="1" wp14:anchorId="477D26CF" wp14:editId="2746BF2C">
                <wp:simplePos x="0" y="0"/>
                <wp:positionH relativeFrom="page">
                  <wp:posOffset>3860800</wp:posOffset>
                </wp:positionH>
                <wp:positionV relativeFrom="paragraph">
                  <wp:posOffset>459105</wp:posOffset>
                </wp:positionV>
                <wp:extent cx="2912110" cy="0"/>
                <wp:effectExtent l="12700" t="8890" r="8890" b="10160"/>
                <wp:wrapTopAndBottom/>
                <wp:docPr id="33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2110"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6E2A2" id="Line 14" o:spid="_x0000_s1026" style="position:absolute;left:0;text-align:left;z-index:251679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4pt,36.15pt" to="533.3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" strokecolor="#aaaaad" strokeweight="1pt">
                <w10:wrap type="topAndBottom" anchorx="page"/>
              </v:line>
            </w:pict>
          </mc:Fallback>
        </mc:AlternateContent>
      </w:r>
      <w:r w:rsidR="0022633E">
        <w:rPr>
          <w:noProof/>
        </w:rPr>
        <w:drawing>
          <wp:anchor distT="0" distB="0" distL="0" distR="0" simplePos="0" relativeHeight="251630592" behindDoc="0" locked="0" layoutInCell="1" allowOverlap="1" wp14:anchorId="6020CB02" wp14:editId="6518E544">
            <wp:simplePos x="0" y="0"/>
            <wp:positionH relativeFrom="page">
              <wp:posOffset>1000302</wp:posOffset>
            </wp:positionH>
            <wp:positionV relativeFrom="paragraph">
              <wp:posOffset>100330</wp:posOffset>
            </wp:positionV>
            <wp:extent cx="2606497" cy="2606497"/>
            <wp:effectExtent l="0" t="0" r="0" b="0"/>
            <wp:wrapNone/>
            <wp:docPr id="1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8.jpeg"/>
                    <pic:cNvPicPr/>
                  </pic:nvPicPr>
                  <pic:blipFill>
                    <a:blip r:embed="rId121" cstate="print"/>
                    <a:stretch>
                      <a:fillRect/>
                    </a:stretch>
                  </pic:blipFill>
                  <pic:spPr>
                    <a:xfrm>
                      <a:off x="0" y="0"/>
                      <a:ext cx="2606497" cy="2606497"/>
                    </a:xfrm>
                    <a:prstGeom prst="rect">
                      <a:avLst/>
                    </a:prstGeom>
                  </pic:spPr>
                </pic:pic>
              </a:graphicData>
            </a:graphic>
          </wp:anchor>
        </w:drawing>
      </w:r>
      <w:r w:rsidR="0022633E">
        <w:rPr>
          <w:color w:val="414042"/>
          <w:w w:val="115"/>
        </w:rPr>
        <w:t>著者について</w:t>
      </w:r>
    </w:p>
    <w:p w14:paraId="41E59D88" w14:textId="77777777" w:rsidR="00D01E5D" w:rsidRDefault="00D01E5D">
      <w:pPr>
        <w:pStyle w:val="a3"/>
        <w:spacing w:before="6"/>
        <w:rPr>
          <w:sz w:val="21"/>
        </w:rPr>
      </w:pPr>
    </w:p>
    <w:p w14:paraId="20D93F01" w14:textId="34AB197C" w:rsidR="00D01E5D" w:rsidRDefault="0022633E">
      <w:pPr>
        <w:pStyle w:val="a3"/>
        <w:spacing w:before="61"/>
        <w:ind w:left="4900" w:right="399"/>
      </w:pPr>
      <w:r>
        <w:rPr>
          <w:color w:val="414042"/>
          <w:w w:val="110"/>
        </w:rPr>
        <w:t>Ibrahim Haddad</w:t>
      </w:r>
      <w:r>
        <w:rPr>
          <w:color w:val="414042"/>
          <w:spacing w:val="-13"/>
          <w:w w:val="110"/>
        </w:rPr>
        <w:t xml:space="preserve"> (</w:t>
      </w:r>
      <w:r>
        <w:rPr>
          <w:color w:val="414042"/>
          <w:w w:val="110"/>
        </w:rPr>
        <w:t>Ph.D</w:t>
      </w:r>
      <w:r>
        <w:rPr>
          <w:color w:val="414042"/>
          <w:spacing w:val="-6"/>
          <w:w w:val="110"/>
        </w:rPr>
        <w:t>.) は</w:t>
      </w:r>
      <w:r>
        <w:rPr>
          <w:color w:val="414042"/>
          <w:w w:val="110"/>
        </w:rPr>
        <w:t xml:space="preserve">Samsung </w:t>
      </w:r>
      <w:r>
        <w:rPr>
          <w:color w:val="414042"/>
          <w:w w:val="105"/>
        </w:rPr>
        <w:t>Research America</w:t>
      </w:r>
      <w:r>
        <w:rPr>
          <w:color w:val="414042"/>
          <w:spacing w:val="-11"/>
          <w:w w:val="105"/>
        </w:rPr>
        <w:t xml:space="preserve"> の</w:t>
      </w:r>
      <w:r>
        <w:rPr>
          <w:color w:val="414042"/>
          <w:w w:val="105"/>
        </w:rPr>
        <w:t>R&amp;D</w:t>
      </w:r>
      <w:r>
        <w:rPr>
          <w:color w:val="414042"/>
          <w:spacing w:val="-8"/>
          <w:w w:val="105"/>
        </w:rPr>
        <w:t>部門の</w:t>
      </w:r>
      <w:r>
        <w:rPr>
          <w:color w:val="414042"/>
          <w:spacing w:val="2"/>
          <w:w w:val="105"/>
        </w:rPr>
        <w:t>VP</w:t>
      </w:r>
      <w:r>
        <w:rPr>
          <w:color w:val="414042"/>
          <w:w w:val="105"/>
        </w:rPr>
        <w:t>でありOpen</w:t>
      </w:r>
      <w:r>
        <w:rPr>
          <w:color w:val="414042"/>
          <w:spacing w:val="-55"/>
          <w:w w:val="105"/>
        </w:rPr>
        <w:t xml:space="preserve"> </w:t>
      </w:r>
      <w:r>
        <w:rPr>
          <w:color w:val="414042"/>
          <w:w w:val="105"/>
        </w:rPr>
        <w:t>Source</w:t>
      </w:r>
      <w:r>
        <w:rPr>
          <w:color w:val="414042"/>
          <w:spacing w:val="-55"/>
          <w:w w:val="105"/>
        </w:rPr>
        <w:t xml:space="preserve"> </w:t>
      </w:r>
      <w:r>
        <w:rPr>
          <w:color w:val="414042"/>
          <w:spacing w:val="-5"/>
          <w:w w:val="105"/>
        </w:rPr>
        <w:t>Group</w:t>
      </w:r>
      <w:r>
        <w:rPr>
          <w:color w:val="414042"/>
          <w:spacing w:val="-28"/>
          <w:w w:val="105"/>
        </w:rPr>
        <w:t xml:space="preserve"> (</w:t>
      </w:r>
      <w:r>
        <w:rPr>
          <w:color w:val="414042"/>
          <w:w w:val="105"/>
        </w:rPr>
        <w:t>OSG</w:t>
      </w:r>
      <w:r>
        <w:rPr>
          <w:color w:val="414042"/>
          <w:spacing w:val="-4"/>
          <w:w w:val="105"/>
        </w:rPr>
        <w:t>)の長でも</w:t>
      </w:r>
      <w:r>
        <w:rPr>
          <w:color w:val="414042"/>
          <w:spacing w:val="-17"/>
          <w:w w:val="110"/>
        </w:rPr>
        <w:t>あります。</w:t>
      </w:r>
      <w:del w:id="1688" w:author="Mieko Sato" w:date="2018-03-18T15:27:00Z">
        <w:r w:rsidDel="004D652C">
          <w:rPr>
            <w:color w:val="414042"/>
            <w:spacing w:val="-17"/>
            <w:w w:val="110"/>
          </w:rPr>
          <w:delText>彼は</w:delText>
        </w:r>
      </w:del>
      <w:r>
        <w:rPr>
          <w:color w:val="414042"/>
          <w:w w:val="110"/>
        </w:rPr>
        <w:t>Samsung</w:t>
      </w:r>
      <w:r>
        <w:rPr>
          <w:color w:val="414042"/>
          <w:spacing w:val="-9"/>
          <w:w w:val="110"/>
        </w:rPr>
        <w:t>におけるオープ</w:t>
      </w:r>
      <w:r>
        <w:rPr>
          <w:color w:val="414042"/>
          <w:spacing w:val="-17"/>
          <w:w w:val="105"/>
        </w:rPr>
        <w:t>ンソース戦略の監督、その実行、社内外</w:t>
      </w:r>
      <w:r>
        <w:rPr>
          <w:color w:val="414042"/>
          <w:spacing w:val="-11"/>
          <w:w w:val="110"/>
        </w:rPr>
        <w:t>の研究開発におけるコラボレーションや</w:t>
      </w:r>
    </w:p>
    <w:p w14:paraId="4952BF9C" w14:textId="2516CF60" w:rsidR="00D01E5D" w:rsidRDefault="0022633E">
      <w:pPr>
        <w:pStyle w:val="a3"/>
        <w:spacing w:before="7"/>
        <w:ind w:left="4900" w:right="353"/>
      </w:pPr>
      <w:r>
        <w:rPr>
          <w:color w:val="414042"/>
          <w:spacing w:val="-9"/>
          <w:w w:val="105"/>
        </w:rPr>
        <w:t>M&amp;A</w:t>
      </w:r>
      <w:r>
        <w:rPr>
          <w:color w:val="414042"/>
          <w:w w:val="105"/>
        </w:rPr>
        <w:t>や</w:t>
      </w:r>
      <w:r>
        <w:rPr>
          <w:color w:val="414042"/>
          <w:spacing w:val="-13"/>
          <w:w w:val="105"/>
        </w:rPr>
        <w:t>CVC（</w:t>
      </w:r>
      <w:r>
        <w:rPr>
          <w:color w:val="414042"/>
          <w:spacing w:val="-3"/>
          <w:w w:val="105"/>
        </w:rPr>
        <w:t>コーポレート ベンチャー  キ</w:t>
      </w:r>
      <w:r>
        <w:rPr>
          <w:color w:val="414042"/>
          <w:spacing w:val="-18"/>
          <w:w w:val="105"/>
        </w:rPr>
        <w:t>ャピタル</w:t>
      </w:r>
      <w:r>
        <w:rPr>
          <w:color w:val="414042"/>
          <w:spacing w:val="-13"/>
          <w:w w:val="105"/>
        </w:rPr>
        <w:t>）</w:t>
      </w:r>
      <w:r>
        <w:rPr>
          <w:color w:val="414042"/>
          <w:spacing w:val="-10"/>
          <w:w w:val="105"/>
        </w:rPr>
        <w:t>活動の支援などを担当し、オー</w:t>
      </w:r>
      <w:r>
        <w:rPr>
          <w:color w:val="414042"/>
          <w:spacing w:val="-7"/>
          <w:w w:val="105"/>
        </w:rPr>
        <w:t>プンソース関連団体において</w:t>
      </w:r>
      <w:r>
        <w:rPr>
          <w:color w:val="414042"/>
          <w:w w:val="105"/>
        </w:rPr>
        <w:t>Samsung</w:t>
      </w:r>
      <w:del w:id="1689" w:author="Mieko Sato" w:date="2018-03-18T15:25:00Z">
        <w:r w:rsidDel="004D652C">
          <w:rPr>
            <w:color w:val="414042"/>
            <w:w w:val="105"/>
          </w:rPr>
          <w:delText xml:space="preserve"> </w:delText>
        </w:r>
      </w:del>
      <w:r>
        <w:rPr>
          <w:color w:val="414042"/>
          <w:spacing w:val="-16"/>
          <w:w w:val="105"/>
        </w:rPr>
        <w:t>を代表する立場を担っています。また</w:t>
      </w:r>
      <w:ins w:id="1690" w:author="Mieko Sato" w:date="2018-03-18T15:26:00Z">
        <w:r w:rsidR="004D652C">
          <w:rPr>
            <w:rFonts w:hint="eastAsia"/>
            <w:color w:val="414042"/>
            <w:spacing w:val="-16"/>
            <w:w w:val="105"/>
          </w:rPr>
          <w:t>、</w:t>
        </w:r>
      </w:ins>
      <w:del w:id="1691" w:author="Mieko Sato" w:date="2018-03-18T15:26:00Z">
        <w:r w:rsidDel="004D652C">
          <w:rPr>
            <w:color w:val="414042"/>
            <w:spacing w:val="-16"/>
            <w:w w:val="105"/>
          </w:rPr>
          <w:delText>彼</w:delText>
        </w:r>
      </w:del>
    </w:p>
    <w:p w14:paraId="068DB0FF" w14:textId="0FFCE82D" w:rsidR="00D01E5D" w:rsidRDefault="0022633E">
      <w:pPr>
        <w:pStyle w:val="a3"/>
        <w:spacing w:before="5"/>
        <w:ind w:left="395" w:right="362"/>
      </w:pPr>
      <w:del w:id="1692" w:author="Mieko Sato" w:date="2018-03-18T15:26:00Z">
        <w:r w:rsidDel="004D652C">
          <w:rPr>
            <w:color w:val="414042"/>
            <w:spacing w:val="-15"/>
            <w:w w:val="105"/>
          </w:rPr>
          <w:delText>は、</w:delText>
        </w:r>
      </w:del>
      <w:r>
        <w:rPr>
          <w:color w:val="414042"/>
          <w:spacing w:val="-15"/>
          <w:w w:val="105"/>
        </w:rPr>
        <w:t>企業が製品・サービスでオープンソースを活用し、法的に責任のある形でオ</w:t>
      </w:r>
      <w:del w:id="1693" w:author="工内隆" w:date="2018-02-15T17:53:00Z">
        <w:r w:rsidDel="001962D7">
          <w:rPr>
            <w:color w:val="414042"/>
            <w:spacing w:val="-15"/>
            <w:w w:val="105"/>
          </w:rPr>
          <w:delText xml:space="preserve">   </w:delText>
        </w:r>
      </w:del>
      <w:r>
        <w:rPr>
          <w:color w:val="414042"/>
          <w:spacing w:val="-16"/>
          <w:w w:val="110"/>
        </w:rPr>
        <w:t>ープンソース コミュニティに参加するための最善の方法についての実践ガイド</w:t>
      </w:r>
      <w:del w:id="1694" w:author="Mieko Sato" w:date="2018-03-18T15:27:00Z">
        <w:r w:rsidDel="004D652C">
          <w:rPr>
            <w:color w:val="414042"/>
            <w:spacing w:val="-16"/>
            <w:w w:val="110"/>
          </w:rPr>
          <w:delText>で</w:delText>
        </w:r>
        <w:r w:rsidDel="004D652C">
          <w:rPr>
            <w:color w:val="414042"/>
            <w:spacing w:val="-13"/>
            <w:w w:val="110"/>
          </w:rPr>
          <w:delText>ある</w:delText>
        </w:r>
      </w:del>
      <w:r>
        <w:rPr>
          <w:color w:val="414042"/>
          <w:spacing w:val="-13"/>
          <w:w w:val="110"/>
        </w:rPr>
        <w:t>「</w:t>
      </w:r>
      <w:r>
        <w:rPr>
          <w:color w:val="414042"/>
          <w:w w:val="110"/>
        </w:rPr>
        <w:t>Open</w:t>
      </w:r>
      <w:r>
        <w:rPr>
          <w:color w:val="414042"/>
          <w:spacing w:val="-58"/>
          <w:w w:val="110"/>
        </w:rPr>
        <w:t xml:space="preserve"> </w:t>
      </w:r>
      <w:r>
        <w:rPr>
          <w:color w:val="414042"/>
          <w:w w:val="110"/>
        </w:rPr>
        <w:t>Source</w:t>
      </w:r>
      <w:r>
        <w:rPr>
          <w:color w:val="414042"/>
          <w:spacing w:val="-58"/>
          <w:w w:val="110"/>
        </w:rPr>
        <w:t xml:space="preserve"> </w:t>
      </w:r>
      <w:r>
        <w:rPr>
          <w:color w:val="414042"/>
          <w:spacing w:val="-3"/>
          <w:w w:val="110"/>
        </w:rPr>
        <w:t>Compliance</w:t>
      </w:r>
      <w:r>
        <w:rPr>
          <w:color w:val="414042"/>
          <w:spacing w:val="-58"/>
          <w:w w:val="110"/>
        </w:rPr>
        <w:t xml:space="preserve"> </w:t>
      </w:r>
      <w:r>
        <w:rPr>
          <w:color w:val="414042"/>
          <w:w w:val="110"/>
        </w:rPr>
        <w:t>in</w:t>
      </w:r>
      <w:r>
        <w:rPr>
          <w:color w:val="414042"/>
          <w:spacing w:val="-58"/>
          <w:w w:val="110"/>
        </w:rPr>
        <w:t xml:space="preserve"> </w:t>
      </w:r>
      <w:r>
        <w:rPr>
          <w:color w:val="414042"/>
          <w:w w:val="110"/>
        </w:rPr>
        <w:t>the</w:t>
      </w:r>
      <w:r>
        <w:rPr>
          <w:color w:val="414042"/>
          <w:spacing w:val="-58"/>
          <w:w w:val="110"/>
        </w:rPr>
        <w:t xml:space="preserve"> </w:t>
      </w:r>
      <w:r>
        <w:rPr>
          <w:color w:val="414042"/>
          <w:spacing w:val="-4"/>
          <w:w w:val="110"/>
        </w:rPr>
        <w:t>Enterprise（</w:t>
      </w:r>
      <w:r>
        <w:rPr>
          <w:color w:val="414042"/>
          <w:spacing w:val="-11"/>
          <w:w w:val="110"/>
        </w:rPr>
        <w:t>企業におけるオープンソース</w:t>
      </w:r>
      <w:ins w:id="1695" w:author="Mieko Sato" w:date="2018-03-18T15:27:00Z">
        <w:r w:rsidR="004D652C">
          <w:rPr>
            <w:rFonts w:hint="eastAsia"/>
            <w:color w:val="414042"/>
            <w:spacing w:val="-11"/>
            <w:w w:val="110"/>
          </w:rPr>
          <w:t xml:space="preserve"> </w:t>
        </w:r>
      </w:ins>
      <w:r>
        <w:rPr>
          <w:color w:val="414042"/>
          <w:spacing w:val="-8"/>
          <w:w w:val="110"/>
        </w:rPr>
        <w:t>コンプライアンス</w:t>
      </w:r>
      <w:r>
        <w:rPr>
          <w:color w:val="414042"/>
          <w:spacing w:val="-36"/>
          <w:w w:val="110"/>
        </w:rPr>
        <w:t>）</w:t>
      </w:r>
      <w:r>
        <w:rPr>
          <w:color w:val="414042"/>
          <w:spacing w:val="-8"/>
          <w:w w:val="110"/>
        </w:rPr>
        <w:t>」の著者でもあります。</w:t>
      </w:r>
    </w:p>
    <w:p w14:paraId="04CBDAA4" w14:textId="77777777" w:rsidR="00D01E5D" w:rsidRDefault="00D01E5D">
      <w:pPr>
        <w:pStyle w:val="a3"/>
        <w:spacing w:before="11"/>
        <w:rPr>
          <w:sz w:val="37"/>
        </w:rPr>
      </w:pPr>
    </w:p>
    <w:p w14:paraId="1B8F7B4E" w14:textId="77777777" w:rsidR="00D01E5D" w:rsidRPr="005668DD" w:rsidRDefault="0022633E">
      <w:pPr>
        <w:pStyle w:val="a3"/>
        <w:spacing w:line="482" w:lineRule="auto"/>
        <w:ind w:left="395" w:right="3922"/>
        <w:rPr>
          <w:lang w:val="en-US"/>
        </w:rPr>
      </w:pPr>
      <w:r w:rsidRPr="005668DD">
        <w:rPr>
          <w:color w:val="414042"/>
          <w:w w:val="105"/>
          <w:lang w:val="en-US"/>
        </w:rPr>
        <w:t xml:space="preserve">Web: </w:t>
      </w:r>
      <w:r w:rsidR="0090150B">
        <w:fldChar w:fldCharType="begin"/>
      </w:r>
      <w:r w:rsidR="0090150B" w:rsidRPr="0090150B">
        <w:rPr>
          <w:lang w:val="en-US"/>
          <w:rPrChange w:id="1696" w:author="Mieko Sato" w:date="2018-02-28T14:01:00Z">
            <w:rPr/>
          </w:rPrChange>
        </w:rPr>
        <w:instrText xml:space="preserve"> HYPERLINK "http://www.ibrahimatlinux.com/" \h </w:instrText>
      </w:r>
      <w:r w:rsidR="0090150B">
        <w:fldChar w:fldCharType="separate"/>
      </w:r>
      <w:r w:rsidRPr="005668DD">
        <w:rPr>
          <w:color w:val="44A1DA"/>
          <w:w w:val="105"/>
          <w:lang w:val="en-US"/>
        </w:rPr>
        <w:t>http://www.ibrahimatlinux.com/</w:t>
      </w:r>
      <w:r w:rsidR="0090150B">
        <w:rPr>
          <w:color w:val="44A1DA"/>
          <w:w w:val="105"/>
          <w:lang w:val="en-US"/>
        </w:rPr>
        <w:fldChar w:fldCharType="end"/>
      </w:r>
      <w:r w:rsidRPr="005668DD">
        <w:rPr>
          <w:color w:val="44A1DA"/>
          <w:w w:val="105"/>
          <w:lang w:val="en-US"/>
        </w:rPr>
        <w:t xml:space="preserve"> </w:t>
      </w:r>
      <w:r w:rsidRPr="005668DD">
        <w:rPr>
          <w:color w:val="414042"/>
          <w:w w:val="110"/>
          <w:lang w:val="en-US"/>
        </w:rPr>
        <w:t xml:space="preserve">Twitter: </w:t>
      </w:r>
      <w:r w:rsidR="0090150B">
        <w:fldChar w:fldCharType="begin"/>
      </w:r>
      <w:r w:rsidR="0090150B" w:rsidRPr="0090150B">
        <w:rPr>
          <w:lang w:val="en-US"/>
          <w:rPrChange w:id="1697" w:author="Mieko Sato" w:date="2018-02-28T14:01:00Z">
            <w:rPr/>
          </w:rPrChange>
        </w:rPr>
        <w:instrText xml:space="preserve"> HYPERLINK "https://twitter.com/ibrahimatlinux" \h </w:instrText>
      </w:r>
      <w:r w:rsidR="0090150B">
        <w:fldChar w:fldCharType="separate"/>
      </w:r>
      <w:r w:rsidRPr="005668DD">
        <w:rPr>
          <w:color w:val="44A1DA"/>
          <w:w w:val="110"/>
          <w:lang w:val="en-US"/>
        </w:rPr>
        <w:t>@IbrahimAtLinux</w:t>
      </w:r>
      <w:r w:rsidR="0090150B">
        <w:rPr>
          <w:color w:val="44A1DA"/>
          <w:w w:val="110"/>
          <w:lang w:val="en-US"/>
        </w:rPr>
        <w:fldChar w:fldCharType="end"/>
      </w:r>
    </w:p>
    <w:p w14:paraId="6A7A1BE0" w14:textId="77777777" w:rsidR="00D01E5D" w:rsidRPr="005668DD" w:rsidRDefault="00D01E5D">
      <w:pPr>
        <w:spacing w:line="482" w:lineRule="auto"/>
        <w:rPr>
          <w:lang w:val="en-US"/>
        </w:rPr>
        <w:sectPr w:rsidR="00D01E5D" w:rsidRPr="005668DD">
          <w:pgSz w:w="12240" w:h="15840"/>
          <w:pgMar w:top="880" w:right="1240" w:bottom="760" w:left="1180" w:header="10" w:footer="560" w:gutter="0"/>
          <w:cols w:space="720"/>
        </w:sectPr>
      </w:pPr>
    </w:p>
    <w:p w14:paraId="698C5795" w14:textId="77777777" w:rsidR="00D01E5D" w:rsidRPr="005668DD" w:rsidRDefault="005668DD">
      <w:pPr>
        <w:pStyle w:val="a3"/>
        <w:rPr>
          <w:sz w:val="20"/>
          <w:lang w:val="en-US"/>
        </w:rPr>
      </w:pPr>
      <w:r>
        <w:rPr>
          <w:noProof/>
        </w:rPr>
        <w:lastRenderedPageBreak/>
        <mc:AlternateContent>
          <mc:Choice Requires="wpg">
            <w:drawing>
              <wp:anchor distT="0" distB="0" distL="114300" distR="114300" simplePos="0" relativeHeight="251689984" behindDoc="1" locked="0" layoutInCell="1" allowOverlap="1" wp14:anchorId="07203DDE" wp14:editId="7AF23128">
                <wp:simplePos x="0" y="0"/>
                <wp:positionH relativeFrom="page">
                  <wp:posOffset>0</wp:posOffset>
                </wp:positionH>
                <wp:positionV relativeFrom="page">
                  <wp:posOffset>2286000</wp:posOffset>
                </wp:positionV>
                <wp:extent cx="7772400" cy="7772400"/>
                <wp:effectExtent l="0" t="0" r="0" b="0"/>
                <wp:wrapNone/>
                <wp:docPr id="32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7772400"/>
                          <a:chOff x="0" y="3600"/>
                          <a:chExt cx="12240" cy="12240"/>
                        </a:xfrm>
                      </wpg:grpSpPr>
                      <pic:pic xmlns:pic="http://schemas.openxmlformats.org/drawingml/2006/picture">
                        <pic:nvPicPr>
                          <pic:cNvPr id="328" name="Picture 1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3600"/>
                            <a:ext cx="12240" cy="1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9" name="Picture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1249" y="12864"/>
                            <a:ext cx="265"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545" y="12864"/>
                            <a:ext cx="111"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491" y="12861"/>
                            <a:ext cx="405"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2" name="Picture 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2926" y="12865"/>
                            <a:ext cx="125"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 name="Picture 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3082" y="12861"/>
                            <a:ext cx="738"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1697" y="12864"/>
                            <a:ext cx="119"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5" name="Line 6"/>
                        <wps:cNvCnPr>
                          <a:cxnSpLocks noChangeShapeType="1"/>
                        </wps:cNvCnPr>
                        <wps:spPr bwMode="auto">
                          <a:xfrm>
                            <a:off x="1872" y="12865"/>
                            <a:ext cx="0" cy="158"/>
                          </a:xfrm>
                          <a:prstGeom prst="line">
                            <a:avLst/>
                          </a:prstGeom>
                          <a:noFill/>
                          <a:ln w="3082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6"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1932" y="12864"/>
                            <a:ext cx="14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7" name="Picture 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2109" y="12864"/>
                            <a:ext cx="333"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8"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1049" y="12864"/>
                            <a:ext cx="159"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06596F7" id="Group 2" o:spid="_x0000_s1026" style="position:absolute;left:0;text-align:left;margin-left:0;margin-top:180pt;width:612pt;height:612pt;z-index:-251626496;mso-position-horizontal-relative:page;mso-position-vertical-relative:page" coordorigin=",3600" coordsize="12240,1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">
                <v:shape id="Picture 13" o:spid="_x0000_s1027" type="#_x0000_t75" style="position:absolute;top:3600;width:12240;height:1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">
                  <v:imagedata r:id="rId132" o:title=""/>
                </v:shape>
                <v:shape id="Picture 12" o:spid="_x0000_s1028" type="#_x0000_t75" style="position:absolute;left:1249;top:12864;width:265;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">
                  <v:imagedata r:id="rId133" o:title=""/>
                </v:shape>
                <v:shape id="Picture 11" o:spid="_x0000_s1029" type="#_x0000_t75" style="position:absolute;left:1545;top:12864;width:11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">
                  <v:imagedata r:id="rId134" o:title=""/>
                </v:shape>
                <v:shape id="Picture 10" o:spid="_x0000_s1030" type="#_x0000_t75" style="position:absolute;left:2491;top:12861;width:405;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">
                  <v:imagedata r:id="rId135" o:title=""/>
                </v:shape>
                <v:shape id="Picture 9" o:spid="_x0000_s1031" type="#_x0000_t75" style="position:absolute;left:2926;top:12865;width:125;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">
                  <v:imagedata r:id="rId136" o:title=""/>
                </v:shape>
                <v:shape id="Picture 8" o:spid="_x0000_s1032" type="#_x0000_t75" style="position:absolute;left:3082;top:12861;width:738;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">
                  <v:imagedata r:id="rId137" o:title=""/>
                </v:shape>
                <v:shape id="Picture 7" o:spid="_x0000_s1033" type="#_x0000_t75" style="position:absolute;left:1697;top:12864;width:119;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">
                  <v:imagedata r:id="rId138" o:title=""/>
                </v:shape>
                <v:line id="Line 6" o:spid="_x0000_s1034" style="position:absolute;visibility:visible;mso-wrap-style:square" from="1872,12865" to="1872,1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" strokecolor="white" strokeweight=".85619mm"/>
                <v:shape id="Picture 5" o:spid="_x0000_s1035" type="#_x0000_t75" style="position:absolute;left:1932;top:12864;width:142;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">
                  <v:imagedata r:id="rId139" o:title=""/>
                </v:shape>
                <v:shape id="Picture 4" o:spid="_x0000_s1036" type="#_x0000_t75" style="position:absolute;left:2109;top:12864;width:333;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">
                  <v:imagedata r:id="rId140" o:title=""/>
                </v:shape>
                <v:shape id="Picture 3" o:spid="_x0000_s1037" type="#_x0000_t75" style="position:absolute;left:1049;top:12864;width:15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">
                  <v:imagedata r:id="rId141" o:title=""/>
                </v:shape>
                <w10:wrap anchorx="page" anchory="page"/>
              </v:group>
            </w:pict>
          </mc:Fallback>
        </mc:AlternateContent>
      </w:r>
    </w:p>
    <w:p w14:paraId="4808EEF5" w14:textId="77777777" w:rsidR="00D01E5D" w:rsidRPr="005668DD" w:rsidRDefault="00D01E5D">
      <w:pPr>
        <w:pStyle w:val="a3"/>
        <w:rPr>
          <w:sz w:val="20"/>
          <w:lang w:val="en-US"/>
        </w:rPr>
      </w:pPr>
    </w:p>
    <w:p w14:paraId="19C40233" w14:textId="77777777" w:rsidR="00D01E5D" w:rsidRPr="005668DD" w:rsidRDefault="00D01E5D">
      <w:pPr>
        <w:pStyle w:val="a3"/>
        <w:rPr>
          <w:sz w:val="20"/>
          <w:lang w:val="en-US"/>
        </w:rPr>
      </w:pPr>
    </w:p>
    <w:p w14:paraId="0F952629" w14:textId="77777777" w:rsidR="00D01E5D" w:rsidRPr="005668DD" w:rsidRDefault="00D01E5D">
      <w:pPr>
        <w:pStyle w:val="a3"/>
        <w:rPr>
          <w:sz w:val="20"/>
          <w:lang w:val="en-US"/>
        </w:rPr>
      </w:pPr>
    </w:p>
    <w:p w14:paraId="67E5BF3F" w14:textId="77777777" w:rsidR="00D01E5D" w:rsidRPr="005668DD" w:rsidRDefault="00D01E5D">
      <w:pPr>
        <w:pStyle w:val="a3"/>
        <w:rPr>
          <w:sz w:val="20"/>
          <w:lang w:val="en-US"/>
        </w:rPr>
      </w:pPr>
    </w:p>
    <w:p w14:paraId="73E6B13F" w14:textId="77777777" w:rsidR="00D01E5D" w:rsidRPr="005668DD" w:rsidRDefault="00D01E5D">
      <w:pPr>
        <w:pStyle w:val="a3"/>
        <w:rPr>
          <w:sz w:val="20"/>
          <w:lang w:val="en-US"/>
        </w:rPr>
      </w:pPr>
    </w:p>
    <w:p w14:paraId="742AA429" w14:textId="77777777" w:rsidR="00D01E5D" w:rsidRPr="005668DD" w:rsidRDefault="00D01E5D">
      <w:pPr>
        <w:pStyle w:val="a3"/>
        <w:rPr>
          <w:sz w:val="20"/>
          <w:lang w:val="en-US"/>
        </w:rPr>
      </w:pPr>
    </w:p>
    <w:p w14:paraId="22E8B6DA" w14:textId="77777777" w:rsidR="00D01E5D" w:rsidRPr="005668DD" w:rsidRDefault="00D01E5D">
      <w:pPr>
        <w:pStyle w:val="a3"/>
        <w:rPr>
          <w:sz w:val="20"/>
          <w:lang w:val="en-US"/>
        </w:rPr>
      </w:pPr>
    </w:p>
    <w:p w14:paraId="54BB89B5" w14:textId="77777777" w:rsidR="00D01E5D" w:rsidRPr="005668DD" w:rsidRDefault="00D01E5D">
      <w:pPr>
        <w:pStyle w:val="a3"/>
        <w:rPr>
          <w:sz w:val="20"/>
          <w:lang w:val="en-US"/>
        </w:rPr>
      </w:pPr>
    </w:p>
    <w:p w14:paraId="399ECDA7" w14:textId="77777777" w:rsidR="00D01E5D" w:rsidRPr="005668DD" w:rsidRDefault="00D01E5D">
      <w:pPr>
        <w:pStyle w:val="a3"/>
        <w:rPr>
          <w:sz w:val="20"/>
          <w:lang w:val="en-US"/>
        </w:rPr>
      </w:pPr>
    </w:p>
    <w:p w14:paraId="1C4464E6" w14:textId="77777777" w:rsidR="00D01E5D" w:rsidRPr="005668DD" w:rsidRDefault="00D01E5D">
      <w:pPr>
        <w:pStyle w:val="a3"/>
        <w:rPr>
          <w:sz w:val="20"/>
          <w:lang w:val="en-US"/>
        </w:rPr>
      </w:pPr>
    </w:p>
    <w:p w14:paraId="06DF8E3F" w14:textId="77777777" w:rsidR="00D01E5D" w:rsidRPr="005668DD" w:rsidRDefault="00D01E5D">
      <w:pPr>
        <w:pStyle w:val="a3"/>
        <w:rPr>
          <w:sz w:val="20"/>
          <w:lang w:val="en-US"/>
        </w:rPr>
      </w:pPr>
    </w:p>
    <w:p w14:paraId="4960AD53" w14:textId="77777777" w:rsidR="00D01E5D" w:rsidRPr="005668DD" w:rsidRDefault="00D01E5D">
      <w:pPr>
        <w:pStyle w:val="a3"/>
        <w:rPr>
          <w:sz w:val="20"/>
          <w:lang w:val="en-US"/>
        </w:rPr>
      </w:pPr>
    </w:p>
    <w:p w14:paraId="1CE629F6" w14:textId="77777777" w:rsidR="00D01E5D" w:rsidRPr="005668DD" w:rsidRDefault="00D01E5D">
      <w:pPr>
        <w:pStyle w:val="a3"/>
        <w:rPr>
          <w:sz w:val="20"/>
          <w:lang w:val="en-US"/>
        </w:rPr>
      </w:pPr>
    </w:p>
    <w:p w14:paraId="44E48FEB" w14:textId="77777777" w:rsidR="00D01E5D" w:rsidRPr="005668DD" w:rsidRDefault="00D01E5D">
      <w:pPr>
        <w:pStyle w:val="a3"/>
        <w:rPr>
          <w:sz w:val="20"/>
          <w:lang w:val="en-US"/>
        </w:rPr>
      </w:pPr>
    </w:p>
    <w:p w14:paraId="0F720423" w14:textId="77777777" w:rsidR="00D01E5D" w:rsidRPr="005668DD" w:rsidRDefault="00D01E5D">
      <w:pPr>
        <w:pStyle w:val="a3"/>
        <w:rPr>
          <w:sz w:val="20"/>
          <w:lang w:val="en-US"/>
        </w:rPr>
      </w:pPr>
    </w:p>
    <w:p w14:paraId="24157D6C" w14:textId="77777777" w:rsidR="00D01E5D" w:rsidRPr="005668DD" w:rsidRDefault="00D01E5D">
      <w:pPr>
        <w:pStyle w:val="a3"/>
        <w:rPr>
          <w:sz w:val="20"/>
          <w:lang w:val="en-US"/>
        </w:rPr>
      </w:pPr>
    </w:p>
    <w:p w14:paraId="67794F61" w14:textId="77777777" w:rsidR="00D01E5D" w:rsidRPr="005668DD" w:rsidRDefault="00D01E5D">
      <w:pPr>
        <w:pStyle w:val="a3"/>
        <w:rPr>
          <w:sz w:val="20"/>
          <w:lang w:val="en-US"/>
        </w:rPr>
      </w:pPr>
    </w:p>
    <w:p w14:paraId="33E73074" w14:textId="77777777" w:rsidR="00D01E5D" w:rsidRPr="005668DD" w:rsidRDefault="00D01E5D">
      <w:pPr>
        <w:pStyle w:val="a3"/>
        <w:rPr>
          <w:sz w:val="20"/>
          <w:lang w:val="en-US"/>
        </w:rPr>
      </w:pPr>
    </w:p>
    <w:p w14:paraId="473AA16A" w14:textId="77777777" w:rsidR="00D01E5D" w:rsidRPr="005668DD" w:rsidRDefault="00D01E5D">
      <w:pPr>
        <w:pStyle w:val="a3"/>
        <w:rPr>
          <w:sz w:val="20"/>
          <w:lang w:val="en-US"/>
        </w:rPr>
      </w:pPr>
    </w:p>
    <w:p w14:paraId="2F4F4017" w14:textId="77777777" w:rsidR="00D01E5D" w:rsidRPr="005668DD" w:rsidRDefault="00D01E5D">
      <w:pPr>
        <w:pStyle w:val="a3"/>
        <w:rPr>
          <w:sz w:val="20"/>
          <w:lang w:val="en-US"/>
        </w:rPr>
      </w:pPr>
    </w:p>
    <w:p w14:paraId="0E5A915E" w14:textId="77777777" w:rsidR="00D01E5D" w:rsidRPr="005668DD" w:rsidRDefault="00D01E5D">
      <w:pPr>
        <w:pStyle w:val="a3"/>
        <w:rPr>
          <w:sz w:val="20"/>
          <w:lang w:val="en-US"/>
        </w:rPr>
      </w:pPr>
    </w:p>
    <w:p w14:paraId="438782EA" w14:textId="77777777" w:rsidR="00D01E5D" w:rsidRPr="005668DD" w:rsidRDefault="00D01E5D">
      <w:pPr>
        <w:pStyle w:val="a3"/>
        <w:rPr>
          <w:sz w:val="20"/>
          <w:lang w:val="en-US"/>
        </w:rPr>
      </w:pPr>
    </w:p>
    <w:p w14:paraId="40B61496" w14:textId="77777777" w:rsidR="00D01E5D" w:rsidRPr="005668DD" w:rsidRDefault="00D01E5D">
      <w:pPr>
        <w:pStyle w:val="a3"/>
        <w:rPr>
          <w:sz w:val="20"/>
          <w:lang w:val="en-US"/>
        </w:rPr>
      </w:pPr>
    </w:p>
    <w:p w14:paraId="2440A692" w14:textId="77777777" w:rsidR="00D01E5D" w:rsidRPr="005668DD" w:rsidRDefault="00D01E5D">
      <w:pPr>
        <w:pStyle w:val="a3"/>
        <w:rPr>
          <w:sz w:val="20"/>
          <w:lang w:val="en-US"/>
        </w:rPr>
      </w:pPr>
    </w:p>
    <w:p w14:paraId="5F42EDFA" w14:textId="77777777" w:rsidR="00D01E5D" w:rsidRPr="005668DD" w:rsidRDefault="00D01E5D">
      <w:pPr>
        <w:pStyle w:val="a3"/>
        <w:rPr>
          <w:sz w:val="20"/>
          <w:lang w:val="en-US"/>
        </w:rPr>
      </w:pPr>
    </w:p>
    <w:p w14:paraId="25B07FD7" w14:textId="77777777" w:rsidR="00D01E5D" w:rsidRPr="005668DD" w:rsidRDefault="00D01E5D">
      <w:pPr>
        <w:pStyle w:val="a3"/>
        <w:rPr>
          <w:sz w:val="20"/>
          <w:lang w:val="en-US"/>
        </w:rPr>
      </w:pPr>
    </w:p>
    <w:p w14:paraId="7F2523C8" w14:textId="77777777" w:rsidR="00D01E5D" w:rsidRPr="005668DD" w:rsidRDefault="00D01E5D">
      <w:pPr>
        <w:pStyle w:val="a3"/>
        <w:rPr>
          <w:sz w:val="20"/>
          <w:lang w:val="en-US"/>
        </w:rPr>
      </w:pPr>
    </w:p>
    <w:p w14:paraId="4EDAB733" w14:textId="77777777" w:rsidR="00D01E5D" w:rsidRPr="005668DD" w:rsidRDefault="00D01E5D">
      <w:pPr>
        <w:pStyle w:val="a3"/>
        <w:rPr>
          <w:sz w:val="20"/>
          <w:lang w:val="en-US"/>
        </w:rPr>
      </w:pPr>
    </w:p>
    <w:p w14:paraId="37B30FFF" w14:textId="77777777" w:rsidR="00D01E5D" w:rsidRPr="005668DD" w:rsidRDefault="00D01E5D">
      <w:pPr>
        <w:pStyle w:val="a3"/>
        <w:rPr>
          <w:sz w:val="20"/>
          <w:lang w:val="en-US"/>
        </w:rPr>
      </w:pPr>
    </w:p>
    <w:p w14:paraId="6B7975C3" w14:textId="77777777" w:rsidR="00D01E5D" w:rsidRPr="005668DD" w:rsidRDefault="00D01E5D">
      <w:pPr>
        <w:pStyle w:val="a3"/>
        <w:rPr>
          <w:sz w:val="20"/>
          <w:lang w:val="en-US"/>
        </w:rPr>
      </w:pPr>
    </w:p>
    <w:p w14:paraId="2DA7A8A9" w14:textId="77777777" w:rsidR="00D01E5D" w:rsidRPr="005668DD" w:rsidRDefault="00D01E5D">
      <w:pPr>
        <w:pStyle w:val="a3"/>
        <w:rPr>
          <w:sz w:val="20"/>
          <w:lang w:val="en-US"/>
        </w:rPr>
      </w:pPr>
    </w:p>
    <w:p w14:paraId="13FE27C0" w14:textId="77777777" w:rsidR="00D01E5D" w:rsidRPr="005668DD" w:rsidRDefault="00D01E5D">
      <w:pPr>
        <w:pStyle w:val="a3"/>
        <w:rPr>
          <w:sz w:val="20"/>
          <w:lang w:val="en-US"/>
        </w:rPr>
      </w:pPr>
    </w:p>
    <w:p w14:paraId="1847A7C0" w14:textId="77777777" w:rsidR="00D01E5D" w:rsidRPr="005668DD" w:rsidRDefault="00D01E5D">
      <w:pPr>
        <w:pStyle w:val="a3"/>
        <w:rPr>
          <w:sz w:val="20"/>
          <w:lang w:val="en-US"/>
        </w:rPr>
      </w:pPr>
    </w:p>
    <w:p w14:paraId="0FFB30AB" w14:textId="77777777" w:rsidR="00D01E5D" w:rsidRPr="005668DD" w:rsidRDefault="00D01E5D">
      <w:pPr>
        <w:pStyle w:val="a3"/>
        <w:rPr>
          <w:sz w:val="20"/>
          <w:lang w:val="en-US"/>
        </w:rPr>
      </w:pPr>
    </w:p>
    <w:p w14:paraId="3286C146" w14:textId="77777777" w:rsidR="00D01E5D" w:rsidRPr="005668DD" w:rsidRDefault="00D01E5D">
      <w:pPr>
        <w:pStyle w:val="a3"/>
        <w:rPr>
          <w:sz w:val="20"/>
          <w:lang w:val="en-US"/>
        </w:rPr>
      </w:pPr>
    </w:p>
    <w:p w14:paraId="76B17A43" w14:textId="77777777" w:rsidR="00D01E5D" w:rsidRPr="005668DD" w:rsidRDefault="00D01E5D">
      <w:pPr>
        <w:pStyle w:val="a3"/>
        <w:rPr>
          <w:sz w:val="20"/>
          <w:lang w:val="en-US"/>
        </w:rPr>
      </w:pPr>
    </w:p>
    <w:p w14:paraId="11AC4265" w14:textId="77777777" w:rsidR="00D01E5D" w:rsidRPr="005668DD" w:rsidRDefault="00D01E5D">
      <w:pPr>
        <w:pStyle w:val="a3"/>
        <w:rPr>
          <w:sz w:val="20"/>
          <w:lang w:val="en-US"/>
        </w:rPr>
      </w:pPr>
    </w:p>
    <w:p w14:paraId="187BDF75" w14:textId="77777777" w:rsidR="00D01E5D" w:rsidRPr="005668DD" w:rsidRDefault="00D01E5D">
      <w:pPr>
        <w:pStyle w:val="a3"/>
        <w:rPr>
          <w:sz w:val="20"/>
          <w:lang w:val="en-US"/>
        </w:rPr>
      </w:pPr>
    </w:p>
    <w:p w14:paraId="633838E9" w14:textId="77777777" w:rsidR="00D01E5D" w:rsidRPr="005668DD" w:rsidRDefault="00D01E5D">
      <w:pPr>
        <w:pStyle w:val="a3"/>
        <w:rPr>
          <w:sz w:val="20"/>
          <w:lang w:val="en-US"/>
        </w:rPr>
      </w:pPr>
    </w:p>
    <w:p w14:paraId="7EEC1F54" w14:textId="77777777" w:rsidR="00D01E5D" w:rsidRPr="005668DD" w:rsidRDefault="00D01E5D">
      <w:pPr>
        <w:pStyle w:val="a3"/>
        <w:rPr>
          <w:sz w:val="20"/>
          <w:lang w:val="en-US"/>
        </w:rPr>
      </w:pPr>
    </w:p>
    <w:p w14:paraId="437ACDCE" w14:textId="77777777" w:rsidR="00D01E5D" w:rsidRPr="005668DD" w:rsidRDefault="00D01E5D">
      <w:pPr>
        <w:pStyle w:val="a3"/>
        <w:rPr>
          <w:sz w:val="20"/>
          <w:lang w:val="en-US"/>
        </w:rPr>
      </w:pPr>
    </w:p>
    <w:p w14:paraId="59362E14" w14:textId="77777777" w:rsidR="00D01E5D" w:rsidRPr="005668DD" w:rsidRDefault="00D01E5D">
      <w:pPr>
        <w:pStyle w:val="a3"/>
        <w:rPr>
          <w:sz w:val="20"/>
          <w:lang w:val="en-US"/>
        </w:rPr>
      </w:pPr>
    </w:p>
    <w:p w14:paraId="0E9291BB" w14:textId="77777777" w:rsidR="00D01E5D" w:rsidRPr="005668DD" w:rsidRDefault="00D01E5D">
      <w:pPr>
        <w:pStyle w:val="a3"/>
        <w:rPr>
          <w:sz w:val="20"/>
          <w:lang w:val="en-US"/>
        </w:rPr>
      </w:pPr>
    </w:p>
    <w:p w14:paraId="27ED6BF5" w14:textId="77777777" w:rsidR="00D01E5D" w:rsidRPr="005668DD" w:rsidRDefault="00D01E5D">
      <w:pPr>
        <w:pStyle w:val="a3"/>
        <w:spacing w:before="3"/>
        <w:rPr>
          <w:sz w:val="18"/>
          <w:lang w:val="en-US"/>
        </w:rPr>
      </w:pPr>
    </w:p>
    <w:p w14:paraId="5A53523F" w14:textId="77777777" w:rsidR="00D01E5D" w:rsidRDefault="0022633E">
      <w:pPr>
        <w:spacing w:before="182" w:line="270" w:lineRule="exact"/>
        <w:ind w:left="106"/>
        <w:rPr>
          <w:rFonts w:ascii="PMingLiU" w:eastAsia="PMingLiU"/>
          <w:sz w:val="20"/>
        </w:rPr>
      </w:pPr>
      <w:r>
        <w:rPr>
          <w:rFonts w:ascii="PMingLiU" w:eastAsia="PMingLiU" w:hint="eastAsia"/>
          <w:color w:val="FFFFFF"/>
          <w:w w:val="105"/>
          <w:sz w:val="20"/>
        </w:rPr>
        <w:t>The Linux Foundation は、Linux の普及促進、保護、ならびに標準化に取り組み、</w:t>
      </w:r>
    </w:p>
    <w:p w14:paraId="49871639" w14:textId="67F289C4" w:rsidR="00D01E5D" w:rsidRDefault="0022633E">
      <w:pPr>
        <w:spacing w:before="4" w:line="223" w:lineRule="auto"/>
        <w:ind w:left="106" w:right="2770"/>
        <w:rPr>
          <w:rFonts w:ascii="PMingLiU" w:eastAsia="PMingLiU"/>
          <w:sz w:val="20"/>
        </w:rPr>
      </w:pPr>
      <w:r>
        <w:rPr>
          <w:rFonts w:ascii="PMingLiU" w:eastAsia="PMingLiU" w:hint="eastAsia"/>
          <w:color w:val="FFFFFF"/>
          <w:sz w:val="20"/>
        </w:rPr>
        <w:t>Linux/OSS</w:t>
      </w:r>
      <w:r>
        <w:rPr>
          <w:rFonts w:ascii="PMingLiU" w:eastAsia="PMingLiU" w:hint="eastAsia"/>
          <w:color w:val="FFFFFF"/>
          <w:spacing w:val="-20"/>
          <w:sz w:val="20"/>
        </w:rPr>
        <w:t xml:space="preserve"> がクローズドなプラットフォーム</w:t>
      </w:r>
      <w:ins w:id="1698" w:author="Mieko Sato" w:date="2018-03-16T11:37:00Z">
        <w:r w:rsidR="00C871BF">
          <w:rPr>
            <w:rFonts w:asciiTheme="minorEastAsia" w:eastAsiaTheme="minorEastAsia" w:hAnsiTheme="minorEastAsia" w:hint="eastAsia"/>
            <w:color w:val="FFFFFF"/>
            <w:spacing w:val="-20"/>
            <w:sz w:val="20"/>
          </w:rPr>
          <w:t>と競い合う</w:t>
        </w:r>
      </w:ins>
      <w:del w:id="1699" w:author="Mieko Sato" w:date="2018-03-16T11:38:00Z">
        <w:r w:rsidDel="00C871BF">
          <w:rPr>
            <w:rFonts w:ascii="PMingLiU" w:eastAsia="PMingLiU" w:hint="eastAsia"/>
            <w:color w:val="FFFFFF"/>
            <w:spacing w:val="-20"/>
            <w:sz w:val="20"/>
          </w:rPr>
          <w:delText>に対抗する</w:delText>
        </w:r>
      </w:del>
      <w:r>
        <w:rPr>
          <w:rFonts w:ascii="PMingLiU" w:eastAsia="PMingLiU" w:hint="eastAsia"/>
          <w:color w:val="FFFFFF"/>
          <w:spacing w:val="-20"/>
          <w:sz w:val="20"/>
        </w:rPr>
        <w:t>のに必要とされる統合されたリソースとサービスを提供します。</w:t>
      </w:r>
    </w:p>
    <w:p w14:paraId="5E6C72A7" w14:textId="77777777" w:rsidR="00D01E5D" w:rsidRDefault="0022633E">
      <w:pPr>
        <w:spacing w:before="146" w:line="270" w:lineRule="exact"/>
        <w:ind w:left="106"/>
        <w:rPr>
          <w:rFonts w:ascii="PMingLiU" w:eastAsia="PMingLiU"/>
          <w:sz w:val="20"/>
        </w:rPr>
      </w:pPr>
      <w:r>
        <w:rPr>
          <w:rFonts w:ascii="PMingLiU" w:eastAsia="PMingLiU" w:hint="eastAsia"/>
          <w:color w:val="FFFFFF"/>
          <w:w w:val="105"/>
          <w:sz w:val="20"/>
        </w:rPr>
        <w:t>The Linux Foundation およびその他の活動については、</w:t>
      </w:r>
    </w:p>
    <w:p w14:paraId="01776ABB" w14:textId="77777777" w:rsidR="00D01E5D" w:rsidRDefault="00ED2803">
      <w:pPr>
        <w:spacing w:line="270" w:lineRule="exact"/>
        <w:ind w:left="106"/>
        <w:rPr>
          <w:rFonts w:ascii="PMingLiU" w:eastAsia="PMingLiU"/>
          <w:sz w:val="20"/>
        </w:rPr>
      </w:pPr>
      <w:hyperlink r:id="rId142">
        <w:r w:rsidR="0022633E">
          <w:rPr>
            <w:rFonts w:ascii="PMingLiU" w:eastAsia="PMingLiU" w:hint="eastAsia"/>
            <w:color w:val="FFFFFF"/>
            <w:sz w:val="20"/>
          </w:rPr>
          <w:t xml:space="preserve">http://www.linuxfoundation.org </w:t>
        </w:r>
      </w:hyperlink>
      <w:r w:rsidR="0022633E">
        <w:rPr>
          <w:rFonts w:ascii="PMingLiU" w:eastAsia="PMingLiU" w:hint="eastAsia"/>
          <w:color w:val="FFFFFF"/>
          <w:sz w:val="20"/>
        </w:rPr>
        <w:t>を参照してください。</w:t>
      </w:r>
    </w:p>
    <w:sectPr w:rsidR="00D01E5D">
      <w:headerReference w:type="default" r:id="rId143"/>
      <w:footerReference w:type="default" r:id="rId144"/>
      <w:pgSz w:w="12240" w:h="15840"/>
      <w:pgMar w:top="1500" w:right="1240" w:bottom="0" w:left="1180"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Mieko Sato" w:date="2018-03-01T15:49:00Z" w:initials="MS">
    <w:p w14:paraId="2621B39A" w14:textId="6E65C79A" w:rsidR="00BD5E4B" w:rsidRDefault="00BD5E4B">
      <w:pPr>
        <w:pStyle w:val="ad"/>
      </w:pPr>
      <w:r>
        <w:rPr>
          <w:rStyle w:val="ac"/>
        </w:rPr>
        <w:annotationRef/>
      </w:r>
      <w:r>
        <w:t>Virtually</w:t>
      </w:r>
      <w:r>
        <w:rPr>
          <w:rFonts w:hint="eastAsia"/>
        </w:rPr>
        <w:t>が後半を修飾しているように読める。これは前半を修飾し、v</w:t>
      </w:r>
      <w:r>
        <w:t>irtually  everything</w:t>
      </w:r>
      <w:r>
        <w:rPr>
          <w:rFonts w:hint="eastAsia"/>
        </w:rPr>
        <w:t>で、「ほぼすべて」かと</w:t>
      </w:r>
    </w:p>
  </w:comment>
  <w:comment w:id="104" w:author="Mieko Sato" w:date="2018-03-04T10:16:00Z" w:initials="MS">
    <w:p w14:paraId="1E000442" w14:textId="2F2F2401" w:rsidR="00BD5E4B" w:rsidRDefault="00BD5E4B">
      <w:pPr>
        <w:pStyle w:val="ad"/>
      </w:pPr>
      <w:r>
        <w:rPr>
          <w:rStyle w:val="ac"/>
        </w:rPr>
        <w:annotationRef/>
      </w:r>
      <w:r>
        <w:rPr>
          <w:rFonts w:hint="eastAsia"/>
        </w:rPr>
        <w:t>「サードパーティ」と「サード パーティ」が混在するので「サードパーティ」に統一しました。</w:t>
      </w:r>
    </w:p>
  </w:comment>
  <w:comment w:id="110" w:author="Mieko Sato" w:date="2018-03-04T23:08:00Z" w:initials="MS">
    <w:p w14:paraId="53EF8F8C" w14:textId="5B420AF5" w:rsidR="00BD5E4B" w:rsidRDefault="00BD5E4B">
      <w:pPr>
        <w:pStyle w:val="ad"/>
      </w:pPr>
      <w:r>
        <w:rPr>
          <w:rStyle w:val="ac"/>
        </w:rPr>
        <w:annotationRef/>
      </w:r>
      <w:r>
        <w:rPr>
          <w:rFonts w:hint="eastAsia"/>
        </w:rPr>
        <w:t>上と揃えました。</w:t>
      </w:r>
    </w:p>
  </w:comment>
  <w:comment w:id="324" w:author="Mieko Sato" w:date="2018-03-04T11:02:00Z" w:initials="MS">
    <w:p w14:paraId="473289EC" w14:textId="58D6F47A" w:rsidR="00BD5E4B" w:rsidRDefault="00BD5E4B">
      <w:pPr>
        <w:pStyle w:val="ad"/>
      </w:pPr>
      <w:r>
        <w:rPr>
          <w:rStyle w:val="ac"/>
        </w:rPr>
        <w:annotationRef/>
      </w:r>
      <w:r>
        <w:rPr>
          <w:rFonts w:hint="eastAsia"/>
        </w:rPr>
        <w:t>「こういった」が頻出するので。</w:t>
      </w:r>
    </w:p>
  </w:comment>
  <w:comment w:id="573" w:author="Mieko Sato" w:date="2018-03-04T17:40:00Z" w:initials="MS">
    <w:p w14:paraId="6A9DC243" w14:textId="25C7F20A" w:rsidR="00BD5E4B" w:rsidRDefault="00BD5E4B">
      <w:pPr>
        <w:pStyle w:val="ad"/>
      </w:pPr>
      <w:r>
        <w:rPr>
          <w:rStyle w:val="ac"/>
        </w:rPr>
        <w:annotationRef/>
      </w:r>
      <w:r>
        <w:rPr>
          <w:rFonts w:hint="eastAsia"/>
        </w:rPr>
        <w:t>図の中の「監査人へのコードの送付」について</w:t>
      </w:r>
      <w:r>
        <w:br/>
      </w:r>
      <w:r>
        <w:rPr>
          <w:rFonts w:hint="eastAsia"/>
        </w:rPr>
        <w:t>日本語の修正案：</w:t>
      </w:r>
      <w:r>
        <w:br/>
      </w:r>
      <w:r>
        <w:rPr>
          <w:rFonts w:hint="eastAsia"/>
        </w:rPr>
        <w:t>「監査人へのコードの提供」</w:t>
      </w:r>
      <w:r>
        <w:br/>
      </w:r>
      <w:r>
        <w:rPr>
          <w:rFonts w:hint="eastAsia"/>
        </w:rPr>
        <w:t>クラウド サーバーにソース コードをアップロードして監査人にソース コードを提供するか、監査人を招待して実地で作業してもらう（スキャンを実施するためにローカル サーバーを準備する必要がある）。</w:t>
      </w:r>
      <w:r>
        <w:br/>
      </w:r>
    </w:p>
  </w:comment>
  <w:comment w:id="575" w:author="Mieko Sato" w:date="2018-03-04T22:07:00Z" w:initials="MS">
    <w:p w14:paraId="4ACFD417" w14:textId="43050A45" w:rsidR="00BD5E4B" w:rsidRDefault="00BD5E4B">
      <w:pPr>
        <w:pStyle w:val="ad"/>
      </w:pPr>
      <w:r>
        <w:rPr>
          <w:rStyle w:val="ac"/>
        </w:rPr>
        <w:annotationRef/>
      </w:r>
      <w:r>
        <w:rPr>
          <w:rFonts w:hint="eastAsia"/>
        </w:rPr>
        <w:t>図の中の「最終的な招集」の説明が日本語として変では？</w:t>
      </w:r>
    </w:p>
  </w:comment>
  <w:comment w:id="574" w:author="Mieko Sato" w:date="2018-03-04T22:10:00Z" w:initials="MS">
    <w:p w14:paraId="19E13BFC" w14:textId="4F826DF6" w:rsidR="00BD5E4B" w:rsidRDefault="00BD5E4B">
      <w:pPr>
        <w:pStyle w:val="ad"/>
      </w:pPr>
      <w:r>
        <w:rPr>
          <w:rStyle w:val="ac"/>
        </w:rPr>
        <w:annotationRef/>
      </w:r>
      <w:r>
        <w:rPr>
          <w:rFonts w:hint="eastAsia"/>
        </w:rPr>
        <w:t>「レポートの送付」の説明文の修正が必要？</w:t>
      </w:r>
    </w:p>
    <w:p w14:paraId="54049B6E" w14:textId="77777777" w:rsidR="00BD5E4B" w:rsidRDefault="00BD5E4B">
      <w:pPr>
        <w:pStyle w:val="ad"/>
      </w:pPr>
    </w:p>
  </w:comment>
  <w:comment w:id="584" w:author="Mieko Sato" w:date="2018-03-04T21:59:00Z" w:initials="MS">
    <w:p w14:paraId="3506C9F2" w14:textId="3319D073" w:rsidR="00BD5E4B" w:rsidRPr="004F040A" w:rsidRDefault="00BD5E4B">
      <w:pPr>
        <w:pStyle w:val="ad"/>
        <w:rPr>
          <w:lang w:val="en-US"/>
        </w:rPr>
      </w:pPr>
      <w:r w:rsidRPr="00583FBF">
        <w:rPr>
          <w:rStyle w:val="ac"/>
        </w:rPr>
        <w:annotationRef/>
      </w:r>
      <w:r w:rsidRPr="004F040A">
        <w:rPr>
          <w:rFonts w:hint="eastAsia"/>
          <w:lang w:val="en-US"/>
        </w:rPr>
        <w:t>acquirer</w:t>
      </w:r>
      <w:r w:rsidR="00522348" w:rsidRPr="004F040A">
        <w:rPr>
          <w:rFonts w:hint="eastAsia"/>
          <w:lang w:val="en-US"/>
        </w:rPr>
        <w:t>？</w:t>
      </w:r>
      <w:r w:rsidR="00522348">
        <w:rPr>
          <w:rFonts w:hint="eastAsia"/>
        </w:rPr>
        <w:t>確認要</w:t>
      </w:r>
      <w:r w:rsidRPr="004F040A">
        <w:rPr>
          <w:rFonts w:hint="eastAsia"/>
          <w:lang w:val="en-US"/>
        </w:rPr>
        <w:t xml:space="preserve">？ </w:t>
      </w:r>
    </w:p>
  </w:comment>
  <w:comment w:id="861" w:author="Mieko Sato" w:date="2018-03-13T17:29:00Z" w:initials="MS">
    <w:p w14:paraId="551FA665" w14:textId="6D79ABC9" w:rsidR="00BD5E4B" w:rsidRDefault="00BD5E4B">
      <w:pPr>
        <w:pStyle w:val="ad"/>
      </w:pPr>
      <w:r>
        <w:rPr>
          <w:rStyle w:val="ac"/>
        </w:rPr>
        <w:annotationRef/>
      </w:r>
      <w:r>
        <w:rPr>
          <w:rFonts w:hint="eastAsia"/>
        </w:rPr>
        <w:t>wild を world と読み違えたかも？</w:t>
      </w:r>
    </w:p>
  </w:comment>
  <w:comment w:id="936" w:author="Mieko Sato" w:date="2018-03-26T16:48:00Z" w:initials="MS">
    <w:p w14:paraId="0D6C7594" w14:textId="39698BEC" w:rsidR="00BD5E4B" w:rsidRDefault="00BD5E4B">
      <w:pPr>
        <w:pStyle w:val="ad"/>
      </w:pPr>
      <w:r>
        <w:rPr>
          <w:rStyle w:val="ac"/>
        </w:rPr>
        <w:annotationRef/>
      </w:r>
      <w:r>
        <w:rPr>
          <w:rFonts w:hint="eastAsia"/>
        </w:rPr>
        <w:t>検討要。</w:t>
      </w:r>
    </w:p>
  </w:comment>
  <w:comment w:id="1189" w:author="Mieko Sato" w:date="2018-03-15T16:17:00Z" w:initials="MS">
    <w:p w14:paraId="3CF3C30D" w14:textId="68F9342B" w:rsidR="00BD5E4B" w:rsidRDefault="00BD5E4B">
      <w:pPr>
        <w:pStyle w:val="ad"/>
      </w:pPr>
      <w:r>
        <w:rPr>
          <w:rStyle w:val="ac"/>
        </w:rPr>
        <w:annotationRef/>
      </w:r>
      <w:r>
        <w:rPr>
          <w:rFonts w:hint="eastAsia"/>
        </w:rPr>
        <w:t>ここ、わかりません。</w:t>
      </w:r>
    </w:p>
  </w:comment>
  <w:comment w:id="1190" w:author="Mieko Sato" w:date="2018-03-16T08:45:00Z" w:initials="MS">
    <w:p w14:paraId="501CD3D1" w14:textId="77777777" w:rsidR="00BD5E4B" w:rsidRPr="007A14E9" w:rsidRDefault="00BD5E4B" w:rsidP="007A14E9">
      <w:pPr>
        <w:shd w:val="clear" w:color="auto" w:fill="FFFFFF"/>
        <w:rPr>
          <w:rFonts w:ascii="Arial" w:eastAsia="ＭＳ Ｐゴシック" w:hAnsi="Arial" w:cs="Arial"/>
          <w:color w:val="222222"/>
          <w:sz w:val="19"/>
          <w:szCs w:val="19"/>
          <w:lang w:val="en-US" w:bidi="ar-SA"/>
        </w:rPr>
      </w:pPr>
      <w:r>
        <w:rPr>
          <w:rStyle w:val="ac"/>
        </w:rPr>
        <w:annotationRef/>
      </w:r>
      <w:r>
        <w:rPr>
          <w:rFonts w:hint="eastAsia"/>
        </w:rPr>
        <w:t>Ibrahimに確認して変更。</w:t>
      </w:r>
      <w:r>
        <w:br/>
      </w:r>
      <w:r w:rsidRPr="007A14E9">
        <w:rPr>
          <w:rFonts w:ascii="Calibri" w:eastAsia="ＭＳ Ｐゴシック" w:hAnsi="Calibri" w:cs="Calibri"/>
          <w:color w:val="1F497D"/>
          <w:lang w:val="en-US" w:bidi="ar-SA"/>
        </w:rPr>
        <w:t>Here’s a rewrite:</w:t>
      </w:r>
    </w:p>
    <w:p w14:paraId="7CF6D9BB" w14:textId="77777777" w:rsidR="00BD5E4B" w:rsidRPr="007A14E9" w:rsidRDefault="00BD5E4B" w:rsidP="007A14E9">
      <w:pPr>
        <w:widowControl/>
        <w:shd w:val="clear" w:color="auto" w:fill="FFFFFF"/>
        <w:autoSpaceDE/>
        <w:autoSpaceDN/>
        <w:rPr>
          <w:rFonts w:ascii="Arial" w:eastAsia="ＭＳ Ｐゴシック" w:hAnsi="Arial" w:cs="Arial"/>
          <w:color w:val="222222"/>
          <w:sz w:val="19"/>
          <w:szCs w:val="19"/>
          <w:lang w:val="en-US" w:bidi="ar-SA"/>
        </w:rPr>
      </w:pPr>
      <w:r w:rsidRPr="007A14E9">
        <w:rPr>
          <w:rFonts w:ascii="Calibri" w:eastAsia="ＭＳ Ｐゴシック" w:hAnsi="Calibri" w:cs="Calibri"/>
          <w:color w:val="1F497D"/>
          <w:lang w:val="en-US" w:bidi="ar-SA"/>
        </w:rPr>
        <w:t> </w:t>
      </w:r>
    </w:p>
    <w:p w14:paraId="250BCEDA" w14:textId="77777777" w:rsidR="00BD5E4B" w:rsidRPr="007A14E9" w:rsidRDefault="00BD5E4B" w:rsidP="007A14E9">
      <w:pPr>
        <w:widowControl/>
        <w:shd w:val="clear" w:color="auto" w:fill="FFFFFF"/>
        <w:autoSpaceDE/>
        <w:autoSpaceDN/>
        <w:rPr>
          <w:rFonts w:ascii="Arial" w:eastAsia="ＭＳ Ｐゴシック" w:hAnsi="Arial" w:cs="Arial"/>
          <w:color w:val="222222"/>
          <w:sz w:val="19"/>
          <w:szCs w:val="19"/>
          <w:lang w:val="en-US" w:bidi="ar-SA"/>
        </w:rPr>
      </w:pPr>
      <w:r w:rsidRPr="007A14E9">
        <w:rPr>
          <w:rFonts w:ascii="Calibri" w:eastAsia="ＭＳ Ｐゴシック" w:hAnsi="Calibri" w:cs="Calibri"/>
          <w:color w:val="1F497D"/>
          <w:lang w:val="en-US" w:bidi="ar-SA"/>
        </w:rPr>
        <w:t>It is important to be able to have a correct and complete software bill of material to know exactly what’s in your code.</w:t>
      </w:r>
    </w:p>
    <w:p w14:paraId="4A5AB372" w14:textId="2C2FEB1F" w:rsidR="00BD5E4B" w:rsidRPr="007A14E9" w:rsidRDefault="00BD5E4B">
      <w:pPr>
        <w:pStyle w:val="ad"/>
        <w:rPr>
          <w:lang w:val="en-US"/>
        </w:rPr>
      </w:pPr>
    </w:p>
  </w:comment>
  <w:comment w:id="1212" w:author="Mieko Sato" w:date="2018-03-16T09:01:00Z" w:initials="MS">
    <w:p w14:paraId="2AAB6AE0" w14:textId="77777777" w:rsidR="00BD5E4B" w:rsidRDefault="00BD5E4B" w:rsidP="007A14E9">
      <w:pPr>
        <w:shd w:val="clear" w:color="auto" w:fill="FFFFFF"/>
      </w:pPr>
      <w:r>
        <w:rPr>
          <w:rStyle w:val="ac"/>
        </w:rPr>
        <w:annotationRef/>
      </w:r>
      <w:r>
        <w:rPr>
          <w:rFonts w:hint="eastAsia"/>
        </w:rPr>
        <w:t>原文はこちら。文法的によくわからない。</w:t>
      </w:r>
    </w:p>
    <w:p w14:paraId="7EF9861D" w14:textId="6AF3EBD6" w:rsidR="00BD5E4B" w:rsidRDefault="00BD5E4B" w:rsidP="007A14E9">
      <w:pPr>
        <w:shd w:val="clear" w:color="auto" w:fill="FFFFFF"/>
        <w:rPr>
          <w:rFonts w:cs="HelveticaNeueLT Std Lt"/>
          <w:color w:val="000000"/>
          <w:sz w:val="28"/>
          <w:szCs w:val="28"/>
          <w:lang w:val="en-US"/>
        </w:rPr>
      </w:pPr>
      <w:r w:rsidRPr="007A14E9">
        <w:rPr>
          <w:rFonts w:cs="HelveticaNeueLT Std Lt"/>
          <w:color w:val="000000"/>
          <w:sz w:val="28"/>
          <w:szCs w:val="28"/>
          <w:lang w:val="en-US"/>
        </w:rPr>
        <w:t>Hence the importance of knowing what’s in your code, because a complete bill of materials makes compliance much easier.</w:t>
      </w:r>
    </w:p>
    <w:p w14:paraId="229959BC" w14:textId="77777777" w:rsidR="00BD5E4B" w:rsidRPr="007A14E9" w:rsidRDefault="00BD5E4B" w:rsidP="007A14E9">
      <w:pPr>
        <w:shd w:val="clear" w:color="auto" w:fill="FFFFFF"/>
        <w:rPr>
          <w:lang w:val="en-US"/>
        </w:rPr>
      </w:pPr>
    </w:p>
    <w:p w14:paraId="1852083E" w14:textId="17446709" w:rsidR="00BD5E4B" w:rsidRPr="007A14E9" w:rsidRDefault="00BD5E4B" w:rsidP="007A14E9">
      <w:pPr>
        <w:shd w:val="clear" w:color="auto" w:fill="FFFFFF"/>
        <w:rPr>
          <w:rFonts w:ascii="Arial" w:eastAsia="ＭＳ Ｐゴシック" w:hAnsi="Arial" w:cs="Arial"/>
          <w:color w:val="222222"/>
          <w:sz w:val="19"/>
          <w:szCs w:val="19"/>
          <w:lang w:val="en-US" w:bidi="ar-SA"/>
        </w:rPr>
      </w:pPr>
      <w:r>
        <w:rPr>
          <w:rFonts w:hint="eastAsia"/>
        </w:rPr>
        <w:t>brahimに確認したところ、主旨は以下のとおりとのこと。</w:t>
      </w:r>
      <w:r>
        <w:br/>
      </w:r>
      <w:r w:rsidRPr="007A14E9">
        <w:rPr>
          <w:rFonts w:ascii="Calibri" w:eastAsia="ＭＳ Ｐゴシック" w:hAnsi="Calibri" w:cs="Calibri"/>
          <w:color w:val="1F497D"/>
          <w:lang w:val="en-US" w:bidi="ar-SA"/>
        </w:rPr>
        <w:t>Here’s a rewrite:</w:t>
      </w:r>
    </w:p>
    <w:p w14:paraId="1E12ED0B" w14:textId="77777777" w:rsidR="00BD5E4B" w:rsidRPr="007A14E9" w:rsidRDefault="00BD5E4B" w:rsidP="007A14E9">
      <w:pPr>
        <w:widowControl/>
        <w:shd w:val="clear" w:color="auto" w:fill="FFFFFF"/>
        <w:autoSpaceDE/>
        <w:autoSpaceDN/>
        <w:rPr>
          <w:rFonts w:ascii="Arial" w:eastAsia="ＭＳ Ｐゴシック" w:hAnsi="Arial" w:cs="Arial"/>
          <w:color w:val="222222"/>
          <w:sz w:val="19"/>
          <w:szCs w:val="19"/>
          <w:lang w:val="en-US" w:bidi="ar-SA"/>
        </w:rPr>
      </w:pPr>
      <w:r w:rsidRPr="007A14E9">
        <w:rPr>
          <w:rFonts w:ascii="Calibri" w:eastAsia="ＭＳ Ｐゴシック" w:hAnsi="Calibri" w:cs="Calibri"/>
          <w:color w:val="1F497D"/>
          <w:lang w:val="en-US" w:bidi="ar-SA"/>
        </w:rPr>
        <w:t> </w:t>
      </w:r>
    </w:p>
    <w:p w14:paraId="571C9384" w14:textId="77777777" w:rsidR="00BD5E4B" w:rsidRPr="007A14E9" w:rsidRDefault="00BD5E4B" w:rsidP="007A14E9">
      <w:pPr>
        <w:widowControl/>
        <w:shd w:val="clear" w:color="auto" w:fill="FFFFFF"/>
        <w:autoSpaceDE/>
        <w:autoSpaceDN/>
        <w:rPr>
          <w:rFonts w:ascii="Arial" w:eastAsia="ＭＳ Ｐゴシック" w:hAnsi="Arial" w:cs="Arial"/>
          <w:color w:val="222222"/>
          <w:sz w:val="19"/>
          <w:szCs w:val="19"/>
          <w:lang w:val="en-US" w:bidi="ar-SA"/>
        </w:rPr>
      </w:pPr>
      <w:r w:rsidRPr="007A14E9">
        <w:rPr>
          <w:rFonts w:ascii="Calibri" w:eastAsia="ＭＳ Ｐゴシック" w:hAnsi="Calibri" w:cs="Calibri"/>
          <w:color w:val="1F497D"/>
          <w:lang w:val="en-US" w:bidi="ar-SA"/>
        </w:rPr>
        <w:t>It is important to be able to have a correct and complete software bill of material to know exactly what’s in your code.</w:t>
      </w:r>
    </w:p>
    <w:p w14:paraId="264FA2F6" w14:textId="1C3E5DC4" w:rsidR="00BD5E4B" w:rsidRDefault="00BD5E4B">
      <w:pPr>
        <w:pStyle w:val="ad"/>
        <w:rPr>
          <w:lang w:val="en-US"/>
        </w:rPr>
      </w:pPr>
    </w:p>
    <w:p w14:paraId="1F9FF528" w14:textId="38B142E9" w:rsidR="00BD5E4B" w:rsidRPr="007A14E9" w:rsidRDefault="00BD5E4B">
      <w:pPr>
        <w:pStyle w:val="ad"/>
        <w:rPr>
          <w:lang w:val="en-US"/>
        </w:rPr>
      </w:pPr>
      <w:r>
        <w:rPr>
          <w:rFonts w:hint="eastAsia"/>
          <w:lang w:val="en-US"/>
        </w:rPr>
        <w:t>上記の2つの文を参照し、Henceやbecauseの訳を省略しました。</w:t>
      </w:r>
    </w:p>
  </w:comment>
  <w:comment w:id="1337" w:author="Mieko Sato" w:date="2018-03-15T18:35:00Z" w:initials="MS">
    <w:p w14:paraId="25881B7E" w14:textId="16FDB3F8" w:rsidR="00BD5E4B" w:rsidRDefault="00BD5E4B">
      <w:pPr>
        <w:pStyle w:val="ad"/>
      </w:pPr>
      <w:r>
        <w:rPr>
          <w:rStyle w:val="ac"/>
        </w:rPr>
        <w:annotationRef/>
      </w:r>
      <w:r>
        <w:rPr>
          <w:rFonts w:cs="HelveticaNeueLT Std Med"/>
          <w:color w:val="000000"/>
          <w:sz w:val="28"/>
          <w:szCs w:val="28"/>
        </w:rPr>
        <w:t>you have additional obligations</w:t>
      </w:r>
      <w:r>
        <w:rPr>
          <w:rFonts w:cs="HelveticaNeueLT Std Med" w:hint="eastAsia"/>
          <w:color w:val="000000"/>
          <w:sz w:val="28"/>
          <w:szCs w:val="28"/>
        </w:rPr>
        <w:t xml:space="preserve"> の訳がない。</w:t>
      </w:r>
    </w:p>
  </w:comment>
  <w:comment w:id="1353" w:author="Mieko Sato" w:date="2018-03-16T10:19:00Z" w:initials="MS">
    <w:p w14:paraId="4F285066" w14:textId="6B4F77AD" w:rsidR="00BD5E4B" w:rsidRDefault="00BD5E4B">
      <w:pPr>
        <w:pStyle w:val="ad"/>
      </w:pPr>
      <w:r>
        <w:rPr>
          <w:rStyle w:val="ac"/>
        </w:rPr>
        <w:annotationRef/>
      </w:r>
      <w:r>
        <w:rPr>
          <w:rFonts w:hint="eastAsia"/>
        </w:rPr>
        <w:t>important in  なので。</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21B39A" w15:done="0"/>
  <w15:commentEx w15:paraId="1E000442" w15:done="0"/>
  <w15:commentEx w15:paraId="53EF8F8C" w15:done="0"/>
  <w15:commentEx w15:paraId="473289EC" w15:done="0"/>
  <w15:commentEx w15:paraId="6A9DC243" w15:done="0"/>
  <w15:commentEx w15:paraId="4ACFD417" w15:done="0"/>
  <w15:commentEx w15:paraId="54049B6E" w15:done="0"/>
  <w15:commentEx w15:paraId="3506C9F2" w15:done="0"/>
  <w15:commentEx w15:paraId="551FA665" w15:done="0"/>
  <w15:commentEx w15:paraId="0D6C7594" w15:done="0"/>
  <w15:commentEx w15:paraId="3CF3C30D" w15:done="0"/>
  <w15:commentEx w15:paraId="4A5AB372" w15:paraIdParent="3CF3C30D" w15:done="0"/>
  <w15:commentEx w15:paraId="1F9FF528" w15:done="0"/>
  <w15:commentEx w15:paraId="25881B7E" w15:done="0"/>
  <w15:commentEx w15:paraId="4F2850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21B39A" w16cid:durableId="1E429F72"/>
  <w16cid:commentId w16cid:paraId="1E000442" w16cid:durableId="1E464601"/>
  <w16cid:commentId w16cid:paraId="53EF8F8C" w16cid:durableId="1E46FAFB"/>
  <w16cid:commentId w16cid:paraId="473289EC" w16cid:durableId="1E4650DA"/>
  <w16cid:commentId w16cid:paraId="54049B6E" w16cid:durableId="1E46ED5D"/>
  <w16cid:commentId w16cid:paraId="3506C9F2" w16cid:durableId="1E46EAD7"/>
  <w16cid:commentId w16cid:paraId="551FA665" w16cid:durableId="1E5288EE"/>
  <w16cid:commentId w16cid:paraId="0D6C7594" w16cid:durableId="1E63A2DE"/>
  <w16cid:commentId w16cid:paraId="3CF3C30D" w16cid:durableId="1E551B35"/>
  <w16cid:commentId w16cid:paraId="4A5AB372" w16cid:durableId="1E56028F"/>
  <w16cid:commentId w16cid:paraId="25881B7E" w16cid:durableId="1E553B57"/>
  <w16cid:commentId w16cid:paraId="4F285066" w16cid:durableId="1E5618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F7C729" w14:textId="77777777" w:rsidR="00ED2803" w:rsidRDefault="00ED2803">
      <w:r>
        <w:separator/>
      </w:r>
    </w:p>
  </w:endnote>
  <w:endnote w:type="continuationSeparator" w:id="0">
    <w:p w14:paraId="5D5E8A6A" w14:textId="77777777" w:rsidR="00ED2803" w:rsidRDefault="00ED2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MS UI Gothic">
    <w:altName w:val="MS UI Gothic"/>
    <w:panose1 w:val="020B0600070205080204"/>
    <w:charset w:val="80"/>
    <w:family w:val="modern"/>
    <w:pitch w:val="variable"/>
    <w:sig w:usb0="E00002FF" w:usb1="6AC7FDFB" w:usb2="08000012" w:usb3="00000000" w:csb0="0002009F" w:csb1="00000000"/>
  </w:font>
  <w:font w:name="Cambria">
    <w:altName w:val="Cambria"/>
    <w:panose1 w:val="02040503050406030204"/>
    <w:charset w:val="00"/>
    <w:family w:val="roman"/>
    <w:pitch w:val="variable"/>
    <w:sig w:usb0="E00006FF" w:usb1="40000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HelveticaNeueLT Std Lt">
    <w:altName w:val="HelveticaNeueLT Std Lt"/>
    <w:panose1 w:val="020B0403020202020204"/>
    <w:charset w:val="00"/>
    <w:family w:val="swiss"/>
    <w:notTrueType/>
    <w:pitch w:val="variable"/>
    <w:sig w:usb0="800000AF" w:usb1="4000204A" w:usb2="00000000" w:usb3="00000000" w:csb0="00000001" w:csb1="00000000"/>
  </w:font>
  <w:font w:name="HelveticaNeueLT Std Med">
    <w:altName w:val="HelveticaNeueLT Std Med"/>
    <w:panose1 w:val="020B0604020202020204"/>
    <w:charset w:val="00"/>
    <w:family w:val="swiss"/>
    <w:notTrueType/>
    <w:pitch w:val="variable"/>
    <w:sig w:usb0="800000AF" w:usb1="4000204A" w:usb2="00000000" w:usb3="00000000" w:csb0="00000001" w:csb1="00000000"/>
  </w:font>
  <w:font w:name="PMingLiU">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46B27"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088" behindDoc="1" locked="0" layoutInCell="1" allowOverlap="1" wp14:anchorId="648460EC" wp14:editId="45872356">
              <wp:simplePos x="0" y="0"/>
              <wp:positionH relativeFrom="page">
                <wp:posOffset>0</wp:posOffset>
              </wp:positionH>
              <wp:positionV relativeFrom="page">
                <wp:posOffset>9525000</wp:posOffset>
              </wp:positionV>
              <wp:extent cx="7772400" cy="533400"/>
              <wp:effectExtent l="0" t="0" r="0" b="0"/>
              <wp:wrapNone/>
              <wp:docPr id="309"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pic:pic xmlns:pic="http://schemas.openxmlformats.org/drawingml/2006/picture">
                      <pic:nvPicPr>
                        <pic:cNvPr id="310" name="Picture 3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000"/>
                          <a:ext cx="1224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1" name="Line 316"/>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12" name="Line 315"/>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13" name="Line 314"/>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4" name="Picture 3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5" name="Picture 31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6" name="Picture 31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7" name="AutoShape 310"/>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Line 309"/>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19" name="Line 308"/>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20" name="Line 307"/>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21" name="AutoShape 306"/>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2" name="Picture 3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3" name="Line 304"/>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4" name="Picture 30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3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3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68137B" id="Group 300" o:spid="_x0000_s1026" style="position:absolute;left:0;text-align:left;margin-left:0;margin-top:750pt;width:612pt;height:42pt;z-index:-53392;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7" o:spid="_x0000_s1027" type="#_x0000_t75" style="position:absolute;top:15000;width:1224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">
                <v:imagedata r:id="rId9" o:title=""/>
              </v:shape>
              <v:line id="Line 316"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" strokecolor="white" strokeweight=".88pt"/>
              <v:line id="Line 315"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" strokecolor="white" strokeweight=".26494mm"/>
              <v:line id="Line 314"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" strokecolor="white" strokeweight=".8pt"/>
              <v:shape id="Picture 313"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">
                <v:imagedata r:id="rId10" o:title=""/>
              </v:shape>
              <v:shape id="Picture 312"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">
                <v:imagedata r:id="rId11" o:title=""/>
              </v:shape>
              <v:shape id="Picture 311"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">
                <v:imagedata r:id="rId12" o:title=""/>
              </v:shape>
              <v:shape id="AutoShape 310"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309"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" strokecolor="white" strokeweight=".31081mm"/>
              <v:line id="Line 308"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" strokecolor="white" strokeweight=".26494mm"/>
              <v:line id="Line 307"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" strokecolor="white" strokeweight=".31081mm"/>
              <v:shape id="AutoShape 306"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305"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">
                <v:imagedata r:id="rId13" o:title=""/>
              </v:shape>
              <v:line id="Line 304"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" strokecolor="white" strokeweight="1.0012mm"/>
              <v:shape id="Picture 303"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">
                <v:imagedata r:id="rId14" o:title=""/>
              </v:shape>
              <v:shape id="Picture 302"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">
                <v:imagedata r:id="rId15" o:title=""/>
              </v:shape>
              <v:shape id="Picture 301"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">
                <v:imagedata r:id="rId16" o:title=""/>
              </v:shape>
              <w10:wrap anchorx="page" anchory="pag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A5A3E"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640" behindDoc="1" locked="0" layoutInCell="1" allowOverlap="1" wp14:anchorId="30323955" wp14:editId="11CE45A7">
              <wp:simplePos x="0" y="0"/>
              <wp:positionH relativeFrom="page">
                <wp:posOffset>0</wp:posOffset>
              </wp:positionH>
              <wp:positionV relativeFrom="page">
                <wp:posOffset>9525000</wp:posOffset>
              </wp:positionV>
              <wp:extent cx="7772400" cy="533400"/>
              <wp:effectExtent l="0" t="0" r="0" b="0"/>
              <wp:wrapNone/>
              <wp:docPr id="133"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pic:pic xmlns:pic="http://schemas.openxmlformats.org/drawingml/2006/picture">
                      <pic:nvPicPr>
                        <pic:cNvPr id="134" name="Picture 14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000"/>
                          <a:ext cx="1224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Line 140"/>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36" name="Line 139"/>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37" name="Line 138"/>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8" name="Picture 13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 name="Picture 13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13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AutoShape 134"/>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Line 133"/>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43" name="Line 132"/>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44" name="Line 131"/>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45" name="AutoShape 130"/>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6" name="Picture 1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Line 128"/>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8" name="Picture 1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1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C87B24" id="Group 124" o:spid="_x0000_s1026" style="position:absolute;left:0;text-align:left;margin-left:0;margin-top:750pt;width:612pt;height:42pt;z-index:-52840;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 o:spid="_x0000_s1027" type="#_x0000_t75" style="position:absolute;top:15000;width:1224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">
                <v:imagedata r:id="rId9" o:title=""/>
              </v:shape>
              <v:line id="Line 140"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" strokecolor="white" strokeweight=".88pt"/>
              <v:line id="Line 139"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" strokecolor="white" strokeweight=".26494mm"/>
              <v:line id="Line 138"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" strokecolor="white" strokeweight=".8pt"/>
              <v:shape id="Picture 137"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">
                <v:imagedata r:id="rId10" o:title=""/>
              </v:shape>
              <v:shape id="Picture 136"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">
                <v:imagedata r:id="rId11" o:title=""/>
              </v:shape>
              <v:shape id="Picture 135"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">
                <v:imagedata r:id="rId12" o:title=""/>
              </v:shape>
              <v:shape id="AutoShape 134"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133"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" strokecolor="white" strokeweight=".31081mm"/>
              <v:line id="Line 132"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" strokecolor="white" strokeweight=".26494mm"/>
              <v:line id="Line 131"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" strokecolor="white" strokeweight=".31081mm"/>
              <v:shape id="AutoShape 130"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129"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">
                <v:imagedata r:id="rId13" o:title=""/>
              </v:shape>
              <v:line id="Line 128"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" strokecolor="white" strokeweight="1.0012mm"/>
              <v:shape id="Picture 127"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">
                <v:imagedata r:id="rId14" o:title=""/>
              </v:shape>
              <v:shape id="Picture 126"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">
                <v:imagedata r:id="rId15" o:title=""/>
              </v:shape>
              <v:shape id="Picture 125"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">
                <v:imagedata r:id="rId16" o:title=""/>
              </v:shape>
              <w10:wrap anchorx="page" anchory="page"/>
            </v:group>
          </w:pict>
        </mc:Fallback>
      </mc:AlternateContent>
    </w:r>
    <w:r>
      <w:rPr>
        <w:noProof/>
      </w:rPr>
      <mc:AlternateContent>
        <mc:Choice Requires="wps">
          <w:drawing>
            <wp:anchor distT="0" distB="0" distL="114300" distR="114300" simplePos="0" relativeHeight="503263664" behindDoc="1" locked="0" layoutInCell="1" allowOverlap="1" wp14:anchorId="3152CDFE" wp14:editId="50B55733">
              <wp:simplePos x="0" y="0"/>
              <wp:positionH relativeFrom="page">
                <wp:posOffset>7021830</wp:posOffset>
              </wp:positionH>
              <wp:positionV relativeFrom="page">
                <wp:posOffset>9697085</wp:posOffset>
              </wp:positionV>
              <wp:extent cx="179070" cy="158750"/>
              <wp:effectExtent l="1905" t="635" r="0" b="2540"/>
              <wp:wrapNone/>
              <wp:docPr id="13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453DF" w14:textId="5DF9D0F3"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52CDFE" id="_x0000_t202" coordsize="21600,21600" o:spt="202" path="m,l,21600r21600,l21600,xe">
              <v:stroke joinstyle="miter"/>
              <v:path gradientshapeok="t" o:connecttype="rect"/>
            </v:shapetype>
            <v:shape id="Text Box 123" o:spid="_x0000_s1065" type="#_x0000_t202" style="position:absolute;margin-left:552.9pt;margin-top:763.55pt;width:14.1pt;height:12.5pt;z-index:-5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" filled="f" stroked="f">
              <v:textbox inset="0,0,0,0">
                <w:txbxContent>
                  <w:p w14:paraId="6EC453DF" w14:textId="5DF9D0F3"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22</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57BCB"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688" behindDoc="1" locked="0" layoutInCell="1" allowOverlap="1" wp14:anchorId="57DF15C5" wp14:editId="24530308">
              <wp:simplePos x="0" y="0"/>
              <wp:positionH relativeFrom="page">
                <wp:posOffset>0</wp:posOffset>
              </wp:positionH>
              <wp:positionV relativeFrom="page">
                <wp:posOffset>9525000</wp:posOffset>
              </wp:positionV>
              <wp:extent cx="7772400" cy="533400"/>
              <wp:effectExtent l="0" t="0" r="0" b="0"/>
              <wp:wrapNone/>
              <wp:docPr id="114"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115" name="Rectangle 122"/>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121"/>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17" name="Line 120"/>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18" name="Line 119"/>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9" name="Picture 1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11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Picture 11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AutoShape 115"/>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Line 114"/>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24" name="Line 113"/>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25" name="Line 112"/>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26" name="AutoShape 111"/>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7" name="Picture 11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 name="Line 109"/>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9" name="Picture 10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1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4898533" id="Group 105" o:spid="_x0000_s1026" style="position:absolute;left:0;text-align:left;margin-left:0;margin-top:750pt;width:612pt;height:42pt;z-index:-52792;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&#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">
              <v:rect id="Rectangle 122"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" fillcolor="#0096d6" stroked="f"/>
              <v:line id="Line 121"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" strokecolor="white" strokeweight=".88pt"/>
              <v:line id="Line 120"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" strokecolor="white" strokeweight=".26494mm"/>
              <v:line id="Line 119"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">
                <v:imagedata r:id="rId8" o:title=""/>
              </v:shape>
              <v:shape id="Picture 117"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">
                <v:imagedata r:id="rId9" o:title=""/>
              </v:shape>
              <v:shape id="Picture 116"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">
                <v:imagedata r:id="rId10" o:title=""/>
              </v:shape>
              <v:shape id="AutoShape 115"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114"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" strokecolor="white" strokeweight=".31081mm"/>
              <v:line id="Line 113"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" strokecolor="white" strokeweight=".26494mm"/>
              <v:line id="Line 112"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" strokecolor="white" strokeweight=".31081mm"/>
              <v:shape id="AutoShape 111"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110"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">
                <v:imagedata r:id="rId11" o:title=""/>
              </v:shape>
              <v:line id="Line 109"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" strokecolor="white" strokeweight="1.0012mm"/>
              <v:shape id="Picture 108"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">
                <v:imagedata r:id="rId12" o:title=""/>
              </v:shape>
              <v:shape id="Picture 107"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">
                <v:imagedata r:id="rId13" o:title=""/>
              </v:shape>
              <v:shape id="Picture 106"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">
                <v:imagedata r:id="rId14" o:title=""/>
              </v:shape>
              <w10:wrap anchorx="page" anchory="page"/>
            </v:group>
          </w:pict>
        </mc:Fallback>
      </mc:AlternateContent>
    </w:r>
    <w:r>
      <w:rPr>
        <w:noProof/>
      </w:rPr>
      <mc:AlternateContent>
        <mc:Choice Requires="wps">
          <w:drawing>
            <wp:anchor distT="0" distB="0" distL="114300" distR="114300" simplePos="0" relativeHeight="503263712" behindDoc="1" locked="0" layoutInCell="1" allowOverlap="1" wp14:anchorId="1FA802EE" wp14:editId="0B8520B5">
              <wp:simplePos x="0" y="0"/>
              <wp:positionH relativeFrom="page">
                <wp:posOffset>7035800</wp:posOffset>
              </wp:positionH>
              <wp:positionV relativeFrom="page">
                <wp:posOffset>9697085</wp:posOffset>
              </wp:positionV>
              <wp:extent cx="177800" cy="158750"/>
              <wp:effectExtent l="0" t="635" r="0" b="2540"/>
              <wp:wrapNone/>
              <wp:docPr id="113"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68783" w14:textId="33BD94D4"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A802EE" id="_x0000_t202" coordsize="21600,21600" o:spt="202" path="m,l,21600r21600,l21600,xe">
              <v:stroke joinstyle="miter"/>
              <v:path gradientshapeok="t" o:connecttype="rect"/>
            </v:shapetype>
            <v:shape id="Text Box 104" o:spid="_x0000_s1066" type="#_x0000_t202" style="position:absolute;margin-left:554pt;margin-top:763.55pt;width:14pt;height:12.5pt;z-index:-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" filled="f" stroked="f">
              <v:textbox inset="0,0,0,0">
                <w:txbxContent>
                  <w:p w14:paraId="31468783" w14:textId="33BD94D4"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23</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6D024"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736" behindDoc="1" locked="0" layoutInCell="1" allowOverlap="1" wp14:anchorId="0D4474BB" wp14:editId="163EED86">
              <wp:simplePos x="0" y="0"/>
              <wp:positionH relativeFrom="page">
                <wp:posOffset>0</wp:posOffset>
              </wp:positionH>
              <wp:positionV relativeFrom="page">
                <wp:posOffset>9525000</wp:posOffset>
              </wp:positionV>
              <wp:extent cx="7772400" cy="533400"/>
              <wp:effectExtent l="0" t="0" r="0" b="0"/>
              <wp:wrapNone/>
              <wp:docPr id="9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pic:pic xmlns:pic="http://schemas.openxmlformats.org/drawingml/2006/picture">
                      <pic:nvPicPr>
                        <pic:cNvPr id="96" name="Picture 1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000"/>
                          <a:ext cx="1224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Line 102"/>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98" name="Line 101"/>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99" name="Line 100"/>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0" name="Picture 9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9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9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AutoShape 96"/>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Line 95"/>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05" name="Line 94"/>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06" name="Line 93"/>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07" name="AutoShape 92"/>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 name="Picture 9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Line 90"/>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0" name="Picture 8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 name="Picture 8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E32A57" id="Group 86" o:spid="_x0000_s1026" style="position:absolute;left:0;text-align:left;margin-left:0;margin-top:750pt;width:612pt;height:42pt;z-index:-52744;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 o:spid="_x0000_s1027" type="#_x0000_t75" style="position:absolute;top:15000;width:1224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">
                <v:imagedata r:id="rId9" o:title=""/>
              </v:shape>
              <v:line id="Line 102"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" strokecolor="white" strokeweight=".88pt"/>
              <v:line id="Line 101"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" strokecolor="white" strokeweight=".26494mm"/>
              <v:line id="Line 100"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" strokecolor="white" strokeweight=".8pt"/>
              <v:shape id="Picture 99"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">
                <v:imagedata r:id="rId10" o:title=""/>
              </v:shape>
              <v:shape id="Picture 98"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">
                <v:imagedata r:id="rId11" o:title=""/>
              </v:shape>
              <v:shape id="Picture 97"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">
                <v:imagedata r:id="rId12" o:title=""/>
              </v:shape>
              <v:shape id="AutoShape 96"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95"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" strokecolor="white" strokeweight=".31081mm"/>
              <v:line id="Line 94"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" strokecolor="white" strokeweight=".26494mm"/>
              <v:line id="Line 93"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" strokecolor="white" strokeweight=".31081mm"/>
              <v:shape id="AutoShape 92"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91"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">
                <v:imagedata r:id="rId13" o:title=""/>
              </v:shape>
              <v:line id="Line 90"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" strokecolor="white" strokeweight="1.0012mm"/>
              <v:shape id="Picture 89"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">
                <v:imagedata r:id="rId14" o:title=""/>
              </v:shape>
              <v:shape id="Picture 88"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">
                <v:imagedata r:id="rId15" o:title=""/>
              </v:shape>
              <v:shape id="Picture 87"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">
                <v:imagedata r:id="rId16" o:title=""/>
              </v:shape>
              <w10:wrap anchorx="page" anchory="page"/>
            </v:group>
          </w:pict>
        </mc:Fallback>
      </mc:AlternateContent>
    </w:r>
    <w:r>
      <w:rPr>
        <w:noProof/>
      </w:rPr>
      <mc:AlternateContent>
        <mc:Choice Requires="wps">
          <w:drawing>
            <wp:anchor distT="0" distB="0" distL="114300" distR="114300" simplePos="0" relativeHeight="503263760" behindDoc="1" locked="0" layoutInCell="1" allowOverlap="1" wp14:anchorId="072ADB04" wp14:editId="1220D7D0">
              <wp:simplePos x="0" y="0"/>
              <wp:positionH relativeFrom="page">
                <wp:posOffset>7026275</wp:posOffset>
              </wp:positionH>
              <wp:positionV relativeFrom="page">
                <wp:posOffset>9697085</wp:posOffset>
              </wp:positionV>
              <wp:extent cx="170815" cy="158750"/>
              <wp:effectExtent l="0" t="635" r="3810" b="2540"/>
              <wp:wrapNone/>
              <wp:docPr id="9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C70A8" w14:textId="47FAD6F7"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2ADB04" id="_x0000_t202" coordsize="21600,21600" o:spt="202" path="m,l,21600r21600,l21600,xe">
              <v:stroke joinstyle="miter"/>
              <v:path gradientshapeok="t" o:connecttype="rect"/>
            </v:shapetype>
            <v:shape id="Text Box 85" o:spid="_x0000_s1067" type="#_x0000_t202" style="position:absolute;margin-left:553.25pt;margin-top:763.55pt;width:13.45pt;height:12.5pt;z-index:-5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" filled="f" stroked="f">
              <v:textbox inset="0,0,0,0">
                <w:txbxContent>
                  <w:p w14:paraId="3E9C70A8" w14:textId="47FAD6F7"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24</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A44F4"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784" behindDoc="1" locked="0" layoutInCell="1" allowOverlap="1" wp14:anchorId="1103F240" wp14:editId="5F7130C1">
              <wp:simplePos x="0" y="0"/>
              <wp:positionH relativeFrom="page">
                <wp:posOffset>0</wp:posOffset>
              </wp:positionH>
              <wp:positionV relativeFrom="page">
                <wp:posOffset>9525000</wp:posOffset>
              </wp:positionV>
              <wp:extent cx="7772400" cy="533400"/>
              <wp:effectExtent l="0" t="0" r="0" b="0"/>
              <wp:wrapNone/>
              <wp:docPr id="76"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77" name="Rectangle 84"/>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Line 83"/>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79" name="Line 82"/>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80" name="Line 81"/>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1" name="Picture 8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7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AutoShape 77"/>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Line 76"/>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86" name="Line 75"/>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87" name="Line 74"/>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88" name="AutoShape 73"/>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9" name="Picture 7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Line 71"/>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 name="Picture 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6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F4347A8" id="Group 67" o:spid="_x0000_s1026" style="position:absolute;left:0;text-align:left;margin-left:0;margin-top:750pt;width:612pt;height:42pt;z-index:-52696;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">
              <v:rect id="Rectangle 84"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" fillcolor="#0096d6" stroked="f"/>
              <v:line id="Line 83"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" strokecolor="white" strokeweight=".88pt"/>
              <v:line id="Line 82"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" strokecolor="white" strokeweight=".26494mm"/>
              <v:line id="Line 81"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">
                <v:imagedata r:id="rId8" o:title=""/>
              </v:shape>
              <v:shape id="Picture 79"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">
                <v:imagedata r:id="rId9" o:title=""/>
              </v:shape>
              <v:shape id="Picture 78"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">
                <v:imagedata r:id="rId10" o:title=""/>
              </v:shape>
              <v:shape id="AutoShape 77"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76"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" strokecolor="white" strokeweight=".31081mm"/>
              <v:line id="Line 75"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" strokecolor="white" strokeweight=".26494mm"/>
              <v:line id="Line 74"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" strokecolor="white" strokeweight=".31081mm"/>
              <v:shape id="AutoShape 73"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72"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">
                <v:imagedata r:id="rId11" o:title=""/>
              </v:shape>
              <v:line id="Line 71"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" strokecolor="white" strokeweight="1.0012mm"/>
              <v:shape id="Picture 70"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">
                <v:imagedata r:id="rId12" o:title=""/>
              </v:shape>
              <v:shape id="Picture 69"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">
                <v:imagedata r:id="rId13" o:title=""/>
              </v:shape>
              <v:shape id="Picture 68"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">
                <v:imagedata r:id="rId14" o:title=""/>
              </v:shape>
              <w10:wrap anchorx="page" anchory="page"/>
            </v:group>
          </w:pict>
        </mc:Fallback>
      </mc:AlternateContent>
    </w:r>
    <w:r>
      <w:rPr>
        <w:noProof/>
      </w:rPr>
      <mc:AlternateContent>
        <mc:Choice Requires="wps">
          <w:drawing>
            <wp:anchor distT="0" distB="0" distL="114300" distR="114300" simplePos="0" relativeHeight="503263808" behindDoc="1" locked="0" layoutInCell="1" allowOverlap="1" wp14:anchorId="14683C19" wp14:editId="7DD658B4">
              <wp:simplePos x="0" y="0"/>
              <wp:positionH relativeFrom="page">
                <wp:posOffset>7036435</wp:posOffset>
              </wp:positionH>
              <wp:positionV relativeFrom="page">
                <wp:posOffset>9697085</wp:posOffset>
              </wp:positionV>
              <wp:extent cx="175260" cy="158750"/>
              <wp:effectExtent l="0" t="635" r="0" b="2540"/>
              <wp:wrapNone/>
              <wp:docPr id="7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4589D" w14:textId="4051B963"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683C19" id="_x0000_t202" coordsize="21600,21600" o:spt="202" path="m,l,21600r21600,l21600,xe">
              <v:stroke joinstyle="miter"/>
              <v:path gradientshapeok="t" o:connecttype="rect"/>
            </v:shapetype>
            <v:shape id="Text Box 66" o:spid="_x0000_s1068" type="#_x0000_t202" style="position:absolute;margin-left:554.05pt;margin-top:763.55pt;width:13.8pt;height:12.5pt;z-index:-5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" filled="f" stroked="f">
              <v:textbox inset="0,0,0,0">
                <w:txbxContent>
                  <w:p w14:paraId="5494589D" w14:textId="4051B963"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27</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B5AAF"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880" behindDoc="1" locked="0" layoutInCell="1" allowOverlap="1" wp14:anchorId="3D8C6A04" wp14:editId="4ECC015B">
              <wp:simplePos x="0" y="0"/>
              <wp:positionH relativeFrom="page">
                <wp:posOffset>0</wp:posOffset>
              </wp:positionH>
              <wp:positionV relativeFrom="page">
                <wp:posOffset>9525000</wp:posOffset>
              </wp:positionV>
              <wp:extent cx="7772400" cy="533400"/>
              <wp:effectExtent l="0" t="0" r="0" b="0"/>
              <wp:wrapNone/>
              <wp:docPr id="55"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56" name="Rectangle 63"/>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Line 62"/>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58" name="Line 61"/>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59" name="Line 60"/>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0" name="Picture 5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5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5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AutoShape 56"/>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Line 55"/>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65" name="Line 54"/>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66" name="Line 53"/>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67" name="AutoShape 52"/>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 name="Picture 5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Line 50"/>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0" name="Picture 4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0B5196F" id="Group 46" o:spid="_x0000_s1026" style="position:absolute;left:0;text-align:left;margin-left:0;margin-top:750pt;width:612pt;height:42pt;z-index:-52600;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">
              <v:rect id="Rectangle 63"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" fillcolor="#0096d6" stroked="f"/>
              <v:line id="Line 62"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" strokecolor="white" strokeweight=".88pt"/>
              <v:line id="Line 61"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" strokecolor="white" strokeweight=".26494mm"/>
              <v:line id="Line 60"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">
                <v:imagedata r:id="rId8" o:title=""/>
              </v:shape>
              <v:shape id="Picture 58"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">
                <v:imagedata r:id="rId9" o:title=""/>
              </v:shape>
              <v:shape id="Picture 57"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">
                <v:imagedata r:id="rId10" o:title=""/>
              </v:shape>
              <v:shape id="AutoShape 56"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55"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" strokecolor="white" strokeweight=".31081mm"/>
              <v:line id="Line 54"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" strokecolor="white" strokeweight=".26494mm"/>
              <v:line id="Line 53"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" strokecolor="white" strokeweight=".31081mm"/>
              <v:shape id="AutoShape 52"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51"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">
                <v:imagedata r:id="rId11" o:title=""/>
              </v:shape>
              <v:line id="Line 50"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" strokecolor="white" strokeweight="1.0012mm"/>
              <v:shape id="Picture 49"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">
                <v:imagedata r:id="rId12" o:title=""/>
              </v:shape>
              <v:shape id="Picture 48"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">
                <v:imagedata r:id="rId13" o:title=""/>
              </v:shape>
              <v:shape id="Picture 47"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">
                <v:imagedata r:id="rId14" o:title=""/>
              </v:shape>
              <w10:wrap anchorx="page" anchory="page"/>
            </v:group>
          </w:pict>
        </mc:Fallback>
      </mc:AlternateContent>
    </w:r>
    <w:r>
      <w:rPr>
        <w:noProof/>
      </w:rPr>
      <mc:AlternateContent>
        <mc:Choice Requires="wps">
          <w:drawing>
            <wp:anchor distT="0" distB="0" distL="114300" distR="114300" simplePos="0" relativeHeight="503263904" behindDoc="1" locked="0" layoutInCell="1" allowOverlap="1" wp14:anchorId="035CDB1A" wp14:editId="1C4E1C29">
              <wp:simplePos x="0" y="0"/>
              <wp:positionH relativeFrom="page">
                <wp:posOffset>7035165</wp:posOffset>
              </wp:positionH>
              <wp:positionV relativeFrom="page">
                <wp:posOffset>9697085</wp:posOffset>
              </wp:positionV>
              <wp:extent cx="179070" cy="158750"/>
              <wp:effectExtent l="0" t="635" r="0" b="2540"/>
              <wp:wrapNone/>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93409" w14:textId="6EEA72C2"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5CDB1A" id="_x0000_t202" coordsize="21600,21600" o:spt="202" path="m,l,21600r21600,l21600,xe">
              <v:stroke joinstyle="miter"/>
              <v:path gradientshapeok="t" o:connecttype="rect"/>
            </v:shapetype>
            <v:shape id="Text Box 45" o:spid="_x0000_s1070" type="#_x0000_t202" style="position:absolute;margin-left:553.95pt;margin-top:763.55pt;width:14.1pt;height:12.5pt;z-index:-5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" filled="f" stroked="f">
              <v:textbox inset="0,0,0,0">
                <w:txbxContent>
                  <w:p w14:paraId="25D93409" w14:textId="6EEA72C2"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35</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DB603"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976" behindDoc="1" locked="0" layoutInCell="1" allowOverlap="1" wp14:anchorId="1EB9322E" wp14:editId="41C6D60B">
              <wp:simplePos x="0" y="0"/>
              <wp:positionH relativeFrom="page">
                <wp:posOffset>0</wp:posOffset>
              </wp:positionH>
              <wp:positionV relativeFrom="page">
                <wp:posOffset>9525000</wp:posOffset>
              </wp:positionV>
              <wp:extent cx="7772400" cy="533400"/>
              <wp:effectExtent l="0" t="0" r="0" b="0"/>
              <wp:wrapNone/>
              <wp:docPr id="34"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35" name="Rectangle 42"/>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Line 41"/>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7" name="Line 40"/>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8" name="Line 39"/>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 name="Picture 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3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3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AutoShape 35"/>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Line 34"/>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45" name="Line 32"/>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46" name="AutoShape 31"/>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3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Line 29"/>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 name="Picture 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498E10" id="Group 25" o:spid="_x0000_s1026" style="position:absolute;left:0;text-align:left;margin-left:0;margin-top:750pt;width:612pt;height:42pt;z-index:-52504;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">
              <v:rect id="Rectangle 42"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" fillcolor="#0096d6" stroked="f"/>
              <v:line id="Line 41"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" strokecolor="white" strokeweight=".88pt"/>
              <v:line id="Line 40"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" strokecolor="white" strokeweight=".26494mm"/>
              <v:line id="Line 39"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">
                <v:imagedata r:id="rId8" o:title=""/>
              </v:shape>
              <v:shape id="Picture 37"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">
                <v:imagedata r:id="rId9" o:title=""/>
              </v:shape>
              <v:shape id="Picture 36"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">
                <v:imagedata r:id="rId10" o:title=""/>
              </v:shape>
              <v:shape id="AutoShape 35"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34"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" strokecolor="white" strokeweight=".31081mm"/>
              <v:line id="Line 33"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" strokecolor="white" strokeweight=".26494mm"/>
              <v:line id="Line 32"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" strokecolor="white" strokeweight=".31081mm"/>
              <v:shape id="AutoShape 31"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30"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">
                <v:imagedata r:id="rId11" o:title=""/>
              </v:shape>
              <v:line id="Line 29"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" strokecolor="white" strokeweight="1.0012mm"/>
              <v:shape id="Picture 28"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">
                <v:imagedata r:id="rId12" o:title=""/>
              </v:shape>
              <v:shape id="Picture 27"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">
                <v:imagedata r:id="rId13" o:title=""/>
              </v:shape>
              <v:shape id="Picture 26"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">
                <v:imagedata r:id="rId14" o:title=""/>
              </v:shape>
              <w10:wrap anchorx="page" anchory="page"/>
            </v:group>
          </w:pict>
        </mc:Fallback>
      </mc:AlternateContent>
    </w:r>
    <w:r>
      <w:rPr>
        <w:noProof/>
      </w:rPr>
      <mc:AlternateContent>
        <mc:Choice Requires="wps">
          <w:drawing>
            <wp:anchor distT="0" distB="0" distL="114300" distR="114300" simplePos="0" relativeHeight="503264000" behindDoc="1" locked="0" layoutInCell="1" allowOverlap="1" wp14:anchorId="040E3AD8" wp14:editId="30F41197">
              <wp:simplePos x="0" y="0"/>
              <wp:positionH relativeFrom="page">
                <wp:posOffset>7033895</wp:posOffset>
              </wp:positionH>
              <wp:positionV relativeFrom="page">
                <wp:posOffset>9697085</wp:posOffset>
              </wp:positionV>
              <wp:extent cx="180975" cy="158750"/>
              <wp:effectExtent l="4445" t="635" r="0" b="2540"/>
              <wp:wrapNone/>
              <wp:docPr id="3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0A68B" w14:textId="6EC28E95"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0E3AD8" id="_x0000_t202" coordsize="21600,21600" o:spt="202" path="m,l,21600r21600,l21600,xe">
              <v:stroke joinstyle="miter"/>
              <v:path gradientshapeok="t" o:connecttype="rect"/>
            </v:shapetype>
            <v:shape id="Text Box 24" o:spid="_x0000_s1072" type="#_x0000_t202" style="position:absolute;margin-left:553.85pt;margin-top:763.55pt;width:14.25pt;height:12.5pt;z-index:-5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" filled="f" stroked="f">
              <v:textbox inset="0,0,0,0">
                <w:txbxContent>
                  <w:p w14:paraId="0E70A68B" w14:textId="6EC28E95"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37</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9F815"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4072" behindDoc="1" locked="0" layoutInCell="1" allowOverlap="1" wp14:anchorId="1064EBF8" wp14:editId="0ABD450A">
              <wp:simplePos x="0" y="0"/>
              <wp:positionH relativeFrom="page">
                <wp:posOffset>0</wp:posOffset>
              </wp:positionH>
              <wp:positionV relativeFrom="page">
                <wp:posOffset>9525000</wp:posOffset>
              </wp:positionV>
              <wp:extent cx="7772400" cy="533400"/>
              <wp:effectExtent l="0" t="0" r="0" b="0"/>
              <wp:wrapNone/>
              <wp:docPr id="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10" name="Rectangle 21"/>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Line 20"/>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4" name="Line 19"/>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6" name="Line 18"/>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AutoShape 14"/>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Line 13"/>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3" name="Line 12"/>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4" name="Line 11"/>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5" name="AutoShape 10"/>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Line 8"/>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D0FF832" id="Group 4" o:spid="_x0000_s1026" style="position:absolute;left:0;text-align:left;margin-left:0;margin-top:750pt;width:612pt;height:42pt;z-index:-52408;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">
              <v:rect id="Rectangle 21"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" fillcolor="#0096d6" stroked="f"/>
              <v:line id="Line 20"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" strokecolor="white" strokeweight=".88pt"/>
              <v:line id="Line 19"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" strokecolor="white" strokeweight=".26494mm"/>
              <v:line id="Line 18"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">
                <v:imagedata r:id="rId8" o:title=""/>
              </v:shape>
              <v:shape id="Picture 16"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">
                <v:imagedata r:id="rId9" o:title=""/>
              </v:shape>
              <v:shape id="Picture 15"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">
                <v:imagedata r:id="rId10" o:title=""/>
              </v:shape>
              <v:shape id="AutoShape 14"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13"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" strokecolor="white" strokeweight=".31081mm"/>
              <v:line id="Line 12"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" strokecolor="white" strokeweight=".26494mm"/>
              <v:line id="Line 11"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" strokecolor="white" strokeweight=".31081mm"/>
              <v:shape id="AutoShape 10"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9"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">
                <v:imagedata r:id="rId11" o:title=""/>
              </v:shape>
              <v:line id="Line 8"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" strokecolor="white" strokeweight="1.0012mm"/>
              <v:shape id="Picture 7"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">
                <v:imagedata r:id="rId12" o:title=""/>
              </v:shape>
              <v:shape id="Picture 6"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">
                <v:imagedata r:id="rId13" o:title=""/>
              </v:shape>
              <v:shape id="Picture 5"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">
                <v:imagedata r:id="rId14" o:title=""/>
              </v:shape>
              <w10:wrap anchorx="page" anchory="page"/>
            </v:group>
          </w:pict>
        </mc:Fallback>
      </mc:AlternateContent>
    </w:r>
    <w:r>
      <w:rPr>
        <w:noProof/>
      </w:rPr>
      <mc:AlternateContent>
        <mc:Choice Requires="wps">
          <w:drawing>
            <wp:anchor distT="0" distB="0" distL="114300" distR="114300" simplePos="0" relativeHeight="503264096" behindDoc="1" locked="0" layoutInCell="1" allowOverlap="1" wp14:anchorId="1A0E501A" wp14:editId="3223A327">
              <wp:simplePos x="0" y="0"/>
              <wp:positionH relativeFrom="page">
                <wp:posOffset>7033895</wp:posOffset>
              </wp:positionH>
              <wp:positionV relativeFrom="page">
                <wp:posOffset>9697085</wp:posOffset>
              </wp:positionV>
              <wp:extent cx="180975" cy="158750"/>
              <wp:effectExtent l="4445" t="635" r="0" b="254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78750" w14:textId="596FB63E"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0E501A" id="_x0000_t202" coordsize="21600,21600" o:spt="202" path="m,l,21600r21600,l21600,xe">
              <v:stroke joinstyle="miter"/>
              <v:path gradientshapeok="t" o:connecttype="rect"/>
            </v:shapetype>
            <v:shape id="Text Box 3" o:spid="_x0000_s1074" type="#_x0000_t202" style="position:absolute;margin-left:553.85pt;margin-top:763.55pt;width:14.25pt;height:12.5pt;z-index:-5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Hr/sgIAALA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" filled="f" stroked="f">
              <v:textbox inset="0,0,0,0">
                <w:txbxContent>
                  <w:p w14:paraId="01978750" w14:textId="596FB63E"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45</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46E50" w14:textId="77777777" w:rsidR="00BD5E4B" w:rsidRDefault="00BD5E4B">
    <w:pPr>
      <w:pStyle w:val="a3"/>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9F3C0"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112" behindDoc="1" locked="0" layoutInCell="1" allowOverlap="1" wp14:anchorId="6C637FC5" wp14:editId="40298720">
              <wp:simplePos x="0" y="0"/>
              <wp:positionH relativeFrom="page">
                <wp:posOffset>0</wp:posOffset>
              </wp:positionH>
              <wp:positionV relativeFrom="page">
                <wp:posOffset>9525000</wp:posOffset>
              </wp:positionV>
              <wp:extent cx="7772400" cy="533400"/>
              <wp:effectExtent l="0" t="0" r="0" b="0"/>
              <wp:wrapNone/>
              <wp:docPr id="291"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292" name="Rectangle 299"/>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Line 298"/>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94" name="Line 297"/>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95" name="Line 296"/>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6" name="Picture 29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7" name="Picture 29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8" name="Picture 29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9" name="AutoShape 292"/>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Line 291"/>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01" name="Line 290"/>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02" name="Line 289"/>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03" name="AutoShape 288"/>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4" name="Picture 28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5" name="Line 286"/>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6" name="Picture 28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7" name="Picture 2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8" name="Picture 28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CC25914" id="Group 282" o:spid="_x0000_s1026" style="position:absolute;left:0;text-align:left;margin-left:0;margin-top:750pt;width:612pt;height:42pt;z-index:-53368;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">
              <v:rect id="Rectangle 299"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" fillcolor="#0096d6" stroked="f"/>
              <v:line id="Line 298"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" strokecolor="white" strokeweight=".88pt"/>
              <v:line id="Line 297"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" strokecolor="white" strokeweight=".26494mm"/>
              <v:line id="Line 296"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5"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">
                <v:imagedata r:id="rId8" o:title=""/>
              </v:shape>
              <v:shape id="Picture 294"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">
                <v:imagedata r:id="rId9" o:title=""/>
              </v:shape>
              <v:shape id="Picture 293"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">
                <v:imagedata r:id="rId10" o:title=""/>
              </v:shape>
              <v:shape id="AutoShape 292"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291"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" strokecolor="white" strokeweight=".31081mm"/>
              <v:line id="Line 290"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" strokecolor="white" strokeweight=".26494mm"/>
              <v:line id="Line 289"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" strokecolor="white" strokeweight=".31081mm"/>
              <v:shape id="AutoShape 288"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287"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">
                <v:imagedata r:id="rId11" o:title=""/>
              </v:shape>
              <v:line id="Line 286"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" strokecolor="white" strokeweight="1.0012mm"/>
              <v:shape id="Picture 285"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">
                <v:imagedata r:id="rId12" o:title=""/>
              </v:shape>
              <v:shape id="Picture 284"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">
                <v:imagedata r:id="rId13" o:title=""/>
              </v:shape>
              <v:shape id="Picture 283"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">
                <v:imagedata r:id="rId14" o:title=""/>
              </v:shape>
              <w10:wrap anchorx="page" anchory="page"/>
            </v:group>
          </w:pict>
        </mc:Fallback>
      </mc:AlternateContent>
    </w:r>
    <w:r>
      <w:rPr>
        <w:noProof/>
      </w:rPr>
      <mc:AlternateContent>
        <mc:Choice Requires="wps">
          <w:drawing>
            <wp:anchor distT="0" distB="0" distL="114300" distR="114300" simplePos="0" relativeHeight="503263136" behindDoc="1" locked="0" layoutInCell="1" allowOverlap="1" wp14:anchorId="1431B975" wp14:editId="52A48762">
              <wp:simplePos x="0" y="0"/>
              <wp:positionH relativeFrom="page">
                <wp:posOffset>7020560</wp:posOffset>
              </wp:positionH>
              <wp:positionV relativeFrom="page">
                <wp:posOffset>9697085</wp:posOffset>
              </wp:positionV>
              <wp:extent cx="193675" cy="158750"/>
              <wp:effectExtent l="635" t="635" r="0" b="2540"/>
              <wp:wrapNone/>
              <wp:docPr id="290"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1725B" w14:textId="4FF2AD42" w:rsidR="00BD5E4B" w:rsidRDefault="00BD5E4B">
                          <w:pPr>
                            <w:spacing w:before="22"/>
                            <w:ind w:left="5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31B975" id="_x0000_t202" coordsize="21600,21600" o:spt="202" path="m,l,21600r21600,l21600,xe">
              <v:stroke joinstyle="miter"/>
              <v:path gradientshapeok="t" o:connecttype="rect"/>
            </v:shapetype>
            <v:shape id="Text Box 281" o:spid="_x0000_s1054" type="#_x0000_t202" style="position:absolute;margin-left:552.8pt;margin-top:763.55pt;width:15.25pt;height:12.5pt;z-index:-5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" filled="f" stroked="f">
              <v:textbox inset="0,0,0,0">
                <w:txbxContent>
                  <w:p w14:paraId="4A01725B" w14:textId="4FF2AD42" w:rsidR="00BD5E4B" w:rsidRDefault="00BD5E4B">
                    <w:pPr>
                      <w:spacing w:before="22"/>
                      <w:ind w:left="5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8</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BF091"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208" behindDoc="1" locked="0" layoutInCell="1" allowOverlap="1" wp14:anchorId="379B0667" wp14:editId="51516EF0">
              <wp:simplePos x="0" y="0"/>
              <wp:positionH relativeFrom="page">
                <wp:posOffset>0</wp:posOffset>
              </wp:positionH>
              <wp:positionV relativeFrom="page">
                <wp:posOffset>9525000</wp:posOffset>
              </wp:positionV>
              <wp:extent cx="7772400" cy="533400"/>
              <wp:effectExtent l="0" t="0" r="0" b="0"/>
              <wp:wrapNone/>
              <wp:docPr id="270"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271" name="Rectangle 278"/>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Line 277"/>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73" name="Line 276"/>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74" name="Line 275"/>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5" name="Picture 2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6" name="Picture 27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7" name="Picture 27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8" name="AutoShape 271"/>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Line 270"/>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80" name="Line 269"/>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81" name="Line 268"/>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82" name="AutoShape 267"/>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3" name="Picture 26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 name="Line 265"/>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5" name="Picture 2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6" name="Picture 26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7" name="Picture 26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CC4E28" id="Group 261" o:spid="_x0000_s1026" style="position:absolute;left:0;text-align:left;margin-left:0;margin-top:750pt;width:612pt;height:42pt;z-index:-53272;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">
              <v:rect id="Rectangle 278"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" fillcolor="#0096d6" stroked="f"/>
              <v:line id="Line 277"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" strokecolor="white" strokeweight=".88pt"/>
              <v:line id="Line 276"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" strokecolor="white" strokeweight=".26494mm"/>
              <v:line id="Line 275"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">
                <v:imagedata r:id="rId8" o:title=""/>
              </v:shape>
              <v:shape id="Picture 273"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">
                <v:imagedata r:id="rId9" o:title=""/>
              </v:shape>
              <v:shape id="Picture 272"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">
                <v:imagedata r:id="rId10" o:title=""/>
              </v:shape>
              <v:shape id="AutoShape 271"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270"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" strokecolor="white" strokeweight=".31081mm"/>
              <v:line id="Line 269"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" strokecolor="white" strokeweight=".26494mm"/>
              <v:line id="Line 268"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" strokecolor="white" strokeweight=".31081mm"/>
              <v:shape id="AutoShape 267"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266"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">
                <v:imagedata r:id="rId11" o:title=""/>
              </v:shape>
              <v:line id="Line 265"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" strokecolor="white" strokeweight="1.0012mm"/>
              <v:shape id="Picture 264"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">
                <v:imagedata r:id="rId12" o:title=""/>
              </v:shape>
              <v:shape id="Picture 263"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">
                <v:imagedata r:id="rId13" o:title=""/>
              </v:shape>
              <v:shape id="Picture 262"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">
                <v:imagedata r:id="rId14" o:title=""/>
              </v:shape>
              <w10:wrap anchorx="page" anchory="page"/>
            </v:group>
          </w:pict>
        </mc:Fallback>
      </mc:AlternateContent>
    </w:r>
    <w:r>
      <w:rPr>
        <w:noProof/>
      </w:rPr>
      <mc:AlternateContent>
        <mc:Choice Requires="wps">
          <w:drawing>
            <wp:anchor distT="0" distB="0" distL="114300" distR="114300" simplePos="0" relativeHeight="503263232" behindDoc="1" locked="0" layoutInCell="1" allowOverlap="1" wp14:anchorId="3C19DF01" wp14:editId="478CFFD5">
              <wp:simplePos x="0" y="0"/>
              <wp:positionH relativeFrom="page">
                <wp:posOffset>7098665</wp:posOffset>
              </wp:positionH>
              <wp:positionV relativeFrom="page">
                <wp:posOffset>9697085</wp:posOffset>
              </wp:positionV>
              <wp:extent cx="114935" cy="158750"/>
              <wp:effectExtent l="2540" t="635" r="0" b="2540"/>
              <wp:wrapNone/>
              <wp:docPr id="269"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950F8" w14:textId="6698B59E" w:rsidR="00BD5E4B" w:rsidRDefault="00BD5E4B">
                          <w:pPr>
                            <w:spacing w:before="22"/>
                            <w:ind w:left="40"/>
                            <w:rPr>
                              <w:rFonts w:ascii="Arial"/>
                              <w:sz w:val="18"/>
                            </w:rPr>
                          </w:pPr>
                          <w:r>
                            <w:fldChar w:fldCharType="begin"/>
                          </w:r>
                          <w:r>
                            <w:rPr>
                              <w:rFonts w:ascii="Arial"/>
                              <w:color w:val="FFFFFF"/>
                              <w:w w:val="99"/>
                              <w:sz w:val="18"/>
                            </w:rPr>
                            <w:instrText xml:space="preserve"> PAGE </w:instrText>
                          </w:r>
                          <w:r>
                            <w:fldChar w:fldCharType="separate"/>
                          </w:r>
                          <w:r>
                            <w:rPr>
                              <w:rFonts w:ascii="Arial"/>
                              <w:noProof/>
                              <w:color w:val="FFFFFF"/>
                              <w:w w:val="99"/>
                              <w:sz w:val="18"/>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19DF01" id="_x0000_t202" coordsize="21600,21600" o:spt="202" path="m,l,21600r21600,l21600,xe">
              <v:stroke joinstyle="miter"/>
              <v:path gradientshapeok="t" o:connecttype="rect"/>
            </v:shapetype>
            <v:shape id="Text Box 260" o:spid="_x0000_s1056" type="#_x0000_t202" style="position:absolute;margin-left:558.95pt;margin-top:763.55pt;width:9.05pt;height:12.5pt;z-index:-5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PE9tQIAALM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" filled="f" stroked="f">
              <v:textbox inset="0,0,0,0">
                <w:txbxContent>
                  <w:p w14:paraId="402950F8" w14:textId="6698B59E" w:rsidR="00BD5E4B" w:rsidRDefault="00BD5E4B">
                    <w:pPr>
                      <w:spacing w:before="22"/>
                      <w:ind w:left="40"/>
                      <w:rPr>
                        <w:rFonts w:ascii="Arial"/>
                        <w:sz w:val="18"/>
                      </w:rPr>
                    </w:pPr>
                    <w:r>
                      <w:fldChar w:fldCharType="begin"/>
                    </w:r>
                    <w:r>
                      <w:rPr>
                        <w:rFonts w:ascii="Arial"/>
                        <w:color w:val="FFFFFF"/>
                        <w:w w:val="99"/>
                        <w:sz w:val="18"/>
                      </w:rPr>
                      <w:instrText xml:space="preserve"> PAGE </w:instrText>
                    </w:r>
                    <w:r>
                      <w:fldChar w:fldCharType="separate"/>
                    </w:r>
                    <w:r>
                      <w:rPr>
                        <w:rFonts w:ascii="Arial"/>
                        <w:noProof/>
                        <w:color w:val="FFFFFF"/>
                        <w:w w:val="99"/>
                        <w:sz w:val="18"/>
                      </w:rPr>
                      <w:t>10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E1DBD"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304" behindDoc="1" locked="0" layoutInCell="1" allowOverlap="1" wp14:anchorId="50A0595B" wp14:editId="3290D173">
              <wp:simplePos x="0" y="0"/>
              <wp:positionH relativeFrom="page">
                <wp:posOffset>0</wp:posOffset>
              </wp:positionH>
              <wp:positionV relativeFrom="page">
                <wp:posOffset>9525000</wp:posOffset>
              </wp:positionV>
              <wp:extent cx="7772400" cy="533400"/>
              <wp:effectExtent l="0" t="0" r="0" b="0"/>
              <wp:wrapNone/>
              <wp:docPr id="249"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250" name="Rectangle 257"/>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Line 256"/>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52" name="Line 255"/>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53" name="Line 254"/>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4" name="Picture 25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5" name="Picture 25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6" name="Picture 25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AutoShape 250"/>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Line 249"/>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59" name="Line 248"/>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60" name="Line 247"/>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61" name="AutoShape 246"/>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2" name="Picture 24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Line 244"/>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4" name="Picture 2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5" name="Picture 2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6" name="Picture 2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3BB5114" id="Group 240" o:spid="_x0000_s1026" style="position:absolute;left:0;text-align:left;margin-left:0;margin-top:750pt;width:612pt;height:42pt;z-index:-53176;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">
              <v:rect id="Rectangle 257"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" fillcolor="#0096d6" stroked="f"/>
              <v:line id="Line 256"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" strokecolor="white" strokeweight=".88pt"/>
              <v:line id="Line 255"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" strokecolor="white" strokeweight=".26494mm"/>
              <v:line id="Line 254"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3"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">
                <v:imagedata r:id="rId8" o:title=""/>
              </v:shape>
              <v:shape id="Picture 252"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">
                <v:imagedata r:id="rId9" o:title=""/>
              </v:shape>
              <v:shape id="Picture 251"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">
                <v:imagedata r:id="rId10" o:title=""/>
              </v:shape>
              <v:shape id="AutoShape 250"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249"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" strokecolor="white" strokeweight=".31081mm"/>
              <v:line id="Line 248"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" strokecolor="white" strokeweight=".26494mm"/>
              <v:line id="Line 247"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" strokecolor="white" strokeweight=".31081mm"/>
              <v:shape id="AutoShape 246"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245"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">
                <v:imagedata r:id="rId11" o:title=""/>
              </v:shape>
              <v:line id="Line 244"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" strokecolor="white" strokeweight="1.0012mm"/>
              <v:shape id="Picture 243"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">
                <v:imagedata r:id="rId12" o:title=""/>
              </v:shape>
              <v:shape id="Picture 242"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">
                <v:imagedata r:id="rId13" o:title=""/>
              </v:shape>
              <v:shape id="Picture 241"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">
                <v:imagedata r:id="rId14" o:title=""/>
              </v:shape>
              <w10:wrap anchorx="page" anchory="page"/>
            </v:group>
          </w:pict>
        </mc:Fallback>
      </mc:AlternateContent>
    </w:r>
    <w:r>
      <w:rPr>
        <w:noProof/>
      </w:rPr>
      <mc:AlternateContent>
        <mc:Choice Requires="wps">
          <w:drawing>
            <wp:anchor distT="0" distB="0" distL="114300" distR="114300" simplePos="0" relativeHeight="503263328" behindDoc="1" locked="0" layoutInCell="1" allowOverlap="1" wp14:anchorId="78BFF700" wp14:editId="7773AD1D">
              <wp:simplePos x="0" y="0"/>
              <wp:positionH relativeFrom="page">
                <wp:posOffset>7045325</wp:posOffset>
              </wp:positionH>
              <wp:positionV relativeFrom="page">
                <wp:posOffset>9697085</wp:posOffset>
              </wp:positionV>
              <wp:extent cx="158115" cy="158750"/>
              <wp:effectExtent l="0" t="635" r="0" b="2540"/>
              <wp:wrapNone/>
              <wp:docPr id="248"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8471F" w14:textId="4977F251"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BFF700" id="_x0000_t202" coordsize="21600,21600" o:spt="202" path="m,l,21600r21600,l21600,xe">
              <v:stroke joinstyle="miter"/>
              <v:path gradientshapeok="t" o:connecttype="rect"/>
            </v:shapetype>
            <v:shape id="Text Box 239" o:spid="_x0000_s1058" type="#_x0000_t202" style="position:absolute;margin-left:554.75pt;margin-top:763.55pt;width:12.45pt;height:12.5pt;z-index:-5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JZswIAALM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" filled="f" stroked="f">
              <v:textbox inset="0,0,0,0">
                <w:txbxContent>
                  <w:p w14:paraId="5C48471F" w14:textId="4977F251"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11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64724"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352" behindDoc="1" locked="0" layoutInCell="1" allowOverlap="1" wp14:anchorId="2BC523F4" wp14:editId="45010934">
              <wp:simplePos x="0" y="0"/>
              <wp:positionH relativeFrom="page">
                <wp:posOffset>0</wp:posOffset>
              </wp:positionH>
              <wp:positionV relativeFrom="page">
                <wp:posOffset>9525000</wp:posOffset>
              </wp:positionV>
              <wp:extent cx="7772400" cy="533400"/>
              <wp:effectExtent l="0" t="0" r="0" b="0"/>
              <wp:wrapNone/>
              <wp:docPr id="230"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pic:pic xmlns:pic="http://schemas.openxmlformats.org/drawingml/2006/picture">
                      <pic:nvPicPr>
                        <pic:cNvPr id="231" name="Picture 2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000"/>
                          <a:ext cx="1224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2" name="Line 237"/>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33" name="Line 236"/>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34" name="Line 235"/>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5" name="Picture 23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 name="Picture 23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7" name="Picture 23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8" name="AutoShape 231"/>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Line 230"/>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40" name="Line 229"/>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41" name="Line 228"/>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42" name="AutoShape 227"/>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3" name="Picture 2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4" name="Line 225"/>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5" name="Picture 2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6" name="Picture 2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7" name="Picture 2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6A10DC3" id="Group 221" o:spid="_x0000_s1026" style="position:absolute;left:0;text-align:left;margin-left:0;margin-top:750pt;width:612pt;height:42pt;z-index:-53128;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 o:spid="_x0000_s1027" type="#_x0000_t75" style="position:absolute;top:15000;width:1224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">
                <v:imagedata r:id="rId9" o:title=""/>
              </v:shape>
              <v:line id="Line 237"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" strokecolor="white" strokeweight=".88pt"/>
              <v:line id="Line 236"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" strokecolor="white" strokeweight=".26494mm"/>
              <v:line id="Line 235"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" strokecolor="white" strokeweight=".8pt"/>
              <v:shape id="Picture 234"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">
                <v:imagedata r:id="rId10" o:title=""/>
              </v:shape>
              <v:shape id="Picture 233"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">
                <v:imagedata r:id="rId11" o:title=""/>
              </v:shape>
              <v:shape id="Picture 232"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">
                <v:imagedata r:id="rId12" o:title=""/>
              </v:shape>
              <v:shape id="AutoShape 231"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230"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" strokecolor="white" strokeweight=".31081mm"/>
              <v:line id="Line 229"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" strokecolor="white" strokeweight=".26494mm"/>
              <v:line id="Line 228"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" strokecolor="white" strokeweight=".31081mm"/>
              <v:shape id="AutoShape 227"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226"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">
                <v:imagedata r:id="rId13" o:title=""/>
              </v:shape>
              <v:line id="Line 225"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" strokecolor="white" strokeweight="1.0012mm"/>
              <v:shape id="Picture 224"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">
                <v:imagedata r:id="rId14" o:title=""/>
              </v:shape>
              <v:shape id="Picture 223"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">
                <v:imagedata r:id="rId15" o:title=""/>
              </v:shape>
              <v:shape id="Picture 222"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">
                <v:imagedata r:id="rId16" o:title=""/>
              </v:shape>
              <w10:wrap anchorx="page" anchory="page"/>
            </v:group>
          </w:pict>
        </mc:Fallback>
      </mc:AlternateContent>
    </w:r>
    <w:r>
      <w:rPr>
        <w:noProof/>
      </w:rPr>
      <mc:AlternateContent>
        <mc:Choice Requires="wps">
          <w:drawing>
            <wp:anchor distT="0" distB="0" distL="114300" distR="114300" simplePos="0" relativeHeight="503263376" behindDoc="1" locked="0" layoutInCell="1" allowOverlap="1" wp14:anchorId="53CAE742" wp14:editId="2A16A0E0">
              <wp:simplePos x="0" y="0"/>
              <wp:positionH relativeFrom="page">
                <wp:posOffset>7028180</wp:posOffset>
              </wp:positionH>
              <wp:positionV relativeFrom="page">
                <wp:posOffset>9697085</wp:posOffset>
              </wp:positionV>
              <wp:extent cx="167005" cy="158750"/>
              <wp:effectExtent l="0" t="635" r="0" b="2540"/>
              <wp:wrapNone/>
              <wp:docPr id="229"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96EA4" w14:textId="7E7F4202"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CAE742" id="_x0000_t202" coordsize="21600,21600" o:spt="202" path="m,l,21600r21600,l21600,xe">
              <v:stroke joinstyle="miter"/>
              <v:path gradientshapeok="t" o:connecttype="rect"/>
            </v:shapetype>
            <v:shape id="Text Box 220" o:spid="_x0000_s1059" type="#_x0000_t202" style="position:absolute;margin-left:553.4pt;margin-top:763.55pt;width:13.15pt;height:12.5pt;z-index:-5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55tQIAALM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" filled="f" stroked="f">
              <v:textbox inset="0,0,0,0">
                <w:txbxContent>
                  <w:p w14:paraId="54596EA4" w14:textId="7E7F4202"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12</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8AE6D"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400" behindDoc="1" locked="0" layoutInCell="1" allowOverlap="1" wp14:anchorId="4126794E" wp14:editId="7C088D8F">
              <wp:simplePos x="0" y="0"/>
              <wp:positionH relativeFrom="page">
                <wp:posOffset>0</wp:posOffset>
              </wp:positionH>
              <wp:positionV relativeFrom="page">
                <wp:posOffset>9525000</wp:posOffset>
              </wp:positionV>
              <wp:extent cx="7772400" cy="533400"/>
              <wp:effectExtent l="0" t="0" r="0" b="0"/>
              <wp:wrapNone/>
              <wp:docPr id="211"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212" name="Rectangle 219"/>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Line 218"/>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14" name="Line 217"/>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15" name="Line 216"/>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6" name="Picture 2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7" name="Picture 21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8" name="Picture 21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AutoShape 212"/>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Line 211"/>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21" name="Line 210"/>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22" name="Line 209"/>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23" name="AutoShape 208"/>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4" name="Picture 20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Line 206"/>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6" name="Picture 2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7" name="Picture 2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2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4E5BA7" id="Group 202" o:spid="_x0000_s1026" style="position:absolute;left:0;text-align:left;margin-left:0;margin-top:750pt;width:612pt;height:42pt;z-index:-53080;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">
              <v:rect id="Rectangle 219"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" fillcolor="#0096d6" stroked="f"/>
              <v:line id="Line 218"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" strokecolor="white" strokeweight=".88pt"/>
              <v:line id="Line 217"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" strokecolor="white" strokeweight=".26494mm"/>
              <v:line id="Line 216"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5"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">
                <v:imagedata r:id="rId8" o:title=""/>
              </v:shape>
              <v:shape id="Picture 214"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">
                <v:imagedata r:id="rId9" o:title=""/>
              </v:shape>
              <v:shape id="Picture 213"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">
                <v:imagedata r:id="rId10" o:title=""/>
              </v:shape>
              <v:shape id="AutoShape 212"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211"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" strokecolor="white" strokeweight=".31081mm"/>
              <v:line id="Line 210"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" strokecolor="white" strokeweight=".26494mm"/>
              <v:line id="Line 209"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" strokecolor="white" strokeweight=".31081mm"/>
              <v:shape id="AutoShape 208"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207"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">
                <v:imagedata r:id="rId11" o:title=""/>
              </v:shape>
              <v:line id="Line 206"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" strokecolor="white" strokeweight="1.0012mm"/>
              <v:shape id="Picture 205"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">
                <v:imagedata r:id="rId12" o:title=""/>
              </v:shape>
              <v:shape id="Picture 204"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">
                <v:imagedata r:id="rId13" o:title=""/>
              </v:shape>
              <v:shape id="Picture 203"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">
                <v:imagedata r:id="rId14" o:title=""/>
              </v:shape>
              <w10:wrap anchorx="page" anchory="page"/>
            </v:group>
          </w:pict>
        </mc:Fallback>
      </mc:AlternateContent>
    </w:r>
    <w:r>
      <w:rPr>
        <w:noProof/>
      </w:rPr>
      <mc:AlternateContent>
        <mc:Choice Requires="wps">
          <w:drawing>
            <wp:anchor distT="0" distB="0" distL="114300" distR="114300" simplePos="0" relativeHeight="503263424" behindDoc="1" locked="0" layoutInCell="1" allowOverlap="1" wp14:anchorId="6F2B9A30" wp14:editId="76C70B5C">
              <wp:simplePos x="0" y="0"/>
              <wp:positionH relativeFrom="page">
                <wp:posOffset>7040880</wp:posOffset>
              </wp:positionH>
              <wp:positionV relativeFrom="page">
                <wp:posOffset>9697085</wp:posOffset>
              </wp:positionV>
              <wp:extent cx="167640" cy="158750"/>
              <wp:effectExtent l="1905" t="635" r="1905" b="2540"/>
              <wp:wrapNone/>
              <wp:docPr id="210"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75E88" w14:textId="516647D3"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2B9A30" id="_x0000_t202" coordsize="21600,21600" o:spt="202" path="m,l,21600r21600,l21600,xe">
              <v:stroke joinstyle="miter"/>
              <v:path gradientshapeok="t" o:connecttype="rect"/>
            </v:shapetype>
            <v:shape id="Text Box 201" o:spid="_x0000_s1060" type="#_x0000_t202" style="position:absolute;margin-left:554.4pt;margin-top:763.55pt;width:13.2pt;height:12.5pt;z-index:-5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" filled="f" stroked="f">
              <v:textbox inset="0,0,0,0">
                <w:txbxContent>
                  <w:p w14:paraId="59F75E88" w14:textId="516647D3"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18</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0D260"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496" behindDoc="1" locked="0" layoutInCell="1" allowOverlap="1" wp14:anchorId="57DCDDB7" wp14:editId="4F32AB7E">
              <wp:simplePos x="0" y="0"/>
              <wp:positionH relativeFrom="page">
                <wp:posOffset>0</wp:posOffset>
              </wp:positionH>
              <wp:positionV relativeFrom="page">
                <wp:posOffset>9525000</wp:posOffset>
              </wp:positionV>
              <wp:extent cx="7772400" cy="533400"/>
              <wp:effectExtent l="0" t="0" r="0" b="0"/>
              <wp:wrapNone/>
              <wp:docPr id="190"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191" name="Rectangle 198"/>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Line 197"/>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93" name="Line 196"/>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94" name="Line 195"/>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5" name="Picture 19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 name="Picture 19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 name="Picture 19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 name="AutoShape 191"/>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Line 190"/>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00" name="Line 189"/>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01" name="Line 188"/>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02" name="AutoShape 187"/>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3" name="Picture 18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 name="Line 185"/>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5" name="Picture 18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 name="Picture 18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 name="Picture 1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230155" id="Group 181" o:spid="_x0000_s1026" style="position:absolute;left:0;text-align:left;margin-left:0;margin-top:750pt;width:612pt;height:42pt;z-index:-52984;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">
              <v:rect id="Rectangle 198"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" fillcolor="#0096d6" stroked="f"/>
              <v:line id="Line 197"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" strokecolor="white" strokeweight=".88pt"/>
              <v:line id="Line 196"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" strokecolor="white" strokeweight=".26494mm"/>
              <v:line id="Line 195"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4"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">
                <v:imagedata r:id="rId8" o:title=""/>
              </v:shape>
              <v:shape id="Picture 193"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">
                <v:imagedata r:id="rId9" o:title=""/>
              </v:shape>
              <v:shape id="Picture 192"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">
                <v:imagedata r:id="rId10" o:title=""/>
              </v:shape>
              <v:shape id="AutoShape 191"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190"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" strokecolor="white" strokeweight=".31081mm"/>
              <v:line id="Line 189"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" strokecolor="white" strokeweight=".26494mm"/>
              <v:line id="Line 188"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" strokecolor="white" strokeweight=".31081mm"/>
              <v:shape id="AutoShape 187"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186"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">
                <v:imagedata r:id="rId11" o:title=""/>
              </v:shape>
              <v:line id="Line 185"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" strokecolor="white" strokeweight="1.0012mm"/>
              <v:shape id="Picture 184"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">
                <v:imagedata r:id="rId12" o:title=""/>
              </v:shape>
              <v:shape id="Picture 183"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">
                <v:imagedata r:id="rId13" o:title=""/>
              </v:shape>
              <v:shape id="Picture 182"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">
                <v:imagedata r:id="rId14" o:title=""/>
              </v:shape>
              <w10:wrap anchorx="page" anchory="page"/>
            </v:group>
          </w:pict>
        </mc:Fallback>
      </mc:AlternateContent>
    </w:r>
    <w:r>
      <w:rPr>
        <w:noProof/>
      </w:rPr>
      <mc:AlternateContent>
        <mc:Choice Requires="wps">
          <w:drawing>
            <wp:anchor distT="0" distB="0" distL="114300" distR="114300" simplePos="0" relativeHeight="503263520" behindDoc="1" locked="0" layoutInCell="1" allowOverlap="1" wp14:anchorId="65E9DDD5" wp14:editId="57F02525">
              <wp:simplePos x="0" y="0"/>
              <wp:positionH relativeFrom="page">
                <wp:posOffset>7040245</wp:posOffset>
              </wp:positionH>
              <wp:positionV relativeFrom="page">
                <wp:posOffset>9697085</wp:posOffset>
              </wp:positionV>
              <wp:extent cx="168275" cy="158750"/>
              <wp:effectExtent l="1270" t="635" r="1905" b="2540"/>
              <wp:wrapNone/>
              <wp:docPr id="18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B1551" w14:textId="0B301C2D"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E9DDD5" id="_x0000_t202" coordsize="21600,21600" o:spt="202" path="m,l,21600r21600,l21600,xe">
              <v:stroke joinstyle="miter"/>
              <v:path gradientshapeok="t" o:connecttype="rect"/>
            </v:shapetype>
            <v:shape id="Text Box 180" o:spid="_x0000_s1062" type="#_x0000_t202" style="position:absolute;margin-left:554.35pt;margin-top:763.55pt;width:13.25pt;height:12.5pt;z-index:-5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eChtQIAALM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" filled="f" stroked="f">
              <v:textbox inset="0,0,0,0">
                <w:txbxContent>
                  <w:p w14:paraId="23EB1551" w14:textId="0B301C2D"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19</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EA2ED"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544" behindDoc="1" locked="0" layoutInCell="1" allowOverlap="1" wp14:anchorId="32CDE471" wp14:editId="1FC1A163">
              <wp:simplePos x="0" y="0"/>
              <wp:positionH relativeFrom="page">
                <wp:posOffset>0</wp:posOffset>
              </wp:positionH>
              <wp:positionV relativeFrom="page">
                <wp:posOffset>9525000</wp:posOffset>
              </wp:positionV>
              <wp:extent cx="7772400" cy="533400"/>
              <wp:effectExtent l="0" t="0" r="0" b="0"/>
              <wp:wrapNone/>
              <wp:docPr id="171"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pic:pic xmlns:pic="http://schemas.openxmlformats.org/drawingml/2006/picture">
                      <pic:nvPicPr>
                        <pic:cNvPr id="172" name="Picture 17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000"/>
                          <a:ext cx="1224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78"/>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74" name="Line 177"/>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75" name="Line 176"/>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6" name="Picture 1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 name="Picture 17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8" name="Picture 17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AutoShape 172"/>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Line 171"/>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81" name="Line 170"/>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82" name="Line 169"/>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83" name="AutoShape 168"/>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4" name="Picture 1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Line 166"/>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6" name="Picture 16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 name="Picture 1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 name="Picture 1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597098" id="Group 162" o:spid="_x0000_s1026" style="position:absolute;left:0;text-align:left;margin-left:0;margin-top:750pt;width:612pt;height:42pt;z-index:-52936;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9" o:spid="_x0000_s1027" type="#_x0000_t75" style="position:absolute;top:15000;width:1224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">
                <v:imagedata r:id="rId9" o:title=""/>
              </v:shape>
              <v:line id="Line 178"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" strokecolor="white" strokeweight=".88pt"/>
              <v:line id="Line 177"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" strokecolor="white" strokeweight=".26494mm"/>
              <v:line id="Line 176"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" strokecolor="white" strokeweight=".8pt"/>
              <v:shape id="Picture 175"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">
                <v:imagedata r:id="rId10" o:title=""/>
              </v:shape>
              <v:shape id="Picture 174"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">
                <v:imagedata r:id="rId11" o:title=""/>
              </v:shape>
              <v:shape id="Picture 173"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">
                <v:imagedata r:id="rId12" o:title=""/>
              </v:shape>
              <v:shape id="AutoShape 172"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171"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" strokecolor="white" strokeweight=".31081mm"/>
              <v:line id="Line 170"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" strokecolor="white" strokeweight=".26494mm"/>
              <v:line id="Line 169"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" strokecolor="white" strokeweight=".31081mm"/>
              <v:shape id="AutoShape 168"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167"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">
                <v:imagedata r:id="rId13" o:title=""/>
              </v:shape>
              <v:line id="Line 166"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" strokecolor="white" strokeweight="1.0012mm"/>
              <v:shape id="Picture 165"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">
                <v:imagedata r:id="rId14" o:title=""/>
              </v:shape>
              <v:shape id="Picture 164"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">
                <v:imagedata r:id="rId15" o:title=""/>
              </v:shape>
              <v:shape id="Picture 163"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">
                <v:imagedata r:id="rId16" o:title=""/>
              </v:shape>
              <w10:wrap anchorx="page" anchory="page"/>
            </v:group>
          </w:pict>
        </mc:Fallback>
      </mc:AlternateContent>
    </w:r>
    <w:r>
      <w:rPr>
        <w:noProof/>
      </w:rPr>
      <mc:AlternateContent>
        <mc:Choice Requires="wps">
          <w:drawing>
            <wp:anchor distT="0" distB="0" distL="114300" distR="114300" simplePos="0" relativeHeight="503263568" behindDoc="1" locked="0" layoutInCell="1" allowOverlap="1" wp14:anchorId="625920BD" wp14:editId="1049E155">
              <wp:simplePos x="0" y="0"/>
              <wp:positionH relativeFrom="page">
                <wp:posOffset>7023100</wp:posOffset>
              </wp:positionH>
              <wp:positionV relativeFrom="page">
                <wp:posOffset>9697085</wp:posOffset>
              </wp:positionV>
              <wp:extent cx="177165" cy="158750"/>
              <wp:effectExtent l="3175" t="635" r="635" b="2540"/>
              <wp:wrapNone/>
              <wp:docPr id="170"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5A251" w14:textId="5B2671AE"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5920BD" id="_x0000_t202" coordsize="21600,21600" o:spt="202" path="m,l,21600r21600,l21600,xe">
              <v:stroke joinstyle="miter"/>
              <v:path gradientshapeok="t" o:connecttype="rect"/>
            </v:shapetype>
            <v:shape id="Text Box 161" o:spid="_x0000_s1063" type="#_x0000_t202" style="position:absolute;margin-left:553pt;margin-top:763.55pt;width:13.95pt;height:12.5pt;z-index:-5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" filled="f" stroked="f">
              <v:textbox inset="0,0,0,0">
                <w:txbxContent>
                  <w:p w14:paraId="10C5A251" w14:textId="5B2671AE"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20</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9E857"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592" behindDoc="1" locked="0" layoutInCell="1" allowOverlap="1" wp14:anchorId="7D563837" wp14:editId="6FB79AFA">
              <wp:simplePos x="0" y="0"/>
              <wp:positionH relativeFrom="page">
                <wp:posOffset>0</wp:posOffset>
              </wp:positionH>
              <wp:positionV relativeFrom="page">
                <wp:posOffset>9525000</wp:posOffset>
              </wp:positionV>
              <wp:extent cx="7772400" cy="533400"/>
              <wp:effectExtent l="0" t="0" r="0" b="0"/>
              <wp:wrapNone/>
              <wp:docPr id="152"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153" name="Rectangle 160"/>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Line 159"/>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55" name="Line 158"/>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56" name="Line 157"/>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7" name="Picture 1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 name="Picture 15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 name="Picture 15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 name="AutoShape 153"/>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Line 152"/>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62" name="Line 151"/>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63" name="Line 150"/>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64" name="AutoShape 149"/>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5" name="Picture 14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 name="Line 147"/>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7" name="Picture 1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 name="Picture 1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 name="Picture 1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8D648A" id="Group 143" o:spid="_x0000_s1026" style="position:absolute;left:0;text-align:left;margin-left:0;margin-top:750pt;width:612pt;height:42pt;z-index:-52888;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">
              <v:rect id="Rectangle 160"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" fillcolor="#0096d6" stroked="f"/>
              <v:line id="Line 159"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" strokecolor="white" strokeweight=".88pt"/>
              <v:line id="Line 158"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" strokecolor="white" strokeweight=".26494mm"/>
              <v:line id="Line 157"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">
                <v:imagedata r:id="rId8" o:title=""/>
              </v:shape>
              <v:shape id="Picture 155"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">
                <v:imagedata r:id="rId9" o:title=""/>
              </v:shape>
              <v:shape id="Picture 154"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">
                <v:imagedata r:id="rId10" o:title=""/>
              </v:shape>
              <v:shape id="AutoShape 153"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152"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" strokecolor="white" strokeweight=".31081mm"/>
              <v:line id="Line 151"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" strokecolor="white" strokeweight=".26494mm"/>
              <v:line id="Line 150"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" strokecolor="white" strokeweight=".31081mm"/>
              <v:shape id="AutoShape 149"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148"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">
                <v:imagedata r:id="rId11" o:title=""/>
              </v:shape>
              <v:line id="Line 147"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" strokecolor="white" strokeweight="1.0012mm"/>
              <v:shape id="Picture 146"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">
                <v:imagedata r:id="rId12" o:title=""/>
              </v:shape>
              <v:shape id="Picture 145"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">
                <v:imagedata r:id="rId13" o:title=""/>
              </v:shape>
              <v:shape id="Picture 144"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">
                <v:imagedata r:id="rId14" o:title=""/>
              </v:shape>
              <w10:wrap anchorx="page" anchory="page"/>
            </v:group>
          </w:pict>
        </mc:Fallback>
      </mc:AlternateContent>
    </w:r>
    <w:r>
      <w:rPr>
        <w:noProof/>
      </w:rPr>
      <mc:AlternateContent>
        <mc:Choice Requires="wps">
          <w:drawing>
            <wp:anchor distT="0" distB="0" distL="114300" distR="114300" simplePos="0" relativeHeight="503263616" behindDoc="1" locked="0" layoutInCell="1" allowOverlap="1" wp14:anchorId="71C1528B" wp14:editId="208883BA">
              <wp:simplePos x="0" y="0"/>
              <wp:positionH relativeFrom="page">
                <wp:posOffset>7037705</wp:posOffset>
              </wp:positionH>
              <wp:positionV relativeFrom="page">
                <wp:posOffset>9697085</wp:posOffset>
              </wp:positionV>
              <wp:extent cx="172720" cy="158750"/>
              <wp:effectExtent l="0" t="635" r="0" b="2540"/>
              <wp:wrapNone/>
              <wp:docPr id="151"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61818" w14:textId="0180D073"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C1528B" id="_x0000_t202" coordsize="21600,21600" o:spt="202" path="m,l,21600r21600,l21600,xe">
              <v:stroke joinstyle="miter"/>
              <v:path gradientshapeok="t" o:connecttype="rect"/>
            </v:shapetype>
            <v:shape id="Text Box 142" o:spid="_x0000_s1064" type="#_x0000_t202" style="position:absolute;margin-left:554.15pt;margin-top:763.55pt;width:13.6pt;height:12.5pt;z-index:-5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" filled="f" stroked="f">
              <v:textbox inset="0,0,0,0">
                <w:txbxContent>
                  <w:p w14:paraId="15661818" w14:textId="0180D073"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B9271" w14:textId="77777777" w:rsidR="00ED2803" w:rsidRDefault="00ED2803">
      <w:r>
        <w:separator/>
      </w:r>
    </w:p>
  </w:footnote>
  <w:footnote w:type="continuationSeparator" w:id="0">
    <w:p w14:paraId="77052870" w14:textId="77777777" w:rsidR="00ED2803" w:rsidRDefault="00ED28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8E161" w14:textId="77777777" w:rsidR="00BD5E4B" w:rsidRDefault="00BD5E4B">
    <w:pPr>
      <w:pStyle w:val="a3"/>
      <w:spacing w:line="14" w:lineRule="auto"/>
      <w:rPr>
        <w:sz w:val="20"/>
      </w:rPr>
    </w:pPr>
    <w:r>
      <w:rPr>
        <w:noProof/>
      </w:rPr>
      <mc:AlternateContent>
        <mc:Choice Requires="wps">
          <w:drawing>
            <wp:anchor distT="0" distB="0" distL="114300" distR="114300" simplePos="0" relativeHeight="503263160" behindDoc="1" locked="0" layoutInCell="1" allowOverlap="1" wp14:anchorId="0CEA9831" wp14:editId="1EDD3E42">
              <wp:simplePos x="0" y="0"/>
              <wp:positionH relativeFrom="page">
                <wp:posOffset>17145</wp:posOffset>
              </wp:positionH>
              <wp:positionV relativeFrom="page">
                <wp:posOffset>6350</wp:posOffset>
              </wp:positionV>
              <wp:extent cx="7755255" cy="563880"/>
              <wp:effectExtent l="0" t="0" r="0" b="1270"/>
              <wp:wrapNone/>
              <wp:docPr id="289"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AFDE" id="Rectangle 280" o:spid="_x0000_s1026" style="position:absolute;left:0;text-align:left;margin-left:1.35pt;margin-top:.5pt;width:610.65pt;height:44.4pt;z-index:-53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" fillcolor="#fbfbfa" stroked="f">
              <w10:wrap anchorx="page" anchory="page"/>
            </v:rect>
          </w:pict>
        </mc:Fallback>
      </mc:AlternateContent>
    </w:r>
    <w:r>
      <w:rPr>
        <w:noProof/>
      </w:rPr>
      <mc:AlternateContent>
        <mc:Choice Requires="wps">
          <w:drawing>
            <wp:anchor distT="0" distB="0" distL="114300" distR="114300" simplePos="0" relativeHeight="503263184" behindDoc="1" locked="0" layoutInCell="1" allowOverlap="1" wp14:anchorId="28AA3522" wp14:editId="24C513F3">
              <wp:simplePos x="0" y="0"/>
              <wp:positionH relativeFrom="page">
                <wp:posOffset>987425</wp:posOffset>
              </wp:positionH>
              <wp:positionV relativeFrom="page">
                <wp:posOffset>313690</wp:posOffset>
              </wp:positionV>
              <wp:extent cx="2559685" cy="177800"/>
              <wp:effectExtent l="0" t="0" r="0" b="3810"/>
              <wp:wrapNone/>
              <wp:docPr id="288"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140FC" w14:textId="77777777" w:rsidR="00BD5E4B" w:rsidRDefault="00BD5E4B">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A3522" id="_x0000_t202" coordsize="21600,21600" o:spt="202" path="m,l,21600r21600,l21600,xe">
              <v:stroke joinstyle="miter"/>
              <v:path gradientshapeok="t" o:connecttype="rect"/>
            </v:shapetype>
            <v:shape id="Text Box 279" o:spid="_x0000_s1055" type="#_x0000_t202" style="position:absolute;margin-left:77.75pt;margin-top:24.7pt;width:201.55pt;height:14pt;z-index:-5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yitwIAALQ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" filled="f" stroked="f">
              <v:textbox inset="0,0,0,0">
                <w:txbxContent>
                  <w:p w14:paraId="1E7140FC" w14:textId="77777777" w:rsidR="00BD5E4B" w:rsidRDefault="00BD5E4B">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C8AD8" w14:textId="77777777" w:rsidR="00BD5E4B" w:rsidRDefault="00BD5E4B">
    <w:pPr>
      <w:pStyle w:val="a3"/>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AE13F" w14:textId="77777777" w:rsidR="00BD5E4B" w:rsidRDefault="00BD5E4B">
    <w:pPr>
      <w:pStyle w:val="a3"/>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C0344" w14:textId="77777777" w:rsidR="00BD5E4B" w:rsidRDefault="00BD5E4B">
    <w:pPr>
      <w:pStyle w:val="a3"/>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F5705" w14:textId="77777777" w:rsidR="00BD5E4B" w:rsidRDefault="00BD5E4B">
    <w:pPr>
      <w:pStyle w:val="a3"/>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A022A" w14:textId="77777777" w:rsidR="00BD5E4B" w:rsidRDefault="00BD5E4B">
    <w:pPr>
      <w:pStyle w:val="a3"/>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7741E" w14:textId="77777777" w:rsidR="00BD5E4B" w:rsidRDefault="00BD5E4B">
    <w:pPr>
      <w:pStyle w:val="a3"/>
      <w:spacing w:line="14" w:lineRule="auto"/>
      <w:rPr>
        <w:sz w:val="20"/>
      </w:rPr>
    </w:pPr>
    <w:r>
      <w:rPr>
        <w:noProof/>
      </w:rPr>
      <mc:AlternateContent>
        <mc:Choice Requires="wps">
          <w:drawing>
            <wp:anchor distT="0" distB="0" distL="114300" distR="114300" simplePos="0" relativeHeight="503263832" behindDoc="1" locked="0" layoutInCell="1" allowOverlap="1" wp14:anchorId="2315F87D" wp14:editId="1CEA9A12">
              <wp:simplePos x="0" y="0"/>
              <wp:positionH relativeFrom="page">
                <wp:posOffset>17145</wp:posOffset>
              </wp:positionH>
              <wp:positionV relativeFrom="page">
                <wp:posOffset>6350</wp:posOffset>
              </wp:positionV>
              <wp:extent cx="7755255" cy="563880"/>
              <wp:effectExtent l="0" t="0" r="0" b="1270"/>
              <wp:wrapNone/>
              <wp:docPr id="74"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C665A5" id="Rectangle 65" o:spid="_x0000_s1026" style="position:absolute;left:0;text-align:left;margin-left:1.35pt;margin-top:.5pt;width:610.65pt;height:44.4pt;z-index:-52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" fillcolor="#fbfbfa" stroked="f">
              <w10:wrap anchorx="page" anchory="page"/>
            </v:rect>
          </w:pict>
        </mc:Fallback>
      </mc:AlternateContent>
    </w:r>
    <w:r>
      <w:rPr>
        <w:noProof/>
      </w:rPr>
      <mc:AlternateContent>
        <mc:Choice Requires="wps">
          <w:drawing>
            <wp:anchor distT="0" distB="0" distL="114300" distR="114300" simplePos="0" relativeHeight="503263856" behindDoc="1" locked="0" layoutInCell="1" allowOverlap="1" wp14:anchorId="6F256307" wp14:editId="0854F01E">
              <wp:simplePos x="0" y="0"/>
              <wp:positionH relativeFrom="page">
                <wp:posOffset>987425</wp:posOffset>
              </wp:positionH>
              <wp:positionV relativeFrom="page">
                <wp:posOffset>313690</wp:posOffset>
              </wp:positionV>
              <wp:extent cx="2559685" cy="177800"/>
              <wp:effectExtent l="0" t="0" r="0" b="3810"/>
              <wp:wrapNone/>
              <wp:docPr id="73"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30932" w14:textId="77777777" w:rsidR="00BD5E4B" w:rsidRDefault="00BD5E4B">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256307" id="_x0000_t202" coordsize="21600,21600" o:spt="202" path="m,l,21600r21600,l21600,xe">
              <v:stroke joinstyle="miter"/>
              <v:path gradientshapeok="t" o:connecttype="rect"/>
            </v:shapetype>
            <v:shape id="Text Box 64" o:spid="_x0000_s1069" type="#_x0000_t202" style="position:absolute;margin-left:77.75pt;margin-top:24.7pt;width:201.55pt;height:14pt;z-index:-5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" filled="f" stroked="f">
              <v:textbox inset="0,0,0,0">
                <w:txbxContent>
                  <w:p w14:paraId="74A30932" w14:textId="77777777" w:rsidR="00BD5E4B" w:rsidRDefault="00BD5E4B">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B1897" w14:textId="77777777" w:rsidR="00BD5E4B" w:rsidRDefault="00BD5E4B">
    <w:pPr>
      <w:pStyle w:val="a3"/>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0E0A8" w14:textId="77777777" w:rsidR="00BD5E4B" w:rsidRDefault="00BD5E4B">
    <w:pPr>
      <w:pStyle w:val="a3"/>
      <w:spacing w:line="14" w:lineRule="auto"/>
      <w:rPr>
        <w:sz w:val="20"/>
      </w:rPr>
    </w:pPr>
    <w:r>
      <w:rPr>
        <w:noProof/>
      </w:rPr>
      <mc:AlternateContent>
        <mc:Choice Requires="wps">
          <w:drawing>
            <wp:anchor distT="0" distB="0" distL="114300" distR="114300" simplePos="0" relativeHeight="503263928" behindDoc="1" locked="0" layoutInCell="1" allowOverlap="1" wp14:anchorId="7B9B0EB5" wp14:editId="06903057">
              <wp:simplePos x="0" y="0"/>
              <wp:positionH relativeFrom="page">
                <wp:posOffset>17145</wp:posOffset>
              </wp:positionH>
              <wp:positionV relativeFrom="page">
                <wp:posOffset>6350</wp:posOffset>
              </wp:positionV>
              <wp:extent cx="7755255" cy="563880"/>
              <wp:effectExtent l="0" t="0" r="0" b="1270"/>
              <wp:wrapNone/>
              <wp:docPr id="5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86CDA" id="Rectangle 44" o:spid="_x0000_s1026" style="position:absolute;left:0;text-align:left;margin-left:1.35pt;margin-top:.5pt;width:610.65pt;height:44.4pt;z-index:-52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" fillcolor="#fbfbfa" stroked="f">
              <w10:wrap anchorx="page" anchory="page"/>
            </v:rect>
          </w:pict>
        </mc:Fallback>
      </mc:AlternateContent>
    </w:r>
    <w:r>
      <w:rPr>
        <w:noProof/>
      </w:rPr>
      <mc:AlternateContent>
        <mc:Choice Requires="wps">
          <w:drawing>
            <wp:anchor distT="0" distB="0" distL="114300" distR="114300" simplePos="0" relativeHeight="503263952" behindDoc="1" locked="0" layoutInCell="1" allowOverlap="1" wp14:anchorId="649B3360" wp14:editId="310EC570">
              <wp:simplePos x="0" y="0"/>
              <wp:positionH relativeFrom="page">
                <wp:posOffset>987425</wp:posOffset>
              </wp:positionH>
              <wp:positionV relativeFrom="page">
                <wp:posOffset>313690</wp:posOffset>
              </wp:positionV>
              <wp:extent cx="2559685" cy="177800"/>
              <wp:effectExtent l="0" t="0" r="0" b="3810"/>
              <wp:wrapNone/>
              <wp:docPr id="5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1375B" w14:textId="77777777" w:rsidR="00BD5E4B" w:rsidRDefault="00BD5E4B">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9B3360" id="_x0000_t202" coordsize="21600,21600" o:spt="202" path="m,l,21600r21600,l21600,xe">
              <v:stroke joinstyle="miter"/>
              <v:path gradientshapeok="t" o:connecttype="rect"/>
            </v:shapetype>
            <v:shape id="Text Box 43" o:spid="_x0000_s1071" type="#_x0000_t202" style="position:absolute;margin-left:77.75pt;margin-top:24.7pt;width:201.55pt;height:14pt;z-index:-5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" filled="f" stroked="f">
              <v:textbox inset="0,0,0,0">
                <w:txbxContent>
                  <w:p w14:paraId="64D1375B" w14:textId="77777777" w:rsidR="00BD5E4B" w:rsidRDefault="00BD5E4B">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2DDC4" w14:textId="77777777" w:rsidR="00BD5E4B" w:rsidRDefault="00BD5E4B">
    <w:pPr>
      <w:pStyle w:val="a3"/>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78D31" w14:textId="77777777" w:rsidR="00BD5E4B" w:rsidRDefault="00BD5E4B">
    <w:pPr>
      <w:pStyle w:val="a3"/>
      <w:spacing w:line="14" w:lineRule="auto"/>
      <w:rPr>
        <w:sz w:val="20"/>
      </w:rPr>
    </w:pPr>
    <w:r>
      <w:rPr>
        <w:noProof/>
      </w:rPr>
      <mc:AlternateContent>
        <mc:Choice Requires="wps">
          <w:drawing>
            <wp:anchor distT="0" distB="0" distL="114300" distR="114300" simplePos="0" relativeHeight="503264024" behindDoc="1" locked="0" layoutInCell="1" allowOverlap="1" wp14:anchorId="1E538C46" wp14:editId="063918AC">
              <wp:simplePos x="0" y="0"/>
              <wp:positionH relativeFrom="page">
                <wp:posOffset>17145</wp:posOffset>
              </wp:positionH>
              <wp:positionV relativeFrom="page">
                <wp:posOffset>6350</wp:posOffset>
              </wp:positionV>
              <wp:extent cx="7755255" cy="563880"/>
              <wp:effectExtent l="0" t="0" r="0" b="1270"/>
              <wp:wrapNone/>
              <wp:docPr id="3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387505" id="Rectangle 23" o:spid="_x0000_s1026" style="position:absolute;left:0;text-align:left;margin-left:1.35pt;margin-top:.5pt;width:610.65pt;height:44.4pt;z-index:-52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" fillcolor="#fbfbfa" stroked="f">
              <w10:wrap anchorx="page" anchory="page"/>
            </v:rect>
          </w:pict>
        </mc:Fallback>
      </mc:AlternateContent>
    </w:r>
    <w:r>
      <w:rPr>
        <w:noProof/>
      </w:rPr>
      <mc:AlternateContent>
        <mc:Choice Requires="wps">
          <w:drawing>
            <wp:anchor distT="0" distB="0" distL="114300" distR="114300" simplePos="0" relativeHeight="503264048" behindDoc="1" locked="0" layoutInCell="1" allowOverlap="1" wp14:anchorId="57743DA6" wp14:editId="216DE7DE">
              <wp:simplePos x="0" y="0"/>
              <wp:positionH relativeFrom="page">
                <wp:posOffset>987425</wp:posOffset>
              </wp:positionH>
              <wp:positionV relativeFrom="page">
                <wp:posOffset>313690</wp:posOffset>
              </wp:positionV>
              <wp:extent cx="2559685" cy="177800"/>
              <wp:effectExtent l="0" t="0" r="0" b="3810"/>
              <wp:wrapNone/>
              <wp:docPr id="3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7B3D0" w14:textId="77777777" w:rsidR="00BD5E4B" w:rsidRDefault="00BD5E4B">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43DA6" id="_x0000_t202" coordsize="21600,21600" o:spt="202" path="m,l,21600r21600,l21600,xe">
              <v:stroke joinstyle="miter"/>
              <v:path gradientshapeok="t" o:connecttype="rect"/>
            </v:shapetype>
            <v:shape id="Text Box 22" o:spid="_x0000_s1073" type="#_x0000_t202" style="position:absolute;margin-left:77.75pt;margin-top:24.7pt;width:201.55pt;height:14pt;z-index:-5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" filled="f" stroked="f">
              <v:textbox inset="0,0,0,0">
                <w:txbxContent>
                  <w:p w14:paraId="49F7B3D0" w14:textId="77777777" w:rsidR="00BD5E4B" w:rsidRDefault="00BD5E4B">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D210D" w14:textId="77777777" w:rsidR="00BD5E4B" w:rsidRDefault="00BD5E4B">
    <w:pPr>
      <w:pStyle w:val="a3"/>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C4CD0" w14:textId="77777777" w:rsidR="00BD5E4B" w:rsidRDefault="00BD5E4B">
    <w:pPr>
      <w:pStyle w:val="a3"/>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9E1DB" w14:textId="77777777" w:rsidR="00BD5E4B" w:rsidRDefault="00BD5E4B">
    <w:pPr>
      <w:pStyle w:val="a3"/>
      <w:spacing w:line="14" w:lineRule="auto"/>
      <w:rPr>
        <w:sz w:val="20"/>
      </w:rPr>
    </w:pPr>
    <w:r>
      <w:rPr>
        <w:noProof/>
      </w:rPr>
      <mc:AlternateContent>
        <mc:Choice Requires="wps">
          <w:drawing>
            <wp:anchor distT="0" distB="0" distL="114300" distR="114300" simplePos="0" relativeHeight="503264120" behindDoc="1" locked="0" layoutInCell="1" allowOverlap="1" wp14:anchorId="1C36E15E" wp14:editId="00709098">
              <wp:simplePos x="0" y="0"/>
              <wp:positionH relativeFrom="page">
                <wp:posOffset>17145</wp:posOffset>
              </wp:positionH>
              <wp:positionV relativeFrom="page">
                <wp:posOffset>6350</wp:posOffset>
              </wp:positionV>
              <wp:extent cx="7755255" cy="563880"/>
              <wp:effectExtent l="0" t="0" r="0" b="127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FF541" id="Rectangle 2" o:spid="_x0000_s1026" style="position:absolute;left:0;text-align:left;margin-left:1.35pt;margin-top:.5pt;width:610.65pt;height:44.4pt;z-index:-52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" fillcolor="#fbfbfa" stroked="f">
              <w10:wrap anchorx="page" anchory="page"/>
            </v:rect>
          </w:pict>
        </mc:Fallback>
      </mc:AlternateContent>
    </w:r>
    <w:r>
      <w:rPr>
        <w:noProof/>
      </w:rPr>
      <mc:AlternateContent>
        <mc:Choice Requires="wps">
          <w:drawing>
            <wp:anchor distT="0" distB="0" distL="114300" distR="114300" simplePos="0" relativeHeight="503264144" behindDoc="1" locked="0" layoutInCell="1" allowOverlap="1" wp14:anchorId="7967C898" wp14:editId="1D8763F6">
              <wp:simplePos x="0" y="0"/>
              <wp:positionH relativeFrom="page">
                <wp:posOffset>987425</wp:posOffset>
              </wp:positionH>
              <wp:positionV relativeFrom="page">
                <wp:posOffset>313690</wp:posOffset>
              </wp:positionV>
              <wp:extent cx="2559685" cy="177800"/>
              <wp:effectExtent l="0" t="0" r="0" b="381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83197" w14:textId="77777777" w:rsidR="00BD5E4B" w:rsidRDefault="00BD5E4B">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67C898" id="_x0000_t202" coordsize="21600,21600" o:spt="202" path="m,l,21600r21600,l21600,xe">
              <v:stroke joinstyle="miter"/>
              <v:path gradientshapeok="t" o:connecttype="rect"/>
            </v:shapetype>
            <v:shape id="Text Box 1" o:spid="_x0000_s1075" type="#_x0000_t202" style="position:absolute;margin-left:77.75pt;margin-top:24.7pt;width:201.55pt;height:14pt;z-index:-5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" filled="f" stroked="f">
              <v:textbox inset="0,0,0,0">
                <w:txbxContent>
                  <w:p w14:paraId="71D83197" w14:textId="77777777" w:rsidR="00BD5E4B" w:rsidRDefault="00BD5E4B">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F7D2B" w14:textId="77777777" w:rsidR="00BD5E4B" w:rsidRDefault="00BD5E4B">
    <w:pPr>
      <w:pStyle w:val="a3"/>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61E54" w14:textId="77777777" w:rsidR="00BD5E4B" w:rsidRDefault="00BD5E4B">
    <w:pPr>
      <w:pStyle w:val="a3"/>
      <w:spacing w:line="14" w:lineRule="auto"/>
      <w:rPr>
        <w:sz w:val="20"/>
      </w:rPr>
    </w:pPr>
    <w:r>
      <w:rPr>
        <w:noProof/>
      </w:rPr>
      <mc:AlternateContent>
        <mc:Choice Requires="wps">
          <w:drawing>
            <wp:anchor distT="0" distB="0" distL="114300" distR="114300" simplePos="0" relativeHeight="503263256" behindDoc="1" locked="0" layoutInCell="1" allowOverlap="1" wp14:anchorId="073F5963" wp14:editId="2454D7A0">
              <wp:simplePos x="0" y="0"/>
              <wp:positionH relativeFrom="page">
                <wp:posOffset>17145</wp:posOffset>
              </wp:positionH>
              <wp:positionV relativeFrom="page">
                <wp:posOffset>6350</wp:posOffset>
              </wp:positionV>
              <wp:extent cx="7755255" cy="563880"/>
              <wp:effectExtent l="0" t="0" r="0" b="1270"/>
              <wp:wrapNone/>
              <wp:docPr id="268"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7D5F3" id="Rectangle 259" o:spid="_x0000_s1026" style="position:absolute;left:0;text-align:left;margin-left:1.35pt;margin-top:.5pt;width:610.65pt;height:44.4pt;z-index:-53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" fillcolor="#fbfbfa" stroked="f">
              <w10:wrap anchorx="page" anchory="page"/>
            </v:rect>
          </w:pict>
        </mc:Fallback>
      </mc:AlternateContent>
    </w:r>
    <w:r>
      <w:rPr>
        <w:noProof/>
      </w:rPr>
      <mc:AlternateContent>
        <mc:Choice Requires="wps">
          <w:drawing>
            <wp:anchor distT="0" distB="0" distL="114300" distR="114300" simplePos="0" relativeHeight="503263280" behindDoc="1" locked="0" layoutInCell="1" allowOverlap="1" wp14:anchorId="65E0D27D" wp14:editId="7CF7FC8B">
              <wp:simplePos x="0" y="0"/>
              <wp:positionH relativeFrom="page">
                <wp:posOffset>987425</wp:posOffset>
              </wp:positionH>
              <wp:positionV relativeFrom="page">
                <wp:posOffset>313690</wp:posOffset>
              </wp:positionV>
              <wp:extent cx="2559685" cy="177800"/>
              <wp:effectExtent l="0" t="0" r="0" b="3810"/>
              <wp:wrapNone/>
              <wp:docPr id="267"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793D7" w14:textId="77777777" w:rsidR="00BD5E4B" w:rsidRDefault="00BD5E4B">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E0D27D" id="_x0000_t202" coordsize="21600,21600" o:spt="202" path="m,l,21600r21600,l21600,xe">
              <v:stroke joinstyle="miter"/>
              <v:path gradientshapeok="t" o:connecttype="rect"/>
            </v:shapetype>
            <v:shape id="Text Box 258" o:spid="_x0000_s1057" type="#_x0000_t202" style="position:absolute;margin-left:77.75pt;margin-top:24.7pt;width:201.55pt;height:14pt;z-index:-5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grtwIAALQ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" filled="f" stroked="f">
              <v:textbox inset="0,0,0,0">
                <w:txbxContent>
                  <w:p w14:paraId="786793D7" w14:textId="77777777" w:rsidR="00BD5E4B" w:rsidRDefault="00BD5E4B">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E7366" w14:textId="77777777" w:rsidR="00BD5E4B" w:rsidRDefault="00BD5E4B">
    <w:pPr>
      <w:pStyle w:val="a3"/>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4959A" w14:textId="77777777" w:rsidR="00BD5E4B" w:rsidRDefault="00BD5E4B">
    <w:pPr>
      <w:pStyle w:val="a3"/>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21B2E" w14:textId="77777777" w:rsidR="00BD5E4B" w:rsidRDefault="00BD5E4B">
    <w:pPr>
      <w:pStyle w:val="a3"/>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28138" w14:textId="77777777" w:rsidR="00BD5E4B" w:rsidRDefault="00BD5E4B">
    <w:pPr>
      <w:pStyle w:val="a3"/>
      <w:spacing w:line="14" w:lineRule="auto"/>
      <w:rPr>
        <w:sz w:val="20"/>
      </w:rPr>
    </w:pPr>
    <w:r>
      <w:rPr>
        <w:noProof/>
      </w:rPr>
      <mc:AlternateContent>
        <mc:Choice Requires="wps">
          <w:drawing>
            <wp:anchor distT="0" distB="0" distL="114300" distR="114300" simplePos="0" relativeHeight="503263448" behindDoc="1" locked="0" layoutInCell="1" allowOverlap="1" wp14:anchorId="4D0BC63A" wp14:editId="57C07802">
              <wp:simplePos x="0" y="0"/>
              <wp:positionH relativeFrom="page">
                <wp:posOffset>17145</wp:posOffset>
              </wp:positionH>
              <wp:positionV relativeFrom="page">
                <wp:posOffset>6350</wp:posOffset>
              </wp:positionV>
              <wp:extent cx="7755255" cy="563880"/>
              <wp:effectExtent l="0" t="0" r="0" b="1270"/>
              <wp:wrapNone/>
              <wp:docPr id="209"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0789E8" id="Rectangle 200" o:spid="_x0000_s1026" style="position:absolute;left:0;text-align:left;margin-left:1.35pt;margin-top:.5pt;width:610.65pt;height:44.4pt;z-index:-53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" fillcolor="#fbfbfa" stroked="f">
              <w10:wrap anchorx="page" anchory="page"/>
            </v:rect>
          </w:pict>
        </mc:Fallback>
      </mc:AlternateContent>
    </w:r>
    <w:r>
      <w:rPr>
        <w:noProof/>
      </w:rPr>
      <mc:AlternateContent>
        <mc:Choice Requires="wps">
          <w:drawing>
            <wp:anchor distT="0" distB="0" distL="114300" distR="114300" simplePos="0" relativeHeight="503263472" behindDoc="1" locked="0" layoutInCell="1" allowOverlap="1" wp14:anchorId="0DC8D5DF" wp14:editId="6CC18A20">
              <wp:simplePos x="0" y="0"/>
              <wp:positionH relativeFrom="page">
                <wp:posOffset>987425</wp:posOffset>
              </wp:positionH>
              <wp:positionV relativeFrom="page">
                <wp:posOffset>313690</wp:posOffset>
              </wp:positionV>
              <wp:extent cx="2559685" cy="177800"/>
              <wp:effectExtent l="0" t="0" r="0" b="3810"/>
              <wp:wrapNone/>
              <wp:docPr id="208"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BD27F" w14:textId="77777777" w:rsidR="00BD5E4B" w:rsidRDefault="00BD5E4B">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C8D5DF" id="_x0000_t202" coordsize="21600,21600" o:spt="202" path="m,l,21600r21600,l21600,xe">
              <v:stroke joinstyle="miter"/>
              <v:path gradientshapeok="t" o:connecttype="rect"/>
            </v:shapetype>
            <v:shape id="Text Box 199" o:spid="_x0000_s1061" type="#_x0000_t202" style="position:absolute;margin-left:77.75pt;margin-top:24.7pt;width:201.55pt;height:14pt;z-index:-5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cotwIAALQ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" filled="f" stroked="f">
              <v:textbox inset="0,0,0,0">
                <w:txbxContent>
                  <w:p w14:paraId="4BABD27F" w14:textId="77777777" w:rsidR="00BD5E4B" w:rsidRDefault="00BD5E4B">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5C486" w14:textId="77777777" w:rsidR="00BD5E4B" w:rsidRDefault="00BD5E4B">
    <w:pPr>
      <w:pStyle w:val="a3"/>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137CC" w14:textId="77777777" w:rsidR="00BD5E4B" w:rsidRDefault="00BD5E4B">
    <w:pPr>
      <w:pStyle w:val="a3"/>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27C46"/>
    <w:multiLevelType w:val="multilevel"/>
    <w:tmpl w:val="97F2B446"/>
    <w:lvl w:ilvl="0">
      <w:start w:val="9"/>
      <w:numFmt w:val="decimal"/>
      <w:lvlText w:val="%1"/>
      <w:lvlJc w:val="left"/>
      <w:pPr>
        <w:ind w:left="1137" w:hanging="742"/>
      </w:pPr>
      <w:rPr>
        <w:rFonts w:hint="default"/>
        <w:lang w:val="ja-JP" w:eastAsia="ja-JP" w:bidi="ja-JP"/>
      </w:rPr>
    </w:lvl>
    <w:lvl w:ilvl="1">
      <w:start w:val="1"/>
      <w:numFmt w:val="decimal"/>
      <w:lvlText w:val="%1.%2"/>
      <w:lvlJc w:val="left"/>
      <w:pPr>
        <w:ind w:left="1137" w:hanging="742"/>
      </w:pPr>
      <w:rPr>
        <w:rFonts w:ascii="Arial" w:eastAsia="Arial" w:hAnsi="Arial" w:cs="Arial" w:hint="default"/>
        <w:color w:val="414042"/>
        <w:spacing w:val="-57"/>
        <w:w w:val="99"/>
        <w:sz w:val="48"/>
        <w:szCs w:val="48"/>
        <w:lang w:val="ja-JP" w:eastAsia="ja-JP" w:bidi="ja-JP"/>
      </w:rPr>
    </w:lvl>
    <w:lvl w:ilvl="2">
      <w:start w:val="1"/>
      <w:numFmt w:val="decimal"/>
      <w:lvlText w:val="%1.%2.%3"/>
      <w:lvlJc w:val="left"/>
      <w:pPr>
        <w:ind w:left="1184" w:hanging="790"/>
      </w:pPr>
      <w:rPr>
        <w:rFonts w:ascii="Arial" w:eastAsia="Arial" w:hAnsi="Arial" w:cs="Arial" w:hint="default"/>
        <w:color w:val="414042"/>
        <w:spacing w:val="-42"/>
        <w:w w:val="99"/>
        <w:sz w:val="36"/>
        <w:szCs w:val="36"/>
        <w:lang w:val="ja-JP" w:eastAsia="ja-JP" w:bidi="ja-JP"/>
      </w:rPr>
    </w:lvl>
    <w:lvl w:ilvl="3">
      <w:numFmt w:val="bullet"/>
      <w:lvlText w:val="•"/>
      <w:lvlJc w:val="left"/>
      <w:pPr>
        <w:ind w:left="3100" w:hanging="790"/>
      </w:pPr>
      <w:rPr>
        <w:rFonts w:hint="default"/>
        <w:lang w:val="ja-JP" w:eastAsia="ja-JP" w:bidi="ja-JP"/>
      </w:rPr>
    </w:lvl>
    <w:lvl w:ilvl="4">
      <w:numFmt w:val="bullet"/>
      <w:lvlText w:val="•"/>
      <w:lvlJc w:val="left"/>
      <w:pPr>
        <w:ind w:left="4060" w:hanging="790"/>
      </w:pPr>
      <w:rPr>
        <w:rFonts w:hint="default"/>
        <w:lang w:val="ja-JP" w:eastAsia="ja-JP" w:bidi="ja-JP"/>
      </w:rPr>
    </w:lvl>
    <w:lvl w:ilvl="5">
      <w:numFmt w:val="bullet"/>
      <w:lvlText w:val="•"/>
      <w:lvlJc w:val="left"/>
      <w:pPr>
        <w:ind w:left="5020" w:hanging="790"/>
      </w:pPr>
      <w:rPr>
        <w:rFonts w:hint="default"/>
        <w:lang w:val="ja-JP" w:eastAsia="ja-JP" w:bidi="ja-JP"/>
      </w:rPr>
    </w:lvl>
    <w:lvl w:ilvl="6">
      <w:numFmt w:val="bullet"/>
      <w:lvlText w:val="•"/>
      <w:lvlJc w:val="left"/>
      <w:pPr>
        <w:ind w:left="5980" w:hanging="790"/>
      </w:pPr>
      <w:rPr>
        <w:rFonts w:hint="default"/>
        <w:lang w:val="ja-JP" w:eastAsia="ja-JP" w:bidi="ja-JP"/>
      </w:rPr>
    </w:lvl>
    <w:lvl w:ilvl="7">
      <w:numFmt w:val="bullet"/>
      <w:lvlText w:val="•"/>
      <w:lvlJc w:val="left"/>
      <w:pPr>
        <w:ind w:left="6940" w:hanging="790"/>
      </w:pPr>
      <w:rPr>
        <w:rFonts w:hint="default"/>
        <w:lang w:val="ja-JP" w:eastAsia="ja-JP" w:bidi="ja-JP"/>
      </w:rPr>
    </w:lvl>
    <w:lvl w:ilvl="8">
      <w:numFmt w:val="bullet"/>
      <w:lvlText w:val="•"/>
      <w:lvlJc w:val="left"/>
      <w:pPr>
        <w:ind w:left="7900" w:hanging="790"/>
      </w:pPr>
      <w:rPr>
        <w:rFonts w:hint="default"/>
        <w:lang w:val="ja-JP" w:eastAsia="ja-JP" w:bidi="ja-JP"/>
      </w:rPr>
    </w:lvl>
  </w:abstractNum>
  <w:abstractNum w:abstractNumId="1" w15:restartNumberingAfterBreak="0">
    <w:nsid w:val="26414CD8"/>
    <w:multiLevelType w:val="multilevel"/>
    <w:tmpl w:val="74CE6554"/>
    <w:lvl w:ilvl="0">
      <w:start w:val="2"/>
      <w:numFmt w:val="decimal"/>
      <w:lvlText w:val="%1"/>
      <w:lvlJc w:val="left"/>
      <w:pPr>
        <w:ind w:left="1130" w:hanging="735"/>
      </w:pPr>
      <w:rPr>
        <w:rFonts w:hint="default"/>
        <w:lang w:val="ja-JP" w:eastAsia="ja-JP" w:bidi="ja-JP"/>
      </w:rPr>
    </w:lvl>
    <w:lvl w:ilvl="1">
      <w:start w:val="1"/>
      <w:numFmt w:val="decimal"/>
      <w:lvlText w:val="%1.%2"/>
      <w:lvlJc w:val="left"/>
      <w:pPr>
        <w:ind w:left="1130" w:hanging="735"/>
      </w:pPr>
      <w:rPr>
        <w:rFonts w:ascii="Arial" w:eastAsia="Arial" w:hAnsi="Arial" w:cs="Arial" w:hint="default"/>
        <w:color w:val="414042"/>
        <w:spacing w:val="-57"/>
        <w:w w:val="99"/>
        <w:sz w:val="48"/>
        <w:szCs w:val="48"/>
        <w:lang w:val="ja-JP" w:eastAsia="ja-JP" w:bidi="ja-JP"/>
      </w:rPr>
    </w:lvl>
    <w:lvl w:ilvl="2">
      <w:numFmt w:val="bullet"/>
      <w:lvlText w:val="•"/>
      <w:lvlJc w:val="left"/>
      <w:pPr>
        <w:ind w:left="1195" w:hanging="200"/>
      </w:pPr>
      <w:rPr>
        <w:rFonts w:ascii="Arial" w:eastAsia="Arial" w:hAnsi="Arial" w:cs="Arial" w:hint="default"/>
        <w:color w:val="696A6D"/>
        <w:w w:val="142"/>
        <w:sz w:val="24"/>
        <w:szCs w:val="24"/>
        <w:lang w:val="ja-JP" w:eastAsia="ja-JP" w:bidi="ja-JP"/>
      </w:rPr>
    </w:lvl>
    <w:lvl w:ilvl="3">
      <w:numFmt w:val="bullet"/>
      <w:lvlText w:val="•"/>
      <w:lvlJc w:val="left"/>
      <w:pPr>
        <w:ind w:left="2277" w:hanging="200"/>
      </w:pPr>
      <w:rPr>
        <w:rFonts w:hint="default"/>
        <w:lang w:val="ja-JP" w:eastAsia="ja-JP" w:bidi="ja-JP"/>
      </w:rPr>
    </w:lvl>
    <w:lvl w:ilvl="4">
      <w:numFmt w:val="bullet"/>
      <w:lvlText w:val="•"/>
      <w:lvlJc w:val="left"/>
      <w:pPr>
        <w:ind w:left="3355" w:hanging="200"/>
      </w:pPr>
      <w:rPr>
        <w:rFonts w:hint="default"/>
        <w:lang w:val="ja-JP" w:eastAsia="ja-JP" w:bidi="ja-JP"/>
      </w:rPr>
    </w:lvl>
    <w:lvl w:ilvl="5">
      <w:numFmt w:val="bullet"/>
      <w:lvlText w:val="•"/>
      <w:lvlJc w:val="left"/>
      <w:pPr>
        <w:ind w:left="4432" w:hanging="200"/>
      </w:pPr>
      <w:rPr>
        <w:rFonts w:hint="default"/>
        <w:lang w:val="ja-JP" w:eastAsia="ja-JP" w:bidi="ja-JP"/>
      </w:rPr>
    </w:lvl>
    <w:lvl w:ilvl="6">
      <w:numFmt w:val="bullet"/>
      <w:lvlText w:val="•"/>
      <w:lvlJc w:val="left"/>
      <w:pPr>
        <w:ind w:left="5510" w:hanging="200"/>
      </w:pPr>
      <w:rPr>
        <w:rFonts w:hint="default"/>
        <w:lang w:val="ja-JP" w:eastAsia="ja-JP" w:bidi="ja-JP"/>
      </w:rPr>
    </w:lvl>
    <w:lvl w:ilvl="7">
      <w:numFmt w:val="bullet"/>
      <w:lvlText w:val="•"/>
      <w:lvlJc w:val="left"/>
      <w:pPr>
        <w:ind w:left="6587" w:hanging="200"/>
      </w:pPr>
      <w:rPr>
        <w:rFonts w:hint="default"/>
        <w:lang w:val="ja-JP" w:eastAsia="ja-JP" w:bidi="ja-JP"/>
      </w:rPr>
    </w:lvl>
    <w:lvl w:ilvl="8">
      <w:numFmt w:val="bullet"/>
      <w:lvlText w:val="•"/>
      <w:lvlJc w:val="left"/>
      <w:pPr>
        <w:ind w:left="7665" w:hanging="200"/>
      </w:pPr>
      <w:rPr>
        <w:rFonts w:hint="default"/>
        <w:lang w:val="ja-JP" w:eastAsia="ja-JP" w:bidi="ja-JP"/>
      </w:rPr>
    </w:lvl>
  </w:abstractNum>
  <w:abstractNum w:abstractNumId="2" w15:restartNumberingAfterBreak="0">
    <w:nsid w:val="289C2168"/>
    <w:multiLevelType w:val="hybridMultilevel"/>
    <w:tmpl w:val="B92EA99E"/>
    <w:lvl w:ilvl="0" w:tplc="BFB03B6E">
      <w:start w:val="1"/>
      <w:numFmt w:val="decimal"/>
      <w:lvlText w:val="%1."/>
      <w:lvlJc w:val="left"/>
      <w:pPr>
        <w:ind w:left="795" w:hanging="441"/>
      </w:pPr>
      <w:rPr>
        <w:rFonts w:ascii="Arial" w:eastAsia="Arial" w:hAnsi="Arial" w:cs="Arial" w:hint="default"/>
        <w:color w:val="414042"/>
        <w:spacing w:val="-58"/>
        <w:w w:val="77"/>
        <w:sz w:val="28"/>
        <w:szCs w:val="28"/>
        <w:lang w:val="ja-JP" w:eastAsia="ja-JP" w:bidi="ja-JP"/>
      </w:rPr>
    </w:lvl>
    <w:lvl w:ilvl="1" w:tplc="7DDE31C4">
      <w:numFmt w:val="bullet"/>
      <w:lvlText w:val="•"/>
      <w:lvlJc w:val="left"/>
      <w:pPr>
        <w:ind w:left="1702" w:hanging="441"/>
      </w:pPr>
      <w:rPr>
        <w:rFonts w:hint="default"/>
        <w:lang w:val="ja-JP" w:eastAsia="ja-JP" w:bidi="ja-JP"/>
      </w:rPr>
    </w:lvl>
    <w:lvl w:ilvl="2" w:tplc="7FCC3108">
      <w:numFmt w:val="bullet"/>
      <w:lvlText w:val="•"/>
      <w:lvlJc w:val="left"/>
      <w:pPr>
        <w:ind w:left="2604" w:hanging="441"/>
      </w:pPr>
      <w:rPr>
        <w:rFonts w:hint="default"/>
        <w:lang w:val="ja-JP" w:eastAsia="ja-JP" w:bidi="ja-JP"/>
      </w:rPr>
    </w:lvl>
    <w:lvl w:ilvl="3" w:tplc="72382DBC">
      <w:numFmt w:val="bullet"/>
      <w:lvlText w:val="•"/>
      <w:lvlJc w:val="left"/>
      <w:pPr>
        <w:ind w:left="3506" w:hanging="441"/>
      </w:pPr>
      <w:rPr>
        <w:rFonts w:hint="default"/>
        <w:lang w:val="ja-JP" w:eastAsia="ja-JP" w:bidi="ja-JP"/>
      </w:rPr>
    </w:lvl>
    <w:lvl w:ilvl="4" w:tplc="E698D87A">
      <w:numFmt w:val="bullet"/>
      <w:lvlText w:val="•"/>
      <w:lvlJc w:val="left"/>
      <w:pPr>
        <w:ind w:left="4408" w:hanging="441"/>
      </w:pPr>
      <w:rPr>
        <w:rFonts w:hint="default"/>
        <w:lang w:val="ja-JP" w:eastAsia="ja-JP" w:bidi="ja-JP"/>
      </w:rPr>
    </w:lvl>
    <w:lvl w:ilvl="5" w:tplc="7AAED1A2">
      <w:numFmt w:val="bullet"/>
      <w:lvlText w:val="•"/>
      <w:lvlJc w:val="left"/>
      <w:pPr>
        <w:ind w:left="5310" w:hanging="441"/>
      </w:pPr>
      <w:rPr>
        <w:rFonts w:hint="default"/>
        <w:lang w:val="ja-JP" w:eastAsia="ja-JP" w:bidi="ja-JP"/>
      </w:rPr>
    </w:lvl>
    <w:lvl w:ilvl="6" w:tplc="DE48FE84">
      <w:numFmt w:val="bullet"/>
      <w:lvlText w:val="•"/>
      <w:lvlJc w:val="left"/>
      <w:pPr>
        <w:ind w:left="6212" w:hanging="441"/>
      </w:pPr>
      <w:rPr>
        <w:rFonts w:hint="default"/>
        <w:lang w:val="ja-JP" w:eastAsia="ja-JP" w:bidi="ja-JP"/>
      </w:rPr>
    </w:lvl>
    <w:lvl w:ilvl="7" w:tplc="9EBE4EF6">
      <w:numFmt w:val="bullet"/>
      <w:lvlText w:val="•"/>
      <w:lvlJc w:val="left"/>
      <w:pPr>
        <w:ind w:left="7114" w:hanging="441"/>
      </w:pPr>
      <w:rPr>
        <w:rFonts w:hint="default"/>
        <w:lang w:val="ja-JP" w:eastAsia="ja-JP" w:bidi="ja-JP"/>
      </w:rPr>
    </w:lvl>
    <w:lvl w:ilvl="8" w:tplc="C62AF466">
      <w:numFmt w:val="bullet"/>
      <w:lvlText w:val="•"/>
      <w:lvlJc w:val="left"/>
      <w:pPr>
        <w:ind w:left="8016" w:hanging="441"/>
      </w:pPr>
      <w:rPr>
        <w:rFonts w:hint="default"/>
        <w:lang w:val="ja-JP" w:eastAsia="ja-JP" w:bidi="ja-JP"/>
      </w:rPr>
    </w:lvl>
  </w:abstractNum>
  <w:abstractNum w:abstractNumId="3" w15:restartNumberingAfterBreak="0">
    <w:nsid w:val="2B9A7502"/>
    <w:multiLevelType w:val="multilevel"/>
    <w:tmpl w:val="DA2430FE"/>
    <w:lvl w:ilvl="0">
      <w:start w:val="5"/>
      <w:numFmt w:val="decimal"/>
      <w:lvlText w:val="%1"/>
      <w:lvlJc w:val="left"/>
      <w:pPr>
        <w:ind w:left="1140" w:hanging="745"/>
      </w:pPr>
      <w:rPr>
        <w:rFonts w:hint="default"/>
        <w:lang w:val="ja-JP" w:eastAsia="ja-JP" w:bidi="ja-JP"/>
      </w:rPr>
    </w:lvl>
    <w:lvl w:ilvl="1">
      <w:start w:val="1"/>
      <w:numFmt w:val="decimal"/>
      <w:lvlText w:val="%1.%2"/>
      <w:lvlJc w:val="left"/>
      <w:pPr>
        <w:ind w:left="1140" w:hanging="745"/>
      </w:pPr>
      <w:rPr>
        <w:rFonts w:ascii="Arial" w:eastAsia="Arial" w:hAnsi="Arial" w:cs="Arial" w:hint="default"/>
        <w:color w:val="414042"/>
        <w:spacing w:val="-57"/>
        <w:w w:val="99"/>
        <w:sz w:val="48"/>
        <w:szCs w:val="48"/>
        <w:lang w:val="ja-JP" w:eastAsia="ja-JP" w:bidi="ja-JP"/>
      </w:rPr>
    </w:lvl>
    <w:lvl w:ilvl="2">
      <w:numFmt w:val="bullet"/>
      <w:lvlText w:val="•"/>
      <w:lvlJc w:val="left"/>
      <w:pPr>
        <w:ind w:left="1195" w:hanging="200"/>
      </w:pPr>
      <w:rPr>
        <w:rFonts w:ascii="Arial" w:eastAsia="Arial" w:hAnsi="Arial" w:cs="Arial" w:hint="default"/>
        <w:color w:val="696A6D"/>
        <w:w w:val="142"/>
        <w:sz w:val="24"/>
        <w:szCs w:val="24"/>
        <w:lang w:val="ja-JP" w:eastAsia="ja-JP" w:bidi="ja-JP"/>
      </w:rPr>
    </w:lvl>
    <w:lvl w:ilvl="3">
      <w:numFmt w:val="bullet"/>
      <w:lvlText w:val="•"/>
      <w:lvlJc w:val="left"/>
      <w:pPr>
        <w:ind w:left="3115" w:hanging="200"/>
      </w:pPr>
      <w:rPr>
        <w:rFonts w:hint="default"/>
        <w:lang w:val="ja-JP" w:eastAsia="ja-JP" w:bidi="ja-JP"/>
      </w:rPr>
    </w:lvl>
    <w:lvl w:ilvl="4">
      <w:numFmt w:val="bullet"/>
      <w:lvlText w:val="•"/>
      <w:lvlJc w:val="left"/>
      <w:pPr>
        <w:ind w:left="4073" w:hanging="200"/>
      </w:pPr>
      <w:rPr>
        <w:rFonts w:hint="default"/>
        <w:lang w:val="ja-JP" w:eastAsia="ja-JP" w:bidi="ja-JP"/>
      </w:rPr>
    </w:lvl>
    <w:lvl w:ilvl="5">
      <w:numFmt w:val="bullet"/>
      <w:lvlText w:val="•"/>
      <w:lvlJc w:val="left"/>
      <w:pPr>
        <w:ind w:left="5031" w:hanging="200"/>
      </w:pPr>
      <w:rPr>
        <w:rFonts w:hint="default"/>
        <w:lang w:val="ja-JP" w:eastAsia="ja-JP" w:bidi="ja-JP"/>
      </w:rPr>
    </w:lvl>
    <w:lvl w:ilvl="6">
      <w:numFmt w:val="bullet"/>
      <w:lvlText w:val="•"/>
      <w:lvlJc w:val="left"/>
      <w:pPr>
        <w:ind w:left="5988" w:hanging="200"/>
      </w:pPr>
      <w:rPr>
        <w:rFonts w:hint="default"/>
        <w:lang w:val="ja-JP" w:eastAsia="ja-JP" w:bidi="ja-JP"/>
      </w:rPr>
    </w:lvl>
    <w:lvl w:ilvl="7">
      <w:numFmt w:val="bullet"/>
      <w:lvlText w:val="•"/>
      <w:lvlJc w:val="left"/>
      <w:pPr>
        <w:ind w:left="6946" w:hanging="200"/>
      </w:pPr>
      <w:rPr>
        <w:rFonts w:hint="default"/>
        <w:lang w:val="ja-JP" w:eastAsia="ja-JP" w:bidi="ja-JP"/>
      </w:rPr>
    </w:lvl>
    <w:lvl w:ilvl="8">
      <w:numFmt w:val="bullet"/>
      <w:lvlText w:val="•"/>
      <w:lvlJc w:val="left"/>
      <w:pPr>
        <w:ind w:left="7904" w:hanging="200"/>
      </w:pPr>
      <w:rPr>
        <w:rFonts w:hint="default"/>
        <w:lang w:val="ja-JP" w:eastAsia="ja-JP" w:bidi="ja-JP"/>
      </w:rPr>
    </w:lvl>
  </w:abstractNum>
  <w:abstractNum w:abstractNumId="4" w15:restartNumberingAfterBreak="0">
    <w:nsid w:val="34515509"/>
    <w:multiLevelType w:val="hybridMultilevel"/>
    <w:tmpl w:val="2816558A"/>
    <w:lvl w:ilvl="0" w:tplc="10B670E6">
      <w:start w:val="1"/>
      <w:numFmt w:val="decimal"/>
      <w:lvlText w:val="%1."/>
      <w:lvlJc w:val="left"/>
      <w:pPr>
        <w:ind w:left="795" w:hanging="320"/>
      </w:pPr>
      <w:rPr>
        <w:rFonts w:ascii="Arial" w:eastAsia="Arial" w:hAnsi="Arial" w:cs="Arial" w:hint="default"/>
        <w:color w:val="414042"/>
        <w:spacing w:val="-22"/>
        <w:w w:val="100"/>
        <w:sz w:val="28"/>
        <w:szCs w:val="28"/>
        <w:lang w:val="ja-JP" w:eastAsia="ja-JP" w:bidi="ja-JP"/>
      </w:rPr>
    </w:lvl>
    <w:lvl w:ilvl="1" w:tplc="AFE21798">
      <w:numFmt w:val="bullet"/>
      <w:lvlText w:val="•"/>
      <w:lvlJc w:val="left"/>
      <w:pPr>
        <w:ind w:left="1702" w:hanging="320"/>
      </w:pPr>
      <w:rPr>
        <w:rFonts w:hint="default"/>
        <w:lang w:val="ja-JP" w:eastAsia="ja-JP" w:bidi="ja-JP"/>
      </w:rPr>
    </w:lvl>
    <w:lvl w:ilvl="2" w:tplc="9A343CCE">
      <w:numFmt w:val="bullet"/>
      <w:lvlText w:val="•"/>
      <w:lvlJc w:val="left"/>
      <w:pPr>
        <w:ind w:left="2604" w:hanging="320"/>
      </w:pPr>
      <w:rPr>
        <w:rFonts w:hint="default"/>
        <w:lang w:val="ja-JP" w:eastAsia="ja-JP" w:bidi="ja-JP"/>
      </w:rPr>
    </w:lvl>
    <w:lvl w:ilvl="3" w:tplc="F4CAA2DA">
      <w:numFmt w:val="bullet"/>
      <w:lvlText w:val="•"/>
      <w:lvlJc w:val="left"/>
      <w:pPr>
        <w:ind w:left="3506" w:hanging="320"/>
      </w:pPr>
      <w:rPr>
        <w:rFonts w:hint="default"/>
        <w:lang w:val="ja-JP" w:eastAsia="ja-JP" w:bidi="ja-JP"/>
      </w:rPr>
    </w:lvl>
    <w:lvl w:ilvl="4" w:tplc="1D62855C">
      <w:numFmt w:val="bullet"/>
      <w:lvlText w:val="•"/>
      <w:lvlJc w:val="left"/>
      <w:pPr>
        <w:ind w:left="4408" w:hanging="320"/>
      </w:pPr>
      <w:rPr>
        <w:rFonts w:hint="default"/>
        <w:lang w:val="ja-JP" w:eastAsia="ja-JP" w:bidi="ja-JP"/>
      </w:rPr>
    </w:lvl>
    <w:lvl w:ilvl="5" w:tplc="AF0833A8">
      <w:numFmt w:val="bullet"/>
      <w:lvlText w:val="•"/>
      <w:lvlJc w:val="left"/>
      <w:pPr>
        <w:ind w:left="5310" w:hanging="320"/>
      </w:pPr>
      <w:rPr>
        <w:rFonts w:hint="default"/>
        <w:lang w:val="ja-JP" w:eastAsia="ja-JP" w:bidi="ja-JP"/>
      </w:rPr>
    </w:lvl>
    <w:lvl w:ilvl="6" w:tplc="2356F1D0">
      <w:numFmt w:val="bullet"/>
      <w:lvlText w:val="•"/>
      <w:lvlJc w:val="left"/>
      <w:pPr>
        <w:ind w:left="6212" w:hanging="320"/>
      </w:pPr>
      <w:rPr>
        <w:rFonts w:hint="default"/>
        <w:lang w:val="ja-JP" w:eastAsia="ja-JP" w:bidi="ja-JP"/>
      </w:rPr>
    </w:lvl>
    <w:lvl w:ilvl="7" w:tplc="6B1C82AE">
      <w:numFmt w:val="bullet"/>
      <w:lvlText w:val="•"/>
      <w:lvlJc w:val="left"/>
      <w:pPr>
        <w:ind w:left="7114" w:hanging="320"/>
      </w:pPr>
      <w:rPr>
        <w:rFonts w:hint="default"/>
        <w:lang w:val="ja-JP" w:eastAsia="ja-JP" w:bidi="ja-JP"/>
      </w:rPr>
    </w:lvl>
    <w:lvl w:ilvl="8" w:tplc="DB54A1C4">
      <w:numFmt w:val="bullet"/>
      <w:lvlText w:val="•"/>
      <w:lvlJc w:val="left"/>
      <w:pPr>
        <w:ind w:left="8016" w:hanging="320"/>
      </w:pPr>
      <w:rPr>
        <w:rFonts w:hint="default"/>
        <w:lang w:val="ja-JP" w:eastAsia="ja-JP" w:bidi="ja-JP"/>
      </w:rPr>
    </w:lvl>
  </w:abstractNum>
  <w:abstractNum w:abstractNumId="5" w15:restartNumberingAfterBreak="0">
    <w:nsid w:val="382347FD"/>
    <w:multiLevelType w:val="hybridMultilevel"/>
    <w:tmpl w:val="E36098C2"/>
    <w:lvl w:ilvl="0" w:tplc="E3B65598">
      <w:numFmt w:val="bullet"/>
      <w:lvlText w:val="•"/>
      <w:lvlJc w:val="left"/>
      <w:pPr>
        <w:ind w:left="1195" w:hanging="200"/>
      </w:pPr>
      <w:rPr>
        <w:rFonts w:ascii="Arial" w:eastAsia="Arial" w:hAnsi="Arial" w:cs="Arial" w:hint="default"/>
        <w:color w:val="696A6D"/>
        <w:w w:val="142"/>
        <w:sz w:val="24"/>
        <w:szCs w:val="24"/>
        <w:lang w:val="ja-JP" w:eastAsia="ja-JP" w:bidi="ja-JP"/>
      </w:rPr>
    </w:lvl>
    <w:lvl w:ilvl="1" w:tplc="177EAA0C">
      <w:numFmt w:val="bullet"/>
      <w:lvlText w:val="•"/>
      <w:lvlJc w:val="left"/>
      <w:pPr>
        <w:ind w:left="1995" w:hanging="200"/>
      </w:pPr>
      <w:rPr>
        <w:rFonts w:ascii="Arial" w:eastAsia="Arial" w:hAnsi="Arial" w:cs="Arial" w:hint="default"/>
        <w:color w:val="696A6D"/>
        <w:w w:val="142"/>
        <w:sz w:val="24"/>
        <w:szCs w:val="24"/>
        <w:lang w:val="ja-JP" w:eastAsia="ja-JP" w:bidi="ja-JP"/>
      </w:rPr>
    </w:lvl>
    <w:lvl w:ilvl="2" w:tplc="3A728BE8">
      <w:numFmt w:val="bullet"/>
      <w:lvlText w:val="•"/>
      <w:lvlJc w:val="left"/>
      <w:pPr>
        <w:ind w:left="2868" w:hanging="200"/>
      </w:pPr>
      <w:rPr>
        <w:rFonts w:hint="default"/>
        <w:lang w:val="ja-JP" w:eastAsia="ja-JP" w:bidi="ja-JP"/>
      </w:rPr>
    </w:lvl>
    <w:lvl w:ilvl="3" w:tplc="E004B36A">
      <w:numFmt w:val="bullet"/>
      <w:lvlText w:val="•"/>
      <w:lvlJc w:val="left"/>
      <w:pPr>
        <w:ind w:left="3737" w:hanging="200"/>
      </w:pPr>
      <w:rPr>
        <w:rFonts w:hint="default"/>
        <w:lang w:val="ja-JP" w:eastAsia="ja-JP" w:bidi="ja-JP"/>
      </w:rPr>
    </w:lvl>
    <w:lvl w:ilvl="4" w:tplc="58D8E11A">
      <w:numFmt w:val="bullet"/>
      <w:lvlText w:val="•"/>
      <w:lvlJc w:val="left"/>
      <w:pPr>
        <w:ind w:left="4606" w:hanging="200"/>
      </w:pPr>
      <w:rPr>
        <w:rFonts w:hint="default"/>
        <w:lang w:val="ja-JP" w:eastAsia="ja-JP" w:bidi="ja-JP"/>
      </w:rPr>
    </w:lvl>
    <w:lvl w:ilvl="5" w:tplc="2A989574">
      <w:numFmt w:val="bullet"/>
      <w:lvlText w:val="•"/>
      <w:lvlJc w:val="left"/>
      <w:pPr>
        <w:ind w:left="5475" w:hanging="200"/>
      </w:pPr>
      <w:rPr>
        <w:rFonts w:hint="default"/>
        <w:lang w:val="ja-JP" w:eastAsia="ja-JP" w:bidi="ja-JP"/>
      </w:rPr>
    </w:lvl>
    <w:lvl w:ilvl="6" w:tplc="07B2BA72">
      <w:numFmt w:val="bullet"/>
      <w:lvlText w:val="•"/>
      <w:lvlJc w:val="left"/>
      <w:pPr>
        <w:ind w:left="6344" w:hanging="200"/>
      </w:pPr>
      <w:rPr>
        <w:rFonts w:hint="default"/>
        <w:lang w:val="ja-JP" w:eastAsia="ja-JP" w:bidi="ja-JP"/>
      </w:rPr>
    </w:lvl>
    <w:lvl w:ilvl="7" w:tplc="429E12C6">
      <w:numFmt w:val="bullet"/>
      <w:lvlText w:val="•"/>
      <w:lvlJc w:val="left"/>
      <w:pPr>
        <w:ind w:left="7213" w:hanging="200"/>
      </w:pPr>
      <w:rPr>
        <w:rFonts w:hint="default"/>
        <w:lang w:val="ja-JP" w:eastAsia="ja-JP" w:bidi="ja-JP"/>
      </w:rPr>
    </w:lvl>
    <w:lvl w:ilvl="8" w:tplc="B3AEAB86">
      <w:numFmt w:val="bullet"/>
      <w:lvlText w:val="•"/>
      <w:lvlJc w:val="left"/>
      <w:pPr>
        <w:ind w:left="8082" w:hanging="200"/>
      </w:pPr>
      <w:rPr>
        <w:rFonts w:hint="default"/>
        <w:lang w:val="ja-JP" w:eastAsia="ja-JP" w:bidi="ja-JP"/>
      </w:rPr>
    </w:lvl>
  </w:abstractNum>
  <w:abstractNum w:abstractNumId="6" w15:restartNumberingAfterBreak="0">
    <w:nsid w:val="3A424336"/>
    <w:multiLevelType w:val="hybridMultilevel"/>
    <w:tmpl w:val="5D644EAC"/>
    <w:lvl w:ilvl="0" w:tplc="84E241D6">
      <w:numFmt w:val="bullet"/>
      <w:lvlText w:val="•"/>
      <w:lvlJc w:val="left"/>
      <w:pPr>
        <w:ind w:left="1195" w:hanging="200"/>
      </w:pPr>
      <w:rPr>
        <w:rFonts w:ascii="Arial" w:eastAsia="Arial" w:hAnsi="Arial" w:cs="Arial" w:hint="default"/>
        <w:color w:val="696A6D"/>
        <w:w w:val="142"/>
        <w:sz w:val="24"/>
        <w:szCs w:val="24"/>
        <w:lang w:val="ja-JP" w:eastAsia="ja-JP" w:bidi="ja-JP"/>
      </w:rPr>
    </w:lvl>
    <w:lvl w:ilvl="1" w:tplc="1D1E4BC4">
      <w:numFmt w:val="bullet"/>
      <w:lvlText w:val="•"/>
      <w:lvlJc w:val="left"/>
      <w:pPr>
        <w:ind w:left="2062" w:hanging="200"/>
      </w:pPr>
      <w:rPr>
        <w:rFonts w:hint="default"/>
        <w:lang w:val="ja-JP" w:eastAsia="ja-JP" w:bidi="ja-JP"/>
      </w:rPr>
    </w:lvl>
    <w:lvl w:ilvl="2" w:tplc="2774FFBC">
      <w:numFmt w:val="bullet"/>
      <w:lvlText w:val="•"/>
      <w:lvlJc w:val="left"/>
      <w:pPr>
        <w:ind w:left="2924" w:hanging="200"/>
      </w:pPr>
      <w:rPr>
        <w:rFonts w:hint="default"/>
        <w:lang w:val="ja-JP" w:eastAsia="ja-JP" w:bidi="ja-JP"/>
      </w:rPr>
    </w:lvl>
    <w:lvl w:ilvl="3" w:tplc="6DA4A6A8">
      <w:numFmt w:val="bullet"/>
      <w:lvlText w:val="•"/>
      <w:lvlJc w:val="left"/>
      <w:pPr>
        <w:ind w:left="3786" w:hanging="200"/>
      </w:pPr>
      <w:rPr>
        <w:rFonts w:hint="default"/>
        <w:lang w:val="ja-JP" w:eastAsia="ja-JP" w:bidi="ja-JP"/>
      </w:rPr>
    </w:lvl>
    <w:lvl w:ilvl="4" w:tplc="EAF40FD8">
      <w:numFmt w:val="bullet"/>
      <w:lvlText w:val="•"/>
      <w:lvlJc w:val="left"/>
      <w:pPr>
        <w:ind w:left="4648" w:hanging="200"/>
      </w:pPr>
      <w:rPr>
        <w:rFonts w:hint="default"/>
        <w:lang w:val="ja-JP" w:eastAsia="ja-JP" w:bidi="ja-JP"/>
      </w:rPr>
    </w:lvl>
    <w:lvl w:ilvl="5" w:tplc="57E43738">
      <w:numFmt w:val="bullet"/>
      <w:lvlText w:val="•"/>
      <w:lvlJc w:val="left"/>
      <w:pPr>
        <w:ind w:left="5510" w:hanging="200"/>
      </w:pPr>
      <w:rPr>
        <w:rFonts w:hint="default"/>
        <w:lang w:val="ja-JP" w:eastAsia="ja-JP" w:bidi="ja-JP"/>
      </w:rPr>
    </w:lvl>
    <w:lvl w:ilvl="6" w:tplc="E79E463E">
      <w:numFmt w:val="bullet"/>
      <w:lvlText w:val="•"/>
      <w:lvlJc w:val="left"/>
      <w:pPr>
        <w:ind w:left="6372" w:hanging="200"/>
      </w:pPr>
      <w:rPr>
        <w:rFonts w:hint="default"/>
        <w:lang w:val="ja-JP" w:eastAsia="ja-JP" w:bidi="ja-JP"/>
      </w:rPr>
    </w:lvl>
    <w:lvl w:ilvl="7" w:tplc="0D585616">
      <w:numFmt w:val="bullet"/>
      <w:lvlText w:val="•"/>
      <w:lvlJc w:val="left"/>
      <w:pPr>
        <w:ind w:left="7234" w:hanging="200"/>
      </w:pPr>
      <w:rPr>
        <w:rFonts w:hint="default"/>
        <w:lang w:val="ja-JP" w:eastAsia="ja-JP" w:bidi="ja-JP"/>
      </w:rPr>
    </w:lvl>
    <w:lvl w:ilvl="8" w:tplc="FA844068">
      <w:numFmt w:val="bullet"/>
      <w:lvlText w:val="•"/>
      <w:lvlJc w:val="left"/>
      <w:pPr>
        <w:ind w:left="8096" w:hanging="200"/>
      </w:pPr>
      <w:rPr>
        <w:rFonts w:hint="default"/>
        <w:lang w:val="ja-JP" w:eastAsia="ja-JP" w:bidi="ja-JP"/>
      </w:rPr>
    </w:lvl>
  </w:abstractNum>
  <w:abstractNum w:abstractNumId="7" w15:restartNumberingAfterBreak="0">
    <w:nsid w:val="3CCD48DA"/>
    <w:multiLevelType w:val="hybridMultilevel"/>
    <w:tmpl w:val="0DDAA1BC"/>
    <w:lvl w:ilvl="0" w:tplc="4782A28E">
      <w:start w:val="1"/>
      <w:numFmt w:val="decimal"/>
      <w:lvlText w:val="%1."/>
      <w:lvlJc w:val="left"/>
      <w:pPr>
        <w:ind w:left="1195" w:hanging="401"/>
      </w:pPr>
      <w:rPr>
        <w:rFonts w:ascii="Arial" w:eastAsia="Arial" w:hAnsi="Arial" w:cs="Arial" w:hint="default"/>
        <w:color w:val="414042"/>
        <w:spacing w:val="-32"/>
        <w:w w:val="82"/>
        <w:sz w:val="28"/>
        <w:szCs w:val="28"/>
        <w:lang w:val="ja-JP" w:eastAsia="ja-JP" w:bidi="ja-JP"/>
      </w:rPr>
    </w:lvl>
    <w:lvl w:ilvl="1" w:tplc="88BAE46E">
      <w:numFmt w:val="bullet"/>
      <w:lvlText w:val="•"/>
      <w:lvlJc w:val="left"/>
      <w:pPr>
        <w:ind w:left="2062" w:hanging="401"/>
      </w:pPr>
      <w:rPr>
        <w:rFonts w:hint="default"/>
        <w:lang w:val="ja-JP" w:eastAsia="ja-JP" w:bidi="ja-JP"/>
      </w:rPr>
    </w:lvl>
    <w:lvl w:ilvl="2" w:tplc="F77C1970">
      <w:numFmt w:val="bullet"/>
      <w:lvlText w:val="•"/>
      <w:lvlJc w:val="left"/>
      <w:pPr>
        <w:ind w:left="2924" w:hanging="401"/>
      </w:pPr>
      <w:rPr>
        <w:rFonts w:hint="default"/>
        <w:lang w:val="ja-JP" w:eastAsia="ja-JP" w:bidi="ja-JP"/>
      </w:rPr>
    </w:lvl>
    <w:lvl w:ilvl="3" w:tplc="2ACADCA0">
      <w:numFmt w:val="bullet"/>
      <w:lvlText w:val="•"/>
      <w:lvlJc w:val="left"/>
      <w:pPr>
        <w:ind w:left="3786" w:hanging="401"/>
      </w:pPr>
      <w:rPr>
        <w:rFonts w:hint="default"/>
        <w:lang w:val="ja-JP" w:eastAsia="ja-JP" w:bidi="ja-JP"/>
      </w:rPr>
    </w:lvl>
    <w:lvl w:ilvl="4" w:tplc="95985346">
      <w:numFmt w:val="bullet"/>
      <w:lvlText w:val="•"/>
      <w:lvlJc w:val="left"/>
      <w:pPr>
        <w:ind w:left="4648" w:hanging="401"/>
      </w:pPr>
      <w:rPr>
        <w:rFonts w:hint="default"/>
        <w:lang w:val="ja-JP" w:eastAsia="ja-JP" w:bidi="ja-JP"/>
      </w:rPr>
    </w:lvl>
    <w:lvl w:ilvl="5" w:tplc="1A906C72">
      <w:numFmt w:val="bullet"/>
      <w:lvlText w:val="•"/>
      <w:lvlJc w:val="left"/>
      <w:pPr>
        <w:ind w:left="5510" w:hanging="401"/>
      </w:pPr>
      <w:rPr>
        <w:rFonts w:hint="default"/>
        <w:lang w:val="ja-JP" w:eastAsia="ja-JP" w:bidi="ja-JP"/>
      </w:rPr>
    </w:lvl>
    <w:lvl w:ilvl="6" w:tplc="DFB6DC02">
      <w:numFmt w:val="bullet"/>
      <w:lvlText w:val="•"/>
      <w:lvlJc w:val="left"/>
      <w:pPr>
        <w:ind w:left="6372" w:hanging="401"/>
      </w:pPr>
      <w:rPr>
        <w:rFonts w:hint="default"/>
        <w:lang w:val="ja-JP" w:eastAsia="ja-JP" w:bidi="ja-JP"/>
      </w:rPr>
    </w:lvl>
    <w:lvl w:ilvl="7" w:tplc="D9680616">
      <w:numFmt w:val="bullet"/>
      <w:lvlText w:val="•"/>
      <w:lvlJc w:val="left"/>
      <w:pPr>
        <w:ind w:left="7234" w:hanging="401"/>
      </w:pPr>
      <w:rPr>
        <w:rFonts w:hint="default"/>
        <w:lang w:val="ja-JP" w:eastAsia="ja-JP" w:bidi="ja-JP"/>
      </w:rPr>
    </w:lvl>
    <w:lvl w:ilvl="8" w:tplc="DAEE543E">
      <w:numFmt w:val="bullet"/>
      <w:lvlText w:val="•"/>
      <w:lvlJc w:val="left"/>
      <w:pPr>
        <w:ind w:left="8096" w:hanging="401"/>
      </w:pPr>
      <w:rPr>
        <w:rFonts w:hint="default"/>
        <w:lang w:val="ja-JP" w:eastAsia="ja-JP" w:bidi="ja-JP"/>
      </w:rPr>
    </w:lvl>
  </w:abstractNum>
  <w:abstractNum w:abstractNumId="8" w15:restartNumberingAfterBreak="0">
    <w:nsid w:val="54D7713D"/>
    <w:multiLevelType w:val="multilevel"/>
    <w:tmpl w:val="D570BDA4"/>
    <w:lvl w:ilvl="0">
      <w:start w:val="11"/>
      <w:numFmt w:val="decimal"/>
      <w:lvlText w:val="%1"/>
      <w:lvlJc w:val="left"/>
      <w:pPr>
        <w:ind w:left="1320" w:hanging="926"/>
        <w:jc w:val="right"/>
      </w:pPr>
      <w:rPr>
        <w:rFonts w:hint="default"/>
        <w:lang w:val="ja-JP" w:eastAsia="ja-JP" w:bidi="ja-JP"/>
      </w:rPr>
    </w:lvl>
    <w:lvl w:ilvl="1">
      <w:start w:val="1"/>
      <w:numFmt w:val="decimal"/>
      <w:lvlText w:val="%1.%2"/>
      <w:lvlJc w:val="left"/>
      <w:pPr>
        <w:ind w:left="1320" w:hanging="926"/>
      </w:pPr>
      <w:rPr>
        <w:rFonts w:ascii="Arial" w:eastAsia="Arial" w:hAnsi="Arial" w:cs="Arial" w:hint="default"/>
        <w:color w:val="414042"/>
        <w:spacing w:val="-57"/>
        <w:w w:val="99"/>
        <w:sz w:val="48"/>
        <w:szCs w:val="48"/>
        <w:lang w:val="ja-JP" w:eastAsia="ja-JP" w:bidi="ja-JP"/>
      </w:rPr>
    </w:lvl>
    <w:lvl w:ilvl="2">
      <w:numFmt w:val="bullet"/>
      <w:lvlText w:val="•"/>
      <w:lvlJc w:val="left"/>
      <w:pPr>
        <w:ind w:left="1195" w:hanging="200"/>
      </w:pPr>
      <w:rPr>
        <w:rFonts w:ascii="Arial" w:eastAsia="Arial" w:hAnsi="Arial" w:cs="Arial" w:hint="default"/>
        <w:color w:val="696A6D"/>
        <w:w w:val="142"/>
        <w:sz w:val="24"/>
        <w:szCs w:val="24"/>
        <w:lang w:val="ja-JP" w:eastAsia="ja-JP" w:bidi="ja-JP"/>
      </w:rPr>
    </w:lvl>
    <w:lvl w:ilvl="3">
      <w:numFmt w:val="bullet"/>
      <w:lvlText w:val="•"/>
      <w:lvlJc w:val="left"/>
      <w:pPr>
        <w:ind w:left="3208" w:hanging="200"/>
      </w:pPr>
      <w:rPr>
        <w:rFonts w:hint="default"/>
        <w:lang w:val="ja-JP" w:eastAsia="ja-JP" w:bidi="ja-JP"/>
      </w:rPr>
    </w:lvl>
    <w:lvl w:ilvl="4">
      <w:numFmt w:val="bullet"/>
      <w:lvlText w:val="•"/>
      <w:lvlJc w:val="left"/>
      <w:pPr>
        <w:ind w:left="4153" w:hanging="200"/>
      </w:pPr>
      <w:rPr>
        <w:rFonts w:hint="default"/>
        <w:lang w:val="ja-JP" w:eastAsia="ja-JP" w:bidi="ja-JP"/>
      </w:rPr>
    </w:lvl>
    <w:lvl w:ilvl="5">
      <w:numFmt w:val="bullet"/>
      <w:lvlText w:val="•"/>
      <w:lvlJc w:val="left"/>
      <w:pPr>
        <w:ind w:left="5097" w:hanging="200"/>
      </w:pPr>
      <w:rPr>
        <w:rFonts w:hint="default"/>
        <w:lang w:val="ja-JP" w:eastAsia="ja-JP" w:bidi="ja-JP"/>
      </w:rPr>
    </w:lvl>
    <w:lvl w:ilvl="6">
      <w:numFmt w:val="bullet"/>
      <w:lvlText w:val="•"/>
      <w:lvlJc w:val="left"/>
      <w:pPr>
        <w:ind w:left="6042" w:hanging="200"/>
      </w:pPr>
      <w:rPr>
        <w:rFonts w:hint="default"/>
        <w:lang w:val="ja-JP" w:eastAsia="ja-JP" w:bidi="ja-JP"/>
      </w:rPr>
    </w:lvl>
    <w:lvl w:ilvl="7">
      <w:numFmt w:val="bullet"/>
      <w:lvlText w:val="•"/>
      <w:lvlJc w:val="left"/>
      <w:pPr>
        <w:ind w:left="6986" w:hanging="200"/>
      </w:pPr>
      <w:rPr>
        <w:rFonts w:hint="default"/>
        <w:lang w:val="ja-JP" w:eastAsia="ja-JP" w:bidi="ja-JP"/>
      </w:rPr>
    </w:lvl>
    <w:lvl w:ilvl="8">
      <w:numFmt w:val="bullet"/>
      <w:lvlText w:val="•"/>
      <w:lvlJc w:val="left"/>
      <w:pPr>
        <w:ind w:left="7931" w:hanging="200"/>
      </w:pPr>
      <w:rPr>
        <w:rFonts w:hint="default"/>
        <w:lang w:val="ja-JP" w:eastAsia="ja-JP" w:bidi="ja-JP"/>
      </w:rPr>
    </w:lvl>
  </w:abstractNum>
  <w:abstractNum w:abstractNumId="9" w15:restartNumberingAfterBreak="0">
    <w:nsid w:val="578F47DA"/>
    <w:multiLevelType w:val="multilevel"/>
    <w:tmpl w:val="E17630F6"/>
    <w:lvl w:ilvl="0">
      <w:start w:val="10"/>
      <w:numFmt w:val="decimal"/>
      <w:lvlText w:val="%1"/>
      <w:lvlJc w:val="left"/>
      <w:pPr>
        <w:ind w:left="395" w:hanging="983"/>
      </w:pPr>
      <w:rPr>
        <w:rFonts w:hint="default"/>
        <w:lang w:val="ja-JP" w:eastAsia="ja-JP" w:bidi="ja-JP"/>
      </w:rPr>
    </w:lvl>
    <w:lvl w:ilvl="1">
      <w:start w:val="1"/>
      <w:numFmt w:val="decimal"/>
      <w:lvlText w:val="%1.%2"/>
      <w:lvlJc w:val="left"/>
      <w:pPr>
        <w:ind w:left="395" w:hanging="983"/>
      </w:pPr>
      <w:rPr>
        <w:rFonts w:ascii="Arial" w:eastAsia="Arial" w:hAnsi="Arial" w:cs="Arial" w:hint="default"/>
        <w:color w:val="414042"/>
        <w:spacing w:val="-57"/>
        <w:w w:val="99"/>
        <w:sz w:val="48"/>
        <w:szCs w:val="48"/>
        <w:lang w:val="ja-JP" w:eastAsia="ja-JP" w:bidi="ja-JP"/>
      </w:rPr>
    </w:lvl>
    <w:lvl w:ilvl="2">
      <w:numFmt w:val="bullet"/>
      <w:lvlText w:val="•"/>
      <w:lvlJc w:val="left"/>
      <w:pPr>
        <w:ind w:left="1195" w:hanging="200"/>
      </w:pPr>
      <w:rPr>
        <w:rFonts w:ascii="Arial" w:eastAsia="Arial" w:hAnsi="Arial" w:cs="Arial" w:hint="default"/>
        <w:color w:val="696A6D"/>
        <w:w w:val="142"/>
        <w:sz w:val="24"/>
        <w:szCs w:val="24"/>
        <w:lang w:val="ja-JP" w:eastAsia="ja-JP" w:bidi="ja-JP"/>
      </w:rPr>
    </w:lvl>
    <w:lvl w:ilvl="3">
      <w:numFmt w:val="bullet"/>
      <w:lvlText w:val="•"/>
      <w:lvlJc w:val="left"/>
      <w:pPr>
        <w:ind w:left="3115" w:hanging="200"/>
      </w:pPr>
      <w:rPr>
        <w:rFonts w:hint="default"/>
        <w:lang w:val="ja-JP" w:eastAsia="ja-JP" w:bidi="ja-JP"/>
      </w:rPr>
    </w:lvl>
    <w:lvl w:ilvl="4">
      <w:numFmt w:val="bullet"/>
      <w:lvlText w:val="•"/>
      <w:lvlJc w:val="left"/>
      <w:pPr>
        <w:ind w:left="4073" w:hanging="200"/>
      </w:pPr>
      <w:rPr>
        <w:rFonts w:hint="default"/>
        <w:lang w:val="ja-JP" w:eastAsia="ja-JP" w:bidi="ja-JP"/>
      </w:rPr>
    </w:lvl>
    <w:lvl w:ilvl="5">
      <w:numFmt w:val="bullet"/>
      <w:lvlText w:val="•"/>
      <w:lvlJc w:val="left"/>
      <w:pPr>
        <w:ind w:left="5031" w:hanging="200"/>
      </w:pPr>
      <w:rPr>
        <w:rFonts w:hint="default"/>
        <w:lang w:val="ja-JP" w:eastAsia="ja-JP" w:bidi="ja-JP"/>
      </w:rPr>
    </w:lvl>
    <w:lvl w:ilvl="6">
      <w:numFmt w:val="bullet"/>
      <w:lvlText w:val="•"/>
      <w:lvlJc w:val="left"/>
      <w:pPr>
        <w:ind w:left="5988" w:hanging="200"/>
      </w:pPr>
      <w:rPr>
        <w:rFonts w:hint="default"/>
        <w:lang w:val="ja-JP" w:eastAsia="ja-JP" w:bidi="ja-JP"/>
      </w:rPr>
    </w:lvl>
    <w:lvl w:ilvl="7">
      <w:numFmt w:val="bullet"/>
      <w:lvlText w:val="•"/>
      <w:lvlJc w:val="left"/>
      <w:pPr>
        <w:ind w:left="6946" w:hanging="200"/>
      </w:pPr>
      <w:rPr>
        <w:rFonts w:hint="default"/>
        <w:lang w:val="ja-JP" w:eastAsia="ja-JP" w:bidi="ja-JP"/>
      </w:rPr>
    </w:lvl>
    <w:lvl w:ilvl="8">
      <w:numFmt w:val="bullet"/>
      <w:lvlText w:val="•"/>
      <w:lvlJc w:val="left"/>
      <w:pPr>
        <w:ind w:left="7904" w:hanging="200"/>
      </w:pPr>
      <w:rPr>
        <w:rFonts w:hint="default"/>
        <w:lang w:val="ja-JP" w:eastAsia="ja-JP" w:bidi="ja-JP"/>
      </w:rPr>
    </w:lvl>
  </w:abstractNum>
  <w:abstractNum w:abstractNumId="10" w15:restartNumberingAfterBreak="0">
    <w:nsid w:val="58C67281"/>
    <w:multiLevelType w:val="hybridMultilevel"/>
    <w:tmpl w:val="0DA24FFE"/>
    <w:lvl w:ilvl="0" w:tplc="1CC28D78">
      <w:numFmt w:val="bullet"/>
      <w:lvlText w:val="•"/>
      <w:lvlJc w:val="left"/>
      <w:pPr>
        <w:ind w:left="386" w:hanging="148"/>
      </w:pPr>
      <w:rPr>
        <w:rFonts w:ascii="Arial" w:eastAsia="Arial" w:hAnsi="Arial" w:cs="Arial" w:hint="default"/>
        <w:color w:val="696A6D"/>
        <w:spacing w:val="22"/>
        <w:w w:val="142"/>
        <w:sz w:val="24"/>
        <w:szCs w:val="24"/>
        <w:lang w:val="ja-JP" w:eastAsia="ja-JP" w:bidi="ja-JP"/>
      </w:rPr>
    </w:lvl>
    <w:lvl w:ilvl="1" w:tplc="AF5CE2D8">
      <w:numFmt w:val="bullet"/>
      <w:lvlText w:val="•"/>
      <w:lvlJc w:val="left"/>
      <w:pPr>
        <w:ind w:left="1195" w:hanging="200"/>
      </w:pPr>
      <w:rPr>
        <w:rFonts w:ascii="Arial" w:eastAsia="Arial" w:hAnsi="Arial" w:cs="Arial" w:hint="default"/>
        <w:color w:val="696A6D"/>
        <w:w w:val="142"/>
        <w:sz w:val="24"/>
        <w:szCs w:val="24"/>
        <w:lang w:val="ja-JP" w:eastAsia="ja-JP" w:bidi="ja-JP"/>
      </w:rPr>
    </w:lvl>
    <w:lvl w:ilvl="2" w:tplc="2DC664BA">
      <w:numFmt w:val="bullet"/>
      <w:lvlText w:val="•"/>
      <w:lvlJc w:val="left"/>
      <w:pPr>
        <w:ind w:left="1613" w:hanging="200"/>
      </w:pPr>
      <w:rPr>
        <w:rFonts w:hint="default"/>
        <w:lang w:val="ja-JP" w:eastAsia="ja-JP" w:bidi="ja-JP"/>
      </w:rPr>
    </w:lvl>
    <w:lvl w:ilvl="3" w:tplc="87E8426C">
      <w:numFmt w:val="bullet"/>
      <w:lvlText w:val="•"/>
      <w:lvlJc w:val="left"/>
      <w:pPr>
        <w:ind w:left="2026" w:hanging="200"/>
      </w:pPr>
      <w:rPr>
        <w:rFonts w:hint="default"/>
        <w:lang w:val="ja-JP" w:eastAsia="ja-JP" w:bidi="ja-JP"/>
      </w:rPr>
    </w:lvl>
    <w:lvl w:ilvl="4" w:tplc="99DADD7A">
      <w:numFmt w:val="bullet"/>
      <w:lvlText w:val="•"/>
      <w:lvlJc w:val="left"/>
      <w:pPr>
        <w:ind w:left="2439" w:hanging="200"/>
      </w:pPr>
      <w:rPr>
        <w:rFonts w:hint="default"/>
        <w:lang w:val="ja-JP" w:eastAsia="ja-JP" w:bidi="ja-JP"/>
      </w:rPr>
    </w:lvl>
    <w:lvl w:ilvl="5" w:tplc="37900828">
      <w:numFmt w:val="bullet"/>
      <w:lvlText w:val="•"/>
      <w:lvlJc w:val="left"/>
      <w:pPr>
        <w:ind w:left="2852" w:hanging="200"/>
      </w:pPr>
      <w:rPr>
        <w:rFonts w:hint="default"/>
        <w:lang w:val="ja-JP" w:eastAsia="ja-JP" w:bidi="ja-JP"/>
      </w:rPr>
    </w:lvl>
    <w:lvl w:ilvl="6" w:tplc="5A06F8C2">
      <w:numFmt w:val="bullet"/>
      <w:lvlText w:val="•"/>
      <w:lvlJc w:val="left"/>
      <w:pPr>
        <w:ind w:left="3265" w:hanging="200"/>
      </w:pPr>
      <w:rPr>
        <w:rFonts w:hint="default"/>
        <w:lang w:val="ja-JP" w:eastAsia="ja-JP" w:bidi="ja-JP"/>
      </w:rPr>
    </w:lvl>
    <w:lvl w:ilvl="7" w:tplc="F32EC7B8">
      <w:numFmt w:val="bullet"/>
      <w:lvlText w:val="•"/>
      <w:lvlJc w:val="left"/>
      <w:pPr>
        <w:ind w:left="3679" w:hanging="200"/>
      </w:pPr>
      <w:rPr>
        <w:rFonts w:hint="default"/>
        <w:lang w:val="ja-JP" w:eastAsia="ja-JP" w:bidi="ja-JP"/>
      </w:rPr>
    </w:lvl>
    <w:lvl w:ilvl="8" w:tplc="587884E2">
      <w:numFmt w:val="bullet"/>
      <w:lvlText w:val="•"/>
      <w:lvlJc w:val="left"/>
      <w:pPr>
        <w:ind w:left="4092" w:hanging="200"/>
      </w:pPr>
      <w:rPr>
        <w:rFonts w:hint="default"/>
        <w:lang w:val="ja-JP" w:eastAsia="ja-JP" w:bidi="ja-JP"/>
      </w:rPr>
    </w:lvl>
  </w:abstractNum>
  <w:num w:numId="1">
    <w:abstractNumId w:val="10"/>
  </w:num>
  <w:num w:numId="2">
    <w:abstractNumId w:val="5"/>
  </w:num>
  <w:num w:numId="3">
    <w:abstractNumId w:val="8"/>
  </w:num>
  <w:num w:numId="4">
    <w:abstractNumId w:val="9"/>
  </w:num>
  <w:num w:numId="5">
    <w:abstractNumId w:val="4"/>
  </w:num>
  <w:num w:numId="6">
    <w:abstractNumId w:val="7"/>
  </w:num>
  <w:num w:numId="7">
    <w:abstractNumId w:val="0"/>
  </w:num>
  <w:num w:numId="8">
    <w:abstractNumId w:val="3"/>
  </w:num>
  <w:num w:numId="9">
    <w:abstractNumId w:val="2"/>
  </w:num>
  <w:num w:numId="10">
    <w:abstractNumId w:val="6"/>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eko Sato">
    <w15:presenceInfo w15:providerId="Windows Live" w15:userId="c4e82a9f38616e64"/>
  </w15:person>
  <w15:person w15:author="工内隆">
    <w15:presenceInfo w15:providerId="Windows Live" w15:userId="2fdea5dc94d19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trackRevisions/>
  <w:defaultTabStop w:val="720"/>
  <w:drawingGridHorizontalSpacing w:val="11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E5D"/>
    <w:rsid w:val="00001F57"/>
    <w:rsid w:val="00004B40"/>
    <w:rsid w:val="00005AB3"/>
    <w:rsid w:val="00012310"/>
    <w:rsid w:val="000218DC"/>
    <w:rsid w:val="00027662"/>
    <w:rsid w:val="000278E6"/>
    <w:rsid w:val="0004300F"/>
    <w:rsid w:val="000454F5"/>
    <w:rsid w:val="00055535"/>
    <w:rsid w:val="000601D7"/>
    <w:rsid w:val="00064868"/>
    <w:rsid w:val="0006614E"/>
    <w:rsid w:val="00066401"/>
    <w:rsid w:val="00072329"/>
    <w:rsid w:val="000731D0"/>
    <w:rsid w:val="00076D95"/>
    <w:rsid w:val="00077D42"/>
    <w:rsid w:val="000828CE"/>
    <w:rsid w:val="0008369B"/>
    <w:rsid w:val="00086262"/>
    <w:rsid w:val="000933A2"/>
    <w:rsid w:val="000A1990"/>
    <w:rsid w:val="000B2DB4"/>
    <w:rsid w:val="000B3E6A"/>
    <w:rsid w:val="000B6221"/>
    <w:rsid w:val="000C1086"/>
    <w:rsid w:val="000E353A"/>
    <w:rsid w:val="000E5777"/>
    <w:rsid w:val="000E688A"/>
    <w:rsid w:val="000F566E"/>
    <w:rsid w:val="000F567F"/>
    <w:rsid w:val="00103E23"/>
    <w:rsid w:val="00104256"/>
    <w:rsid w:val="00112178"/>
    <w:rsid w:val="00121D8D"/>
    <w:rsid w:val="0012727E"/>
    <w:rsid w:val="00151340"/>
    <w:rsid w:val="00153C1E"/>
    <w:rsid w:val="001651D1"/>
    <w:rsid w:val="00170265"/>
    <w:rsid w:val="00170BFA"/>
    <w:rsid w:val="00176A71"/>
    <w:rsid w:val="00184CAE"/>
    <w:rsid w:val="00187AF6"/>
    <w:rsid w:val="001903D6"/>
    <w:rsid w:val="001962D7"/>
    <w:rsid w:val="001A4DE5"/>
    <w:rsid w:val="001B2613"/>
    <w:rsid w:val="001B3BA7"/>
    <w:rsid w:val="001B3CC4"/>
    <w:rsid w:val="001C513C"/>
    <w:rsid w:val="001C65AE"/>
    <w:rsid w:val="001D195B"/>
    <w:rsid w:val="001D4D8C"/>
    <w:rsid w:val="001D7048"/>
    <w:rsid w:val="001F32F0"/>
    <w:rsid w:val="001F629F"/>
    <w:rsid w:val="001F666E"/>
    <w:rsid w:val="001F6A4B"/>
    <w:rsid w:val="002015BB"/>
    <w:rsid w:val="00212C43"/>
    <w:rsid w:val="002139A8"/>
    <w:rsid w:val="002177A5"/>
    <w:rsid w:val="00223DDE"/>
    <w:rsid w:val="0022633E"/>
    <w:rsid w:val="00231B8B"/>
    <w:rsid w:val="002331E2"/>
    <w:rsid w:val="00234CC0"/>
    <w:rsid w:val="0024107B"/>
    <w:rsid w:val="002413BF"/>
    <w:rsid w:val="002444C5"/>
    <w:rsid w:val="00245A8A"/>
    <w:rsid w:val="0025006B"/>
    <w:rsid w:val="00256817"/>
    <w:rsid w:val="002763F4"/>
    <w:rsid w:val="00276631"/>
    <w:rsid w:val="002801F7"/>
    <w:rsid w:val="002914A2"/>
    <w:rsid w:val="002A295E"/>
    <w:rsid w:val="002A3513"/>
    <w:rsid w:val="002B63C8"/>
    <w:rsid w:val="002B7DD6"/>
    <w:rsid w:val="002C0F41"/>
    <w:rsid w:val="002D4C14"/>
    <w:rsid w:val="002D5B04"/>
    <w:rsid w:val="002D6EEF"/>
    <w:rsid w:val="002E3EEC"/>
    <w:rsid w:val="002F53F8"/>
    <w:rsid w:val="002F7EB9"/>
    <w:rsid w:val="00321B82"/>
    <w:rsid w:val="00327A70"/>
    <w:rsid w:val="00331BC8"/>
    <w:rsid w:val="00331D19"/>
    <w:rsid w:val="0033702D"/>
    <w:rsid w:val="0033771B"/>
    <w:rsid w:val="00341949"/>
    <w:rsid w:val="003453A2"/>
    <w:rsid w:val="00345B0B"/>
    <w:rsid w:val="003522B1"/>
    <w:rsid w:val="0035291E"/>
    <w:rsid w:val="003529EB"/>
    <w:rsid w:val="0035725D"/>
    <w:rsid w:val="003619F3"/>
    <w:rsid w:val="00364C58"/>
    <w:rsid w:val="00383CE5"/>
    <w:rsid w:val="00386F6C"/>
    <w:rsid w:val="00396E00"/>
    <w:rsid w:val="003A39D3"/>
    <w:rsid w:val="003B1053"/>
    <w:rsid w:val="003B23BE"/>
    <w:rsid w:val="003B3450"/>
    <w:rsid w:val="003B4C62"/>
    <w:rsid w:val="003B730E"/>
    <w:rsid w:val="003B7A07"/>
    <w:rsid w:val="003D0C1E"/>
    <w:rsid w:val="003D0CFE"/>
    <w:rsid w:val="003D2666"/>
    <w:rsid w:val="003D4F34"/>
    <w:rsid w:val="003E4AB4"/>
    <w:rsid w:val="003F1132"/>
    <w:rsid w:val="00402085"/>
    <w:rsid w:val="00403C20"/>
    <w:rsid w:val="0041615A"/>
    <w:rsid w:val="00422DAA"/>
    <w:rsid w:val="00445B27"/>
    <w:rsid w:val="00452A1D"/>
    <w:rsid w:val="00461435"/>
    <w:rsid w:val="00461C31"/>
    <w:rsid w:val="004675B4"/>
    <w:rsid w:val="004679BE"/>
    <w:rsid w:val="00475C7B"/>
    <w:rsid w:val="00476976"/>
    <w:rsid w:val="00481B42"/>
    <w:rsid w:val="00483ABA"/>
    <w:rsid w:val="00484107"/>
    <w:rsid w:val="00497141"/>
    <w:rsid w:val="004B37A6"/>
    <w:rsid w:val="004B68B6"/>
    <w:rsid w:val="004C3968"/>
    <w:rsid w:val="004D1FA7"/>
    <w:rsid w:val="004D63A6"/>
    <w:rsid w:val="004D652C"/>
    <w:rsid w:val="004D780F"/>
    <w:rsid w:val="004E2F52"/>
    <w:rsid w:val="004F040A"/>
    <w:rsid w:val="0050098C"/>
    <w:rsid w:val="00502751"/>
    <w:rsid w:val="00522348"/>
    <w:rsid w:val="00531CC8"/>
    <w:rsid w:val="00532281"/>
    <w:rsid w:val="005435E4"/>
    <w:rsid w:val="00546DF4"/>
    <w:rsid w:val="00547DEE"/>
    <w:rsid w:val="0055026F"/>
    <w:rsid w:val="00552110"/>
    <w:rsid w:val="005527C2"/>
    <w:rsid w:val="00555735"/>
    <w:rsid w:val="00564D25"/>
    <w:rsid w:val="00565D13"/>
    <w:rsid w:val="005668DD"/>
    <w:rsid w:val="00567766"/>
    <w:rsid w:val="00570FF3"/>
    <w:rsid w:val="00573D33"/>
    <w:rsid w:val="00583FBF"/>
    <w:rsid w:val="005855C1"/>
    <w:rsid w:val="005929F4"/>
    <w:rsid w:val="0059468A"/>
    <w:rsid w:val="0059496A"/>
    <w:rsid w:val="00597FA3"/>
    <w:rsid w:val="005B0030"/>
    <w:rsid w:val="005B0488"/>
    <w:rsid w:val="005B2E71"/>
    <w:rsid w:val="005B5787"/>
    <w:rsid w:val="005C20AE"/>
    <w:rsid w:val="005C4F15"/>
    <w:rsid w:val="005C60FB"/>
    <w:rsid w:val="005D1B53"/>
    <w:rsid w:val="005D396D"/>
    <w:rsid w:val="005D6274"/>
    <w:rsid w:val="005E6623"/>
    <w:rsid w:val="005F02BD"/>
    <w:rsid w:val="005F1B0C"/>
    <w:rsid w:val="0061408C"/>
    <w:rsid w:val="0061594B"/>
    <w:rsid w:val="00616FBD"/>
    <w:rsid w:val="0063205A"/>
    <w:rsid w:val="00637E98"/>
    <w:rsid w:val="0064128C"/>
    <w:rsid w:val="0064374B"/>
    <w:rsid w:val="006508E1"/>
    <w:rsid w:val="006542E9"/>
    <w:rsid w:val="00657DD8"/>
    <w:rsid w:val="0066690F"/>
    <w:rsid w:val="0067038A"/>
    <w:rsid w:val="00676E90"/>
    <w:rsid w:val="006772BC"/>
    <w:rsid w:val="00696CB3"/>
    <w:rsid w:val="006A0F44"/>
    <w:rsid w:val="006B4CBE"/>
    <w:rsid w:val="006C55F4"/>
    <w:rsid w:val="006D0D45"/>
    <w:rsid w:val="006D40C5"/>
    <w:rsid w:val="006D6FDB"/>
    <w:rsid w:val="006E0BFB"/>
    <w:rsid w:val="006E5198"/>
    <w:rsid w:val="006F09FC"/>
    <w:rsid w:val="006F3BCF"/>
    <w:rsid w:val="006F63F8"/>
    <w:rsid w:val="006F7D53"/>
    <w:rsid w:val="007019F7"/>
    <w:rsid w:val="00705988"/>
    <w:rsid w:val="007071CB"/>
    <w:rsid w:val="007079A4"/>
    <w:rsid w:val="00707E4F"/>
    <w:rsid w:val="00712DF5"/>
    <w:rsid w:val="00714124"/>
    <w:rsid w:val="00722CE4"/>
    <w:rsid w:val="00725C5F"/>
    <w:rsid w:val="00734A0C"/>
    <w:rsid w:val="00740C09"/>
    <w:rsid w:val="00740CC4"/>
    <w:rsid w:val="00743812"/>
    <w:rsid w:val="00750973"/>
    <w:rsid w:val="00754237"/>
    <w:rsid w:val="00755D1E"/>
    <w:rsid w:val="00755FD7"/>
    <w:rsid w:val="00761BC8"/>
    <w:rsid w:val="00771FBC"/>
    <w:rsid w:val="00773267"/>
    <w:rsid w:val="007817AC"/>
    <w:rsid w:val="00782F34"/>
    <w:rsid w:val="0078724F"/>
    <w:rsid w:val="007876F6"/>
    <w:rsid w:val="007A13ED"/>
    <w:rsid w:val="007A14E9"/>
    <w:rsid w:val="007A798A"/>
    <w:rsid w:val="007C15DF"/>
    <w:rsid w:val="007C7039"/>
    <w:rsid w:val="007D2DF2"/>
    <w:rsid w:val="007E4A70"/>
    <w:rsid w:val="007E73A0"/>
    <w:rsid w:val="007F6097"/>
    <w:rsid w:val="007F6A86"/>
    <w:rsid w:val="00801930"/>
    <w:rsid w:val="008050F6"/>
    <w:rsid w:val="0080585F"/>
    <w:rsid w:val="008133B5"/>
    <w:rsid w:val="00814525"/>
    <w:rsid w:val="00815023"/>
    <w:rsid w:val="00817085"/>
    <w:rsid w:val="00821425"/>
    <w:rsid w:val="00823CD4"/>
    <w:rsid w:val="0082601F"/>
    <w:rsid w:val="008267C6"/>
    <w:rsid w:val="00833A13"/>
    <w:rsid w:val="008427C4"/>
    <w:rsid w:val="0085024B"/>
    <w:rsid w:val="008538BC"/>
    <w:rsid w:val="00864293"/>
    <w:rsid w:val="00866B86"/>
    <w:rsid w:val="0087283F"/>
    <w:rsid w:val="00887223"/>
    <w:rsid w:val="008914FD"/>
    <w:rsid w:val="008946FE"/>
    <w:rsid w:val="00897361"/>
    <w:rsid w:val="00897437"/>
    <w:rsid w:val="008A1701"/>
    <w:rsid w:val="008A3E52"/>
    <w:rsid w:val="008A6703"/>
    <w:rsid w:val="008B085A"/>
    <w:rsid w:val="008C01EB"/>
    <w:rsid w:val="008D527F"/>
    <w:rsid w:val="008E3138"/>
    <w:rsid w:val="008F0357"/>
    <w:rsid w:val="008F3D51"/>
    <w:rsid w:val="0090150B"/>
    <w:rsid w:val="009052A2"/>
    <w:rsid w:val="009111F1"/>
    <w:rsid w:val="00924989"/>
    <w:rsid w:val="00932A83"/>
    <w:rsid w:val="00936C11"/>
    <w:rsid w:val="009470B7"/>
    <w:rsid w:val="00953DD9"/>
    <w:rsid w:val="00960DE7"/>
    <w:rsid w:val="0096346E"/>
    <w:rsid w:val="0096781C"/>
    <w:rsid w:val="0097156A"/>
    <w:rsid w:val="00975339"/>
    <w:rsid w:val="009756DC"/>
    <w:rsid w:val="0097658B"/>
    <w:rsid w:val="00980155"/>
    <w:rsid w:val="009911DA"/>
    <w:rsid w:val="009923E1"/>
    <w:rsid w:val="009931A0"/>
    <w:rsid w:val="00993D2F"/>
    <w:rsid w:val="00995C81"/>
    <w:rsid w:val="00996C0E"/>
    <w:rsid w:val="009A0860"/>
    <w:rsid w:val="009A1745"/>
    <w:rsid w:val="009B0235"/>
    <w:rsid w:val="009B5AB5"/>
    <w:rsid w:val="009C23BC"/>
    <w:rsid w:val="009C6B94"/>
    <w:rsid w:val="009C6F97"/>
    <w:rsid w:val="009D3147"/>
    <w:rsid w:val="009E546E"/>
    <w:rsid w:val="009F03CB"/>
    <w:rsid w:val="009F3777"/>
    <w:rsid w:val="009F7C9D"/>
    <w:rsid w:val="00A070C4"/>
    <w:rsid w:val="00A07E67"/>
    <w:rsid w:val="00A123C8"/>
    <w:rsid w:val="00A1457D"/>
    <w:rsid w:val="00A300CA"/>
    <w:rsid w:val="00A347A8"/>
    <w:rsid w:val="00A3503C"/>
    <w:rsid w:val="00A43544"/>
    <w:rsid w:val="00A45E63"/>
    <w:rsid w:val="00A53D01"/>
    <w:rsid w:val="00A55EF0"/>
    <w:rsid w:val="00A61656"/>
    <w:rsid w:val="00A629AF"/>
    <w:rsid w:val="00A639B2"/>
    <w:rsid w:val="00A65052"/>
    <w:rsid w:val="00A80E73"/>
    <w:rsid w:val="00A92090"/>
    <w:rsid w:val="00A92E0E"/>
    <w:rsid w:val="00A97EE7"/>
    <w:rsid w:val="00AB02D5"/>
    <w:rsid w:val="00AB65EF"/>
    <w:rsid w:val="00AB66B1"/>
    <w:rsid w:val="00AC175A"/>
    <w:rsid w:val="00AD673F"/>
    <w:rsid w:val="00AE229E"/>
    <w:rsid w:val="00AE30F7"/>
    <w:rsid w:val="00AE518D"/>
    <w:rsid w:val="00AE5F1D"/>
    <w:rsid w:val="00AF607A"/>
    <w:rsid w:val="00AF6BA3"/>
    <w:rsid w:val="00B06091"/>
    <w:rsid w:val="00B12922"/>
    <w:rsid w:val="00B15BD5"/>
    <w:rsid w:val="00B20C71"/>
    <w:rsid w:val="00B21B9C"/>
    <w:rsid w:val="00B23699"/>
    <w:rsid w:val="00B268EC"/>
    <w:rsid w:val="00B37B5A"/>
    <w:rsid w:val="00B43CD2"/>
    <w:rsid w:val="00B46DCA"/>
    <w:rsid w:val="00B71509"/>
    <w:rsid w:val="00B7480A"/>
    <w:rsid w:val="00B907A4"/>
    <w:rsid w:val="00BA3690"/>
    <w:rsid w:val="00BB1529"/>
    <w:rsid w:val="00BB1744"/>
    <w:rsid w:val="00BB1F70"/>
    <w:rsid w:val="00BB3C35"/>
    <w:rsid w:val="00BD0DD1"/>
    <w:rsid w:val="00BD5E4B"/>
    <w:rsid w:val="00BD70AB"/>
    <w:rsid w:val="00BE0375"/>
    <w:rsid w:val="00BE17FB"/>
    <w:rsid w:val="00BE5514"/>
    <w:rsid w:val="00BE60F5"/>
    <w:rsid w:val="00BF172C"/>
    <w:rsid w:val="00BF19AC"/>
    <w:rsid w:val="00BF22F3"/>
    <w:rsid w:val="00BF2E97"/>
    <w:rsid w:val="00BF4930"/>
    <w:rsid w:val="00C001F4"/>
    <w:rsid w:val="00C02E41"/>
    <w:rsid w:val="00C043ED"/>
    <w:rsid w:val="00C04C9E"/>
    <w:rsid w:val="00C12EC4"/>
    <w:rsid w:val="00C12FAB"/>
    <w:rsid w:val="00C15AAC"/>
    <w:rsid w:val="00C21AD0"/>
    <w:rsid w:val="00C22B18"/>
    <w:rsid w:val="00C26240"/>
    <w:rsid w:val="00C3394D"/>
    <w:rsid w:val="00C41126"/>
    <w:rsid w:val="00C461CE"/>
    <w:rsid w:val="00C508C4"/>
    <w:rsid w:val="00C548E0"/>
    <w:rsid w:val="00C55E1C"/>
    <w:rsid w:val="00C64148"/>
    <w:rsid w:val="00C656F4"/>
    <w:rsid w:val="00C659F9"/>
    <w:rsid w:val="00C728AD"/>
    <w:rsid w:val="00C760FD"/>
    <w:rsid w:val="00C8407F"/>
    <w:rsid w:val="00C859C6"/>
    <w:rsid w:val="00C871BF"/>
    <w:rsid w:val="00C93440"/>
    <w:rsid w:val="00C96A3E"/>
    <w:rsid w:val="00CA176A"/>
    <w:rsid w:val="00CA6F34"/>
    <w:rsid w:val="00CB2A85"/>
    <w:rsid w:val="00CB2DAE"/>
    <w:rsid w:val="00CB66D3"/>
    <w:rsid w:val="00CC04DD"/>
    <w:rsid w:val="00CC0F3F"/>
    <w:rsid w:val="00CE7098"/>
    <w:rsid w:val="00D01B9F"/>
    <w:rsid w:val="00D01E5D"/>
    <w:rsid w:val="00D057B2"/>
    <w:rsid w:val="00D16C31"/>
    <w:rsid w:val="00D232C3"/>
    <w:rsid w:val="00D2540A"/>
    <w:rsid w:val="00D354D5"/>
    <w:rsid w:val="00D43A00"/>
    <w:rsid w:val="00D465CF"/>
    <w:rsid w:val="00D472D0"/>
    <w:rsid w:val="00D51C76"/>
    <w:rsid w:val="00D64A94"/>
    <w:rsid w:val="00D70B33"/>
    <w:rsid w:val="00D7565E"/>
    <w:rsid w:val="00D757B1"/>
    <w:rsid w:val="00D77B10"/>
    <w:rsid w:val="00D80860"/>
    <w:rsid w:val="00D95229"/>
    <w:rsid w:val="00D97207"/>
    <w:rsid w:val="00DA23E1"/>
    <w:rsid w:val="00DA4403"/>
    <w:rsid w:val="00DA44A3"/>
    <w:rsid w:val="00DA701E"/>
    <w:rsid w:val="00DB4B99"/>
    <w:rsid w:val="00DC5156"/>
    <w:rsid w:val="00DD0926"/>
    <w:rsid w:val="00DE0A91"/>
    <w:rsid w:val="00DF34FB"/>
    <w:rsid w:val="00E064ED"/>
    <w:rsid w:val="00E12223"/>
    <w:rsid w:val="00E15FD4"/>
    <w:rsid w:val="00E21569"/>
    <w:rsid w:val="00E24BA8"/>
    <w:rsid w:val="00E25912"/>
    <w:rsid w:val="00E4115B"/>
    <w:rsid w:val="00E411C6"/>
    <w:rsid w:val="00E46642"/>
    <w:rsid w:val="00E516F1"/>
    <w:rsid w:val="00E51CFF"/>
    <w:rsid w:val="00E5211B"/>
    <w:rsid w:val="00E53052"/>
    <w:rsid w:val="00E66938"/>
    <w:rsid w:val="00E66A15"/>
    <w:rsid w:val="00E76EDA"/>
    <w:rsid w:val="00E80F31"/>
    <w:rsid w:val="00E81EB0"/>
    <w:rsid w:val="00E83D35"/>
    <w:rsid w:val="00E92959"/>
    <w:rsid w:val="00E94276"/>
    <w:rsid w:val="00E9714F"/>
    <w:rsid w:val="00E97F53"/>
    <w:rsid w:val="00EA4270"/>
    <w:rsid w:val="00EA4F41"/>
    <w:rsid w:val="00EA7687"/>
    <w:rsid w:val="00EB79F7"/>
    <w:rsid w:val="00EC199E"/>
    <w:rsid w:val="00ED121E"/>
    <w:rsid w:val="00ED2803"/>
    <w:rsid w:val="00ED4397"/>
    <w:rsid w:val="00ED4B42"/>
    <w:rsid w:val="00EE0942"/>
    <w:rsid w:val="00EE76E1"/>
    <w:rsid w:val="00EF1FD1"/>
    <w:rsid w:val="00F13071"/>
    <w:rsid w:val="00F2270C"/>
    <w:rsid w:val="00F3401F"/>
    <w:rsid w:val="00F362CF"/>
    <w:rsid w:val="00F4557A"/>
    <w:rsid w:val="00F53CF6"/>
    <w:rsid w:val="00F55313"/>
    <w:rsid w:val="00F60138"/>
    <w:rsid w:val="00F612F9"/>
    <w:rsid w:val="00F750FA"/>
    <w:rsid w:val="00F872A3"/>
    <w:rsid w:val="00F9067D"/>
    <w:rsid w:val="00F917FE"/>
    <w:rsid w:val="00F96077"/>
    <w:rsid w:val="00F96612"/>
    <w:rsid w:val="00FB2271"/>
    <w:rsid w:val="00FB3AF5"/>
    <w:rsid w:val="00FC237E"/>
    <w:rsid w:val="00FC4774"/>
    <w:rsid w:val="00FC75BE"/>
    <w:rsid w:val="00FD09AF"/>
    <w:rsid w:val="00FD4490"/>
    <w:rsid w:val="00FD54B0"/>
    <w:rsid w:val="00FD6CFE"/>
    <w:rsid w:val="00FE6E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6CDFB3C"/>
  <w15:docId w15:val="{5BE57605-D79D-4124-ACE2-3B9F49C4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Pr>
      <w:rFonts w:ascii="MS UI Gothic" w:eastAsia="MS UI Gothic" w:hAnsi="MS UI Gothic" w:cs="MS UI Gothic"/>
      <w:lang w:val="ja-JP" w:eastAsia="ja-JP" w:bidi="ja-JP"/>
    </w:rPr>
  </w:style>
  <w:style w:type="paragraph" w:styleId="1">
    <w:name w:val="heading 1"/>
    <w:basedOn w:val="a"/>
    <w:uiPriority w:val="1"/>
    <w:qFormat/>
    <w:pPr>
      <w:spacing w:before="249"/>
      <w:ind w:left="2660"/>
      <w:outlineLvl w:val="0"/>
    </w:pPr>
    <w:rPr>
      <w:sz w:val="68"/>
      <w:szCs w:val="68"/>
    </w:rPr>
  </w:style>
  <w:style w:type="paragraph" w:styleId="2">
    <w:name w:val="heading 2"/>
    <w:basedOn w:val="a"/>
    <w:uiPriority w:val="1"/>
    <w:qFormat/>
    <w:pPr>
      <w:ind w:left="395"/>
      <w:outlineLvl w:val="1"/>
    </w:pPr>
    <w:rPr>
      <w:sz w:val="48"/>
      <w:szCs w:val="48"/>
    </w:rPr>
  </w:style>
  <w:style w:type="paragraph" w:styleId="3">
    <w:name w:val="heading 3"/>
    <w:basedOn w:val="a"/>
    <w:uiPriority w:val="1"/>
    <w:qFormat/>
    <w:pPr>
      <w:ind w:left="395"/>
      <w:outlineLvl w:val="2"/>
    </w:pPr>
    <w:rPr>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pPr>
      <w:spacing w:before="121"/>
      <w:ind w:left="1195" w:hanging="200"/>
    </w:pPr>
  </w:style>
  <w:style w:type="paragraph" w:customStyle="1" w:styleId="TableParagraph">
    <w:name w:val="Table Paragraph"/>
    <w:basedOn w:val="a"/>
    <w:uiPriority w:val="1"/>
    <w:qFormat/>
  </w:style>
  <w:style w:type="paragraph" w:styleId="a5">
    <w:name w:val="header"/>
    <w:basedOn w:val="a"/>
    <w:link w:val="a6"/>
    <w:uiPriority w:val="99"/>
    <w:unhideWhenUsed/>
    <w:rsid w:val="0090150B"/>
    <w:pPr>
      <w:tabs>
        <w:tab w:val="center" w:pos="4252"/>
        <w:tab w:val="right" w:pos="8504"/>
      </w:tabs>
      <w:snapToGrid w:val="0"/>
    </w:pPr>
  </w:style>
  <w:style w:type="character" w:customStyle="1" w:styleId="a6">
    <w:name w:val="ヘッダー (文字)"/>
    <w:basedOn w:val="a0"/>
    <w:link w:val="a5"/>
    <w:uiPriority w:val="99"/>
    <w:rsid w:val="0090150B"/>
    <w:rPr>
      <w:rFonts w:ascii="MS UI Gothic" w:eastAsia="MS UI Gothic" w:hAnsi="MS UI Gothic" w:cs="MS UI Gothic"/>
      <w:lang w:val="ja-JP" w:eastAsia="ja-JP" w:bidi="ja-JP"/>
    </w:rPr>
  </w:style>
  <w:style w:type="paragraph" w:styleId="a7">
    <w:name w:val="footer"/>
    <w:basedOn w:val="a"/>
    <w:link w:val="a8"/>
    <w:uiPriority w:val="99"/>
    <w:unhideWhenUsed/>
    <w:rsid w:val="0090150B"/>
    <w:pPr>
      <w:tabs>
        <w:tab w:val="center" w:pos="4252"/>
        <w:tab w:val="right" w:pos="8504"/>
      </w:tabs>
      <w:snapToGrid w:val="0"/>
    </w:pPr>
  </w:style>
  <w:style w:type="character" w:customStyle="1" w:styleId="a8">
    <w:name w:val="フッター (文字)"/>
    <w:basedOn w:val="a0"/>
    <w:link w:val="a7"/>
    <w:uiPriority w:val="99"/>
    <w:rsid w:val="0090150B"/>
    <w:rPr>
      <w:rFonts w:ascii="MS UI Gothic" w:eastAsia="MS UI Gothic" w:hAnsi="MS UI Gothic" w:cs="MS UI Gothic"/>
      <w:lang w:val="ja-JP" w:eastAsia="ja-JP" w:bidi="ja-JP"/>
    </w:rPr>
  </w:style>
  <w:style w:type="paragraph" w:styleId="a9">
    <w:name w:val="Revision"/>
    <w:hidden/>
    <w:uiPriority w:val="99"/>
    <w:semiHidden/>
    <w:rsid w:val="001B3CC4"/>
    <w:pPr>
      <w:widowControl/>
      <w:autoSpaceDE/>
      <w:autoSpaceDN/>
    </w:pPr>
    <w:rPr>
      <w:rFonts w:ascii="MS UI Gothic" w:eastAsia="MS UI Gothic" w:hAnsi="MS UI Gothic" w:cs="MS UI Gothic"/>
      <w:lang w:val="ja-JP" w:eastAsia="ja-JP" w:bidi="ja-JP"/>
    </w:rPr>
  </w:style>
  <w:style w:type="paragraph" w:styleId="aa">
    <w:name w:val="Balloon Text"/>
    <w:basedOn w:val="a"/>
    <w:link w:val="ab"/>
    <w:uiPriority w:val="99"/>
    <w:semiHidden/>
    <w:unhideWhenUsed/>
    <w:rsid w:val="001B3CC4"/>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1B3CC4"/>
    <w:rPr>
      <w:rFonts w:asciiTheme="majorHAnsi" w:eastAsiaTheme="majorEastAsia" w:hAnsiTheme="majorHAnsi" w:cstheme="majorBidi"/>
      <w:sz w:val="18"/>
      <w:szCs w:val="18"/>
      <w:lang w:val="ja-JP" w:eastAsia="ja-JP" w:bidi="ja-JP"/>
    </w:rPr>
  </w:style>
  <w:style w:type="character" w:styleId="ac">
    <w:name w:val="annotation reference"/>
    <w:basedOn w:val="a0"/>
    <w:uiPriority w:val="99"/>
    <w:semiHidden/>
    <w:unhideWhenUsed/>
    <w:rsid w:val="00EA7687"/>
    <w:rPr>
      <w:sz w:val="18"/>
      <w:szCs w:val="18"/>
    </w:rPr>
  </w:style>
  <w:style w:type="paragraph" w:styleId="ad">
    <w:name w:val="annotation text"/>
    <w:basedOn w:val="a"/>
    <w:link w:val="ae"/>
    <w:uiPriority w:val="99"/>
    <w:semiHidden/>
    <w:unhideWhenUsed/>
    <w:rsid w:val="00EA7687"/>
  </w:style>
  <w:style w:type="character" w:customStyle="1" w:styleId="ae">
    <w:name w:val="コメント文字列 (文字)"/>
    <w:basedOn w:val="a0"/>
    <w:link w:val="ad"/>
    <w:uiPriority w:val="99"/>
    <w:semiHidden/>
    <w:rsid w:val="00EA7687"/>
    <w:rPr>
      <w:rFonts w:ascii="MS UI Gothic" w:eastAsia="MS UI Gothic" w:hAnsi="MS UI Gothic" w:cs="MS UI Gothic"/>
      <w:lang w:val="ja-JP" w:eastAsia="ja-JP" w:bidi="ja-JP"/>
    </w:rPr>
  </w:style>
  <w:style w:type="paragraph" w:styleId="af">
    <w:name w:val="annotation subject"/>
    <w:basedOn w:val="ad"/>
    <w:next w:val="ad"/>
    <w:link w:val="af0"/>
    <w:uiPriority w:val="99"/>
    <w:semiHidden/>
    <w:unhideWhenUsed/>
    <w:rsid w:val="00EA7687"/>
    <w:rPr>
      <w:b/>
      <w:bCs/>
    </w:rPr>
  </w:style>
  <w:style w:type="character" w:customStyle="1" w:styleId="af0">
    <w:name w:val="コメント内容 (文字)"/>
    <w:basedOn w:val="ae"/>
    <w:link w:val="af"/>
    <w:uiPriority w:val="99"/>
    <w:semiHidden/>
    <w:rsid w:val="00EA7687"/>
    <w:rPr>
      <w:rFonts w:ascii="MS UI Gothic" w:eastAsia="MS UI Gothic" w:hAnsi="MS UI Gothic" w:cs="MS UI Gothic"/>
      <w:b/>
      <w:bCs/>
      <w:lang w:val="ja-JP" w:eastAsia="ja-JP" w:bidi="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941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roguewave.com/"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eader" Target="header4.xml"/><Relationship Id="rId68" Type="http://schemas.openxmlformats.org/officeDocument/2006/relationships/footer" Target="footer6.xml"/><Relationship Id="rId84" Type="http://schemas.openxmlformats.org/officeDocument/2006/relationships/footer" Target="footer12.xml"/><Relationship Id="rId89" Type="http://schemas.openxmlformats.org/officeDocument/2006/relationships/hyperlink" Target="https://www.openchainproject.org/conformance" TargetMode="External"/><Relationship Id="rId112" Type="http://schemas.openxmlformats.org/officeDocument/2006/relationships/hyperlink" Target="https://www.flexera.com/" TargetMode="External"/><Relationship Id="rId133" Type="http://schemas.openxmlformats.org/officeDocument/2006/relationships/image" Target="media/image79.png"/><Relationship Id="rId138" Type="http://schemas.openxmlformats.org/officeDocument/2006/relationships/image" Target="media/image84.png"/><Relationship Id="rId16" Type="http://schemas.openxmlformats.org/officeDocument/2006/relationships/image" Target="media/image9.png"/><Relationship Id="rId107" Type="http://schemas.openxmlformats.org/officeDocument/2006/relationships/hyperlink" Target="https://wiki.linuxfoundation.org/openchain/curriculum"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microsoft.com/office/2011/relationships/commentsExtended" Target="commentsExtended.xml"/><Relationship Id="rId58" Type="http://schemas.openxmlformats.org/officeDocument/2006/relationships/image" Target="media/image61.png"/><Relationship Id="rId74" Type="http://schemas.openxmlformats.org/officeDocument/2006/relationships/footer" Target="footer7.xml"/><Relationship Id="rId79" Type="http://schemas.openxmlformats.org/officeDocument/2006/relationships/header" Target="header11.xml"/><Relationship Id="rId102" Type="http://schemas.openxmlformats.org/officeDocument/2006/relationships/header" Target="header21.xml"/><Relationship Id="rId123" Type="http://schemas.openxmlformats.org/officeDocument/2006/relationships/image" Target="media/image69.png"/><Relationship Id="rId128" Type="http://schemas.openxmlformats.org/officeDocument/2006/relationships/image" Target="media/image74.png"/><Relationship Id="rId144" Type="http://schemas.openxmlformats.org/officeDocument/2006/relationships/footer" Target="footer17.xml"/><Relationship Id="rId5" Type="http://schemas.openxmlformats.org/officeDocument/2006/relationships/webSettings" Target="webSettings.xml"/><Relationship Id="rId90" Type="http://schemas.openxmlformats.org/officeDocument/2006/relationships/hyperlink" Target="https://certification.openchainproject.org/" TargetMode="External"/><Relationship Id="rId95" Type="http://schemas.openxmlformats.org/officeDocument/2006/relationships/footer" Target="footer14.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footer" Target="footer4.xml"/><Relationship Id="rId69" Type="http://schemas.openxmlformats.org/officeDocument/2006/relationships/header" Target="header7.xml"/><Relationship Id="rId113" Type="http://schemas.openxmlformats.org/officeDocument/2006/relationships/hyperlink" Target="https://fossa.io/" TargetMode="External"/><Relationship Id="rId118" Type="http://schemas.openxmlformats.org/officeDocument/2006/relationships/hyperlink" Target="https://www.whitesourcesoftware.com/" TargetMode="External"/><Relationship Id="rId134" Type="http://schemas.openxmlformats.org/officeDocument/2006/relationships/image" Target="media/image80.png"/><Relationship Id="rId139" Type="http://schemas.openxmlformats.org/officeDocument/2006/relationships/image" Target="media/image85.png"/><Relationship Id="rId80" Type="http://schemas.openxmlformats.org/officeDocument/2006/relationships/footer" Target="footer10.xml"/><Relationship Id="rId85" Type="http://schemas.openxmlformats.org/officeDocument/2006/relationships/header" Target="header14.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2.xml"/><Relationship Id="rId67" Type="http://schemas.openxmlformats.org/officeDocument/2006/relationships/header" Target="header6.xml"/><Relationship Id="rId103" Type="http://schemas.openxmlformats.org/officeDocument/2006/relationships/hyperlink" Target="https://www.linux.com/publications/open-source-compliance-enterprise" TargetMode="External"/><Relationship Id="rId108" Type="http://schemas.openxmlformats.org/officeDocument/2006/relationships/hyperlink" Target="https://training.linuxfoundation.org/linux-courses/open-source-compliance-courses/compliance-basics-for-developers" TargetMode="External"/><Relationship Id="rId116" Type="http://schemas.openxmlformats.org/officeDocument/2006/relationships/hyperlink" Target="https://www.synopsys.com/software-integrity/security-testing/software-composition-analysis.html" TargetMode="External"/><Relationship Id="rId124" Type="http://schemas.openxmlformats.org/officeDocument/2006/relationships/image" Target="media/image70.png"/><Relationship Id="rId129" Type="http://schemas.openxmlformats.org/officeDocument/2006/relationships/image" Target="media/image75.png"/><Relationship Id="rId137" Type="http://schemas.openxmlformats.org/officeDocument/2006/relationships/image" Target="media/image83.png"/><Relationship Id="rId20" Type="http://schemas.openxmlformats.org/officeDocument/2006/relationships/image" Target="media/image13.png"/><Relationship Id="rId41" Type="http://schemas.openxmlformats.org/officeDocument/2006/relationships/image" Target="media/image34.png"/><Relationship Id="rId54" Type="http://schemas.microsoft.com/office/2016/09/relationships/commentsIds" Target="commentsIds.xml"/><Relationship Id="rId62" Type="http://schemas.openxmlformats.org/officeDocument/2006/relationships/image" Target="media/image62.jpeg"/><Relationship Id="rId70" Type="http://schemas.openxmlformats.org/officeDocument/2006/relationships/image" Target="media/image63.jpeg"/><Relationship Id="rId75" Type="http://schemas.openxmlformats.org/officeDocument/2006/relationships/header" Target="header9.xml"/><Relationship Id="rId83" Type="http://schemas.openxmlformats.org/officeDocument/2006/relationships/header" Target="header13.xml"/><Relationship Id="rId88" Type="http://schemas.openxmlformats.org/officeDocument/2006/relationships/image" Target="media/image66.jpeg"/><Relationship Id="rId91" Type="http://schemas.openxmlformats.org/officeDocument/2006/relationships/hyperlink" Target="https://wiki.linuxfoundation.org/_media/openchain/openchain_conformance_conformance_check_1.1.pdf" TargetMode="External"/><Relationship Id="rId96" Type="http://schemas.openxmlformats.org/officeDocument/2006/relationships/header" Target="header17.xml"/><Relationship Id="rId111" Type="http://schemas.openxmlformats.org/officeDocument/2006/relationships/hyperlink" Target="https://www.blackducksoftware.com/" TargetMode="External"/><Relationship Id="rId132" Type="http://schemas.openxmlformats.org/officeDocument/2006/relationships/image" Target="media/image78.png"/><Relationship Id="rId140" Type="http://schemas.openxmlformats.org/officeDocument/2006/relationships/image" Target="media/image86.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6" Type="http://schemas.openxmlformats.org/officeDocument/2006/relationships/hyperlink" Target="https://www.linuxfoundation.org/publications/practical-gpl-compliance-download-this-free-guide-today/" TargetMode="External"/><Relationship Id="rId114" Type="http://schemas.openxmlformats.org/officeDocument/2006/relationships/hyperlink" Target="http://www.fossid.com/" TargetMode="External"/><Relationship Id="rId119" Type="http://schemas.openxmlformats.org/officeDocument/2006/relationships/hyperlink" Target="https://www.fossology.org/" TargetMode="External"/><Relationship Id="rId127" Type="http://schemas.openxmlformats.org/officeDocument/2006/relationships/image" Target="media/image7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omments" Target="comments.xml"/><Relationship Id="rId60" Type="http://schemas.openxmlformats.org/officeDocument/2006/relationships/footer" Target="footer3.xml"/><Relationship Id="rId65" Type="http://schemas.openxmlformats.org/officeDocument/2006/relationships/header" Target="header5.xml"/><Relationship Id="rId73" Type="http://schemas.openxmlformats.org/officeDocument/2006/relationships/header" Target="header8.xml"/><Relationship Id="rId78" Type="http://schemas.openxmlformats.org/officeDocument/2006/relationships/footer" Target="footer9.xml"/><Relationship Id="rId81" Type="http://schemas.openxmlformats.org/officeDocument/2006/relationships/header" Target="header12.xml"/><Relationship Id="rId86" Type="http://schemas.openxmlformats.org/officeDocument/2006/relationships/footer" Target="footer13.xml"/><Relationship Id="rId94" Type="http://schemas.openxmlformats.org/officeDocument/2006/relationships/header" Target="header16.xml"/><Relationship Id="rId99" Type="http://schemas.openxmlformats.org/officeDocument/2006/relationships/header" Target="header19.xml"/><Relationship Id="rId101" Type="http://schemas.openxmlformats.org/officeDocument/2006/relationships/footer" Target="footer16.xml"/><Relationship Id="rId122" Type="http://schemas.openxmlformats.org/officeDocument/2006/relationships/image" Target="media/image68.png"/><Relationship Id="rId130" Type="http://schemas.openxmlformats.org/officeDocument/2006/relationships/image" Target="media/image76.png"/><Relationship Id="rId135" Type="http://schemas.openxmlformats.org/officeDocument/2006/relationships/image" Target="media/image81.png"/><Relationship Id="rId143"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training.linuxfoundation.org/linux-courses/open-source-compliance-courses/compliance-basics-for-developers" TargetMode="External"/><Relationship Id="rId34" Type="http://schemas.openxmlformats.org/officeDocument/2006/relationships/image" Target="media/image27.png"/><Relationship Id="rId50" Type="http://schemas.openxmlformats.org/officeDocument/2006/relationships/footer" Target="footer1.xml"/><Relationship Id="rId55" Type="http://schemas.openxmlformats.org/officeDocument/2006/relationships/image" Target="media/image59.png"/><Relationship Id="rId76" Type="http://schemas.openxmlformats.org/officeDocument/2006/relationships/footer" Target="footer8.xml"/><Relationship Id="rId97" Type="http://schemas.openxmlformats.org/officeDocument/2006/relationships/header" Target="header18.xml"/><Relationship Id="rId104" Type="http://schemas.openxmlformats.org/officeDocument/2006/relationships/hyperlink" Target="https://www.linux.com/publications/open-source-compliance-enterprise" TargetMode="External"/><Relationship Id="rId120" Type="http://schemas.openxmlformats.org/officeDocument/2006/relationships/hyperlink" Target="https://www.openchainproject.org/" TargetMode="External"/><Relationship Id="rId125" Type="http://schemas.openxmlformats.org/officeDocument/2006/relationships/image" Target="media/image71.png"/><Relationship Id="rId141" Type="http://schemas.openxmlformats.org/officeDocument/2006/relationships/image" Target="media/image87.png"/><Relationship Id="rId14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hyperlink" Target="https://www.linuxfoundation.org/publications/self-assessment-checklist/"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footer" Target="footer5.xml"/><Relationship Id="rId87" Type="http://schemas.openxmlformats.org/officeDocument/2006/relationships/header" Target="header15.xml"/><Relationship Id="rId110" Type="http://schemas.openxmlformats.org/officeDocument/2006/relationships/hyperlink" Target="https://spdx.org/" TargetMode="External"/><Relationship Id="rId115" Type="http://schemas.openxmlformats.org/officeDocument/2006/relationships/hyperlink" Target="https://www.nexb.com/" TargetMode="External"/><Relationship Id="rId131" Type="http://schemas.openxmlformats.org/officeDocument/2006/relationships/image" Target="media/image77.png"/><Relationship Id="rId136" Type="http://schemas.openxmlformats.org/officeDocument/2006/relationships/image" Target="media/image82.png"/><Relationship Id="rId61" Type="http://schemas.openxmlformats.org/officeDocument/2006/relationships/header" Target="header3.xml"/><Relationship Id="rId82" Type="http://schemas.openxmlformats.org/officeDocument/2006/relationships/footer" Target="footer1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60.png"/><Relationship Id="rId77" Type="http://schemas.openxmlformats.org/officeDocument/2006/relationships/header" Target="header10.xml"/><Relationship Id="rId100" Type="http://schemas.openxmlformats.org/officeDocument/2006/relationships/header" Target="header20.xml"/><Relationship Id="rId105" Type="http://schemas.openxmlformats.org/officeDocument/2006/relationships/hyperlink" Target="https://www.linuxfoundation.org/publications/practical-gpl-compliance-download-this-free-guide-today/" TargetMode="External"/><Relationship Id="rId126" Type="http://schemas.openxmlformats.org/officeDocument/2006/relationships/image" Target="media/image72.png"/><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2.xml"/><Relationship Id="rId72" Type="http://schemas.openxmlformats.org/officeDocument/2006/relationships/image" Target="media/image65.jpeg"/><Relationship Id="rId93" Type="http://schemas.openxmlformats.org/officeDocument/2006/relationships/hyperlink" Target="https://www.linuxfoundation.org/publications/self-assessment-checklist/" TargetMode="External"/><Relationship Id="rId98" Type="http://schemas.openxmlformats.org/officeDocument/2006/relationships/footer" Target="footer15.xml"/><Relationship Id="rId121" Type="http://schemas.openxmlformats.org/officeDocument/2006/relationships/image" Target="media/image67.jpeg"/><Relationship Id="rId142" Type="http://schemas.openxmlformats.org/officeDocument/2006/relationships/hyperlink" Target="http://www.linuxfoundation.org/"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image" Target="media/image55.png"/><Relationship Id="rId3" Type="http://schemas.openxmlformats.org/officeDocument/2006/relationships/image" Target="media/image45.png"/><Relationship Id="rId7" Type="http://schemas.openxmlformats.org/officeDocument/2006/relationships/image" Target="media/image49.png"/><Relationship Id="rId12" Type="http://schemas.openxmlformats.org/officeDocument/2006/relationships/image" Target="media/image54.png"/><Relationship Id="rId2" Type="http://schemas.openxmlformats.org/officeDocument/2006/relationships/image" Target="media/image44.png"/><Relationship Id="rId16" Type="http://schemas.openxmlformats.org/officeDocument/2006/relationships/image" Target="media/image58.png"/><Relationship Id="rId1" Type="http://schemas.openxmlformats.org/officeDocument/2006/relationships/image" Target="media/image43.png"/><Relationship Id="rId6" Type="http://schemas.openxmlformats.org/officeDocument/2006/relationships/image" Target="media/image48.png"/><Relationship Id="rId11" Type="http://schemas.openxmlformats.org/officeDocument/2006/relationships/image" Target="media/image53.png"/><Relationship Id="rId5" Type="http://schemas.openxmlformats.org/officeDocument/2006/relationships/image" Target="media/image47.png"/><Relationship Id="rId15" Type="http://schemas.openxmlformats.org/officeDocument/2006/relationships/image" Target="media/image57.png"/><Relationship Id="rId10" Type="http://schemas.openxmlformats.org/officeDocument/2006/relationships/image" Target="media/image52.png"/><Relationship Id="rId4" Type="http://schemas.openxmlformats.org/officeDocument/2006/relationships/image" Target="media/image46.png"/><Relationship Id="rId9" Type="http://schemas.openxmlformats.org/officeDocument/2006/relationships/image" Target="media/image51.png"/><Relationship Id="rId14" Type="http://schemas.openxmlformats.org/officeDocument/2006/relationships/image" Target="media/image56.png"/></Relationships>
</file>

<file path=word/_rels/footer10.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image" Target="media/image55.png"/><Relationship Id="rId3" Type="http://schemas.openxmlformats.org/officeDocument/2006/relationships/image" Target="media/image45.png"/><Relationship Id="rId7" Type="http://schemas.openxmlformats.org/officeDocument/2006/relationships/image" Target="media/image49.png"/><Relationship Id="rId12" Type="http://schemas.openxmlformats.org/officeDocument/2006/relationships/image" Target="media/image54.png"/><Relationship Id="rId2" Type="http://schemas.openxmlformats.org/officeDocument/2006/relationships/image" Target="media/image44.png"/><Relationship Id="rId16" Type="http://schemas.openxmlformats.org/officeDocument/2006/relationships/image" Target="media/image58.png"/><Relationship Id="rId1" Type="http://schemas.openxmlformats.org/officeDocument/2006/relationships/image" Target="media/image43.png"/><Relationship Id="rId6" Type="http://schemas.openxmlformats.org/officeDocument/2006/relationships/image" Target="media/image48.png"/><Relationship Id="rId11" Type="http://schemas.openxmlformats.org/officeDocument/2006/relationships/image" Target="media/image53.png"/><Relationship Id="rId5" Type="http://schemas.openxmlformats.org/officeDocument/2006/relationships/image" Target="media/image47.png"/><Relationship Id="rId15" Type="http://schemas.openxmlformats.org/officeDocument/2006/relationships/image" Target="media/image57.png"/><Relationship Id="rId10" Type="http://schemas.openxmlformats.org/officeDocument/2006/relationships/image" Target="media/image52.png"/><Relationship Id="rId4" Type="http://schemas.openxmlformats.org/officeDocument/2006/relationships/image" Target="media/image46.png"/><Relationship Id="rId9" Type="http://schemas.openxmlformats.org/officeDocument/2006/relationships/image" Target="media/image51.png"/><Relationship Id="rId14" Type="http://schemas.openxmlformats.org/officeDocument/2006/relationships/image" Target="media/image56.png"/></Relationships>
</file>

<file path=word/_rels/footer11.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12.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image" Target="media/image55.png"/><Relationship Id="rId3" Type="http://schemas.openxmlformats.org/officeDocument/2006/relationships/image" Target="media/image45.png"/><Relationship Id="rId7" Type="http://schemas.openxmlformats.org/officeDocument/2006/relationships/image" Target="media/image49.png"/><Relationship Id="rId12" Type="http://schemas.openxmlformats.org/officeDocument/2006/relationships/image" Target="media/image54.png"/><Relationship Id="rId2" Type="http://schemas.openxmlformats.org/officeDocument/2006/relationships/image" Target="media/image44.png"/><Relationship Id="rId16" Type="http://schemas.openxmlformats.org/officeDocument/2006/relationships/image" Target="media/image58.png"/><Relationship Id="rId1" Type="http://schemas.openxmlformats.org/officeDocument/2006/relationships/image" Target="media/image43.png"/><Relationship Id="rId6" Type="http://schemas.openxmlformats.org/officeDocument/2006/relationships/image" Target="media/image48.png"/><Relationship Id="rId11" Type="http://schemas.openxmlformats.org/officeDocument/2006/relationships/image" Target="media/image53.png"/><Relationship Id="rId5" Type="http://schemas.openxmlformats.org/officeDocument/2006/relationships/image" Target="media/image47.png"/><Relationship Id="rId15" Type="http://schemas.openxmlformats.org/officeDocument/2006/relationships/image" Target="media/image57.png"/><Relationship Id="rId10" Type="http://schemas.openxmlformats.org/officeDocument/2006/relationships/image" Target="media/image52.png"/><Relationship Id="rId4" Type="http://schemas.openxmlformats.org/officeDocument/2006/relationships/image" Target="media/image46.png"/><Relationship Id="rId9" Type="http://schemas.openxmlformats.org/officeDocument/2006/relationships/image" Target="media/image51.png"/><Relationship Id="rId14" Type="http://schemas.openxmlformats.org/officeDocument/2006/relationships/image" Target="media/image56.png"/></Relationships>
</file>

<file path=word/_rels/footer13.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14.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15.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16.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2.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3.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4.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5.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image" Target="media/image55.png"/><Relationship Id="rId3" Type="http://schemas.openxmlformats.org/officeDocument/2006/relationships/image" Target="media/image45.png"/><Relationship Id="rId7" Type="http://schemas.openxmlformats.org/officeDocument/2006/relationships/image" Target="media/image49.png"/><Relationship Id="rId12" Type="http://schemas.openxmlformats.org/officeDocument/2006/relationships/image" Target="media/image54.png"/><Relationship Id="rId2" Type="http://schemas.openxmlformats.org/officeDocument/2006/relationships/image" Target="media/image44.png"/><Relationship Id="rId16" Type="http://schemas.openxmlformats.org/officeDocument/2006/relationships/image" Target="media/image58.png"/><Relationship Id="rId1" Type="http://schemas.openxmlformats.org/officeDocument/2006/relationships/image" Target="media/image43.png"/><Relationship Id="rId6" Type="http://schemas.openxmlformats.org/officeDocument/2006/relationships/image" Target="media/image48.png"/><Relationship Id="rId11" Type="http://schemas.openxmlformats.org/officeDocument/2006/relationships/image" Target="media/image53.png"/><Relationship Id="rId5" Type="http://schemas.openxmlformats.org/officeDocument/2006/relationships/image" Target="media/image47.png"/><Relationship Id="rId15" Type="http://schemas.openxmlformats.org/officeDocument/2006/relationships/image" Target="media/image57.png"/><Relationship Id="rId10" Type="http://schemas.openxmlformats.org/officeDocument/2006/relationships/image" Target="media/image52.png"/><Relationship Id="rId4" Type="http://schemas.openxmlformats.org/officeDocument/2006/relationships/image" Target="media/image46.png"/><Relationship Id="rId9" Type="http://schemas.openxmlformats.org/officeDocument/2006/relationships/image" Target="media/image51.png"/><Relationship Id="rId14" Type="http://schemas.openxmlformats.org/officeDocument/2006/relationships/image" Target="media/image56.png"/></Relationships>
</file>

<file path=word/_rels/footer6.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7.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8.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image" Target="media/image55.png"/><Relationship Id="rId3" Type="http://schemas.openxmlformats.org/officeDocument/2006/relationships/image" Target="media/image45.png"/><Relationship Id="rId7" Type="http://schemas.openxmlformats.org/officeDocument/2006/relationships/image" Target="media/image49.png"/><Relationship Id="rId12" Type="http://schemas.openxmlformats.org/officeDocument/2006/relationships/image" Target="media/image54.png"/><Relationship Id="rId2" Type="http://schemas.openxmlformats.org/officeDocument/2006/relationships/image" Target="media/image44.png"/><Relationship Id="rId16" Type="http://schemas.openxmlformats.org/officeDocument/2006/relationships/image" Target="media/image58.png"/><Relationship Id="rId1" Type="http://schemas.openxmlformats.org/officeDocument/2006/relationships/image" Target="media/image43.png"/><Relationship Id="rId6" Type="http://schemas.openxmlformats.org/officeDocument/2006/relationships/image" Target="media/image48.png"/><Relationship Id="rId11" Type="http://schemas.openxmlformats.org/officeDocument/2006/relationships/image" Target="media/image53.png"/><Relationship Id="rId5" Type="http://schemas.openxmlformats.org/officeDocument/2006/relationships/image" Target="media/image47.png"/><Relationship Id="rId15" Type="http://schemas.openxmlformats.org/officeDocument/2006/relationships/image" Target="media/image57.png"/><Relationship Id="rId10" Type="http://schemas.openxmlformats.org/officeDocument/2006/relationships/image" Target="media/image52.png"/><Relationship Id="rId4" Type="http://schemas.openxmlformats.org/officeDocument/2006/relationships/image" Target="media/image46.png"/><Relationship Id="rId9" Type="http://schemas.openxmlformats.org/officeDocument/2006/relationships/image" Target="media/image51.png"/><Relationship Id="rId14" Type="http://schemas.openxmlformats.org/officeDocument/2006/relationships/image" Target="media/image56.png"/></Relationships>
</file>

<file path=word/_rels/footer9.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4B969-F338-4BA6-8670-CE397363F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53</Pages>
  <Words>3928</Words>
  <Characters>22395</Characters>
  <Application>Microsoft Office Word</Application>
  <DocSecurity>0</DocSecurity>
  <Lines>186</Lines>
  <Paragraphs>52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工内隆</dc:creator>
  <cp:lastModifiedBy>Mieko Sato</cp:lastModifiedBy>
  <cp:revision>9</cp:revision>
  <dcterms:created xsi:type="dcterms:W3CDTF">2018-04-02T04:09:00Z</dcterms:created>
  <dcterms:modified xsi:type="dcterms:W3CDTF">2018-04-03T13:59:00Z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2018-02-14T00:00:00Z</vt:filetime>
  </property>
  <property fmtid="{D5CDD505-2E9C-101B-9397-08002B2CF9AE}" pid="3" name="Creator">
    <vt:lpwstr>Adobe InDesign CC 13.0 (Windows)</vt:lpwstr>
  </property>
  <property fmtid="{D5CDD505-2E9C-101B-9397-08002B2CF9AE}" pid="4" name="LastSaved">
    <vt:filetime>2018-02-14T00:00:00Z</vt:filetime>
  </property>
</Properties>
</file>